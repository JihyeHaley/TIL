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people.xml" ContentType="application/vnd.openxmlformats-officedocument.wordprocessingml.people+xml"/>
  <Override PartName="/word/commentsExtended.xml" ContentType="application/vnd.openxmlformats-officedocument.wordprocessingml.commentsExtended+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604F3C" w14:textId="77777777" w:rsidR="00F1198A" w:rsidRDefault="00F1198A">
      <w:pPr>
        <w:rPr>
          <w:lang w:eastAsia="ko-KR"/>
        </w:rPr>
        <w:pPrChange w:id="0" w:author="IRK" w:date="2020-05-12T16:52:00Z">
          <w:pPr>
            <w:ind w:leftChars="100" w:left="196"/>
            <w:jc w:val="center"/>
          </w:pPr>
        </w:pPrChange>
      </w:pPr>
      <w:bookmarkStart w:id="1" w:name="_GoBack"/>
      <w:bookmarkEnd w:id="1"/>
    </w:p>
    <w:p w14:paraId="4ACC720F" w14:textId="77777777" w:rsidR="00F1198A" w:rsidRDefault="00F1198A">
      <w:pPr>
        <w:rPr>
          <w:lang w:eastAsia="ko-KR"/>
        </w:rPr>
        <w:pPrChange w:id="2" w:author="IRK" w:date="2020-05-12T16:52:00Z">
          <w:pPr>
            <w:ind w:leftChars="100" w:left="196"/>
            <w:jc w:val="center"/>
          </w:pPr>
        </w:pPrChange>
      </w:pPr>
    </w:p>
    <w:p w14:paraId="20408B4F" w14:textId="77777777" w:rsidR="00F1198A" w:rsidRPr="00C86460" w:rsidRDefault="00F1198A">
      <w:pPr>
        <w:rPr>
          <w:lang w:eastAsia="ko-KR"/>
        </w:rPr>
        <w:pPrChange w:id="3" w:author="IRK" w:date="2020-05-12T16:52:00Z">
          <w:pPr>
            <w:ind w:leftChars="100" w:left="196"/>
            <w:jc w:val="center"/>
          </w:pPr>
        </w:pPrChange>
      </w:pPr>
    </w:p>
    <w:p w14:paraId="672D11B7" w14:textId="77777777" w:rsidR="00F1198A" w:rsidRPr="006E1A28" w:rsidRDefault="00F1198A">
      <w:pPr>
        <w:rPr>
          <w:rFonts w:eastAsiaTheme="minorEastAsia"/>
          <w:lang w:eastAsia="ko-KR"/>
        </w:rPr>
        <w:pPrChange w:id="4" w:author="IRK" w:date="2020-05-12T16:52:00Z">
          <w:pPr>
            <w:ind w:leftChars="100" w:left="196"/>
            <w:jc w:val="center"/>
          </w:pPr>
        </w:pPrChange>
      </w:pPr>
    </w:p>
    <w:p w14:paraId="470D8647" w14:textId="77777777" w:rsidR="00F1198A" w:rsidRPr="006E1A28" w:rsidRDefault="00F1198A">
      <w:pPr>
        <w:rPr>
          <w:rFonts w:eastAsiaTheme="minorEastAsia"/>
          <w:lang w:eastAsia="ko-KR"/>
        </w:rPr>
        <w:pPrChange w:id="5" w:author="IRK" w:date="2020-05-12T16:52:00Z">
          <w:pPr>
            <w:ind w:leftChars="100" w:left="196"/>
            <w:jc w:val="center"/>
          </w:pPr>
        </w:pPrChange>
      </w:pPr>
    </w:p>
    <w:p w14:paraId="6CE521BD" w14:textId="77777777" w:rsidR="00F1198A" w:rsidRDefault="00F1198A">
      <w:pPr>
        <w:pStyle w:val="afff5"/>
        <w:pPrChange w:id="6" w:author="IRK" w:date="2020-04-27T17:29:00Z">
          <w:pPr>
            <w:jc w:val="center"/>
          </w:pPr>
        </w:pPrChange>
      </w:pPr>
      <w:r w:rsidRPr="00A21584">
        <w:rPr>
          <w:lang w:eastAsia="ja-JP"/>
        </w:rPr>
        <w:drawing>
          <wp:inline distT="0" distB="0" distL="0" distR="0" wp14:anchorId="6AF3F367" wp14:editId="2BCDB9C5">
            <wp:extent cx="2519680" cy="468000"/>
            <wp:effectExtent l="0" t="0" r="0" b="8255"/>
            <wp:docPr id="13"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91" t="-57" r="-8391" b="-57"/>
                    <a:stretch/>
                  </pic:blipFill>
                  <pic:spPr bwMode="auto">
                    <a:xfrm>
                      <a:off x="0" y="0"/>
                      <a:ext cx="2522523" cy="468528"/>
                    </a:xfrm>
                    <a:prstGeom prst="rect">
                      <a:avLst/>
                    </a:prstGeom>
                    <a:noFill/>
                    <a:ln>
                      <a:noFill/>
                    </a:ln>
                    <a:extLst>
                      <a:ext uri="{53640926-AAD7-44D8-BBD7-CCE9431645EC}">
                        <a14:shadowObscured xmlns:a14="http://schemas.microsoft.com/office/drawing/2010/main"/>
                      </a:ext>
                    </a:extLst>
                  </pic:spPr>
                </pic:pic>
              </a:graphicData>
            </a:graphic>
          </wp:inline>
        </w:drawing>
      </w:r>
    </w:p>
    <w:p w14:paraId="2D4C4899" w14:textId="77777777" w:rsidR="00F1198A" w:rsidRPr="006E1A28" w:rsidRDefault="00F1198A">
      <w:pPr>
        <w:rPr>
          <w:lang w:eastAsia="ko-KR"/>
        </w:rPr>
        <w:pPrChange w:id="7" w:author="IRK" w:date="2020-05-12T16:52:00Z">
          <w:pPr>
            <w:ind w:leftChars="100" w:left="196"/>
            <w:jc w:val="center"/>
          </w:pPr>
        </w:pPrChange>
      </w:pPr>
    </w:p>
    <w:p w14:paraId="6289CFA6" w14:textId="77777777" w:rsidR="00F1198A" w:rsidRPr="006E1A28" w:rsidRDefault="00F1198A">
      <w:pPr>
        <w:rPr>
          <w:lang w:eastAsia="ko-KR"/>
        </w:rPr>
        <w:pPrChange w:id="8" w:author="IRK" w:date="2020-05-12T16:52:00Z">
          <w:pPr>
            <w:ind w:leftChars="100" w:left="196"/>
            <w:jc w:val="center"/>
          </w:pPr>
        </w:pPrChange>
      </w:pPr>
    </w:p>
    <w:p w14:paraId="5BF00ABD" w14:textId="77777777" w:rsidR="00F1198A" w:rsidRPr="006E1A28" w:rsidRDefault="00F1198A">
      <w:pPr>
        <w:rPr>
          <w:lang w:eastAsia="ko-KR"/>
        </w:rPr>
        <w:pPrChange w:id="9" w:author="IRK" w:date="2020-05-12T16:52:00Z">
          <w:pPr>
            <w:ind w:leftChars="100" w:left="196"/>
            <w:jc w:val="center"/>
          </w:pPr>
        </w:pPrChange>
      </w:pPr>
    </w:p>
    <w:p w14:paraId="2E870E2F" w14:textId="77777777" w:rsidR="00F1198A" w:rsidRDefault="00F1198A">
      <w:pPr>
        <w:pStyle w:val="affff2"/>
        <w:pPrChange w:id="10" w:author="IRK" w:date="2020-04-27T17:29:00Z">
          <w:pPr/>
        </w:pPrChange>
      </w:pPr>
      <w:r w:rsidRPr="00067B7B">
        <w:t>InnoRules</w:t>
      </w:r>
    </w:p>
    <w:p w14:paraId="758A72BC" w14:textId="20FC28C1" w:rsidR="00F1198A" w:rsidRPr="00067B7B" w:rsidRDefault="00F1198A">
      <w:pPr>
        <w:pStyle w:val="affff2"/>
        <w:pPrChange w:id="11" w:author="IRK" w:date="2020-04-27T17:29:00Z">
          <w:pPr/>
        </w:pPrChange>
      </w:pPr>
      <w:del w:id="12" w:author="IRK" w:date="2020-04-27T17:57:00Z">
        <w:r w:rsidRPr="00067B7B" w:rsidDel="000D412A">
          <w:rPr>
            <w:rFonts w:hint="eastAsia"/>
          </w:rPr>
          <w:delText xml:space="preserve"> </w:delText>
        </w:r>
      </w:del>
      <w:r>
        <w:t>Installation and Operation Guide</w:t>
      </w:r>
    </w:p>
    <w:p w14:paraId="5B60856A" w14:textId="04B433A8" w:rsidR="00F1198A" w:rsidDel="000D412A" w:rsidRDefault="00F1198A">
      <w:pPr>
        <w:rPr>
          <w:del w:id="13" w:author="IRK" w:date="2020-04-27T17:58:00Z"/>
          <w:lang w:eastAsia="ko-KR"/>
        </w:rPr>
        <w:pPrChange w:id="14" w:author="IRK" w:date="2020-05-12T16:53:00Z">
          <w:pPr>
            <w:ind w:leftChars="100" w:left="196"/>
            <w:jc w:val="center"/>
          </w:pPr>
        </w:pPrChange>
      </w:pPr>
    </w:p>
    <w:p w14:paraId="20EB1BBC" w14:textId="2772F752" w:rsidR="00F1198A" w:rsidDel="00A21584" w:rsidRDefault="00F1198A">
      <w:pPr>
        <w:rPr>
          <w:del w:id="15" w:author="IRK" w:date="2020-04-22T16:25:00Z"/>
          <w:lang w:eastAsia="ko-KR"/>
        </w:rPr>
        <w:pPrChange w:id="16" w:author="IRK" w:date="2020-05-12T16:53:00Z">
          <w:pPr>
            <w:ind w:leftChars="100" w:left="196"/>
            <w:jc w:val="center"/>
          </w:pPr>
        </w:pPrChange>
      </w:pPr>
    </w:p>
    <w:p w14:paraId="7693C82C" w14:textId="0086DD6F" w:rsidR="00F1198A" w:rsidRPr="00C4216E" w:rsidDel="00A21584" w:rsidRDefault="00F1198A">
      <w:pPr>
        <w:rPr>
          <w:del w:id="17" w:author="IRK" w:date="2020-04-22T16:25:00Z"/>
          <w:lang w:eastAsia="ko-KR"/>
        </w:rPr>
        <w:pPrChange w:id="18" w:author="IRK" w:date="2020-05-12T16:53:00Z">
          <w:pPr>
            <w:ind w:leftChars="100" w:left="196"/>
            <w:jc w:val="center"/>
          </w:pPr>
        </w:pPrChange>
      </w:pPr>
    </w:p>
    <w:p w14:paraId="1E7327C3" w14:textId="77777777" w:rsidR="00F1198A" w:rsidRDefault="00F1198A">
      <w:pPr>
        <w:rPr>
          <w:ins w:id="19" w:author="IRK" w:date="2020-04-22T16:25:00Z"/>
          <w:rFonts w:eastAsiaTheme="minorEastAsia"/>
        </w:rPr>
        <w:pPrChange w:id="20" w:author="IRK" w:date="2020-05-12T16:53:00Z">
          <w:pPr>
            <w:ind w:leftChars="100" w:left="196"/>
            <w:jc w:val="center"/>
          </w:pPr>
        </w:pPrChange>
      </w:pPr>
    </w:p>
    <w:p w14:paraId="50E99A3B" w14:textId="77777777" w:rsidR="00A21584" w:rsidRPr="006E1A28" w:rsidRDefault="00A21584">
      <w:pPr>
        <w:rPr>
          <w:rFonts w:eastAsiaTheme="minorEastAsia"/>
        </w:rPr>
        <w:pPrChange w:id="21" w:author="IRK" w:date="2020-05-12T16:53:00Z">
          <w:pPr>
            <w:ind w:leftChars="100" w:left="196"/>
            <w:jc w:val="center"/>
          </w:pPr>
        </w:pPrChange>
      </w:pPr>
    </w:p>
    <w:p w14:paraId="42C92D58" w14:textId="77777777" w:rsidR="00F1198A" w:rsidRPr="006E1A28" w:rsidRDefault="00F1198A">
      <w:pPr>
        <w:rPr>
          <w:rFonts w:eastAsiaTheme="minorEastAsia"/>
          <w:lang w:eastAsia="ko-KR"/>
        </w:rPr>
        <w:pPrChange w:id="22" w:author="IRK" w:date="2020-05-12T16:53:00Z">
          <w:pPr>
            <w:ind w:leftChars="100" w:left="196"/>
            <w:jc w:val="center"/>
          </w:pPr>
        </w:pPrChange>
      </w:pPr>
    </w:p>
    <w:p w14:paraId="3ADD6A14" w14:textId="66EB5676" w:rsidR="00F1198A" w:rsidRPr="00CE4F20" w:rsidRDefault="00F1198A">
      <w:pPr>
        <w:pStyle w:val="affff4"/>
        <w:pPrChange w:id="23" w:author="IRK" w:date="2020-04-27T17:56:00Z">
          <w:pPr/>
        </w:pPrChange>
      </w:pPr>
      <w:r w:rsidRPr="00CE4F20">
        <w:t>InnoRules v7.</w:t>
      </w:r>
      <w:del w:id="24" w:author="IRK" w:date="2020-03-05T16:07:00Z">
        <w:r w:rsidRPr="00CE4F20" w:rsidDel="00966683">
          <w:delText>1</w:delText>
        </w:r>
      </w:del>
      <w:ins w:id="25" w:author="IRK" w:date="2020-03-05T16:07:00Z">
        <w:r w:rsidR="00966683" w:rsidRPr="00CE4F20">
          <w:rPr>
            <w:rFonts w:hint="eastAsia"/>
          </w:rPr>
          <w:t>2</w:t>
        </w:r>
      </w:ins>
    </w:p>
    <w:p w14:paraId="5B3B4453" w14:textId="77777777" w:rsidR="00F1198A" w:rsidRDefault="00F1198A" w:rsidP="00F1198A">
      <w:pPr>
        <w:ind w:leftChars="100" w:left="196"/>
        <w:jc w:val="center"/>
        <w:rPr>
          <w:rFonts w:asciiTheme="minorEastAsia" w:eastAsia="Malgun Gothic" w:hAnsiTheme="minorEastAsia" w:cs="Arial"/>
          <w:sz w:val="22"/>
          <w:szCs w:val="22"/>
          <w:lang w:eastAsia="ko-KR"/>
        </w:rPr>
      </w:pPr>
    </w:p>
    <w:p w14:paraId="0BB913CD" w14:textId="77777777" w:rsidR="00F1198A" w:rsidRDefault="00F1198A">
      <w:pPr>
        <w:rPr>
          <w:lang w:eastAsia="ko-KR"/>
        </w:rPr>
        <w:pPrChange w:id="26" w:author="IRK" w:date="2020-05-12T16:53:00Z">
          <w:pPr>
            <w:ind w:leftChars="100" w:left="196"/>
            <w:jc w:val="center"/>
          </w:pPr>
        </w:pPrChange>
      </w:pPr>
    </w:p>
    <w:p w14:paraId="5639454F" w14:textId="77777777" w:rsidR="00F1198A" w:rsidRPr="00C86460" w:rsidRDefault="00F1198A">
      <w:pPr>
        <w:rPr>
          <w:lang w:eastAsia="ko-KR"/>
        </w:rPr>
        <w:pPrChange w:id="27" w:author="IRK" w:date="2020-05-12T16:53:00Z">
          <w:pPr>
            <w:ind w:leftChars="100" w:left="196"/>
            <w:jc w:val="center"/>
          </w:pPr>
        </w:pPrChange>
      </w:pPr>
    </w:p>
    <w:p w14:paraId="6E24DD7C" w14:textId="77777777" w:rsidR="00F1198A" w:rsidRPr="006E1A28" w:rsidRDefault="00F1198A">
      <w:pPr>
        <w:rPr>
          <w:rFonts w:eastAsiaTheme="minorEastAsia"/>
          <w:lang w:eastAsia="ko-KR"/>
        </w:rPr>
        <w:pPrChange w:id="28" w:author="IRK" w:date="2020-05-12T16:53:00Z">
          <w:pPr>
            <w:ind w:leftChars="100" w:left="196"/>
            <w:jc w:val="center"/>
          </w:pPr>
        </w:pPrChange>
      </w:pPr>
    </w:p>
    <w:p w14:paraId="1751CC92" w14:textId="77777777" w:rsidR="00F1198A" w:rsidRPr="006E1A28" w:rsidRDefault="00F1198A">
      <w:pPr>
        <w:rPr>
          <w:rFonts w:eastAsiaTheme="minorEastAsia"/>
          <w:lang w:eastAsia="ko-KR"/>
        </w:rPr>
        <w:pPrChange w:id="29" w:author="IRK" w:date="2020-05-12T16:53:00Z">
          <w:pPr>
            <w:ind w:leftChars="100" w:left="196"/>
            <w:jc w:val="center"/>
          </w:pPr>
        </w:pPrChange>
      </w:pPr>
    </w:p>
    <w:p w14:paraId="3821AD85" w14:textId="77777777" w:rsidR="00F1198A" w:rsidRDefault="00F1198A">
      <w:pPr>
        <w:rPr>
          <w:lang w:eastAsia="ko-KR"/>
        </w:rPr>
        <w:pPrChange w:id="30" w:author="IRK" w:date="2020-05-12T16:53:00Z">
          <w:pPr>
            <w:ind w:leftChars="100" w:left="196"/>
            <w:jc w:val="center"/>
          </w:pPr>
        </w:pPrChange>
      </w:pPr>
    </w:p>
    <w:p w14:paraId="7F0A8ECB" w14:textId="77777777" w:rsidR="00F1198A" w:rsidRDefault="00F1198A">
      <w:pPr>
        <w:rPr>
          <w:lang w:eastAsia="ko-KR"/>
        </w:rPr>
        <w:pPrChange w:id="31" w:author="IRK" w:date="2020-05-12T16:53:00Z">
          <w:pPr>
            <w:ind w:leftChars="100" w:left="196"/>
            <w:jc w:val="center"/>
          </w:pPr>
        </w:pPrChange>
      </w:pPr>
    </w:p>
    <w:p w14:paraId="53150CE3" w14:textId="77777777" w:rsidR="00F1198A" w:rsidRPr="00C86460" w:rsidRDefault="00F1198A">
      <w:pPr>
        <w:rPr>
          <w:lang w:eastAsia="ko-KR"/>
        </w:rPr>
        <w:pPrChange w:id="32" w:author="IRK" w:date="2020-05-12T16:53:00Z">
          <w:pPr>
            <w:ind w:leftChars="100" w:left="196"/>
            <w:jc w:val="center"/>
          </w:pPr>
        </w:pPrChange>
      </w:pPr>
    </w:p>
    <w:p w14:paraId="699C4624" w14:textId="77777777" w:rsidR="00F1198A" w:rsidRPr="006E1A28" w:rsidRDefault="00F1198A">
      <w:pPr>
        <w:rPr>
          <w:rFonts w:eastAsiaTheme="minorEastAsia"/>
          <w:lang w:eastAsia="ko-KR"/>
        </w:rPr>
        <w:pPrChange w:id="33" w:author="IRK" w:date="2020-05-12T16:53:00Z">
          <w:pPr>
            <w:ind w:leftChars="100" w:left="196"/>
            <w:jc w:val="center"/>
          </w:pPr>
        </w:pPrChange>
      </w:pPr>
    </w:p>
    <w:p w14:paraId="2B3BBF93" w14:textId="77777777" w:rsidR="00F1198A" w:rsidRPr="006E1A28" w:rsidRDefault="00F1198A">
      <w:pPr>
        <w:rPr>
          <w:rFonts w:eastAsiaTheme="minorEastAsia"/>
          <w:lang w:eastAsia="ko-KR"/>
        </w:rPr>
        <w:pPrChange w:id="34" w:author="IRK" w:date="2020-05-12T16:53:00Z">
          <w:pPr>
            <w:ind w:leftChars="100" w:left="196"/>
            <w:jc w:val="center"/>
          </w:pPr>
        </w:pPrChange>
      </w:pPr>
    </w:p>
    <w:p w14:paraId="2E3144D8" w14:textId="77777777" w:rsidR="00F1198A" w:rsidRDefault="00F1198A">
      <w:pPr>
        <w:pStyle w:val="afff5"/>
        <w:rPr>
          <w:rFonts w:eastAsiaTheme="minorEastAsia" w:cs="Arial"/>
          <w:sz w:val="22"/>
          <w:szCs w:val="22"/>
        </w:rPr>
        <w:pPrChange w:id="35" w:author="IRK" w:date="2020-04-27T17:57:00Z">
          <w:pPr>
            <w:ind w:leftChars="100" w:left="196"/>
            <w:jc w:val="center"/>
          </w:pPr>
        </w:pPrChange>
      </w:pPr>
      <w:r w:rsidRPr="00067B7B">
        <w:rPr>
          <w:lang w:eastAsia="ja-JP"/>
        </w:rPr>
        <w:drawing>
          <wp:inline distT="0" distB="0" distL="0" distR="0" wp14:anchorId="0E5C7E15" wp14:editId="0D5D91FF">
            <wp:extent cx="930275" cy="214630"/>
            <wp:effectExtent l="0" t="0" r="3175" b="0"/>
            <wp:docPr id="104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0275" cy="214630"/>
                    </a:xfrm>
                    <a:prstGeom prst="rect">
                      <a:avLst/>
                    </a:prstGeom>
                    <a:noFill/>
                    <a:ln>
                      <a:noFill/>
                    </a:ln>
                  </pic:spPr>
                </pic:pic>
              </a:graphicData>
            </a:graphic>
          </wp:inline>
        </w:drawing>
      </w:r>
    </w:p>
    <w:p w14:paraId="332ACF29" w14:textId="77777777" w:rsidR="00F1198A" w:rsidRDefault="00F1198A">
      <w:pPr>
        <w:rPr>
          <w:lang w:eastAsia="ko-KR"/>
        </w:rPr>
        <w:pPrChange w:id="36" w:author="IRK" w:date="2020-05-12T16:53:00Z">
          <w:pPr>
            <w:ind w:leftChars="100" w:left="196"/>
            <w:jc w:val="center"/>
          </w:pPr>
        </w:pPrChange>
      </w:pPr>
    </w:p>
    <w:p w14:paraId="0C5A36AF" w14:textId="77777777" w:rsidR="00F1198A" w:rsidRDefault="00F1198A">
      <w:pPr>
        <w:rPr>
          <w:lang w:eastAsia="ko-KR"/>
        </w:rPr>
        <w:pPrChange w:id="37" w:author="IRK" w:date="2020-05-12T16:53:00Z">
          <w:pPr>
            <w:ind w:leftChars="100" w:left="196"/>
            <w:jc w:val="center"/>
          </w:pPr>
        </w:pPrChange>
      </w:pPr>
    </w:p>
    <w:p w14:paraId="7BF0826E" w14:textId="77777777" w:rsidR="00F1198A" w:rsidRPr="00C86460" w:rsidRDefault="00F1198A">
      <w:pPr>
        <w:rPr>
          <w:lang w:eastAsia="ko-KR"/>
        </w:rPr>
        <w:pPrChange w:id="38" w:author="IRK" w:date="2020-05-12T16:53:00Z">
          <w:pPr>
            <w:ind w:leftChars="100" w:left="196"/>
            <w:jc w:val="center"/>
          </w:pPr>
        </w:pPrChange>
      </w:pPr>
    </w:p>
    <w:p w14:paraId="54C8B244" w14:textId="77777777" w:rsidR="00F1198A" w:rsidRPr="006E1A28" w:rsidRDefault="00F1198A">
      <w:pPr>
        <w:rPr>
          <w:rFonts w:eastAsiaTheme="minorEastAsia"/>
          <w:lang w:eastAsia="ko-KR"/>
        </w:rPr>
        <w:pPrChange w:id="39" w:author="IRK" w:date="2020-05-12T16:53:00Z">
          <w:pPr>
            <w:ind w:leftChars="100" w:left="196"/>
            <w:jc w:val="center"/>
          </w:pPr>
        </w:pPrChange>
      </w:pPr>
    </w:p>
    <w:p w14:paraId="326BC1BB" w14:textId="77777777" w:rsidR="00F1198A" w:rsidRPr="006E1A28" w:rsidRDefault="00F1198A">
      <w:pPr>
        <w:rPr>
          <w:rFonts w:eastAsiaTheme="minorEastAsia"/>
          <w:lang w:eastAsia="ko-KR"/>
        </w:rPr>
        <w:pPrChange w:id="40" w:author="IRK" w:date="2020-05-12T16:53:00Z">
          <w:pPr>
            <w:ind w:leftChars="100" w:left="196"/>
            <w:jc w:val="center"/>
          </w:pPr>
        </w:pPrChange>
      </w:pPr>
    </w:p>
    <w:p w14:paraId="46D7FBA0" w14:textId="27DB482C" w:rsidR="00E344AB" w:rsidRPr="0049256C" w:rsidRDefault="00CE039B">
      <w:pPr>
        <w:pStyle w:val="affff5"/>
        <w:pPrChange w:id="41" w:author="IRK" w:date="2020-04-27T17:57:00Z">
          <w:pPr/>
        </w:pPrChange>
      </w:pPr>
      <w:r>
        <w:lastRenderedPageBreak/>
        <w:t>InnoRules Version 7.</w:t>
      </w:r>
      <w:del w:id="42" w:author="IRK" w:date="2020-03-05T16:07:00Z">
        <w:r w:rsidDel="00966683">
          <w:delText xml:space="preserve">1 </w:delText>
        </w:r>
      </w:del>
      <w:ins w:id="43" w:author="IRK" w:date="2020-03-05T16:07:00Z">
        <w:r w:rsidR="00966683">
          <w:rPr>
            <w:rFonts w:hint="eastAsia"/>
          </w:rPr>
          <w:t>2</w:t>
        </w:r>
        <w:r w:rsidR="00966683">
          <w:t xml:space="preserve"> </w:t>
        </w:r>
      </w:ins>
      <w:r w:rsidR="00E344AB" w:rsidRPr="0049256C">
        <w:t xml:space="preserve">Copyright </w:t>
      </w:r>
      <w:r w:rsidR="00E344AB" w:rsidRPr="0049256C">
        <w:sym w:font="Symbol" w:char="00D3"/>
      </w:r>
      <w:r w:rsidR="00E344AB" w:rsidRPr="0049256C">
        <w:t xml:space="preserve"> 200</w:t>
      </w:r>
      <w:r w:rsidR="002E1ADB">
        <w:t>7</w:t>
      </w:r>
      <w:del w:id="44" w:author="IRK" w:date="2020-03-05T16:07:00Z">
        <w:r w:rsidR="00E344AB" w:rsidRPr="0049256C" w:rsidDel="00966683">
          <w:delText>~201</w:delText>
        </w:r>
        <w:r w:rsidR="002E2A59" w:rsidDel="00966683">
          <w:delText>6</w:delText>
        </w:r>
      </w:del>
      <w:r w:rsidR="00E344AB" w:rsidRPr="0049256C">
        <w:t xml:space="preserve"> INNORULES Corporation. All rights reserved.</w:t>
      </w:r>
    </w:p>
    <w:p w14:paraId="66DD1219" w14:textId="6627401B" w:rsidR="00E344AB" w:rsidRPr="0049256C" w:rsidRDefault="005B231E">
      <w:pPr>
        <w:pStyle w:val="affff5"/>
        <w:pPrChange w:id="45" w:author="IRK" w:date="2020-04-27T17:57:00Z">
          <w:pPr/>
        </w:pPrChange>
      </w:pPr>
      <w:r w:rsidRPr="0049256C">
        <w:t>InnoRules</w:t>
      </w:r>
      <w:r w:rsidRPr="0049256C">
        <w:sym w:font="Symbol" w:char="F0D2"/>
      </w:r>
      <w:r>
        <w:t xml:space="preserve"> </w:t>
      </w:r>
      <w:r w:rsidR="00E344AB" w:rsidRPr="0049256C">
        <w:t xml:space="preserve">and </w:t>
      </w:r>
      <w:r w:rsidRPr="0049256C">
        <w:t>InnoProduct</w:t>
      </w:r>
      <w:r w:rsidRPr="0049256C">
        <w:sym w:font="Symbol" w:char="F0D2"/>
      </w:r>
      <w:r w:rsidR="00E344AB" w:rsidRPr="0049256C">
        <w:t xml:space="preserve"> are registered trademarks of INNORULES Corporation.</w:t>
      </w:r>
    </w:p>
    <w:p w14:paraId="6ABE1C24" w14:textId="77777777" w:rsidR="00E46045" w:rsidRPr="0049256C" w:rsidRDefault="00E46045" w:rsidP="00EC7890">
      <w:pPr>
        <w:sectPr w:rsidR="00E46045" w:rsidRPr="0049256C" w:rsidSect="00521FC6">
          <w:headerReference w:type="default" r:id="rId11"/>
          <w:footerReference w:type="default" r:id="rId12"/>
          <w:pgSz w:w="11906" w:h="16838" w:code="9"/>
          <w:pgMar w:top="1418" w:right="1134" w:bottom="1418" w:left="1247" w:header="567" w:footer="567" w:gutter="0"/>
          <w:cols w:space="425"/>
          <w:docGrid w:type="lines" w:linePitch="360"/>
        </w:sectPr>
      </w:pPr>
    </w:p>
    <w:p w14:paraId="5342A104" w14:textId="64ADDC91" w:rsidR="005B6671" w:rsidRPr="0049256C" w:rsidRDefault="005B6671">
      <w:pPr>
        <w:pStyle w:val="afffff5"/>
        <w:rPr>
          <w:rFonts w:eastAsiaTheme="minorEastAsia"/>
        </w:rPr>
        <w:pPrChange w:id="48" w:author="IRK" w:date="2020-04-27T17:58:00Z">
          <w:pPr/>
        </w:pPrChange>
      </w:pPr>
      <w:r w:rsidRPr="0049256C">
        <w:lastRenderedPageBreak/>
        <w:t>目次</w:t>
      </w:r>
    </w:p>
    <w:p w14:paraId="08364033" w14:textId="77777777" w:rsidR="00E02F0E" w:rsidRDefault="007069EE">
      <w:pPr>
        <w:pStyle w:val="17"/>
        <w:rPr>
          <w:rFonts w:asciiTheme="minorHAnsi" w:eastAsiaTheme="minorEastAsia" w:hAnsiTheme="minorHAnsi"/>
          <w:b w:val="0"/>
          <w:spacing w:val="0"/>
          <w:sz w:val="21"/>
          <w:szCs w:val="22"/>
        </w:rPr>
      </w:pPr>
      <w:r w:rsidRPr="0049256C">
        <w:rPr>
          <w:rFonts w:eastAsiaTheme="minorEastAsia"/>
          <w:b w:val="0"/>
        </w:rPr>
        <w:fldChar w:fldCharType="begin"/>
      </w:r>
      <w:r w:rsidRPr="0049256C">
        <w:rPr>
          <w:rFonts w:eastAsiaTheme="minorEastAsia"/>
        </w:rPr>
        <w:instrText xml:space="preserve"> TOC \o "1-3" \h \z \u </w:instrText>
      </w:r>
      <w:r w:rsidRPr="0049256C">
        <w:rPr>
          <w:rFonts w:eastAsiaTheme="minorEastAsia"/>
          <w:b w:val="0"/>
        </w:rPr>
        <w:fldChar w:fldCharType="separate"/>
      </w:r>
      <w:hyperlink w:anchor="_Toc40449504" w:history="1">
        <w:r w:rsidR="00E02F0E" w:rsidRPr="00967EFA">
          <w:rPr>
            <w:rStyle w:val="ad"/>
            <w:rFonts w:eastAsia="Malgun Gothic"/>
          </w:rPr>
          <w:t>1.</w:t>
        </w:r>
        <w:r w:rsidR="00E02F0E">
          <w:rPr>
            <w:rFonts w:asciiTheme="minorHAnsi" w:eastAsiaTheme="minorEastAsia" w:hAnsiTheme="minorHAnsi"/>
            <w:b w:val="0"/>
            <w:spacing w:val="0"/>
            <w:sz w:val="21"/>
            <w:szCs w:val="22"/>
          </w:rPr>
          <w:tab/>
        </w:r>
        <w:r w:rsidR="00E02F0E" w:rsidRPr="00967EFA">
          <w:rPr>
            <w:rStyle w:val="ad"/>
          </w:rPr>
          <w:t>Quick Start</w:t>
        </w:r>
        <w:r w:rsidR="00E02F0E">
          <w:rPr>
            <w:webHidden/>
          </w:rPr>
          <w:tab/>
        </w:r>
        <w:r w:rsidR="00E02F0E">
          <w:rPr>
            <w:webHidden/>
          </w:rPr>
          <w:fldChar w:fldCharType="begin"/>
        </w:r>
        <w:r w:rsidR="00E02F0E">
          <w:rPr>
            <w:webHidden/>
          </w:rPr>
          <w:instrText xml:space="preserve"> PAGEREF _Toc40449504 \h </w:instrText>
        </w:r>
        <w:r w:rsidR="00E02F0E">
          <w:rPr>
            <w:webHidden/>
          </w:rPr>
        </w:r>
        <w:r w:rsidR="00E02F0E">
          <w:rPr>
            <w:webHidden/>
          </w:rPr>
          <w:fldChar w:fldCharType="separate"/>
        </w:r>
        <w:r w:rsidR="00AB1F2F">
          <w:rPr>
            <w:webHidden/>
          </w:rPr>
          <w:t>8</w:t>
        </w:r>
        <w:r w:rsidR="00E02F0E">
          <w:rPr>
            <w:webHidden/>
          </w:rPr>
          <w:fldChar w:fldCharType="end"/>
        </w:r>
      </w:hyperlink>
    </w:p>
    <w:p w14:paraId="244990AA" w14:textId="77777777" w:rsidR="00E02F0E" w:rsidRDefault="007D3017" w:rsidP="00E02F0E">
      <w:pPr>
        <w:pStyle w:val="2f2"/>
        <w:rPr>
          <w:rFonts w:asciiTheme="minorHAnsi" w:eastAsiaTheme="minorEastAsia" w:hAnsiTheme="minorHAnsi"/>
          <w:b w:val="0"/>
          <w:spacing w:val="0"/>
          <w:sz w:val="21"/>
          <w:szCs w:val="22"/>
        </w:rPr>
      </w:pPr>
      <w:hyperlink w:anchor="_Toc40449505" w:history="1">
        <w:r w:rsidR="00E02F0E" w:rsidRPr="00967EFA">
          <w:rPr>
            <w:rStyle w:val="ad"/>
            <w:rFonts w:eastAsia="Malgun Gothic"/>
          </w:rPr>
          <w:t>1.1</w:t>
        </w:r>
        <w:r w:rsidR="00E02F0E">
          <w:rPr>
            <w:rFonts w:asciiTheme="minorHAnsi" w:eastAsiaTheme="minorEastAsia" w:hAnsiTheme="minorHAnsi"/>
            <w:b w:val="0"/>
            <w:spacing w:val="0"/>
            <w:sz w:val="21"/>
            <w:szCs w:val="22"/>
          </w:rPr>
          <w:tab/>
        </w:r>
        <w:r w:rsidR="00E02F0E" w:rsidRPr="00967EFA">
          <w:rPr>
            <w:rStyle w:val="ad"/>
            <w:rFonts w:hint="eastAsia"/>
          </w:rPr>
          <w:t>インストール前の必要事項</w:t>
        </w:r>
        <w:r w:rsidR="00E02F0E">
          <w:rPr>
            <w:webHidden/>
          </w:rPr>
          <w:tab/>
        </w:r>
        <w:r w:rsidR="00E02F0E">
          <w:rPr>
            <w:webHidden/>
          </w:rPr>
          <w:fldChar w:fldCharType="begin"/>
        </w:r>
        <w:r w:rsidR="00E02F0E">
          <w:rPr>
            <w:webHidden/>
          </w:rPr>
          <w:instrText xml:space="preserve"> PAGEREF _Toc40449505 \h </w:instrText>
        </w:r>
        <w:r w:rsidR="00E02F0E">
          <w:rPr>
            <w:webHidden/>
          </w:rPr>
        </w:r>
        <w:r w:rsidR="00E02F0E">
          <w:rPr>
            <w:webHidden/>
          </w:rPr>
          <w:fldChar w:fldCharType="separate"/>
        </w:r>
        <w:r w:rsidR="00AB1F2F">
          <w:rPr>
            <w:webHidden/>
          </w:rPr>
          <w:t>8</w:t>
        </w:r>
        <w:r w:rsidR="00E02F0E">
          <w:rPr>
            <w:webHidden/>
          </w:rPr>
          <w:fldChar w:fldCharType="end"/>
        </w:r>
      </w:hyperlink>
    </w:p>
    <w:p w14:paraId="353F7CB6" w14:textId="77777777" w:rsidR="00E02F0E" w:rsidRDefault="007D3017" w:rsidP="00E02F0E">
      <w:pPr>
        <w:pStyle w:val="2f2"/>
        <w:rPr>
          <w:rFonts w:asciiTheme="minorHAnsi" w:eastAsiaTheme="minorEastAsia" w:hAnsiTheme="minorHAnsi"/>
          <w:b w:val="0"/>
          <w:spacing w:val="0"/>
          <w:sz w:val="21"/>
          <w:szCs w:val="22"/>
        </w:rPr>
      </w:pPr>
      <w:hyperlink w:anchor="_Toc40449506" w:history="1">
        <w:r w:rsidR="00E02F0E" w:rsidRPr="00967EFA">
          <w:rPr>
            <w:rStyle w:val="ad"/>
            <w:rFonts w:eastAsia="Malgun Gothic"/>
          </w:rPr>
          <w:t>1.2</w:t>
        </w:r>
        <w:r w:rsidR="00E02F0E">
          <w:rPr>
            <w:rFonts w:asciiTheme="minorHAnsi" w:eastAsiaTheme="minorEastAsia" w:hAnsiTheme="minorHAnsi"/>
            <w:b w:val="0"/>
            <w:spacing w:val="0"/>
            <w:sz w:val="21"/>
            <w:szCs w:val="22"/>
          </w:rPr>
          <w:tab/>
        </w:r>
        <w:r w:rsidR="00E02F0E" w:rsidRPr="00967EFA">
          <w:rPr>
            <w:rStyle w:val="ad"/>
            <w:rFonts w:hint="eastAsia"/>
          </w:rPr>
          <w:t>インストールウィザードの実行</w:t>
        </w:r>
        <w:r w:rsidR="00E02F0E">
          <w:rPr>
            <w:webHidden/>
          </w:rPr>
          <w:tab/>
        </w:r>
        <w:r w:rsidR="00E02F0E">
          <w:rPr>
            <w:webHidden/>
          </w:rPr>
          <w:fldChar w:fldCharType="begin"/>
        </w:r>
        <w:r w:rsidR="00E02F0E">
          <w:rPr>
            <w:webHidden/>
          </w:rPr>
          <w:instrText xml:space="preserve"> PAGEREF _Toc40449506 \h </w:instrText>
        </w:r>
        <w:r w:rsidR="00E02F0E">
          <w:rPr>
            <w:webHidden/>
          </w:rPr>
        </w:r>
        <w:r w:rsidR="00E02F0E">
          <w:rPr>
            <w:webHidden/>
          </w:rPr>
          <w:fldChar w:fldCharType="separate"/>
        </w:r>
        <w:r w:rsidR="00AB1F2F">
          <w:rPr>
            <w:webHidden/>
          </w:rPr>
          <w:t>9</w:t>
        </w:r>
        <w:r w:rsidR="00E02F0E">
          <w:rPr>
            <w:webHidden/>
          </w:rPr>
          <w:fldChar w:fldCharType="end"/>
        </w:r>
      </w:hyperlink>
    </w:p>
    <w:p w14:paraId="5FA0195F" w14:textId="77777777" w:rsidR="00E02F0E" w:rsidRDefault="007D3017" w:rsidP="00E02F0E">
      <w:pPr>
        <w:pStyle w:val="2f2"/>
        <w:rPr>
          <w:rFonts w:asciiTheme="minorHAnsi" w:eastAsiaTheme="minorEastAsia" w:hAnsiTheme="minorHAnsi"/>
          <w:b w:val="0"/>
          <w:spacing w:val="0"/>
          <w:sz w:val="21"/>
          <w:szCs w:val="22"/>
        </w:rPr>
      </w:pPr>
      <w:hyperlink w:anchor="_Toc40449507" w:history="1">
        <w:r w:rsidR="00E02F0E" w:rsidRPr="00967EFA">
          <w:rPr>
            <w:rStyle w:val="ad"/>
            <w:rFonts w:eastAsia="Malgun Gothic"/>
          </w:rPr>
          <w:t>1.3</w:t>
        </w:r>
        <w:r w:rsidR="00E02F0E">
          <w:rPr>
            <w:rFonts w:asciiTheme="minorHAnsi" w:eastAsiaTheme="minorEastAsia" w:hAnsiTheme="minorHAnsi"/>
            <w:b w:val="0"/>
            <w:spacing w:val="0"/>
            <w:sz w:val="21"/>
            <w:szCs w:val="22"/>
          </w:rPr>
          <w:tab/>
        </w:r>
        <w:r w:rsidR="00E02F0E" w:rsidRPr="00967EFA">
          <w:rPr>
            <w:rStyle w:val="ad"/>
            <w:rFonts w:hint="eastAsia"/>
          </w:rPr>
          <w:t>ルールシステム構成ウィザードの実行</w:t>
        </w:r>
        <w:r w:rsidR="00E02F0E">
          <w:rPr>
            <w:webHidden/>
          </w:rPr>
          <w:tab/>
        </w:r>
        <w:r w:rsidR="00E02F0E">
          <w:rPr>
            <w:webHidden/>
          </w:rPr>
          <w:fldChar w:fldCharType="begin"/>
        </w:r>
        <w:r w:rsidR="00E02F0E">
          <w:rPr>
            <w:webHidden/>
          </w:rPr>
          <w:instrText xml:space="preserve"> PAGEREF _Toc40449507 \h </w:instrText>
        </w:r>
        <w:r w:rsidR="00E02F0E">
          <w:rPr>
            <w:webHidden/>
          </w:rPr>
        </w:r>
        <w:r w:rsidR="00E02F0E">
          <w:rPr>
            <w:webHidden/>
          </w:rPr>
          <w:fldChar w:fldCharType="separate"/>
        </w:r>
        <w:r w:rsidR="00AB1F2F">
          <w:rPr>
            <w:webHidden/>
          </w:rPr>
          <w:t>13</w:t>
        </w:r>
        <w:r w:rsidR="00E02F0E">
          <w:rPr>
            <w:webHidden/>
          </w:rPr>
          <w:fldChar w:fldCharType="end"/>
        </w:r>
      </w:hyperlink>
    </w:p>
    <w:p w14:paraId="1BFA47C0" w14:textId="77777777" w:rsidR="00E02F0E" w:rsidRDefault="007D3017" w:rsidP="00E02F0E">
      <w:pPr>
        <w:pStyle w:val="2f2"/>
        <w:rPr>
          <w:rFonts w:asciiTheme="minorHAnsi" w:eastAsiaTheme="minorEastAsia" w:hAnsiTheme="minorHAnsi"/>
          <w:b w:val="0"/>
          <w:spacing w:val="0"/>
          <w:sz w:val="21"/>
          <w:szCs w:val="22"/>
        </w:rPr>
      </w:pPr>
      <w:hyperlink w:anchor="_Toc40449508" w:history="1">
        <w:r w:rsidR="00E02F0E" w:rsidRPr="00967EFA">
          <w:rPr>
            <w:rStyle w:val="ad"/>
            <w:rFonts w:eastAsia="Malgun Gothic"/>
          </w:rPr>
          <w:t>1.4</w:t>
        </w:r>
        <w:r w:rsidR="00E02F0E">
          <w:rPr>
            <w:rFonts w:asciiTheme="minorHAnsi" w:eastAsiaTheme="minorEastAsia" w:hAnsiTheme="minorHAnsi"/>
            <w:b w:val="0"/>
            <w:spacing w:val="0"/>
            <w:sz w:val="21"/>
            <w:szCs w:val="22"/>
          </w:rPr>
          <w:tab/>
        </w:r>
        <w:r w:rsidR="00E02F0E" w:rsidRPr="00967EFA">
          <w:rPr>
            <w:rStyle w:val="ad"/>
            <w:rFonts w:hint="eastAsia"/>
          </w:rPr>
          <w:t>サービス構成ウィザードの実行</w:t>
        </w:r>
        <w:r w:rsidR="00E02F0E">
          <w:rPr>
            <w:webHidden/>
          </w:rPr>
          <w:tab/>
        </w:r>
        <w:r w:rsidR="00E02F0E">
          <w:rPr>
            <w:webHidden/>
          </w:rPr>
          <w:fldChar w:fldCharType="begin"/>
        </w:r>
        <w:r w:rsidR="00E02F0E">
          <w:rPr>
            <w:webHidden/>
          </w:rPr>
          <w:instrText xml:space="preserve"> PAGEREF _Toc40449508 \h </w:instrText>
        </w:r>
        <w:r w:rsidR="00E02F0E">
          <w:rPr>
            <w:webHidden/>
          </w:rPr>
        </w:r>
        <w:r w:rsidR="00E02F0E">
          <w:rPr>
            <w:webHidden/>
          </w:rPr>
          <w:fldChar w:fldCharType="separate"/>
        </w:r>
        <w:r w:rsidR="00AB1F2F">
          <w:rPr>
            <w:webHidden/>
          </w:rPr>
          <w:t>20</w:t>
        </w:r>
        <w:r w:rsidR="00E02F0E">
          <w:rPr>
            <w:webHidden/>
          </w:rPr>
          <w:fldChar w:fldCharType="end"/>
        </w:r>
      </w:hyperlink>
    </w:p>
    <w:p w14:paraId="6B9F5C5A" w14:textId="77777777" w:rsidR="00E02F0E" w:rsidRDefault="007D3017" w:rsidP="00E02F0E">
      <w:pPr>
        <w:pStyle w:val="2f2"/>
        <w:rPr>
          <w:rFonts w:asciiTheme="minorHAnsi" w:eastAsiaTheme="minorEastAsia" w:hAnsiTheme="minorHAnsi"/>
          <w:b w:val="0"/>
          <w:spacing w:val="0"/>
          <w:sz w:val="21"/>
          <w:szCs w:val="22"/>
        </w:rPr>
      </w:pPr>
      <w:hyperlink w:anchor="_Toc40449509" w:history="1">
        <w:r w:rsidR="00E02F0E" w:rsidRPr="00967EFA">
          <w:rPr>
            <w:rStyle w:val="ad"/>
            <w:rFonts w:eastAsia="Malgun Gothic"/>
          </w:rPr>
          <w:t>1.5</w:t>
        </w:r>
        <w:r w:rsidR="00E02F0E">
          <w:rPr>
            <w:rFonts w:asciiTheme="minorHAnsi" w:eastAsiaTheme="minorEastAsia" w:hAnsiTheme="minorHAnsi"/>
            <w:b w:val="0"/>
            <w:spacing w:val="0"/>
            <w:sz w:val="21"/>
            <w:szCs w:val="22"/>
          </w:rPr>
          <w:tab/>
        </w:r>
        <w:r w:rsidR="00E02F0E" w:rsidRPr="00967EFA">
          <w:rPr>
            <w:rStyle w:val="ad"/>
          </w:rPr>
          <w:t>InnoRules</w:t>
        </w:r>
        <w:r w:rsidR="00E02F0E" w:rsidRPr="00967EFA">
          <w:rPr>
            <w:rStyle w:val="ad"/>
            <w:rFonts w:hint="eastAsia"/>
          </w:rPr>
          <w:t>サーバの起動</w:t>
        </w:r>
        <w:r w:rsidR="00E02F0E">
          <w:rPr>
            <w:webHidden/>
          </w:rPr>
          <w:tab/>
        </w:r>
        <w:r w:rsidR="00E02F0E">
          <w:rPr>
            <w:webHidden/>
          </w:rPr>
          <w:fldChar w:fldCharType="begin"/>
        </w:r>
        <w:r w:rsidR="00E02F0E">
          <w:rPr>
            <w:webHidden/>
          </w:rPr>
          <w:instrText xml:space="preserve"> PAGEREF _Toc40449509 \h </w:instrText>
        </w:r>
        <w:r w:rsidR="00E02F0E">
          <w:rPr>
            <w:webHidden/>
          </w:rPr>
        </w:r>
        <w:r w:rsidR="00E02F0E">
          <w:rPr>
            <w:webHidden/>
          </w:rPr>
          <w:fldChar w:fldCharType="separate"/>
        </w:r>
        <w:r w:rsidR="00AB1F2F">
          <w:rPr>
            <w:webHidden/>
          </w:rPr>
          <w:t>23</w:t>
        </w:r>
        <w:r w:rsidR="00E02F0E">
          <w:rPr>
            <w:webHidden/>
          </w:rPr>
          <w:fldChar w:fldCharType="end"/>
        </w:r>
      </w:hyperlink>
    </w:p>
    <w:p w14:paraId="5BA6CD19" w14:textId="77777777" w:rsidR="00E02F0E" w:rsidRDefault="007D3017" w:rsidP="00E02F0E">
      <w:pPr>
        <w:pStyle w:val="2f2"/>
        <w:rPr>
          <w:rFonts w:asciiTheme="minorHAnsi" w:eastAsiaTheme="minorEastAsia" w:hAnsiTheme="minorHAnsi"/>
          <w:b w:val="0"/>
          <w:spacing w:val="0"/>
          <w:sz w:val="21"/>
          <w:szCs w:val="22"/>
        </w:rPr>
      </w:pPr>
      <w:hyperlink w:anchor="_Toc40449510" w:history="1">
        <w:r w:rsidR="00E02F0E" w:rsidRPr="00967EFA">
          <w:rPr>
            <w:rStyle w:val="ad"/>
            <w:rFonts w:eastAsia="Malgun Gothic"/>
          </w:rPr>
          <w:t>1.6</w:t>
        </w:r>
        <w:r w:rsidR="00E02F0E">
          <w:rPr>
            <w:rFonts w:asciiTheme="minorHAnsi" w:eastAsiaTheme="minorEastAsia" w:hAnsiTheme="minorHAnsi"/>
            <w:b w:val="0"/>
            <w:spacing w:val="0"/>
            <w:sz w:val="21"/>
            <w:szCs w:val="22"/>
          </w:rPr>
          <w:tab/>
        </w:r>
        <w:r w:rsidR="00E02F0E" w:rsidRPr="00967EFA">
          <w:rPr>
            <w:rStyle w:val="ad"/>
            <w:rFonts w:hint="eastAsia"/>
          </w:rPr>
          <w:t>ルールビルダーの接続</w:t>
        </w:r>
        <w:r w:rsidR="00E02F0E">
          <w:rPr>
            <w:webHidden/>
          </w:rPr>
          <w:tab/>
        </w:r>
        <w:r w:rsidR="00E02F0E">
          <w:rPr>
            <w:webHidden/>
          </w:rPr>
          <w:fldChar w:fldCharType="begin"/>
        </w:r>
        <w:r w:rsidR="00E02F0E">
          <w:rPr>
            <w:webHidden/>
          </w:rPr>
          <w:instrText xml:space="preserve"> PAGEREF _Toc40449510 \h </w:instrText>
        </w:r>
        <w:r w:rsidR="00E02F0E">
          <w:rPr>
            <w:webHidden/>
          </w:rPr>
        </w:r>
        <w:r w:rsidR="00E02F0E">
          <w:rPr>
            <w:webHidden/>
          </w:rPr>
          <w:fldChar w:fldCharType="separate"/>
        </w:r>
        <w:r w:rsidR="00AB1F2F">
          <w:rPr>
            <w:webHidden/>
          </w:rPr>
          <w:t>25</w:t>
        </w:r>
        <w:r w:rsidR="00E02F0E">
          <w:rPr>
            <w:webHidden/>
          </w:rPr>
          <w:fldChar w:fldCharType="end"/>
        </w:r>
      </w:hyperlink>
    </w:p>
    <w:p w14:paraId="29172135" w14:textId="77777777" w:rsidR="00E02F0E" w:rsidRDefault="007D3017" w:rsidP="00E02F0E">
      <w:pPr>
        <w:pStyle w:val="2f2"/>
        <w:rPr>
          <w:rFonts w:asciiTheme="minorHAnsi" w:eastAsiaTheme="minorEastAsia" w:hAnsiTheme="minorHAnsi"/>
          <w:b w:val="0"/>
          <w:spacing w:val="0"/>
          <w:sz w:val="21"/>
          <w:szCs w:val="22"/>
        </w:rPr>
      </w:pPr>
      <w:hyperlink w:anchor="_Toc40449511" w:history="1">
        <w:r w:rsidR="00E02F0E" w:rsidRPr="00967EFA">
          <w:rPr>
            <w:rStyle w:val="ad"/>
            <w:rFonts w:eastAsia="Malgun Gothic"/>
          </w:rPr>
          <w:t>1.7</w:t>
        </w:r>
        <w:r w:rsidR="00E02F0E">
          <w:rPr>
            <w:rFonts w:asciiTheme="minorHAnsi" w:eastAsiaTheme="minorEastAsia" w:hAnsiTheme="minorHAnsi"/>
            <w:b w:val="0"/>
            <w:spacing w:val="0"/>
            <w:sz w:val="21"/>
            <w:szCs w:val="22"/>
          </w:rPr>
          <w:tab/>
        </w:r>
        <w:r w:rsidR="00E02F0E" w:rsidRPr="00967EFA">
          <w:rPr>
            <w:rStyle w:val="ad"/>
          </w:rPr>
          <w:t>InnoRules</w:t>
        </w:r>
        <w:r w:rsidR="00E02F0E" w:rsidRPr="00967EFA">
          <w:rPr>
            <w:rStyle w:val="ad"/>
            <w:rFonts w:hint="eastAsia"/>
          </w:rPr>
          <w:t>サーバの停止</w:t>
        </w:r>
        <w:r w:rsidR="00E02F0E">
          <w:rPr>
            <w:webHidden/>
          </w:rPr>
          <w:tab/>
        </w:r>
        <w:r w:rsidR="00E02F0E">
          <w:rPr>
            <w:webHidden/>
          </w:rPr>
          <w:fldChar w:fldCharType="begin"/>
        </w:r>
        <w:r w:rsidR="00E02F0E">
          <w:rPr>
            <w:webHidden/>
          </w:rPr>
          <w:instrText xml:space="preserve"> PAGEREF _Toc40449511 \h </w:instrText>
        </w:r>
        <w:r w:rsidR="00E02F0E">
          <w:rPr>
            <w:webHidden/>
          </w:rPr>
        </w:r>
        <w:r w:rsidR="00E02F0E">
          <w:rPr>
            <w:webHidden/>
          </w:rPr>
          <w:fldChar w:fldCharType="separate"/>
        </w:r>
        <w:r w:rsidR="00AB1F2F">
          <w:rPr>
            <w:webHidden/>
          </w:rPr>
          <w:t>27</w:t>
        </w:r>
        <w:r w:rsidR="00E02F0E">
          <w:rPr>
            <w:webHidden/>
          </w:rPr>
          <w:fldChar w:fldCharType="end"/>
        </w:r>
      </w:hyperlink>
    </w:p>
    <w:p w14:paraId="7761C205" w14:textId="77777777" w:rsidR="00E02F0E" w:rsidRDefault="007D3017">
      <w:pPr>
        <w:pStyle w:val="17"/>
        <w:rPr>
          <w:rFonts w:asciiTheme="minorHAnsi" w:eastAsiaTheme="minorEastAsia" w:hAnsiTheme="minorHAnsi"/>
          <w:b w:val="0"/>
          <w:spacing w:val="0"/>
          <w:sz w:val="21"/>
          <w:szCs w:val="22"/>
        </w:rPr>
      </w:pPr>
      <w:hyperlink w:anchor="_Toc40449512" w:history="1">
        <w:r w:rsidR="00E02F0E" w:rsidRPr="00967EFA">
          <w:rPr>
            <w:rStyle w:val="ad"/>
            <w:rFonts w:eastAsia="Malgun Gothic"/>
          </w:rPr>
          <w:t>2.</w:t>
        </w:r>
        <w:r w:rsidR="00E02F0E">
          <w:rPr>
            <w:rFonts w:asciiTheme="minorHAnsi" w:eastAsiaTheme="minorEastAsia" w:hAnsiTheme="minorHAnsi"/>
            <w:b w:val="0"/>
            <w:spacing w:val="0"/>
            <w:sz w:val="21"/>
            <w:szCs w:val="22"/>
          </w:rPr>
          <w:tab/>
        </w:r>
        <w:r w:rsidR="00E02F0E" w:rsidRPr="00967EFA">
          <w:rPr>
            <w:rStyle w:val="ad"/>
          </w:rPr>
          <w:t>Wizards</w:t>
        </w:r>
        <w:r w:rsidR="00E02F0E">
          <w:rPr>
            <w:webHidden/>
          </w:rPr>
          <w:tab/>
        </w:r>
        <w:r w:rsidR="00E02F0E">
          <w:rPr>
            <w:webHidden/>
          </w:rPr>
          <w:fldChar w:fldCharType="begin"/>
        </w:r>
        <w:r w:rsidR="00E02F0E">
          <w:rPr>
            <w:webHidden/>
          </w:rPr>
          <w:instrText xml:space="preserve"> PAGEREF _Toc40449512 \h </w:instrText>
        </w:r>
        <w:r w:rsidR="00E02F0E">
          <w:rPr>
            <w:webHidden/>
          </w:rPr>
        </w:r>
        <w:r w:rsidR="00E02F0E">
          <w:rPr>
            <w:webHidden/>
          </w:rPr>
          <w:fldChar w:fldCharType="separate"/>
        </w:r>
        <w:r w:rsidR="00AB1F2F">
          <w:rPr>
            <w:webHidden/>
          </w:rPr>
          <w:t>29</w:t>
        </w:r>
        <w:r w:rsidR="00E02F0E">
          <w:rPr>
            <w:webHidden/>
          </w:rPr>
          <w:fldChar w:fldCharType="end"/>
        </w:r>
      </w:hyperlink>
    </w:p>
    <w:p w14:paraId="7C5D3CDD" w14:textId="77777777" w:rsidR="00E02F0E" w:rsidRDefault="007D3017" w:rsidP="00E02F0E">
      <w:pPr>
        <w:pStyle w:val="2f2"/>
        <w:rPr>
          <w:rFonts w:asciiTheme="minorHAnsi" w:eastAsiaTheme="minorEastAsia" w:hAnsiTheme="minorHAnsi"/>
          <w:b w:val="0"/>
          <w:spacing w:val="0"/>
          <w:sz w:val="21"/>
          <w:szCs w:val="22"/>
        </w:rPr>
      </w:pPr>
      <w:hyperlink w:anchor="_Toc40449513" w:history="1">
        <w:r w:rsidR="00E02F0E" w:rsidRPr="00967EFA">
          <w:rPr>
            <w:rStyle w:val="ad"/>
            <w:rFonts w:eastAsia="Malgun Gothic"/>
          </w:rPr>
          <w:t>2.1</w:t>
        </w:r>
        <w:r w:rsidR="00E02F0E">
          <w:rPr>
            <w:rFonts w:asciiTheme="minorHAnsi" w:eastAsiaTheme="minorEastAsia" w:hAnsiTheme="minorHAnsi"/>
            <w:b w:val="0"/>
            <w:spacing w:val="0"/>
            <w:sz w:val="21"/>
            <w:szCs w:val="22"/>
          </w:rPr>
          <w:tab/>
        </w:r>
        <w:r w:rsidR="00E02F0E" w:rsidRPr="00967EFA">
          <w:rPr>
            <w:rStyle w:val="ad"/>
            <w:rFonts w:hint="eastAsia"/>
          </w:rPr>
          <w:t>インストールウィザード</w:t>
        </w:r>
        <w:r w:rsidR="00E02F0E">
          <w:rPr>
            <w:webHidden/>
          </w:rPr>
          <w:tab/>
        </w:r>
        <w:r w:rsidR="00E02F0E">
          <w:rPr>
            <w:webHidden/>
          </w:rPr>
          <w:fldChar w:fldCharType="begin"/>
        </w:r>
        <w:r w:rsidR="00E02F0E">
          <w:rPr>
            <w:webHidden/>
          </w:rPr>
          <w:instrText xml:space="preserve"> PAGEREF _Toc40449513 \h </w:instrText>
        </w:r>
        <w:r w:rsidR="00E02F0E">
          <w:rPr>
            <w:webHidden/>
          </w:rPr>
        </w:r>
        <w:r w:rsidR="00E02F0E">
          <w:rPr>
            <w:webHidden/>
          </w:rPr>
          <w:fldChar w:fldCharType="separate"/>
        </w:r>
        <w:r w:rsidR="00AB1F2F">
          <w:rPr>
            <w:webHidden/>
          </w:rPr>
          <w:t>29</w:t>
        </w:r>
        <w:r w:rsidR="00E02F0E">
          <w:rPr>
            <w:webHidden/>
          </w:rPr>
          <w:fldChar w:fldCharType="end"/>
        </w:r>
      </w:hyperlink>
    </w:p>
    <w:p w14:paraId="1FF4DEA7" w14:textId="77777777" w:rsidR="00E02F0E" w:rsidRDefault="007D3017" w:rsidP="00E02F0E">
      <w:pPr>
        <w:pStyle w:val="3d"/>
        <w:rPr>
          <w:rFonts w:asciiTheme="minorHAnsi" w:eastAsiaTheme="minorEastAsia" w:hAnsiTheme="minorHAnsi"/>
          <w:spacing w:val="0"/>
          <w:sz w:val="21"/>
          <w:szCs w:val="22"/>
        </w:rPr>
      </w:pPr>
      <w:hyperlink w:anchor="_Toc40449514" w:history="1">
        <w:r w:rsidR="00E02F0E" w:rsidRPr="00967EFA">
          <w:rPr>
            <w:rStyle w:val="ad"/>
            <w:rFonts w:eastAsia="Malgun Gothic"/>
          </w:rPr>
          <w:t>2.1.1</w:t>
        </w:r>
        <w:r w:rsidR="00E02F0E">
          <w:rPr>
            <w:rFonts w:asciiTheme="minorHAnsi" w:eastAsiaTheme="minorEastAsia" w:hAnsiTheme="minorHAnsi"/>
            <w:spacing w:val="0"/>
            <w:sz w:val="21"/>
            <w:szCs w:val="22"/>
          </w:rPr>
          <w:tab/>
        </w:r>
        <w:r w:rsidR="00E02F0E" w:rsidRPr="00967EFA">
          <w:rPr>
            <w:rStyle w:val="ad"/>
            <w:rFonts w:hint="eastAsia"/>
          </w:rPr>
          <w:t>導入</w:t>
        </w:r>
        <w:r w:rsidR="00E02F0E">
          <w:rPr>
            <w:webHidden/>
          </w:rPr>
          <w:tab/>
        </w:r>
        <w:r w:rsidR="00E02F0E">
          <w:rPr>
            <w:webHidden/>
          </w:rPr>
          <w:fldChar w:fldCharType="begin"/>
        </w:r>
        <w:r w:rsidR="00E02F0E">
          <w:rPr>
            <w:webHidden/>
          </w:rPr>
          <w:instrText xml:space="preserve"> PAGEREF _Toc40449514 \h </w:instrText>
        </w:r>
        <w:r w:rsidR="00E02F0E">
          <w:rPr>
            <w:webHidden/>
          </w:rPr>
        </w:r>
        <w:r w:rsidR="00E02F0E">
          <w:rPr>
            <w:webHidden/>
          </w:rPr>
          <w:fldChar w:fldCharType="separate"/>
        </w:r>
        <w:r w:rsidR="00AB1F2F">
          <w:rPr>
            <w:webHidden/>
          </w:rPr>
          <w:t>30</w:t>
        </w:r>
        <w:r w:rsidR="00E02F0E">
          <w:rPr>
            <w:webHidden/>
          </w:rPr>
          <w:fldChar w:fldCharType="end"/>
        </w:r>
      </w:hyperlink>
    </w:p>
    <w:p w14:paraId="100E6398" w14:textId="77777777" w:rsidR="00E02F0E" w:rsidRDefault="007D3017" w:rsidP="00E02F0E">
      <w:pPr>
        <w:pStyle w:val="3d"/>
        <w:rPr>
          <w:rFonts w:asciiTheme="minorHAnsi" w:eastAsiaTheme="minorEastAsia" w:hAnsiTheme="minorHAnsi"/>
          <w:spacing w:val="0"/>
          <w:sz w:val="21"/>
          <w:szCs w:val="22"/>
        </w:rPr>
      </w:pPr>
      <w:hyperlink w:anchor="_Toc40449515" w:history="1">
        <w:r w:rsidR="00E02F0E" w:rsidRPr="00967EFA">
          <w:rPr>
            <w:rStyle w:val="ad"/>
            <w:rFonts w:eastAsia="Malgun Gothic"/>
          </w:rPr>
          <w:t>2.1.2</w:t>
        </w:r>
        <w:r w:rsidR="00E02F0E">
          <w:rPr>
            <w:rFonts w:asciiTheme="minorHAnsi" w:eastAsiaTheme="minorEastAsia" w:hAnsiTheme="minorHAnsi"/>
            <w:spacing w:val="0"/>
            <w:sz w:val="21"/>
            <w:szCs w:val="22"/>
          </w:rPr>
          <w:tab/>
        </w:r>
        <w:r w:rsidR="00E02F0E" w:rsidRPr="00967EFA">
          <w:rPr>
            <w:rStyle w:val="ad"/>
          </w:rPr>
          <w:t>JDK</w:t>
        </w:r>
        <w:r w:rsidR="00E02F0E" w:rsidRPr="00967EFA">
          <w:rPr>
            <w:rStyle w:val="ad"/>
            <w:rFonts w:hint="eastAsia"/>
          </w:rPr>
          <w:t>ホームディレクトリ</w:t>
        </w:r>
        <w:r w:rsidR="00E02F0E">
          <w:rPr>
            <w:webHidden/>
          </w:rPr>
          <w:tab/>
        </w:r>
        <w:r w:rsidR="00E02F0E">
          <w:rPr>
            <w:webHidden/>
          </w:rPr>
          <w:fldChar w:fldCharType="begin"/>
        </w:r>
        <w:r w:rsidR="00E02F0E">
          <w:rPr>
            <w:webHidden/>
          </w:rPr>
          <w:instrText xml:space="preserve"> PAGEREF _Toc40449515 \h </w:instrText>
        </w:r>
        <w:r w:rsidR="00E02F0E">
          <w:rPr>
            <w:webHidden/>
          </w:rPr>
        </w:r>
        <w:r w:rsidR="00E02F0E">
          <w:rPr>
            <w:webHidden/>
          </w:rPr>
          <w:fldChar w:fldCharType="separate"/>
        </w:r>
        <w:r w:rsidR="00AB1F2F">
          <w:rPr>
            <w:webHidden/>
          </w:rPr>
          <w:t>30</w:t>
        </w:r>
        <w:r w:rsidR="00E02F0E">
          <w:rPr>
            <w:webHidden/>
          </w:rPr>
          <w:fldChar w:fldCharType="end"/>
        </w:r>
      </w:hyperlink>
    </w:p>
    <w:p w14:paraId="130F772B" w14:textId="77777777" w:rsidR="00E02F0E" w:rsidRDefault="007D3017" w:rsidP="00E02F0E">
      <w:pPr>
        <w:pStyle w:val="3d"/>
        <w:rPr>
          <w:rFonts w:asciiTheme="minorHAnsi" w:eastAsiaTheme="minorEastAsia" w:hAnsiTheme="minorHAnsi"/>
          <w:spacing w:val="0"/>
          <w:sz w:val="21"/>
          <w:szCs w:val="22"/>
        </w:rPr>
      </w:pPr>
      <w:hyperlink w:anchor="_Toc40449516" w:history="1">
        <w:r w:rsidR="00E02F0E" w:rsidRPr="00967EFA">
          <w:rPr>
            <w:rStyle w:val="ad"/>
            <w:rFonts w:eastAsia="Malgun Gothic"/>
          </w:rPr>
          <w:t>2.1.3</w:t>
        </w:r>
        <w:r w:rsidR="00E02F0E">
          <w:rPr>
            <w:rFonts w:asciiTheme="minorHAnsi" w:eastAsiaTheme="minorEastAsia" w:hAnsiTheme="minorHAnsi"/>
            <w:spacing w:val="0"/>
            <w:sz w:val="21"/>
            <w:szCs w:val="22"/>
          </w:rPr>
          <w:tab/>
        </w:r>
        <w:r w:rsidR="00E02F0E" w:rsidRPr="00967EFA">
          <w:rPr>
            <w:rStyle w:val="ad"/>
            <w:rFonts w:hint="eastAsia"/>
          </w:rPr>
          <w:t>インストールディレクトリ</w:t>
        </w:r>
        <w:r w:rsidR="00E02F0E">
          <w:rPr>
            <w:webHidden/>
          </w:rPr>
          <w:tab/>
        </w:r>
        <w:r w:rsidR="00E02F0E">
          <w:rPr>
            <w:webHidden/>
          </w:rPr>
          <w:fldChar w:fldCharType="begin"/>
        </w:r>
        <w:r w:rsidR="00E02F0E">
          <w:rPr>
            <w:webHidden/>
          </w:rPr>
          <w:instrText xml:space="preserve"> PAGEREF _Toc40449516 \h </w:instrText>
        </w:r>
        <w:r w:rsidR="00E02F0E">
          <w:rPr>
            <w:webHidden/>
          </w:rPr>
        </w:r>
        <w:r w:rsidR="00E02F0E">
          <w:rPr>
            <w:webHidden/>
          </w:rPr>
          <w:fldChar w:fldCharType="separate"/>
        </w:r>
        <w:r w:rsidR="00AB1F2F">
          <w:rPr>
            <w:webHidden/>
          </w:rPr>
          <w:t>31</w:t>
        </w:r>
        <w:r w:rsidR="00E02F0E">
          <w:rPr>
            <w:webHidden/>
          </w:rPr>
          <w:fldChar w:fldCharType="end"/>
        </w:r>
      </w:hyperlink>
    </w:p>
    <w:p w14:paraId="535B61E5" w14:textId="77777777" w:rsidR="00E02F0E" w:rsidRDefault="007D3017" w:rsidP="00E02F0E">
      <w:pPr>
        <w:pStyle w:val="3d"/>
        <w:rPr>
          <w:rFonts w:asciiTheme="minorHAnsi" w:eastAsiaTheme="minorEastAsia" w:hAnsiTheme="minorHAnsi"/>
          <w:spacing w:val="0"/>
          <w:sz w:val="21"/>
          <w:szCs w:val="22"/>
        </w:rPr>
      </w:pPr>
      <w:hyperlink w:anchor="_Toc40449517" w:history="1">
        <w:r w:rsidR="00E02F0E" w:rsidRPr="00967EFA">
          <w:rPr>
            <w:rStyle w:val="ad"/>
            <w:rFonts w:eastAsia="Malgun Gothic"/>
          </w:rPr>
          <w:t>2.1.4</w:t>
        </w:r>
        <w:r w:rsidR="00E02F0E">
          <w:rPr>
            <w:rFonts w:asciiTheme="minorHAnsi" w:eastAsiaTheme="minorEastAsia" w:hAnsiTheme="minorHAnsi"/>
            <w:spacing w:val="0"/>
            <w:sz w:val="21"/>
            <w:szCs w:val="22"/>
          </w:rPr>
          <w:tab/>
        </w:r>
        <w:r w:rsidR="00E02F0E" w:rsidRPr="00967EFA">
          <w:rPr>
            <w:rStyle w:val="ad"/>
            <w:rFonts w:hint="eastAsia"/>
          </w:rPr>
          <w:t>ログディレクトリ</w:t>
        </w:r>
        <w:r w:rsidR="00E02F0E">
          <w:rPr>
            <w:webHidden/>
          </w:rPr>
          <w:tab/>
        </w:r>
        <w:r w:rsidR="00E02F0E">
          <w:rPr>
            <w:webHidden/>
          </w:rPr>
          <w:fldChar w:fldCharType="begin"/>
        </w:r>
        <w:r w:rsidR="00E02F0E">
          <w:rPr>
            <w:webHidden/>
          </w:rPr>
          <w:instrText xml:space="preserve"> PAGEREF _Toc40449517 \h </w:instrText>
        </w:r>
        <w:r w:rsidR="00E02F0E">
          <w:rPr>
            <w:webHidden/>
          </w:rPr>
        </w:r>
        <w:r w:rsidR="00E02F0E">
          <w:rPr>
            <w:webHidden/>
          </w:rPr>
          <w:fldChar w:fldCharType="separate"/>
        </w:r>
        <w:r w:rsidR="00AB1F2F">
          <w:rPr>
            <w:webHidden/>
          </w:rPr>
          <w:t>32</w:t>
        </w:r>
        <w:r w:rsidR="00E02F0E">
          <w:rPr>
            <w:webHidden/>
          </w:rPr>
          <w:fldChar w:fldCharType="end"/>
        </w:r>
      </w:hyperlink>
    </w:p>
    <w:p w14:paraId="73C76DA6" w14:textId="77777777" w:rsidR="00E02F0E" w:rsidRDefault="007D3017" w:rsidP="00E02F0E">
      <w:pPr>
        <w:pStyle w:val="3d"/>
        <w:rPr>
          <w:rFonts w:asciiTheme="minorHAnsi" w:eastAsiaTheme="minorEastAsia" w:hAnsiTheme="minorHAnsi"/>
          <w:spacing w:val="0"/>
          <w:sz w:val="21"/>
          <w:szCs w:val="22"/>
        </w:rPr>
      </w:pPr>
      <w:hyperlink w:anchor="_Toc40449518" w:history="1">
        <w:r w:rsidR="00E02F0E" w:rsidRPr="00967EFA">
          <w:rPr>
            <w:rStyle w:val="ad"/>
            <w:rFonts w:eastAsia="Malgun Gothic"/>
          </w:rPr>
          <w:t>2.1.5</w:t>
        </w:r>
        <w:r w:rsidR="00E02F0E">
          <w:rPr>
            <w:rFonts w:asciiTheme="minorHAnsi" w:eastAsiaTheme="minorEastAsia" w:hAnsiTheme="minorHAnsi"/>
            <w:spacing w:val="0"/>
            <w:sz w:val="21"/>
            <w:szCs w:val="22"/>
          </w:rPr>
          <w:tab/>
        </w:r>
        <w:r w:rsidR="00E02F0E" w:rsidRPr="00967EFA">
          <w:rPr>
            <w:rStyle w:val="ad"/>
          </w:rPr>
          <w:t>InnoRules</w:t>
        </w:r>
        <w:r w:rsidR="00E02F0E" w:rsidRPr="00967EFA">
          <w:rPr>
            <w:rStyle w:val="ad"/>
            <w:rFonts w:hint="eastAsia"/>
          </w:rPr>
          <w:t>サーバ設定</w:t>
        </w:r>
        <w:r w:rsidR="00E02F0E">
          <w:rPr>
            <w:webHidden/>
          </w:rPr>
          <w:tab/>
        </w:r>
        <w:r w:rsidR="00E02F0E">
          <w:rPr>
            <w:webHidden/>
          </w:rPr>
          <w:fldChar w:fldCharType="begin"/>
        </w:r>
        <w:r w:rsidR="00E02F0E">
          <w:rPr>
            <w:webHidden/>
          </w:rPr>
          <w:instrText xml:space="preserve"> PAGEREF _Toc40449518 \h </w:instrText>
        </w:r>
        <w:r w:rsidR="00E02F0E">
          <w:rPr>
            <w:webHidden/>
          </w:rPr>
        </w:r>
        <w:r w:rsidR="00E02F0E">
          <w:rPr>
            <w:webHidden/>
          </w:rPr>
          <w:fldChar w:fldCharType="separate"/>
        </w:r>
        <w:r w:rsidR="00AB1F2F">
          <w:rPr>
            <w:webHidden/>
          </w:rPr>
          <w:t>32</w:t>
        </w:r>
        <w:r w:rsidR="00E02F0E">
          <w:rPr>
            <w:webHidden/>
          </w:rPr>
          <w:fldChar w:fldCharType="end"/>
        </w:r>
      </w:hyperlink>
    </w:p>
    <w:p w14:paraId="44C662E1" w14:textId="77777777" w:rsidR="00E02F0E" w:rsidRDefault="007D3017" w:rsidP="00E02F0E">
      <w:pPr>
        <w:pStyle w:val="3d"/>
        <w:rPr>
          <w:rFonts w:asciiTheme="minorHAnsi" w:eastAsiaTheme="minorEastAsia" w:hAnsiTheme="minorHAnsi"/>
          <w:spacing w:val="0"/>
          <w:sz w:val="21"/>
          <w:szCs w:val="22"/>
        </w:rPr>
      </w:pPr>
      <w:hyperlink w:anchor="_Toc40449519" w:history="1">
        <w:r w:rsidR="00E02F0E" w:rsidRPr="00967EFA">
          <w:rPr>
            <w:rStyle w:val="ad"/>
            <w:rFonts w:eastAsia="Malgun Gothic"/>
          </w:rPr>
          <w:t>2.1.6</w:t>
        </w:r>
        <w:r w:rsidR="00E02F0E">
          <w:rPr>
            <w:rFonts w:asciiTheme="minorHAnsi" w:eastAsiaTheme="minorEastAsia" w:hAnsiTheme="minorHAnsi"/>
            <w:spacing w:val="0"/>
            <w:sz w:val="21"/>
            <w:szCs w:val="22"/>
          </w:rPr>
          <w:tab/>
        </w:r>
        <w:r w:rsidR="00E02F0E" w:rsidRPr="00967EFA">
          <w:rPr>
            <w:rStyle w:val="ad"/>
            <w:rFonts w:hint="eastAsia"/>
          </w:rPr>
          <w:t>ライセンスファイル</w:t>
        </w:r>
        <w:r w:rsidR="00E02F0E">
          <w:rPr>
            <w:webHidden/>
          </w:rPr>
          <w:tab/>
        </w:r>
        <w:r w:rsidR="00E02F0E">
          <w:rPr>
            <w:webHidden/>
          </w:rPr>
          <w:fldChar w:fldCharType="begin"/>
        </w:r>
        <w:r w:rsidR="00E02F0E">
          <w:rPr>
            <w:webHidden/>
          </w:rPr>
          <w:instrText xml:space="preserve"> PAGEREF _Toc40449519 \h </w:instrText>
        </w:r>
        <w:r w:rsidR="00E02F0E">
          <w:rPr>
            <w:webHidden/>
          </w:rPr>
        </w:r>
        <w:r w:rsidR="00E02F0E">
          <w:rPr>
            <w:webHidden/>
          </w:rPr>
          <w:fldChar w:fldCharType="separate"/>
        </w:r>
        <w:r w:rsidR="00AB1F2F">
          <w:rPr>
            <w:webHidden/>
          </w:rPr>
          <w:t>33</w:t>
        </w:r>
        <w:r w:rsidR="00E02F0E">
          <w:rPr>
            <w:webHidden/>
          </w:rPr>
          <w:fldChar w:fldCharType="end"/>
        </w:r>
      </w:hyperlink>
    </w:p>
    <w:p w14:paraId="09CC2909" w14:textId="77777777" w:rsidR="00E02F0E" w:rsidRDefault="007D3017" w:rsidP="00E02F0E">
      <w:pPr>
        <w:pStyle w:val="3d"/>
        <w:rPr>
          <w:rFonts w:asciiTheme="minorHAnsi" w:eastAsiaTheme="minorEastAsia" w:hAnsiTheme="minorHAnsi"/>
          <w:spacing w:val="0"/>
          <w:sz w:val="21"/>
          <w:szCs w:val="22"/>
        </w:rPr>
      </w:pPr>
      <w:hyperlink w:anchor="_Toc40449520" w:history="1">
        <w:r w:rsidR="00E02F0E" w:rsidRPr="00967EFA">
          <w:rPr>
            <w:rStyle w:val="ad"/>
            <w:rFonts w:eastAsia="Malgun Gothic"/>
          </w:rPr>
          <w:t>2.1.7</w:t>
        </w:r>
        <w:r w:rsidR="00E02F0E">
          <w:rPr>
            <w:rFonts w:asciiTheme="minorHAnsi" w:eastAsiaTheme="minorEastAsia" w:hAnsiTheme="minorHAnsi"/>
            <w:spacing w:val="0"/>
            <w:sz w:val="21"/>
            <w:szCs w:val="22"/>
          </w:rPr>
          <w:tab/>
        </w:r>
        <w:r w:rsidR="00E02F0E" w:rsidRPr="00967EFA">
          <w:rPr>
            <w:rStyle w:val="ad"/>
            <w:rFonts w:hint="eastAsia"/>
          </w:rPr>
          <w:t>インストール概要</w:t>
        </w:r>
        <w:r w:rsidR="00E02F0E">
          <w:rPr>
            <w:webHidden/>
          </w:rPr>
          <w:tab/>
        </w:r>
        <w:r w:rsidR="00E02F0E">
          <w:rPr>
            <w:webHidden/>
          </w:rPr>
          <w:fldChar w:fldCharType="begin"/>
        </w:r>
        <w:r w:rsidR="00E02F0E">
          <w:rPr>
            <w:webHidden/>
          </w:rPr>
          <w:instrText xml:space="preserve"> PAGEREF _Toc40449520 \h </w:instrText>
        </w:r>
        <w:r w:rsidR="00E02F0E">
          <w:rPr>
            <w:webHidden/>
          </w:rPr>
        </w:r>
        <w:r w:rsidR="00E02F0E">
          <w:rPr>
            <w:webHidden/>
          </w:rPr>
          <w:fldChar w:fldCharType="separate"/>
        </w:r>
        <w:r w:rsidR="00AB1F2F">
          <w:rPr>
            <w:webHidden/>
          </w:rPr>
          <w:t>34</w:t>
        </w:r>
        <w:r w:rsidR="00E02F0E">
          <w:rPr>
            <w:webHidden/>
          </w:rPr>
          <w:fldChar w:fldCharType="end"/>
        </w:r>
      </w:hyperlink>
    </w:p>
    <w:p w14:paraId="784EE2D5" w14:textId="77777777" w:rsidR="00E02F0E" w:rsidRDefault="007D3017" w:rsidP="00E02F0E">
      <w:pPr>
        <w:pStyle w:val="2f2"/>
        <w:rPr>
          <w:rFonts w:asciiTheme="minorHAnsi" w:eastAsiaTheme="minorEastAsia" w:hAnsiTheme="minorHAnsi"/>
          <w:b w:val="0"/>
          <w:spacing w:val="0"/>
          <w:sz w:val="21"/>
          <w:szCs w:val="22"/>
        </w:rPr>
      </w:pPr>
      <w:hyperlink w:anchor="_Toc40449521" w:history="1">
        <w:r w:rsidR="00E02F0E" w:rsidRPr="00967EFA">
          <w:rPr>
            <w:rStyle w:val="ad"/>
            <w:rFonts w:eastAsia="Malgun Gothic"/>
          </w:rPr>
          <w:t>2.2</w:t>
        </w:r>
        <w:r w:rsidR="00E02F0E">
          <w:rPr>
            <w:rFonts w:asciiTheme="minorHAnsi" w:eastAsiaTheme="minorEastAsia" w:hAnsiTheme="minorHAnsi"/>
            <w:b w:val="0"/>
            <w:spacing w:val="0"/>
            <w:sz w:val="21"/>
            <w:szCs w:val="22"/>
          </w:rPr>
          <w:tab/>
        </w:r>
        <w:r w:rsidR="00E02F0E" w:rsidRPr="00967EFA">
          <w:rPr>
            <w:rStyle w:val="ad"/>
            <w:rFonts w:hint="eastAsia"/>
          </w:rPr>
          <w:t>設定クラスタウィザード</w:t>
        </w:r>
        <w:r w:rsidR="00E02F0E">
          <w:rPr>
            <w:webHidden/>
          </w:rPr>
          <w:tab/>
        </w:r>
        <w:r w:rsidR="00E02F0E">
          <w:rPr>
            <w:webHidden/>
          </w:rPr>
          <w:fldChar w:fldCharType="begin"/>
        </w:r>
        <w:r w:rsidR="00E02F0E">
          <w:rPr>
            <w:webHidden/>
          </w:rPr>
          <w:instrText xml:space="preserve"> PAGEREF _Toc40449521 \h </w:instrText>
        </w:r>
        <w:r w:rsidR="00E02F0E">
          <w:rPr>
            <w:webHidden/>
          </w:rPr>
        </w:r>
        <w:r w:rsidR="00E02F0E">
          <w:rPr>
            <w:webHidden/>
          </w:rPr>
          <w:fldChar w:fldCharType="separate"/>
        </w:r>
        <w:r w:rsidR="00AB1F2F">
          <w:rPr>
            <w:webHidden/>
          </w:rPr>
          <w:t>34</w:t>
        </w:r>
        <w:r w:rsidR="00E02F0E">
          <w:rPr>
            <w:webHidden/>
          </w:rPr>
          <w:fldChar w:fldCharType="end"/>
        </w:r>
      </w:hyperlink>
    </w:p>
    <w:p w14:paraId="0560F7CC" w14:textId="77777777" w:rsidR="00E02F0E" w:rsidRDefault="007D3017" w:rsidP="00E02F0E">
      <w:pPr>
        <w:pStyle w:val="3d"/>
        <w:rPr>
          <w:rFonts w:asciiTheme="minorHAnsi" w:eastAsiaTheme="minorEastAsia" w:hAnsiTheme="minorHAnsi"/>
          <w:spacing w:val="0"/>
          <w:sz w:val="21"/>
          <w:szCs w:val="22"/>
        </w:rPr>
      </w:pPr>
      <w:hyperlink w:anchor="_Toc40449522" w:history="1">
        <w:r w:rsidR="00E02F0E" w:rsidRPr="00967EFA">
          <w:rPr>
            <w:rStyle w:val="ad"/>
            <w:rFonts w:eastAsia="Malgun Gothic"/>
          </w:rPr>
          <w:t>2.2.1</w:t>
        </w:r>
        <w:r w:rsidR="00E02F0E">
          <w:rPr>
            <w:rFonts w:asciiTheme="minorHAnsi" w:eastAsiaTheme="minorEastAsia" w:hAnsiTheme="minorHAnsi"/>
            <w:spacing w:val="0"/>
            <w:sz w:val="21"/>
            <w:szCs w:val="22"/>
          </w:rPr>
          <w:tab/>
        </w:r>
        <w:r w:rsidR="00E02F0E" w:rsidRPr="00967EFA">
          <w:rPr>
            <w:rStyle w:val="ad"/>
            <w:rFonts w:hint="eastAsia"/>
          </w:rPr>
          <w:t>導入</w:t>
        </w:r>
        <w:r w:rsidR="00E02F0E">
          <w:rPr>
            <w:webHidden/>
          </w:rPr>
          <w:tab/>
        </w:r>
        <w:r w:rsidR="00E02F0E">
          <w:rPr>
            <w:webHidden/>
          </w:rPr>
          <w:fldChar w:fldCharType="begin"/>
        </w:r>
        <w:r w:rsidR="00E02F0E">
          <w:rPr>
            <w:webHidden/>
          </w:rPr>
          <w:instrText xml:space="preserve"> PAGEREF _Toc40449522 \h </w:instrText>
        </w:r>
        <w:r w:rsidR="00E02F0E">
          <w:rPr>
            <w:webHidden/>
          </w:rPr>
        </w:r>
        <w:r w:rsidR="00E02F0E">
          <w:rPr>
            <w:webHidden/>
          </w:rPr>
          <w:fldChar w:fldCharType="separate"/>
        </w:r>
        <w:r w:rsidR="00AB1F2F">
          <w:rPr>
            <w:webHidden/>
          </w:rPr>
          <w:t>35</w:t>
        </w:r>
        <w:r w:rsidR="00E02F0E">
          <w:rPr>
            <w:webHidden/>
          </w:rPr>
          <w:fldChar w:fldCharType="end"/>
        </w:r>
      </w:hyperlink>
    </w:p>
    <w:p w14:paraId="740F0EAB" w14:textId="77777777" w:rsidR="00E02F0E" w:rsidRDefault="007D3017" w:rsidP="00E02F0E">
      <w:pPr>
        <w:pStyle w:val="3d"/>
        <w:rPr>
          <w:rFonts w:asciiTheme="minorHAnsi" w:eastAsiaTheme="minorEastAsia" w:hAnsiTheme="minorHAnsi"/>
          <w:spacing w:val="0"/>
          <w:sz w:val="21"/>
          <w:szCs w:val="22"/>
        </w:rPr>
      </w:pPr>
      <w:hyperlink w:anchor="_Toc40449523" w:history="1">
        <w:r w:rsidR="00E02F0E" w:rsidRPr="00967EFA">
          <w:rPr>
            <w:rStyle w:val="ad"/>
            <w:rFonts w:eastAsia="Malgun Gothic"/>
          </w:rPr>
          <w:t>2.2.2</w:t>
        </w:r>
        <w:r w:rsidR="00E02F0E">
          <w:rPr>
            <w:rFonts w:asciiTheme="minorHAnsi" w:eastAsiaTheme="minorEastAsia" w:hAnsiTheme="minorHAnsi"/>
            <w:spacing w:val="0"/>
            <w:sz w:val="21"/>
            <w:szCs w:val="22"/>
          </w:rPr>
          <w:tab/>
        </w:r>
        <w:r w:rsidR="00E02F0E" w:rsidRPr="00967EFA">
          <w:rPr>
            <w:rStyle w:val="ad"/>
            <w:rFonts w:hint="eastAsia"/>
          </w:rPr>
          <w:t>インストールノード</w:t>
        </w:r>
        <w:r w:rsidR="00E02F0E" w:rsidRPr="00967EFA">
          <w:rPr>
            <w:rStyle w:val="ad"/>
          </w:rPr>
          <w:t>(</w:t>
        </w:r>
        <w:r w:rsidR="00E02F0E" w:rsidRPr="00967EFA">
          <w:rPr>
            <w:rStyle w:val="ad"/>
            <w:rFonts w:hint="eastAsia"/>
          </w:rPr>
          <w:t>初回</w:t>
        </w:r>
        <w:r w:rsidR="00E02F0E" w:rsidRPr="00967EFA">
          <w:rPr>
            <w:rStyle w:val="ad"/>
          </w:rPr>
          <w:t>)</w:t>
        </w:r>
        <w:r w:rsidR="00E02F0E">
          <w:rPr>
            <w:webHidden/>
          </w:rPr>
          <w:tab/>
        </w:r>
        <w:r w:rsidR="00E02F0E">
          <w:rPr>
            <w:webHidden/>
          </w:rPr>
          <w:fldChar w:fldCharType="begin"/>
        </w:r>
        <w:r w:rsidR="00E02F0E">
          <w:rPr>
            <w:webHidden/>
          </w:rPr>
          <w:instrText xml:space="preserve"> PAGEREF _Toc40449523 \h </w:instrText>
        </w:r>
        <w:r w:rsidR="00E02F0E">
          <w:rPr>
            <w:webHidden/>
          </w:rPr>
        </w:r>
        <w:r w:rsidR="00E02F0E">
          <w:rPr>
            <w:webHidden/>
          </w:rPr>
          <w:fldChar w:fldCharType="separate"/>
        </w:r>
        <w:r w:rsidR="00AB1F2F">
          <w:rPr>
            <w:webHidden/>
          </w:rPr>
          <w:t>35</w:t>
        </w:r>
        <w:r w:rsidR="00E02F0E">
          <w:rPr>
            <w:webHidden/>
          </w:rPr>
          <w:fldChar w:fldCharType="end"/>
        </w:r>
      </w:hyperlink>
    </w:p>
    <w:p w14:paraId="00B2B3DB" w14:textId="77777777" w:rsidR="00E02F0E" w:rsidRDefault="007D3017" w:rsidP="00E02F0E">
      <w:pPr>
        <w:pStyle w:val="3d"/>
        <w:rPr>
          <w:rFonts w:asciiTheme="minorHAnsi" w:eastAsiaTheme="minorEastAsia" w:hAnsiTheme="minorHAnsi"/>
          <w:spacing w:val="0"/>
          <w:sz w:val="21"/>
          <w:szCs w:val="22"/>
        </w:rPr>
      </w:pPr>
      <w:hyperlink w:anchor="_Toc40449524" w:history="1">
        <w:r w:rsidR="00E02F0E" w:rsidRPr="00967EFA">
          <w:rPr>
            <w:rStyle w:val="ad"/>
            <w:rFonts w:eastAsia="Malgun Gothic"/>
          </w:rPr>
          <w:t>2.2.3</w:t>
        </w:r>
        <w:r w:rsidR="00E02F0E">
          <w:rPr>
            <w:rFonts w:asciiTheme="minorHAnsi" w:eastAsiaTheme="minorEastAsia" w:hAnsiTheme="minorHAnsi"/>
            <w:spacing w:val="0"/>
            <w:sz w:val="21"/>
            <w:szCs w:val="22"/>
          </w:rPr>
          <w:tab/>
        </w:r>
        <w:r w:rsidR="00E02F0E" w:rsidRPr="00967EFA">
          <w:rPr>
            <w:rStyle w:val="ad"/>
            <w:rFonts w:hint="eastAsia"/>
          </w:rPr>
          <w:t>リモートノード設定のためのプロトコル</w:t>
        </w:r>
        <w:r w:rsidR="00E02F0E">
          <w:rPr>
            <w:webHidden/>
          </w:rPr>
          <w:tab/>
        </w:r>
        <w:r w:rsidR="00E02F0E">
          <w:rPr>
            <w:webHidden/>
          </w:rPr>
          <w:fldChar w:fldCharType="begin"/>
        </w:r>
        <w:r w:rsidR="00E02F0E">
          <w:rPr>
            <w:webHidden/>
          </w:rPr>
          <w:instrText xml:space="preserve"> PAGEREF _Toc40449524 \h </w:instrText>
        </w:r>
        <w:r w:rsidR="00E02F0E">
          <w:rPr>
            <w:webHidden/>
          </w:rPr>
        </w:r>
        <w:r w:rsidR="00E02F0E">
          <w:rPr>
            <w:webHidden/>
          </w:rPr>
          <w:fldChar w:fldCharType="separate"/>
        </w:r>
        <w:r w:rsidR="00AB1F2F">
          <w:rPr>
            <w:webHidden/>
          </w:rPr>
          <w:t>36</w:t>
        </w:r>
        <w:r w:rsidR="00E02F0E">
          <w:rPr>
            <w:webHidden/>
          </w:rPr>
          <w:fldChar w:fldCharType="end"/>
        </w:r>
      </w:hyperlink>
    </w:p>
    <w:p w14:paraId="62AA8417" w14:textId="77777777" w:rsidR="00E02F0E" w:rsidRDefault="007D3017" w:rsidP="00E02F0E">
      <w:pPr>
        <w:pStyle w:val="3d"/>
        <w:rPr>
          <w:rFonts w:asciiTheme="minorHAnsi" w:eastAsiaTheme="minorEastAsia" w:hAnsiTheme="minorHAnsi"/>
          <w:spacing w:val="0"/>
          <w:sz w:val="21"/>
          <w:szCs w:val="22"/>
        </w:rPr>
      </w:pPr>
      <w:hyperlink w:anchor="_Toc40449525" w:history="1">
        <w:r w:rsidR="00E02F0E" w:rsidRPr="00967EFA">
          <w:rPr>
            <w:rStyle w:val="ad"/>
            <w:rFonts w:eastAsia="Malgun Gothic"/>
          </w:rPr>
          <w:t>2.2.4</w:t>
        </w:r>
        <w:r w:rsidR="00E02F0E">
          <w:rPr>
            <w:rFonts w:asciiTheme="minorHAnsi" w:eastAsiaTheme="minorEastAsia" w:hAnsiTheme="minorHAnsi"/>
            <w:spacing w:val="0"/>
            <w:sz w:val="21"/>
            <w:szCs w:val="22"/>
          </w:rPr>
          <w:tab/>
        </w:r>
        <w:r w:rsidR="00E02F0E" w:rsidRPr="00967EFA">
          <w:rPr>
            <w:rStyle w:val="ad"/>
            <w:rFonts w:hint="eastAsia"/>
          </w:rPr>
          <w:t>プロトコル詳細</w:t>
        </w:r>
        <w:r w:rsidR="00E02F0E">
          <w:rPr>
            <w:webHidden/>
          </w:rPr>
          <w:tab/>
        </w:r>
        <w:r w:rsidR="00E02F0E">
          <w:rPr>
            <w:webHidden/>
          </w:rPr>
          <w:fldChar w:fldCharType="begin"/>
        </w:r>
        <w:r w:rsidR="00E02F0E">
          <w:rPr>
            <w:webHidden/>
          </w:rPr>
          <w:instrText xml:space="preserve"> PAGEREF _Toc40449525 \h </w:instrText>
        </w:r>
        <w:r w:rsidR="00E02F0E">
          <w:rPr>
            <w:webHidden/>
          </w:rPr>
        </w:r>
        <w:r w:rsidR="00E02F0E">
          <w:rPr>
            <w:webHidden/>
          </w:rPr>
          <w:fldChar w:fldCharType="separate"/>
        </w:r>
        <w:r w:rsidR="00AB1F2F">
          <w:rPr>
            <w:webHidden/>
          </w:rPr>
          <w:t>36</w:t>
        </w:r>
        <w:r w:rsidR="00E02F0E">
          <w:rPr>
            <w:webHidden/>
          </w:rPr>
          <w:fldChar w:fldCharType="end"/>
        </w:r>
      </w:hyperlink>
    </w:p>
    <w:p w14:paraId="429A54A7" w14:textId="77777777" w:rsidR="00E02F0E" w:rsidRDefault="007D3017" w:rsidP="00E02F0E">
      <w:pPr>
        <w:pStyle w:val="3d"/>
        <w:rPr>
          <w:rFonts w:asciiTheme="minorHAnsi" w:eastAsiaTheme="minorEastAsia" w:hAnsiTheme="minorHAnsi"/>
          <w:spacing w:val="0"/>
          <w:sz w:val="21"/>
          <w:szCs w:val="22"/>
        </w:rPr>
      </w:pPr>
      <w:hyperlink w:anchor="_Toc40449526" w:history="1">
        <w:r w:rsidR="00E02F0E" w:rsidRPr="00967EFA">
          <w:rPr>
            <w:rStyle w:val="ad"/>
            <w:rFonts w:eastAsia="Malgun Gothic"/>
          </w:rPr>
          <w:t>2.2.5</w:t>
        </w:r>
        <w:r w:rsidR="00E02F0E">
          <w:rPr>
            <w:rFonts w:asciiTheme="minorHAnsi" w:eastAsiaTheme="minorEastAsia" w:hAnsiTheme="minorHAnsi"/>
            <w:spacing w:val="0"/>
            <w:sz w:val="21"/>
            <w:szCs w:val="22"/>
          </w:rPr>
          <w:tab/>
        </w:r>
        <w:r w:rsidR="00E02F0E" w:rsidRPr="00967EFA">
          <w:rPr>
            <w:rStyle w:val="ad"/>
            <w:rFonts w:hint="eastAsia"/>
          </w:rPr>
          <w:t>ローカルインストールノードの登録</w:t>
        </w:r>
        <w:r w:rsidR="00E02F0E">
          <w:rPr>
            <w:webHidden/>
          </w:rPr>
          <w:tab/>
        </w:r>
        <w:r w:rsidR="00E02F0E">
          <w:rPr>
            <w:webHidden/>
          </w:rPr>
          <w:fldChar w:fldCharType="begin"/>
        </w:r>
        <w:r w:rsidR="00E02F0E">
          <w:rPr>
            <w:webHidden/>
          </w:rPr>
          <w:instrText xml:space="preserve"> PAGEREF _Toc40449526 \h </w:instrText>
        </w:r>
        <w:r w:rsidR="00E02F0E">
          <w:rPr>
            <w:webHidden/>
          </w:rPr>
        </w:r>
        <w:r w:rsidR="00E02F0E">
          <w:rPr>
            <w:webHidden/>
          </w:rPr>
          <w:fldChar w:fldCharType="separate"/>
        </w:r>
        <w:r w:rsidR="00AB1F2F">
          <w:rPr>
            <w:webHidden/>
          </w:rPr>
          <w:t>38</w:t>
        </w:r>
        <w:r w:rsidR="00E02F0E">
          <w:rPr>
            <w:webHidden/>
          </w:rPr>
          <w:fldChar w:fldCharType="end"/>
        </w:r>
      </w:hyperlink>
    </w:p>
    <w:p w14:paraId="35AE57FF" w14:textId="77777777" w:rsidR="00E02F0E" w:rsidRDefault="007D3017" w:rsidP="00E02F0E">
      <w:pPr>
        <w:pStyle w:val="3d"/>
        <w:rPr>
          <w:rFonts w:asciiTheme="minorHAnsi" w:eastAsiaTheme="minorEastAsia" w:hAnsiTheme="minorHAnsi"/>
          <w:spacing w:val="0"/>
          <w:sz w:val="21"/>
          <w:szCs w:val="22"/>
        </w:rPr>
      </w:pPr>
      <w:hyperlink w:anchor="_Toc40449527" w:history="1">
        <w:r w:rsidR="00E02F0E" w:rsidRPr="00967EFA">
          <w:rPr>
            <w:rStyle w:val="ad"/>
            <w:rFonts w:eastAsia="Malgun Gothic"/>
          </w:rPr>
          <w:t>2.2.6</w:t>
        </w:r>
        <w:r w:rsidR="00E02F0E">
          <w:rPr>
            <w:rFonts w:asciiTheme="minorHAnsi" w:eastAsiaTheme="minorEastAsia" w:hAnsiTheme="minorHAnsi"/>
            <w:spacing w:val="0"/>
            <w:sz w:val="21"/>
            <w:szCs w:val="22"/>
          </w:rPr>
          <w:tab/>
        </w:r>
        <w:r w:rsidR="00E02F0E" w:rsidRPr="00967EFA">
          <w:rPr>
            <w:rStyle w:val="ad"/>
            <w:rFonts w:hint="eastAsia"/>
          </w:rPr>
          <w:t>リモートインストールノードの登録</w:t>
        </w:r>
        <w:r w:rsidR="00E02F0E">
          <w:rPr>
            <w:webHidden/>
          </w:rPr>
          <w:tab/>
        </w:r>
        <w:r w:rsidR="00E02F0E">
          <w:rPr>
            <w:webHidden/>
          </w:rPr>
          <w:fldChar w:fldCharType="begin"/>
        </w:r>
        <w:r w:rsidR="00E02F0E">
          <w:rPr>
            <w:webHidden/>
          </w:rPr>
          <w:instrText xml:space="preserve"> PAGEREF _Toc40449527 \h </w:instrText>
        </w:r>
        <w:r w:rsidR="00E02F0E">
          <w:rPr>
            <w:webHidden/>
          </w:rPr>
        </w:r>
        <w:r w:rsidR="00E02F0E">
          <w:rPr>
            <w:webHidden/>
          </w:rPr>
          <w:fldChar w:fldCharType="separate"/>
        </w:r>
        <w:r w:rsidR="00AB1F2F">
          <w:rPr>
            <w:webHidden/>
          </w:rPr>
          <w:t>38</w:t>
        </w:r>
        <w:r w:rsidR="00E02F0E">
          <w:rPr>
            <w:webHidden/>
          </w:rPr>
          <w:fldChar w:fldCharType="end"/>
        </w:r>
      </w:hyperlink>
    </w:p>
    <w:p w14:paraId="7C72967E" w14:textId="77777777" w:rsidR="00E02F0E" w:rsidRDefault="007D3017" w:rsidP="00E02F0E">
      <w:pPr>
        <w:pStyle w:val="3d"/>
        <w:rPr>
          <w:rFonts w:asciiTheme="minorHAnsi" w:eastAsiaTheme="minorEastAsia" w:hAnsiTheme="minorHAnsi"/>
          <w:spacing w:val="0"/>
          <w:sz w:val="21"/>
          <w:szCs w:val="22"/>
        </w:rPr>
      </w:pPr>
      <w:hyperlink w:anchor="_Toc40449528" w:history="1">
        <w:r w:rsidR="00E02F0E" w:rsidRPr="00967EFA">
          <w:rPr>
            <w:rStyle w:val="ad"/>
            <w:rFonts w:eastAsia="Malgun Gothic"/>
          </w:rPr>
          <w:t>2.2.7</w:t>
        </w:r>
        <w:r w:rsidR="00E02F0E">
          <w:rPr>
            <w:rFonts w:asciiTheme="minorHAnsi" w:eastAsiaTheme="minorEastAsia" w:hAnsiTheme="minorHAnsi"/>
            <w:spacing w:val="0"/>
            <w:sz w:val="21"/>
            <w:szCs w:val="22"/>
          </w:rPr>
          <w:tab/>
        </w:r>
        <w:r w:rsidR="00E02F0E" w:rsidRPr="00967EFA">
          <w:rPr>
            <w:rStyle w:val="ad"/>
            <w:rFonts w:hint="eastAsia"/>
          </w:rPr>
          <w:t>インストールノード</w:t>
        </w:r>
        <w:r w:rsidR="00E02F0E">
          <w:rPr>
            <w:webHidden/>
          </w:rPr>
          <w:tab/>
        </w:r>
        <w:r w:rsidR="00E02F0E">
          <w:rPr>
            <w:webHidden/>
          </w:rPr>
          <w:fldChar w:fldCharType="begin"/>
        </w:r>
        <w:r w:rsidR="00E02F0E">
          <w:rPr>
            <w:webHidden/>
          </w:rPr>
          <w:instrText xml:space="preserve"> PAGEREF _Toc40449528 \h </w:instrText>
        </w:r>
        <w:r w:rsidR="00E02F0E">
          <w:rPr>
            <w:webHidden/>
          </w:rPr>
        </w:r>
        <w:r w:rsidR="00E02F0E">
          <w:rPr>
            <w:webHidden/>
          </w:rPr>
          <w:fldChar w:fldCharType="separate"/>
        </w:r>
        <w:r w:rsidR="00AB1F2F">
          <w:rPr>
            <w:webHidden/>
          </w:rPr>
          <w:t>39</w:t>
        </w:r>
        <w:r w:rsidR="00E02F0E">
          <w:rPr>
            <w:webHidden/>
          </w:rPr>
          <w:fldChar w:fldCharType="end"/>
        </w:r>
      </w:hyperlink>
    </w:p>
    <w:p w14:paraId="53045D34" w14:textId="77777777" w:rsidR="00E02F0E" w:rsidRDefault="007D3017" w:rsidP="00E02F0E">
      <w:pPr>
        <w:pStyle w:val="3d"/>
        <w:rPr>
          <w:rFonts w:asciiTheme="minorHAnsi" w:eastAsiaTheme="minorEastAsia" w:hAnsiTheme="minorHAnsi"/>
          <w:spacing w:val="0"/>
          <w:sz w:val="21"/>
          <w:szCs w:val="22"/>
        </w:rPr>
      </w:pPr>
      <w:hyperlink w:anchor="_Toc40449529" w:history="1">
        <w:r w:rsidR="00E02F0E" w:rsidRPr="00967EFA">
          <w:rPr>
            <w:rStyle w:val="ad"/>
            <w:rFonts w:eastAsia="Malgun Gothic"/>
          </w:rPr>
          <w:t>2.2.8</w:t>
        </w:r>
        <w:r w:rsidR="00E02F0E">
          <w:rPr>
            <w:rFonts w:asciiTheme="minorHAnsi" w:eastAsiaTheme="minorEastAsia" w:hAnsiTheme="minorHAnsi"/>
            <w:spacing w:val="0"/>
            <w:sz w:val="21"/>
            <w:szCs w:val="22"/>
          </w:rPr>
          <w:tab/>
        </w:r>
        <w:r w:rsidR="00E02F0E" w:rsidRPr="00967EFA">
          <w:rPr>
            <w:rStyle w:val="ad"/>
          </w:rPr>
          <w:t>UUID</w:t>
        </w:r>
        <w:r w:rsidR="00E02F0E" w:rsidRPr="00967EFA">
          <w:rPr>
            <w:rStyle w:val="ad"/>
            <w:rFonts w:hint="eastAsia"/>
          </w:rPr>
          <w:t>ファイル</w:t>
        </w:r>
        <w:r w:rsidR="00E02F0E">
          <w:rPr>
            <w:webHidden/>
          </w:rPr>
          <w:tab/>
        </w:r>
        <w:r w:rsidR="00E02F0E">
          <w:rPr>
            <w:webHidden/>
          </w:rPr>
          <w:fldChar w:fldCharType="begin"/>
        </w:r>
        <w:r w:rsidR="00E02F0E">
          <w:rPr>
            <w:webHidden/>
          </w:rPr>
          <w:instrText xml:space="preserve"> PAGEREF _Toc40449529 \h </w:instrText>
        </w:r>
        <w:r w:rsidR="00E02F0E">
          <w:rPr>
            <w:webHidden/>
          </w:rPr>
        </w:r>
        <w:r w:rsidR="00E02F0E">
          <w:rPr>
            <w:webHidden/>
          </w:rPr>
          <w:fldChar w:fldCharType="separate"/>
        </w:r>
        <w:r w:rsidR="00AB1F2F">
          <w:rPr>
            <w:webHidden/>
          </w:rPr>
          <w:t>41</w:t>
        </w:r>
        <w:r w:rsidR="00E02F0E">
          <w:rPr>
            <w:webHidden/>
          </w:rPr>
          <w:fldChar w:fldCharType="end"/>
        </w:r>
      </w:hyperlink>
    </w:p>
    <w:p w14:paraId="69787046" w14:textId="77777777" w:rsidR="00E02F0E" w:rsidRDefault="007D3017" w:rsidP="00E02F0E">
      <w:pPr>
        <w:pStyle w:val="3d"/>
        <w:rPr>
          <w:rFonts w:asciiTheme="minorHAnsi" w:eastAsiaTheme="minorEastAsia" w:hAnsiTheme="minorHAnsi"/>
          <w:spacing w:val="0"/>
          <w:sz w:val="21"/>
          <w:szCs w:val="22"/>
        </w:rPr>
      </w:pPr>
      <w:hyperlink w:anchor="_Toc40449530" w:history="1">
        <w:r w:rsidR="00E02F0E" w:rsidRPr="00967EFA">
          <w:rPr>
            <w:rStyle w:val="ad"/>
            <w:rFonts w:eastAsia="Malgun Gothic"/>
          </w:rPr>
          <w:t>2.2.9</w:t>
        </w:r>
        <w:r w:rsidR="00E02F0E">
          <w:rPr>
            <w:rFonts w:asciiTheme="minorHAnsi" w:eastAsiaTheme="minorEastAsia" w:hAnsiTheme="minorHAnsi"/>
            <w:spacing w:val="0"/>
            <w:sz w:val="21"/>
            <w:szCs w:val="22"/>
          </w:rPr>
          <w:tab/>
        </w:r>
        <w:r w:rsidR="00E02F0E" w:rsidRPr="00967EFA">
          <w:rPr>
            <w:rStyle w:val="ad"/>
            <w:rFonts w:hint="eastAsia"/>
          </w:rPr>
          <w:t>ロックファイル</w:t>
        </w:r>
        <w:r w:rsidR="00E02F0E">
          <w:rPr>
            <w:webHidden/>
          </w:rPr>
          <w:tab/>
        </w:r>
        <w:r w:rsidR="00E02F0E">
          <w:rPr>
            <w:webHidden/>
          </w:rPr>
          <w:fldChar w:fldCharType="begin"/>
        </w:r>
        <w:r w:rsidR="00E02F0E">
          <w:rPr>
            <w:webHidden/>
          </w:rPr>
          <w:instrText xml:space="preserve"> PAGEREF _Toc40449530 \h </w:instrText>
        </w:r>
        <w:r w:rsidR="00E02F0E">
          <w:rPr>
            <w:webHidden/>
          </w:rPr>
        </w:r>
        <w:r w:rsidR="00E02F0E">
          <w:rPr>
            <w:webHidden/>
          </w:rPr>
          <w:fldChar w:fldCharType="separate"/>
        </w:r>
        <w:r w:rsidR="00AB1F2F">
          <w:rPr>
            <w:webHidden/>
          </w:rPr>
          <w:t>41</w:t>
        </w:r>
        <w:r w:rsidR="00E02F0E">
          <w:rPr>
            <w:webHidden/>
          </w:rPr>
          <w:fldChar w:fldCharType="end"/>
        </w:r>
      </w:hyperlink>
    </w:p>
    <w:p w14:paraId="4C782C35" w14:textId="77777777" w:rsidR="00E02F0E" w:rsidRDefault="007D3017" w:rsidP="00E02F0E">
      <w:pPr>
        <w:pStyle w:val="2f2"/>
        <w:rPr>
          <w:rFonts w:asciiTheme="minorHAnsi" w:eastAsiaTheme="minorEastAsia" w:hAnsiTheme="minorHAnsi"/>
          <w:b w:val="0"/>
          <w:spacing w:val="0"/>
          <w:sz w:val="21"/>
          <w:szCs w:val="22"/>
        </w:rPr>
      </w:pPr>
      <w:hyperlink w:anchor="_Toc40449531" w:history="1">
        <w:r w:rsidR="00E02F0E" w:rsidRPr="00967EFA">
          <w:rPr>
            <w:rStyle w:val="ad"/>
            <w:rFonts w:eastAsia="Malgun Gothic"/>
          </w:rPr>
          <w:t>2.3</w:t>
        </w:r>
        <w:r w:rsidR="00E02F0E">
          <w:rPr>
            <w:rFonts w:asciiTheme="minorHAnsi" w:eastAsiaTheme="minorEastAsia" w:hAnsiTheme="minorHAnsi"/>
            <w:b w:val="0"/>
            <w:spacing w:val="0"/>
            <w:sz w:val="21"/>
            <w:szCs w:val="22"/>
          </w:rPr>
          <w:tab/>
        </w:r>
        <w:r w:rsidR="00E02F0E" w:rsidRPr="00967EFA">
          <w:rPr>
            <w:rStyle w:val="ad"/>
            <w:rFonts w:hint="eastAsia"/>
          </w:rPr>
          <w:t>ルールシステム構成ウィザード</w:t>
        </w:r>
        <w:r w:rsidR="00E02F0E">
          <w:rPr>
            <w:webHidden/>
          </w:rPr>
          <w:tab/>
        </w:r>
        <w:r w:rsidR="00E02F0E">
          <w:rPr>
            <w:webHidden/>
          </w:rPr>
          <w:fldChar w:fldCharType="begin"/>
        </w:r>
        <w:r w:rsidR="00E02F0E">
          <w:rPr>
            <w:webHidden/>
          </w:rPr>
          <w:instrText xml:space="preserve"> PAGEREF _Toc40449531 \h </w:instrText>
        </w:r>
        <w:r w:rsidR="00E02F0E">
          <w:rPr>
            <w:webHidden/>
          </w:rPr>
        </w:r>
        <w:r w:rsidR="00E02F0E">
          <w:rPr>
            <w:webHidden/>
          </w:rPr>
          <w:fldChar w:fldCharType="separate"/>
        </w:r>
        <w:r w:rsidR="00AB1F2F">
          <w:rPr>
            <w:webHidden/>
          </w:rPr>
          <w:t>41</w:t>
        </w:r>
        <w:r w:rsidR="00E02F0E">
          <w:rPr>
            <w:webHidden/>
          </w:rPr>
          <w:fldChar w:fldCharType="end"/>
        </w:r>
      </w:hyperlink>
    </w:p>
    <w:p w14:paraId="3944D3FB" w14:textId="77777777" w:rsidR="00E02F0E" w:rsidRDefault="007D3017" w:rsidP="00E02F0E">
      <w:pPr>
        <w:pStyle w:val="3d"/>
        <w:rPr>
          <w:rFonts w:asciiTheme="minorHAnsi" w:eastAsiaTheme="minorEastAsia" w:hAnsiTheme="minorHAnsi"/>
          <w:spacing w:val="0"/>
          <w:sz w:val="21"/>
          <w:szCs w:val="22"/>
        </w:rPr>
      </w:pPr>
      <w:hyperlink w:anchor="_Toc40449532" w:history="1">
        <w:r w:rsidR="00E02F0E" w:rsidRPr="00967EFA">
          <w:rPr>
            <w:rStyle w:val="ad"/>
            <w:rFonts w:eastAsia="Malgun Gothic"/>
          </w:rPr>
          <w:t>2.3.1</w:t>
        </w:r>
        <w:r w:rsidR="00E02F0E">
          <w:rPr>
            <w:rFonts w:asciiTheme="minorHAnsi" w:eastAsiaTheme="minorEastAsia" w:hAnsiTheme="minorHAnsi"/>
            <w:spacing w:val="0"/>
            <w:sz w:val="21"/>
            <w:szCs w:val="22"/>
          </w:rPr>
          <w:tab/>
        </w:r>
        <w:r w:rsidR="00E02F0E" w:rsidRPr="00967EFA">
          <w:rPr>
            <w:rStyle w:val="ad"/>
            <w:rFonts w:hint="eastAsia"/>
          </w:rPr>
          <w:t>導入</w:t>
        </w:r>
        <w:r w:rsidR="00E02F0E">
          <w:rPr>
            <w:webHidden/>
          </w:rPr>
          <w:tab/>
        </w:r>
        <w:r w:rsidR="00E02F0E">
          <w:rPr>
            <w:webHidden/>
          </w:rPr>
          <w:fldChar w:fldCharType="begin"/>
        </w:r>
        <w:r w:rsidR="00E02F0E">
          <w:rPr>
            <w:webHidden/>
          </w:rPr>
          <w:instrText xml:space="preserve"> PAGEREF _Toc40449532 \h </w:instrText>
        </w:r>
        <w:r w:rsidR="00E02F0E">
          <w:rPr>
            <w:webHidden/>
          </w:rPr>
        </w:r>
        <w:r w:rsidR="00E02F0E">
          <w:rPr>
            <w:webHidden/>
          </w:rPr>
          <w:fldChar w:fldCharType="separate"/>
        </w:r>
        <w:r w:rsidR="00AB1F2F">
          <w:rPr>
            <w:webHidden/>
          </w:rPr>
          <w:t>42</w:t>
        </w:r>
        <w:r w:rsidR="00E02F0E">
          <w:rPr>
            <w:webHidden/>
          </w:rPr>
          <w:fldChar w:fldCharType="end"/>
        </w:r>
      </w:hyperlink>
    </w:p>
    <w:p w14:paraId="20851F26" w14:textId="77777777" w:rsidR="00E02F0E" w:rsidRDefault="007D3017" w:rsidP="00E02F0E">
      <w:pPr>
        <w:pStyle w:val="3d"/>
        <w:rPr>
          <w:rFonts w:asciiTheme="minorHAnsi" w:eastAsiaTheme="minorEastAsia" w:hAnsiTheme="minorHAnsi"/>
          <w:spacing w:val="0"/>
          <w:sz w:val="21"/>
          <w:szCs w:val="22"/>
        </w:rPr>
      </w:pPr>
      <w:hyperlink w:anchor="_Toc40449533" w:history="1">
        <w:r w:rsidR="00E02F0E" w:rsidRPr="00967EFA">
          <w:rPr>
            <w:rStyle w:val="ad"/>
            <w:rFonts w:eastAsia="Malgun Gothic"/>
          </w:rPr>
          <w:t>2.3.2</w:t>
        </w:r>
        <w:r w:rsidR="00E02F0E">
          <w:rPr>
            <w:rFonts w:asciiTheme="minorHAnsi" w:eastAsiaTheme="minorEastAsia" w:hAnsiTheme="minorHAnsi"/>
            <w:spacing w:val="0"/>
            <w:sz w:val="21"/>
            <w:szCs w:val="22"/>
          </w:rPr>
          <w:tab/>
        </w:r>
        <w:r w:rsidR="00E02F0E" w:rsidRPr="00967EFA">
          <w:rPr>
            <w:rStyle w:val="ad"/>
            <w:rFonts w:hint="eastAsia"/>
          </w:rPr>
          <w:t>設定対象の選択</w:t>
        </w:r>
        <w:r w:rsidR="00E02F0E">
          <w:rPr>
            <w:webHidden/>
          </w:rPr>
          <w:tab/>
        </w:r>
        <w:r w:rsidR="00E02F0E">
          <w:rPr>
            <w:webHidden/>
          </w:rPr>
          <w:fldChar w:fldCharType="begin"/>
        </w:r>
        <w:r w:rsidR="00E02F0E">
          <w:rPr>
            <w:webHidden/>
          </w:rPr>
          <w:instrText xml:space="preserve"> PAGEREF _Toc40449533 \h </w:instrText>
        </w:r>
        <w:r w:rsidR="00E02F0E">
          <w:rPr>
            <w:webHidden/>
          </w:rPr>
        </w:r>
        <w:r w:rsidR="00E02F0E">
          <w:rPr>
            <w:webHidden/>
          </w:rPr>
          <w:fldChar w:fldCharType="separate"/>
        </w:r>
        <w:r w:rsidR="00AB1F2F">
          <w:rPr>
            <w:webHidden/>
          </w:rPr>
          <w:t>42</w:t>
        </w:r>
        <w:r w:rsidR="00E02F0E">
          <w:rPr>
            <w:webHidden/>
          </w:rPr>
          <w:fldChar w:fldCharType="end"/>
        </w:r>
      </w:hyperlink>
    </w:p>
    <w:p w14:paraId="2E08BBEA" w14:textId="77777777" w:rsidR="00E02F0E" w:rsidRDefault="007D3017" w:rsidP="00E02F0E">
      <w:pPr>
        <w:pStyle w:val="3d"/>
        <w:rPr>
          <w:rFonts w:asciiTheme="minorHAnsi" w:eastAsiaTheme="minorEastAsia" w:hAnsiTheme="minorHAnsi"/>
          <w:spacing w:val="0"/>
          <w:sz w:val="21"/>
          <w:szCs w:val="22"/>
        </w:rPr>
      </w:pPr>
      <w:hyperlink w:anchor="_Toc40449534" w:history="1">
        <w:r w:rsidR="00E02F0E" w:rsidRPr="00967EFA">
          <w:rPr>
            <w:rStyle w:val="ad"/>
            <w:rFonts w:eastAsia="Malgun Gothic"/>
          </w:rPr>
          <w:t>2.3.3</w:t>
        </w:r>
        <w:r w:rsidR="00E02F0E">
          <w:rPr>
            <w:rFonts w:asciiTheme="minorHAnsi" w:eastAsiaTheme="minorEastAsia" w:hAnsiTheme="minorHAnsi"/>
            <w:spacing w:val="0"/>
            <w:sz w:val="21"/>
            <w:szCs w:val="22"/>
          </w:rPr>
          <w:tab/>
        </w:r>
        <w:r w:rsidR="00E02F0E" w:rsidRPr="00967EFA">
          <w:rPr>
            <w:rStyle w:val="ad"/>
            <w:rFonts w:hint="eastAsia"/>
          </w:rPr>
          <w:t>単位ルールシステム管理</w:t>
        </w:r>
        <w:r w:rsidR="00E02F0E">
          <w:rPr>
            <w:webHidden/>
          </w:rPr>
          <w:tab/>
        </w:r>
        <w:r w:rsidR="00E02F0E">
          <w:rPr>
            <w:webHidden/>
          </w:rPr>
          <w:fldChar w:fldCharType="begin"/>
        </w:r>
        <w:r w:rsidR="00E02F0E">
          <w:rPr>
            <w:webHidden/>
          </w:rPr>
          <w:instrText xml:space="preserve"> PAGEREF _Toc40449534 \h </w:instrText>
        </w:r>
        <w:r w:rsidR="00E02F0E">
          <w:rPr>
            <w:webHidden/>
          </w:rPr>
        </w:r>
        <w:r w:rsidR="00E02F0E">
          <w:rPr>
            <w:webHidden/>
          </w:rPr>
          <w:fldChar w:fldCharType="separate"/>
        </w:r>
        <w:r w:rsidR="00AB1F2F">
          <w:rPr>
            <w:webHidden/>
          </w:rPr>
          <w:t>43</w:t>
        </w:r>
        <w:r w:rsidR="00E02F0E">
          <w:rPr>
            <w:webHidden/>
          </w:rPr>
          <w:fldChar w:fldCharType="end"/>
        </w:r>
      </w:hyperlink>
    </w:p>
    <w:p w14:paraId="201DC1F2" w14:textId="77777777" w:rsidR="00E02F0E" w:rsidRDefault="007D3017" w:rsidP="00E02F0E">
      <w:pPr>
        <w:pStyle w:val="3d"/>
        <w:rPr>
          <w:rFonts w:asciiTheme="minorHAnsi" w:eastAsiaTheme="minorEastAsia" w:hAnsiTheme="minorHAnsi"/>
          <w:spacing w:val="0"/>
          <w:sz w:val="21"/>
          <w:szCs w:val="22"/>
        </w:rPr>
      </w:pPr>
      <w:hyperlink w:anchor="_Toc40449535" w:history="1">
        <w:r w:rsidR="00E02F0E" w:rsidRPr="00967EFA">
          <w:rPr>
            <w:rStyle w:val="ad"/>
            <w:rFonts w:eastAsia="Malgun Gothic"/>
          </w:rPr>
          <w:t>2.3.4</w:t>
        </w:r>
        <w:r w:rsidR="00E02F0E">
          <w:rPr>
            <w:rFonts w:asciiTheme="minorHAnsi" w:eastAsiaTheme="minorEastAsia" w:hAnsiTheme="minorHAnsi"/>
            <w:spacing w:val="0"/>
            <w:sz w:val="21"/>
            <w:szCs w:val="22"/>
          </w:rPr>
          <w:tab/>
        </w:r>
        <w:r w:rsidR="00E02F0E" w:rsidRPr="00967EFA">
          <w:rPr>
            <w:rStyle w:val="ad"/>
            <w:rFonts w:hint="eastAsia"/>
          </w:rPr>
          <w:t>業務データベース一覧</w:t>
        </w:r>
        <w:r w:rsidR="00E02F0E">
          <w:rPr>
            <w:webHidden/>
          </w:rPr>
          <w:tab/>
        </w:r>
        <w:r w:rsidR="00E02F0E">
          <w:rPr>
            <w:webHidden/>
          </w:rPr>
          <w:fldChar w:fldCharType="begin"/>
        </w:r>
        <w:r w:rsidR="00E02F0E">
          <w:rPr>
            <w:webHidden/>
          </w:rPr>
          <w:instrText xml:space="preserve"> PAGEREF _Toc40449535 \h </w:instrText>
        </w:r>
        <w:r w:rsidR="00E02F0E">
          <w:rPr>
            <w:webHidden/>
          </w:rPr>
        </w:r>
        <w:r w:rsidR="00E02F0E">
          <w:rPr>
            <w:webHidden/>
          </w:rPr>
          <w:fldChar w:fldCharType="separate"/>
        </w:r>
        <w:r w:rsidR="00AB1F2F">
          <w:rPr>
            <w:webHidden/>
          </w:rPr>
          <w:t>53</w:t>
        </w:r>
        <w:r w:rsidR="00E02F0E">
          <w:rPr>
            <w:webHidden/>
          </w:rPr>
          <w:fldChar w:fldCharType="end"/>
        </w:r>
      </w:hyperlink>
    </w:p>
    <w:p w14:paraId="30A634C3" w14:textId="77777777" w:rsidR="00E02F0E" w:rsidRDefault="007D3017" w:rsidP="00E02F0E">
      <w:pPr>
        <w:pStyle w:val="2f2"/>
        <w:rPr>
          <w:rFonts w:asciiTheme="minorHAnsi" w:eastAsiaTheme="minorEastAsia" w:hAnsiTheme="minorHAnsi"/>
          <w:b w:val="0"/>
          <w:spacing w:val="0"/>
          <w:sz w:val="21"/>
          <w:szCs w:val="22"/>
        </w:rPr>
      </w:pPr>
      <w:hyperlink w:anchor="_Toc40449536" w:history="1">
        <w:r w:rsidR="00E02F0E" w:rsidRPr="00967EFA">
          <w:rPr>
            <w:rStyle w:val="ad"/>
            <w:rFonts w:eastAsia="Malgun Gothic"/>
          </w:rPr>
          <w:t>2.4</w:t>
        </w:r>
        <w:r w:rsidR="00E02F0E">
          <w:rPr>
            <w:rFonts w:asciiTheme="minorHAnsi" w:eastAsiaTheme="minorEastAsia" w:hAnsiTheme="minorHAnsi"/>
            <w:b w:val="0"/>
            <w:spacing w:val="0"/>
            <w:sz w:val="21"/>
            <w:szCs w:val="22"/>
          </w:rPr>
          <w:tab/>
        </w:r>
        <w:r w:rsidR="00E02F0E" w:rsidRPr="00967EFA">
          <w:rPr>
            <w:rStyle w:val="ad"/>
            <w:rFonts w:hint="eastAsia"/>
          </w:rPr>
          <w:t>サービス構成ウィザード</w:t>
        </w:r>
        <w:r w:rsidR="00E02F0E">
          <w:rPr>
            <w:webHidden/>
          </w:rPr>
          <w:tab/>
        </w:r>
        <w:r w:rsidR="00E02F0E">
          <w:rPr>
            <w:webHidden/>
          </w:rPr>
          <w:fldChar w:fldCharType="begin"/>
        </w:r>
        <w:r w:rsidR="00E02F0E">
          <w:rPr>
            <w:webHidden/>
          </w:rPr>
          <w:instrText xml:space="preserve"> PAGEREF _Toc40449536 \h </w:instrText>
        </w:r>
        <w:r w:rsidR="00E02F0E">
          <w:rPr>
            <w:webHidden/>
          </w:rPr>
        </w:r>
        <w:r w:rsidR="00E02F0E">
          <w:rPr>
            <w:webHidden/>
          </w:rPr>
          <w:fldChar w:fldCharType="separate"/>
        </w:r>
        <w:r w:rsidR="00AB1F2F">
          <w:rPr>
            <w:webHidden/>
          </w:rPr>
          <w:t>57</w:t>
        </w:r>
        <w:r w:rsidR="00E02F0E">
          <w:rPr>
            <w:webHidden/>
          </w:rPr>
          <w:fldChar w:fldCharType="end"/>
        </w:r>
      </w:hyperlink>
    </w:p>
    <w:p w14:paraId="7342DA21" w14:textId="77777777" w:rsidR="00E02F0E" w:rsidRDefault="007D3017" w:rsidP="00E02F0E">
      <w:pPr>
        <w:pStyle w:val="3d"/>
        <w:rPr>
          <w:rFonts w:asciiTheme="minorHAnsi" w:eastAsiaTheme="minorEastAsia" w:hAnsiTheme="minorHAnsi"/>
          <w:spacing w:val="0"/>
          <w:sz w:val="21"/>
          <w:szCs w:val="22"/>
        </w:rPr>
      </w:pPr>
      <w:hyperlink w:anchor="_Toc40449537" w:history="1">
        <w:r w:rsidR="00E02F0E" w:rsidRPr="00967EFA">
          <w:rPr>
            <w:rStyle w:val="ad"/>
            <w:rFonts w:eastAsia="Malgun Gothic"/>
          </w:rPr>
          <w:t>2.4.1</w:t>
        </w:r>
        <w:r w:rsidR="00E02F0E">
          <w:rPr>
            <w:rFonts w:asciiTheme="minorHAnsi" w:eastAsiaTheme="minorEastAsia" w:hAnsiTheme="minorHAnsi"/>
            <w:spacing w:val="0"/>
            <w:sz w:val="21"/>
            <w:szCs w:val="22"/>
          </w:rPr>
          <w:tab/>
        </w:r>
        <w:r w:rsidR="00E02F0E" w:rsidRPr="00967EFA">
          <w:rPr>
            <w:rStyle w:val="ad"/>
            <w:rFonts w:hint="eastAsia"/>
          </w:rPr>
          <w:t>導入</w:t>
        </w:r>
        <w:r w:rsidR="00E02F0E">
          <w:rPr>
            <w:webHidden/>
          </w:rPr>
          <w:tab/>
        </w:r>
        <w:r w:rsidR="00E02F0E">
          <w:rPr>
            <w:webHidden/>
          </w:rPr>
          <w:fldChar w:fldCharType="begin"/>
        </w:r>
        <w:r w:rsidR="00E02F0E">
          <w:rPr>
            <w:webHidden/>
          </w:rPr>
          <w:instrText xml:space="preserve"> PAGEREF _Toc40449537 \h </w:instrText>
        </w:r>
        <w:r w:rsidR="00E02F0E">
          <w:rPr>
            <w:webHidden/>
          </w:rPr>
        </w:r>
        <w:r w:rsidR="00E02F0E">
          <w:rPr>
            <w:webHidden/>
          </w:rPr>
          <w:fldChar w:fldCharType="separate"/>
        </w:r>
        <w:r w:rsidR="00AB1F2F">
          <w:rPr>
            <w:webHidden/>
          </w:rPr>
          <w:t>58</w:t>
        </w:r>
        <w:r w:rsidR="00E02F0E">
          <w:rPr>
            <w:webHidden/>
          </w:rPr>
          <w:fldChar w:fldCharType="end"/>
        </w:r>
      </w:hyperlink>
    </w:p>
    <w:p w14:paraId="66B71427" w14:textId="77777777" w:rsidR="00E02F0E" w:rsidRDefault="007D3017" w:rsidP="00E02F0E">
      <w:pPr>
        <w:pStyle w:val="3d"/>
        <w:rPr>
          <w:rFonts w:asciiTheme="minorHAnsi" w:eastAsiaTheme="minorEastAsia" w:hAnsiTheme="minorHAnsi"/>
          <w:spacing w:val="0"/>
          <w:sz w:val="21"/>
          <w:szCs w:val="22"/>
        </w:rPr>
      </w:pPr>
      <w:hyperlink w:anchor="_Toc40449538" w:history="1">
        <w:r w:rsidR="00E02F0E" w:rsidRPr="00967EFA">
          <w:rPr>
            <w:rStyle w:val="ad"/>
            <w:rFonts w:eastAsia="Malgun Gothic"/>
          </w:rPr>
          <w:t>2.4.2</w:t>
        </w:r>
        <w:r w:rsidR="00E02F0E">
          <w:rPr>
            <w:rFonts w:asciiTheme="minorHAnsi" w:eastAsiaTheme="minorEastAsia" w:hAnsiTheme="minorHAnsi"/>
            <w:spacing w:val="0"/>
            <w:sz w:val="21"/>
            <w:szCs w:val="22"/>
          </w:rPr>
          <w:tab/>
        </w:r>
        <w:r w:rsidR="00E02F0E" w:rsidRPr="00967EFA">
          <w:rPr>
            <w:rStyle w:val="ad"/>
            <w:rFonts w:hint="eastAsia"/>
          </w:rPr>
          <w:t>サービスタイプ選択</w:t>
        </w:r>
        <w:r w:rsidR="00E02F0E">
          <w:rPr>
            <w:webHidden/>
          </w:rPr>
          <w:tab/>
        </w:r>
        <w:r w:rsidR="00E02F0E">
          <w:rPr>
            <w:webHidden/>
          </w:rPr>
          <w:fldChar w:fldCharType="begin"/>
        </w:r>
        <w:r w:rsidR="00E02F0E">
          <w:rPr>
            <w:webHidden/>
          </w:rPr>
          <w:instrText xml:space="preserve"> PAGEREF _Toc40449538 \h </w:instrText>
        </w:r>
        <w:r w:rsidR="00E02F0E">
          <w:rPr>
            <w:webHidden/>
          </w:rPr>
        </w:r>
        <w:r w:rsidR="00E02F0E">
          <w:rPr>
            <w:webHidden/>
          </w:rPr>
          <w:fldChar w:fldCharType="separate"/>
        </w:r>
        <w:r w:rsidR="00AB1F2F">
          <w:rPr>
            <w:webHidden/>
          </w:rPr>
          <w:t>58</w:t>
        </w:r>
        <w:r w:rsidR="00E02F0E">
          <w:rPr>
            <w:webHidden/>
          </w:rPr>
          <w:fldChar w:fldCharType="end"/>
        </w:r>
      </w:hyperlink>
    </w:p>
    <w:p w14:paraId="188D193A" w14:textId="77777777" w:rsidR="00E02F0E" w:rsidRDefault="007D3017" w:rsidP="00E02F0E">
      <w:pPr>
        <w:pStyle w:val="3d"/>
        <w:rPr>
          <w:rFonts w:asciiTheme="minorHAnsi" w:eastAsiaTheme="minorEastAsia" w:hAnsiTheme="minorHAnsi"/>
          <w:spacing w:val="0"/>
          <w:sz w:val="21"/>
          <w:szCs w:val="22"/>
        </w:rPr>
      </w:pPr>
      <w:hyperlink w:anchor="_Toc40449539" w:history="1">
        <w:r w:rsidR="00E02F0E" w:rsidRPr="00967EFA">
          <w:rPr>
            <w:rStyle w:val="ad"/>
            <w:rFonts w:eastAsia="Malgun Gothic"/>
          </w:rPr>
          <w:t>2.4.3</w:t>
        </w:r>
        <w:r w:rsidR="00E02F0E">
          <w:rPr>
            <w:rFonts w:asciiTheme="minorHAnsi" w:eastAsiaTheme="minorEastAsia" w:hAnsiTheme="minorHAnsi"/>
            <w:spacing w:val="0"/>
            <w:sz w:val="21"/>
            <w:szCs w:val="22"/>
          </w:rPr>
          <w:tab/>
        </w:r>
        <w:r w:rsidR="00E02F0E" w:rsidRPr="00967EFA">
          <w:rPr>
            <w:rStyle w:val="ad"/>
            <w:rFonts w:hint="eastAsia"/>
          </w:rPr>
          <w:t>管理サービス</w:t>
        </w:r>
        <w:r w:rsidR="00E02F0E">
          <w:rPr>
            <w:webHidden/>
          </w:rPr>
          <w:tab/>
        </w:r>
        <w:r w:rsidR="00E02F0E">
          <w:rPr>
            <w:webHidden/>
          </w:rPr>
          <w:fldChar w:fldCharType="begin"/>
        </w:r>
        <w:r w:rsidR="00E02F0E">
          <w:rPr>
            <w:webHidden/>
          </w:rPr>
          <w:instrText xml:space="preserve"> PAGEREF _Toc40449539 \h </w:instrText>
        </w:r>
        <w:r w:rsidR="00E02F0E">
          <w:rPr>
            <w:webHidden/>
          </w:rPr>
        </w:r>
        <w:r w:rsidR="00E02F0E">
          <w:rPr>
            <w:webHidden/>
          </w:rPr>
          <w:fldChar w:fldCharType="separate"/>
        </w:r>
        <w:r w:rsidR="00AB1F2F">
          <w:rPr>
            <w:webHidden/>
          </w:rPr>
          <w:t>59</w:t>
        </w:r>
        <w:r w:rsidR="00E02F0E">
          <w:rPr>
            <w:webHidden/>
          </w:rPr>
          <w:fldChar w:fldCharType="end"/>
        </w:r>
      </w:hyperlink>
    </w:p>
    <w:p w14:paraId="780D7F9D" w14:textId="77777777" w:rsidR="00E02F0E" w:rsidRDefault="007D3017" w:rsidP="00E02F0E">
      <w:pPr>
        <w:pStyle w:val="3d"/>
        <w:rPr>
          <w:rFonts w:asciiTheme="minorHAnsi" w:eastAsiaTheme="minorEastAsia" w:hAnsiTheme="minorHAnsi"/>
          <w:spacing w:val="0"/>
          <w:sz w:val="21"/>
          <w:szCs w:val="22"/>
        </w:rPr>
      </w:pPr>
      <w:hyperlink w:anchor="_Toc40449540" w:history="1">
        <w:r w:rsidR="00E02F0E" w:rsidRPr="00967EFA">
          <w:rPr>
            <w:rStyle w:val="ad"/>
            <w:rFonts w:eastAsia="Malgun Gothic"/>
          </w:rPr>
          <w:t>2.4.4</w:t>
        </w:r>
        <w:r w:rsidR="00E02F0E">
          <w:rPr>
            <w:rFonts w:asciiTheme="minorHAnsi" w:eastAsiaTheme="minorEastAsia" w:hAnsiTheme="minorHAnsi"/>
            <w:spacing w:val="0"/>
            <w:sz w:val="21"/>
            <w:szCs w:val="22"/>
          </w:rPr>
          <w:tab/>
        </w:r>
        <w:r w:rsidR="00E02F0E" w:rsidRPr="00967EFA">
          <w:rPr>
            <w:rStyle w:val="ad"/>
            <w:rFonts w:hint="eastAsia"/>
          </w:rPr>
          <w:t>ルールビルダーサービス</w:t>
        </w:r>
        <w:r w:rsidR="00E02F0E">
          <w:rPr>
            <w:webHidden/>
          </w:rPr>
          <w:tab/>
        </w:r>
        <w:r w:rsidR="00E02F0E">
          <w:rPr>
            <w:webHidden/>
          </w:rPr>
          <w:fldChar w:fldCharType="begin"/>
        </w:r>
        <w:r w:rsidR="00E02F0E">
          <w:rPr>
            <w:webHidden/>
          </w:rPr>
          <w:instrText xml:space="preserve"> PAGEREF _Toc40449540 \h </w:instrText>
        </w:r>
        <w:r w:rsidR="00E02F0E">
          <w:rPr>
            <w:webHidden/>
          </w:rPr>
        </w:r>
        <w:r w:rsidR="00E02F0E">
          <w:rPr>
            <w:webHidden/>
          </w:rPr>
          <w:fldChar w:fldCharType="separate"/>
        </w:r>
        <w:r w:rsidR="00AB1F2F">
          <w:rPr>
            <w:webHidden/>
          </w:rPr>
          <w:t>62</w:t>
        </w:r>
        <w:r w:rsidR="00E02F0E">
          <w:rPr>
            <w:webHidden/>
          </w:rPr>
          <w:fldChar w:fldCharType="end"/>
        </w:r>
      </w:hyperlink>
    </w:p>
    <w:p w14:paraId="38E5970E" w14:textId="77777777" w:rsidR="00E02F0E" w:rsidRDefault="007D3017" w:rsidP="00E02F0E">
      <w:pPr>
        <w:pStyle w:val="3d"/>
        <w:rPr>
          <w:rFonts w:asciiTheme="minorHAnsi" w:eastAsiaTheme="minorEastAsia" w:hAnsiTheme="minorHAnsi"/>
          <w:spacing w:val="0"/>
          <w:sz w:val="21"/>
          <w:szCs w:val="22"/>
        </w:rPr>
      </w:pPr>
      <w:hyperlink w:anchor="_Toc40449541" w:history="1">
        <w:r w:rsidR="00E02F0E" w:rsidRPr="00967EFA">
          <w:rPr>
            <w:rStyle w:val="ad"/>
            <w:rFonts w:eastAsia="Malgun Gothic"/>
          </w:rPr>
          <w:t>2.4.5</w:t>
        </w:r>
        <w:r w:rsidR="00E02F0E">
          <w:rPr>
            <w:rFonts w:asciiTheme="minorHAnsi" w:eastAsiaTheme="minorEastAsia" w:hAnsiTheme="minorHAnsi"/>
            <w:spacing w:val="0"/>
            <w:sz w:val="21"/>
            <w:szCs w:val="22"/>
          </w:rPr>
          <w:tab/>
        </w:r>
        <w:r w:rsidR="00E02F0E" w:rsidRPr="00967EFA">
          <w:rPr>
            <w:rStyle w:val="ad"/>
          </w:rPr>
          <w:t>TCP</w:t>
        </w:r>
        <w:r w:rsidR="00E02F0E" w:rsidRPr="00967EFA">
          <w:rPr>
            <w:rStyle w:val="ad"/>
            <w:rFonts w:hint="eastAsia"/>
          </w:rPr>
          <w:t>コネクタサービス</w:t>
        </w:r>
        <w:r w:rsidR="00E02F0E">
          <w:rPr>
            <w:webHidden/>
          </w:rPr>
          <w:tab/>
        </w:r>
        <w:r w:rsidR="00E02F0E">
          <w:rPr>
            <w:webHidden/>
          </w:rPr>
          <w:fldChar w:fldCharType="begin"/>
        </w:r>
        <w:r w:rsidR="00E02F0E">
          <w:rPr>
            <w:webHidden/>
          </w:rPr>
          <w:instrText xml:space="preserve"> PAGEREF _Toc40449541 \h </w:instrText>
        </w:r>
        <w:r w:rsidR="00E02F0E">
          <w:rPr>
            <w:webHidden/>
          </w:rPr>
        </w:r>
        <w:r w:rsidR="00E02F0E">
          <w:rPr>
            <w:webHidden/>
          </w:rPr>
          <w:fldChar w:fldCharType="separate"/>
        </w:r>
        <w:r w:rsidR="00AB1F2F">
          <w:rPr>
            <w:webHidden/>
          </w:rPr>
          <w:t>67</w:t>
        </w:r>
        <w:r w:rsidR="00E02F0E">
          <w:rPr>
            <w:webHidden/>
          </w:rPr>
          <w:fldChar w:fldCharType="end"/>
        </w:r>
      </w:hyperlink>
    </w:p>
    <w:p w14:paraId="5AE0D903" w14:textId="77777777" w:rsidR="00E02F0E" w:rsidRDefault="007D3017" w:rsidP="00E02F0E">
      <w:pPr>
        <w:pStyle w:val="3d"/>
        <w:rPr>
          <w:rFonts w:asciiTheme="minorHAnsi" w:eastAsiaTheme="minorEastAsia" w:hAnsiTheme="minorHAnsi"/>
          <w:spacing w:val="0"/>
          <w:sz w:val="21"/>
          <w:szCs w:val="22"/>
        </w:rPr>
      </w:pPr>
      <w:hyperlink w:anchor="_Toc40449542" w:history="1">
        <w:r w:rsidR="00E02F0E" w:rsidRPr="00967EFA">
          <w:rPr>
            <w:rStyle w:val="ad"/>
            <w:rFonts w:eastAsia="Malgun Gothic"/>
          </w:rPr>
          <w:t>2.4.6</w:t>
        </w:r>
        <w:r w:rsidR="00E02F0E">
          <w:rPr>
            <w:rFonts w:asciiTheme="minorHAnsi" w:eastAsiaTheme="minorEastAsia" w:hAnsiTheme="minorHAnsi"/>
            <w:spacing w:val="0"/>
            <w:sz w:val="21"/>
            <w:szCs w:val="22"/>
          </w:rPr>
          <w:tab/>
        </w:r>
        <w:r w:rsidR="00E02F0E" w:rsidRPr="00967EFA">
          <w:rPr>
            <w:rStyle w:val="ad"/>
            <w:rFonts w:hint="eastAsia"/>
          </w:rPr>
          <w:t>ルール</w:t>
        </w:r>
        <w:r w:rsidR="00E02F0E" w:rsidRPr="00967EFA">
          <w:rPr>
            <w:rStyle w:val="ad"/>
          </w:rPr>
          <w:t>Web</w:t>
        </w:r>
        <w:r w:rsidR="00E02F0E" w:rsidRPr="00967EFA">
          <w:rPr>
            <w:rStyle w:val="ad"/>
            <w:rFonts w:hint="eastAsia"/>
          </w:rPr>
          <w:t>サービス</w:t>
        </w:r>
        <w:r w:rsidR="00E02F0E">
          <w:rPr>
            <w:webHidden/>
          </w:rPr>
          <w:tab/>
        </w:r>
        <w:r w:rsidR="00E02F0E">
          <w:rPr>
            <w:webHidden/>
          </w:rPr>
          <w:fldChar w:fldCharType="begin"/>
        </w:r>
        <w:r w:rsidR="00E02F0E">
          <w:rPr>
            <w:webHidden/>
          </w:rPr>
          <w:instrText xml:space="preserve"> PAGEREF _Toc40449542 \h </w:instrText>
        </w:r>
        <w:r w:rsidR="00E02F0E">
          <w:rPr>
            <w:webHidden/>
          </w:rPr>
        </w:r>
        <w:r w:rsidR="00E02F0E">
          <w:rPr>
            <w:webHidden/>
          </w:rPr>
          <w:fldChar w:fldCharType="separate"/>
        </w:r>
        <w:r w:rsidR="00AB1F2F">
          <w:rPr>
            <w:webHidden/>
          </w:rPr>
          <w:t>73</w:t>
        </w:r>
        <w:r w:rsidR="00E02F0E">
          <w:rPr>
            <w:webHidden/>
          </w:rPr>
          <w:fldChar w:fldCharType="end"/>
        </w:r>
      </w:hyperlink>
    </w:p>
    <w:p w14:paraId="7EF23BA0" w14:textId="77777777" w:rsidR="00E02F0E" w:rsidRDefault="007D3017" w:rsidP="00E02F0E">
      <w:pPr>
        <w:pStyle w:val="3d"/>
        <w:rPr>
          <w:rFonts w:asciiTheme="minorHAnsi" w:eastAsiaTheme="minorEastAsia" w:hAnsiTheme="minorHAnsi"/>
          <w:spacing w:val="0"/>
          <w:sz w:val="21"/>
          <w:szCs w:val="22"/>
        </w:rPr>
      </w:pPr>
      <w:hyperlink w:anchor="_Toc40449543" w:history="1">
        <w:r w:rsidR="00E02F0E" w:rsidRPr="00967EFA">
          <w:rPr>
            <w:rStyle w:val="ad"/>
            <w:rFonts w:eastAsia="Malgun Gothic"/>
          </w:rPr>
          <w:t>2.4.7</w:t>
        </w:r>
        <w:r w:rsidR="00E02F0E">
          <w:rPr>
            <w:rFonts w:asciiTheme="minorHAnsi" w:eastAsiaTheme="minorEastAsia" w:hAnsiTheme="minorHAnsi"/>
            <w:spacing w:val="0"/>
            <w:sz w:val="21"/>
            <w:szCs w:val="22"/>
          </w:rPr>
          <w:tab/>
        </w:r>
        <w:r w:rsidR="00E02F0E" w:rsidRPr="00967EFA">
          <w:rPr>
            <w:rStyle w:val="ad"/>
            <w:rFonts w:hint="eastAsia"/>
          </w:rPr>
          <w:t>ルール</w:t>
        </w:r>
        <w:r w:rsidR="00E02F0E" w:rsidRPr="00967EFA">
          <w:rPr>
            <w:rStyle w:val="ad"/>
          </w:rPr>
          <w:t>REST</w:t>
        </w:r>
        <w:r w:rsidR="00E02F0E" w:rsidRPr="00967EFA">
          <w:rPr>
            <w:rStyle w:val="ad"/>
            <w:rFonts w:hint="eastAsia"/>
          </w:rPr>
          <w:t>サービス</w:t>
        </w:r>
        <w:r w:rsidR="00E02F0E">
          <w:rPr>
            <w:webHidden/>
          </w:rPr>
          <w:tab/>
        </w:r>
        <w:r w:rsidR="00E02F0E">
          <w:rPr>
            <w:webHidden/>
          </w:rPr>
          <w:fldChar w:fldCharType="begin"/>
        </w:r>
        <w:r w:rsidR="00E02F0E">
          <w:rPr>
            <w:webHidden/>
          </w:rPr>
          <w:instrText xml:space="preserve"> PAGEREF _Toc40449543 \h </w:instrText>
        </w:r>
        <w:r w:rsidR="00E02F0E">
          <w:rPr>
            <w:webHidden/>
          </w:rPr>
        </w:r>
        <w:r w:rsidR="00E02F0E">
          <w:rPr>
            <w:webHidden/>
          </w:rPr>
          <w:fldChar w:fldCharType="separate"/>
        </w:r>
        <w:r w:rsidR="00AB1F2F">
          <w:rPr>
            <w:webHidden/>
          </w:rPr>
          <w:t>78</w:t>
        </w:r>
        <w:r w:rsidR="00E02F0E">
          <w:rPr>
            <w:webHidden/>
          </w:rPr>
          <w:fldChar w:fldCharType="end"/>
        </w:r>
      </w:hyperlink>
    </w:p>
    <w:p w14:paraId="2DE66CC7" w14:textId="77777777" w:rsidR="00E02F0E" w:rsidRDefault="007D3017" w:rsidP="00E02F0E">
      <w:pPr>
        <w:pStyle w:val="2f2"/>
        <w:rPr>
          <w:rFonts w:asciiTheme="minorHAnsi" w:eastAsiaTheme="minorEastAsia" w:hAnsiTheme="minorHAnsi"/>
          <w:b w:val="0"/>
          <w:spacing w:val="0"/>
          <w:sz w:val="21"/>
          <w:szCs w:val="22"/>
        </w:rPr>
      </w:pPr>
      <w:hyperlink w:anchor="_Toc40449544" w:history="1">
        <w:r w:rsidR="00E02F0E" w:rsidRPr="00967EFA">
          <w:rPr>
            <w:rStyle w:val="ad"/>
            <w:rFonts w:eastAsia="Malgun Gothic"/>
          </w:rPr>
          <w:t>2.5</w:t>
        </w:r>
        <w:r w:rsidR="00E02F0E">
          <w:rPr>
            <w:rFonts w:asciiTheme="minorHAnsi" w:eastAsiaTheme="minorEastAsia" w:hAnsiTheme="minorHAnsi"/>
            <w:b w:val="0"/>
            <w:spacing w:val="0"/>
            <w:sz w:val="21"/>
            <w:szCs w:val="22"/>
          </w:rPr>
          <w:tab/>
        </w:r>
        <w:r w:rsidR="00E02F0E" w:rsidRPr="00967EFA">
          <w:rPr>
            <w:rStyle w:val="ad"/>
            <w:rFonts w:hint="eastAsia"/>
          </w:rPr>
          <w:t>ルールアプリケーション構成ウィザード</w:t>
        </w:r>
        <w:r w:rsidR="00E02F0E">
          <w:rPr>
            <w:webHidden/>
          </w:rPr>
          <w:tab/>
        </w:r>
        <w:r w:rsidR="00E02F0E">
          <w:rPr>
            <w:webHidden/>
          </w:rPr>
          <w:fldChar w:fldCharType="begin"/>
        </w:r>
        <w:r w:rsidR="00E02F0E">
          <w:rPr>
            <w:webHidden/>
          </w:rPr>
          <w:instrText xml:space="preserve"> PAGEREF _Toc40449544 \h </w:instrText>
        </w:r>
        <w:r w:rsidR="00E02F0E">
          <w:rPr>
            <w:webHidden/>
          </w:rPr>
        </w:r>
        <w:r w:rsidR="00E02F0E">
          <w:rPr>
            <w:webHidden/>
          </w:rPr>
          <w:fldChar w:fldCharType="separate"/>
        </w:r>
        <w:r w:rsidR="00AB1F2F">
          <w:rPr>
            <w:webHidden/>
          </w:rPr>
          <w:t>83</w:t>
        </w:r>
        <w:r w:rsidR="00E02F0E">
          <w:rPr>
            <w:webHidden/>
          </w:rPr>
          <w:fldChar w:fldCharType="end"/>
        </w:r>
      </w:hyperlink>
    </w:p>
    <w:p w14:paraId="7BE7C74F" w14:textId="77777777" w:rsidR="00E02F0E" w:rsidRDefault="007D3017" w:rsidP="00E02F0E">
      <w:pPr>
        <w:pStyle w:val="3d"/>
        <w:rPr>
          <w:rFonts w:asciiTheme="minorHAnsi" w:eastAsiaTheme="minorEastAsia" w:hAnsiTheme="minorHAnsi"/>
          <w:spacing w:val="0"/>
          <w:sz w:val="21"/>
          <w:szCs w:val="22"/>
        </w:rPr>
      </w:pPr>
      <w:hyperlink w:anchor="_Toc40449545" w:history="1">
        <w:r w:rsidR="00E02F0E" w:rsidRPr="00967EFA">
          <w:rPr>
            <w:rStyle w:val="ad"/>
            <w:rFonts w:eastAsia="Malgun Gothic"/>
          </w:rPr>
          <w:t>2.5.1</w:t>
        </w:r>
        <w:r w:rsidR="00E02F0E">
          <w:rPr>
            <w:rFonts w:asciiTheme="minorHAnsi" w:eastAsiaTheme="minorEastAsia" w:hAnsiTheme="minorHAnsi"/>
            <w:spacing w:val="0"/>
            <w:sz w:val="21"/>
            <w:szCs w:val="22"/>
          </w:rPr>
          <w:tab/>
        </w:r>
        <w:r w:rsidR="00E02F0E" w:rsidRPr="00967EFA">
          <w:rPr>
            <w:rStyle w:val="ad"/>
            <w:rFonts w:hint="eastAsia"/>
          </w:rPr>
          <w:t>導入</w:t>
        </w:r>
        <w:r w:rsidR="00E02F0E">
          <w:rPr>
            <w:webHidden/>
          </w:rPr>
          <w:tab/>
        </w:r>
        <w:r w:rsidR="00E02F0E">
          <w:rPr>
            <w:webHidden/>
          </w:rPr>
          <w:fldChar w:fldCharType="begin"/>
        </w:r>
        <w:r w:rsidR="00E02F0E">
          <w:rPr>
            <w:webHidden/>
          </w:rPr>
          <w:instrText xml:space="preserve"> PAGEREF _Toc40449545 \h </w:instrText>
        </w:r>
        <w:r w:rsidR="00E02F0E">
          <w:rPr>
            <w:webHidden/>
          </w:rPr>
        </w:r>
        <w:r w:rsidR="00E02F0E">
          <w:rPr>
            <w:webHidden/>
          </w:rPr>
          <w:fldChar w:fldCharType="separate"/>
        </w:r>
        <w:r w:rsidR="00AB1F2F">
          <w:rPr>
            <w:webHidden/>
          </w:rPr>
          <w:t>83</w:t>
        </w:r>
        <w:r w:rsidR="00E02F0E">
          <w:rPr>
            <w:webHidden/>
          </w:rPr>
          <w:fldChar w:fldCharType="end"/>
        </w:r>
      </w:hyperlink>
    </w:p>
    <w:p w14:paraId="05D62AAC" w14:textId="77777777" w:rsidR="00E02F0E" w:rsidRDefault="007D3017" w:rsidP="00E02F0E">
      <w:pPr>
        <w:pStyle w:val="3d"/>
        <w:rPr>
          <w:rFonts w:asciiTheme="minorHAnsi" w:eastAsiaTheme="minorEastAsia" w:hAnsiTheme="minorHAnsi"/>
          <w:spacing w:val="0"/>
          <w:sz w:val="21"/>
          <w:szCs w:val="22"/>
        </w:rPr>
      </w:pPr>
      <w:hyperlink w:anchor="_Toc40449546" w:history="1">
        <w:r w:rsidR="00E02F0E" w:rsidRPr="00967EFA">
          <w:rPr>
            <w:rStyle w:val="ad"/>
            <w:rFonts w:eastAsia="Malgun Gothic"/>
          </w:rPr>
          <w:t>2.5.2</w:t>
        </w:r>
        <w:r w:rsidR="00E02F0E">
          <w:rPr>
            <w:rFonts w:asciiTheme="minorHAnsi" w:eastAsiaTheme="minorEastAsia" w:hAnsiTheme="minorHAnsi"/>
            <w:spacing w:val="0"/>
            <w:sz w:val="21"/>
            <w:szCs w:val="22"/>
          </w:rPr>
          <w:tab/>
        </w:r>
        <w:r w:rsidR="00E02F0E" w:rsidRPr="00967EFA">
          <w:rPr>
            <w:rStyle w:val="ad"/>
            <w:rFonts w:hint="eastAsia"/>
          </w:rPr>
          <w:t>ルールシステム選択</w:t>
        </w:r>
        <w:r w:rsidR="00E02F0E">
          <w:rPr>
            <w:webHidden/>
          </w:rPr>
          <w:tab/>
        </w:r>
        <w:r w:rsidR="00E02F0E">
          <w:rPr>
            <w:webHidden/>
          </w:rPr>
          <w:fldChar w:fldCharType="begin"/>
        </w:r>
        <w:r w:rsidR="00E02F0E">
          <w:rPr>
            <w:webHidden/>
          </w:rPr>
          <w:instrText xml:space="preserve"> PAGEREF _Toc40449546 \h </w:instrText>
        </w:r>
        <w:r w:rsidR="00E02F0E">
          <w:rPr>
            <w:webHidden/>
          </w:rPr>
        </w:r>
        <w:r w:rsidR="00E02F0E">
          <w:rPr>
            <w:webHidden/>
          </w:rPr>
          <w:fldChar w:fldCharType="separate"/>
        </w:r>
        <w:r w:rsidR="00AB1F2F">
          <w:rPr>
            <w:webHidden/>
          </w:rPr>
          <w:t>84</w:t>
        </w:r>
        <w:r w:rsidR="00E02F0E">
          <w:rPr>
            <w:webHidden/>
          </w:rPr>
          <w:fldChar w:fldCharType="end"/>
        </w:r>
      </w:hyperlink>
    </w:p>
    <w:p w14:paraId="042FBD76" w14:textId="77777777" w:rsidR="00E02F0E" w:rsidRDefault="007D3017" w:rsidP="00E02F0E">
      <w:pPr>
        <w:pStyle w:val="3d"/>
        <w:rPr>
          <w:rFonts w:asciiTheme="minorHAnsi" w:eastAsiaTheme="minorEastAsia" w:hAnsiTheme="minorHAnsi"/>
          <w:spacing w:val="0"/>
          <w:sz w:val="21"/>
          <w:szCs w:val="22"/>
        </w:rPr>
      </w:pPr>
      <w:hyperlink w:anchor="_Toc40449548" w:history="1">
        <w:r w:rsidR="00E02F0E" w:rsidRPr="00967EFA">
          <w:rPr>
            <w:rStyle w:val="ad"/>
            <w:rFonts w:eastAsia="Malgun Gothic"/>
          </w:rPr>
          <w:t>2.5.3</w:t>
        </w:r>
        <w:r w:rsidR="00E02F0E">
          <w:rPr>
            <w:rFonts w:asciiTheme="minorHAnsi" w:eastAsiaTheme="minorEastAsia" w:hAnsiTheme="minorHAnsi"/>
            <w:spacing w:val="0"/>
            <w:sz w:val="21"/>
            <w:szCs w:val="22"/>
          </w:rPr>
          <w:tab/>
        </w:r>
        <w:r w:rsidR="00E02F0E" w:rsidRPr="00967EFA">
          <w:rPr>
            <w:rStyle w:val="ad"/>
            <w:rFonts w:hint="eastAsia"/>
          </w:rPr>
          <w:t>ルールアプリケーション設定</w:t>
        </w:r>
        <w:r w:rsidR="00E02F0E">
          <w:rPr>
            <w:webHidden/>
          </w:rPr>
          <w:tab/>
        </w:r>
        <w:r w:rsidR="00E02F0E">
          <w:rPr>
            <w:webHidden/>
          </w:rPr>
          <w:fldChar w:fldCharType="begin"/>
        </w:r>
        <w:r w:rsidR="00E02F0E">
          <w:rPr>
            <w:webHidden/>
          </w:rPr>
          <w:instrText xml:space="preserve"> PAGEREF _Toc40449548 \h </w:instrText>
        </w:r>
        <w:r w:rsidR="00E02F0E">
          <w:rPr>
            <w:webHidden/>
          </w:rPr>
        </w:r>
        <w:r w:rsidR="00E02F0E">
          <w:rPr>
            <w:webHidden/>
          </w:rPr>
          <w:fldChar w:fldCharType="separate"/>
        </w:r>
        <w:r w:rsidR="00AB1F2F">
          <w:rPr>
            <w:webHidden/>
          </w:rPr>
          <w:t>84</w:t>
        </w:r>
        <w:r w:rsidR="00E02F0E">
          <w:rPr>
            <w:webHidden/>
          </w:rPr>
          <w:fldChar w:fldCharType="end"/>
        </w:r>
      </w:hyperlink>
    </w:p>
    <w:p w14:paraId="36841B74" w14:textId="77777777" w:rsidR="00E02F0E" w:rsidRDefault="007D3017" w:rsidP="00E02F0E">
      <w:pPr>
        <w:pStyle w:val="3d"/>
        <w:rPr>
          <w:rFonts w:asciiTheme="minorHAnsi" w:eastAsiaTheme="minorEastAsia" w:hAnsiTheme="minorHAnsi"/>
          <w:spacing w:val="0"/>
          <w:sz w:val="21"/>
          <w:szCs w:val="22"/>
        </w:rPr>
      </w:pPr>
      <w:hyperlink w:anchor="_Toc40449549" w:history="1">
        <w:r w:rsidR="00E02F0E" w:rsidRPr="00967EFA">
          <w:rPr>
            <w:rStyle w:val="ad"/>
            <w:rFonts w:eastAsia="Malgun Gothic"/>
          </w:rPr>
          <w:t>2.5.4</w:t>
        </w:r>
        <w:r w:rsidR="00E02F0E">
          <w:rPr>
            <w:rFonts w:asciiTheme="minorHAnsi" w:eastAsiaTheme="minorEastAsia" w:hAnsiTheme="minorHAnsi"/>
            <w:spacing w:val="0"/>
            <w:sz w:val="21"/>
            <w:szCs w:val="22"/>
          </w:rPr>
          <w:tab/>
        </w:r>
        <w:r w:rsidR="00E02F0E" w:rsidRPr="00967EFA">
          <w:rPr>
            <w:rStyle w:val="ad"/>
            <w:rFonts w:hint="eastAsia"/>
          </w:rPr>
          <w:t>ルールアプリケーション設定の基本情報</w:t>
        </w:r>
        <w:r w:rsidR="00E02F0E">
          <w:rPr>
            <w:webHidden/>
          </w:rPr>
          <w:tab/>
        </w:r>
        <w:r w:rsidR="00E02F0E">
          <w:rPr>
            <w:webHidden/>
          </w:rPr>
          <w:fldChar w:fldCharType="begin"/>
        </w:r>
        <w:r w:rsidR="00E02F0E">
          <w:rPr>
            <w:webHidden/>
          </w:rPr>
          <w:instrText xml:space="preserve"> PAGEREF _Toc40449549 \h </w:instrText>
        </w:r>
        <w:r w:rsidR="00E02F0E">
          <w:rPr>
            <w:webHidden/>
          </w:rPr>
        </w:r>
        <w:r w:rsidR="00E02F0E">
          <w:rPr>
            <w:webHidden/>
          </w:rPr>
          <w:fldChar w:fldCharType="separate"/>
        </w:r>
        <w:r w:rsidR="00AB1F2F">
          <w:rPr>
            <w:webHidden/>
          </w:rPr>
          <w:t>85</w:t>
        </w:r>
        <w:r w:rsidR="00E02F0E">
          <w:rPr>
            <w:webHidden/>
          </w:rPr>
          <w:fldChar w:fldCharType="end"/>
        </w:r>
      </w:hyperlink>
    </w:p>
    <w:p w14:paraId="051E04D7" w14:textId="77777777" w:rsidR="00E02F0E" w:rsidRDefault="007D3017" w:rsidP="00E02F0E">
      <w:pPr>
        <w:pStyle w:val="3d"/>
        <w:rPr>
          <w:rFonts w:asciiTheme="minorHAnsi" w:eastAsiaTheme="minorEastAsia" w:hAnsiTheme="minorHAnsi"/>
          <w:spacing w:val="0"/>
          <w:sz w:val="21"/>
          <w:szCs w:val="22"/>
        </w:rPr>
      </w:pPr>
      <w:hyperlink w:anchor="_Toc40449550" w:history="1">
        <w:r w:rsidR="00E02F0E" w:rsidRPr="00967EFA">
          <w:rPr>
            <w:rStyle w:val="ad"/>
            <w:rFonts w:eastAsia="Malgun Gothic"/>
          </w:rPr>
          <w:t>2.5.5</w:t>
        </w:r>
        <w:r w:rsidR="00E02F0E">
          <w:rPr>
            <w:rFonts w:asciiTheme="minorHAnsi" w:eastAsiaTheme="minorEastAsia" w:hAnsiTheme="minorHAnsi"/>
            <w:spacing w:val="0"/>
            <w:sz w:val="21"/>
            <w:szCs w:val="22"/>
          </w:rPr>
          <w:tab/>
        </w:r>
        <w:r w:rsidR="00E02F0E" w:rsidRPr="00967EFA">
          <w:rPr>
            <w:rStyle w:val="ad"/>
            <w:rFonts w:hint="eastAsia"/>
          </w:rPr>
          <w:t>ルールサービスタイプ</w:t>
        </w:r>
        <w:r w:rsidR="00E02F0E">
          <w:rPr>
            <w:webHidden/>
          </w:rPr>
          <w:tab/>
        </w:r>
        <w:r w:rsidR="00E02F0E">
          <w:rPr>
            <w:webHidden/>
          </w:rPr>
          <w:fldChar w:fldCharType="begin"/>
        </w:r>
        <w:r w:rsidR="00E02F0E">
          <w:rPr>
            <w:webHidden/>
          </w:rPr>
          <w:instrText xml:space="preserve"> PAGEREF _Toc40449550 \h </w:instrText>
        </w:r>
        <w:r w:rsidR="00E02F0E">
          <w:rPr>
            <w:webHidden/>
          </w:rPr>
        </w:r>
        <w:r w:rsidR="00E02F0E">
          <w:rPr>
            <w:webHidden/>
          </w:rPr>
          <w:fldChar w:fldCharType="separate"/>
        </w:r>
        <w:r w:rsidR="00AB1F2F">
          <w:rPr>
            <w:webHidden/>
          </w:rPr>
          <w:t>87</w:t>
        </w:r>
        <w:r w:rsidR="00E02F0E">
          <w:rPr>
            <w:webHidden/>
          </w:rPr>
          <w:fldChar w:fldCharType="end"/>
        </w:r>
      </w:hyperlink>
    </w:p>
    <w:p w14:paraId="6BAC5B75" w14:textId="77777777" w:rsidR="00E02F0E" w:rsidRDefault="007D3017" w:rsidP="00E02F0E">
      <w:pPr>
        <w:pStyle w:val="3d"/>
        <w:rPr>
          <w:rFonts w:asciiTheme="minorHAnsi" w:eastAsiaTheme="minorEastAsia" w:hAnsiTheme="minorHAnsi"/>
          <w:spacing w:val="0"/>
          <w:sz w:val="21"/>
          <w:szCs w:val="22"/>
        </w:rPr>
      </w:pPr>
      <w:hyperlink w:anchor="_Toc40449551" w:history="1">
        <w:r w:rsidR="00E02F0E" w:rsidRPr="00967EFA">
          <w:rPr>
            <w:rStyle w:val="ad"/>
            <w:rFonts w:eastAsia="Malgun Gothic"/>
          </w:rPr>
          <w:t>2.5.6</w:t>
        </w:r>
        <w:r w:rsidR="00E02F0E">
          <w:rPr>
            <w:rFonts w:asciiTheme="minorHAnsi" w:eastAsiaTheme="minorEastAsia" w:hAnsiTheme="minorHAnsi"/>
            <w:spacing w:val="0"/>
            <w:sz w:val="21"/>
            <w:szCs w:val="22"/>
          </w:rPr>
          <w:tab/>
        </w:r>
        <w:r w:rsidR="00E02F0E" w:rsidRPr="00967EFA">
          <w:rPr>
            <w:rStyle w:val="ad"/>
            <w:rFonts w:hint="eastAsia"/>
          </w:rPr>
          <w:t>ルールデータベースの接続設定</w:t>
        </w:r>
        <w:r w:rsidR="00E02F0E">
          <w:rPr>
            <w:webHidden/>
          </w:rPr>
          <w:tab/>
        </w:r>
        <w:r w:rsidR="00E02F0E">
          <w:rPr>
            <w:webHidden/>
          </w:rPr>
          <w:fldChar w:fldCharType="begin"/>
        </w:r>
        <w:r w:rsidR="00E02F0E">
          <w:rPr>
            <w:webHidden/>
          </w:rPr>
          <w:instrText xml:space="preserve"> PAGEREF _Toc40449551 \h </w:instrText>
        </w:r>
        <w:r w:rsidR="00E02F0E">
          <w:rPr>
            <w:webHidden/>
          </w:rPr>
        </w:r>
        <w:r w:rsidR="00E02F0E">
          <w:rPr>
            <w:webHidden/>
          </w:rPr>
          <w:fldChar w:fldCharType="separate"/>
        </w:r>
        <w:r w:rsidR="00AB1F2F">
          <w:rPr>
            <w:webHidden/>
          </w:rPr>
          <w:t>88</w:t>
        </w:r>
        <w:r w:rsidR="00E02F0E">
          <w:rPr>
            <w:webHidden/>
          </w:rPr>
          <w:fldChar w:fldCharType="end"/>
        </w:r>
      </w:hyperlink>
    </w:p>
    <w:p w14:paraId="4E3D8FEA" w14:textId="77777777" w:rsidR="00E02F0E" w:rsidRDefault="007D3017" w:rsidP="00E02F0E">
      <w:pPr>
        <w:pStyle w:val="3d"/>
        <w:rPr>
          <w:rFonts w:asciiTheme="minorHAnsi" w:eastAsiaTheme="minorEastAsia" w:hAnsiTheme="minorHAnsi"/>
          <w:spacing w:val="0"/>
          <w:sz w:val="21"/>
          <w:szCs w:val="22"/>
        </w:rPr>
      </w:pPr>
      <w:hyperlink w:anchor="_Toc40449552" w:history="1">
        <w:r w:rsidR="00E02F0E" w:rsidRPr="00967EFA">
          <w:rPr>
            <w:rStyle w:val="ad"/>
            <w:rFonts w:eastAsia="Malgun Gothic"/>
          </w:rPr>
          <w:t>2.5.7</w:t>
        </w:r>
        <w:r w:rsidR="00E02F0E">
          <w:rPr>
            <w:rFonts w:asciiTheme="minorHAnsi" w:eastAsiaTheme="minorEastAsia" w:hAnsiTheme="minorHAnsi"/>
            <w:spacing w:val="0"/>
            <w:sz w:val="21"/>
            <w:szCs w:val="22"/>
          </w:rPr>
          <w:tab/>
        </w:r>
        <w:r w:rsidR="00E02F0E" w:rsidRPr="00967EFA">
          <w:rPr>
            <w:rStyle w:val="ad"/>
            <w:rFonts w:hint="eastAsia"/>
          </w:rPr>
          <w:t>ルールデータベースに関するデータソース</w:t>
        </w:r>
        <w:r w:rsidR="00E02F0E" w:rsidRPr="00967EFA">
          <w:rPr>
            <w:rStyle w:val="ad"/>
          </w:rPr>
          <w:t>(</w:t>
        </w:r>
        <w:r w:rsidR="00E02F0E" w:rsidRPr="00967EFA">
          <w:rPr>
            <w:rStyle w:val="ad"/>
            <w:rFonts w:hint="eastAsia"/>
          </w:rPr>
          <w:t>データソース参照方式</w:t>
        </w:r>
        <w:r w:rsidR="00E02F0E" w:rsidRPr="00967EFA">
          <w:rPr>
            <w:rStyle w:val="ad"/>
          </w:rPr>
          <w:t>)</w:t>
        </w:r>
        <w:r w:rsidR="00E02F0E">
          <w:rPr>
            <w:webHidden/>
          </w:rPr>
          <w:tab/>
        </w:r>
        <w:r w:rsidR="00E02F0E">
          <w:rPr>
            <w:webHidden/>
          </w:rPr>
          <w:fldChar w:fldCharType="begin"/>
        </w:r>
        <w:r w:rsidR="00E02F0E">
          <w:rPr>
            <w:webHidden/>
          </w:rPr>
          <w:instrText xml:space="preserve"> PAGEREF _Toc40449552 \h </w:instrText>
        </w:r>
        <w:r w:rsidR="00E02F0E">
          <w:rPr>
            <w:webHidden/>
          </w:rPr>
        </w:r>
        <w:r w:rsidR="00E02F0E">
          <w:rPr>
            <w:webHidden/>
          </w:rPr>
          <w:fldChar w:fldCharType="separate"/>
        </w:r>
        <w:r w:rsidR="00AB1F2F">
          <w:rPr>
            <w:webHidden/>
          </w:rPr>
          <w:t>89</w:t>
        </w:r>
        <w:r w:rsidR="00E02F0E">
          <w:rPr>
            <w:webHidden/>
          </w:rPr>
          <w:fldChar w:fldCharType="end"/>
        </w:r>
      </w:hyperlink>
    </w:p>
    <w:p w14:paraId="2AC6D9F4" w14:textId="77777777" w:rsidR="00E02F0E" w:rsidRDefault="007D3017" w:rsidP="00E02F0E">
      <w:pPr>
        <w:pStyle w:val="3d"/>
        <w:rPr>
          <w:rFonts w:asciiTheme="minorHAnsi" w:eastAsiaTheme="minorEastAsia" w:hAnsiTheme="minorHAnsi"/>
          <w:spacing w:val="0"/>
          <w:sz w:val="21"/>
          <w:szCs w:val="22"/>
        </w:rPr>
      </w:pPr>
      <w:hyperlink w:anchor="_Toc40449553" w:history="1">
        <w:r w:rsidR="00E02F0E" w:rsidRPr="00967EFA">
          <w:rPr>
            <w:rStyle w:val="ad"/>
            <w:rFonts w:eastAsia="Malgun Gothic"/>
          </w:rPr>
          <w:t>2.5.8</w:t>
        </w:r>
        <w:r w:rsidR="00E02F0E">
          <w:rPr>
            <w:rFonts w:asciiTheme="minorHAnsi" w:eastAsiaTheme="minorEastAsia" w:hAnsiTheme="minorHAnsi"/>
            <w:spacing w:val="0"/>
            <w:sz w:val="21"/>
            <w:szCs w:val="22"/>
          </w:rPr>
          <w:tab/>
        </w:r>
        <w:r w:rsidR="00E02F0E" w:rsidRPr="00967EFA">
          <w:rPr>
            <w:rStyle w:val="ad"/>
            <w:rFonts w:hint="eastAsia"/>
          </w:rPr>
          <w:t>ルールデータベースに関するデータソース</w:t>
        </w:r>
        <w:r w:rsidR="00E02F0E" w:rsidRPr="00967EFA">
          <w:rPr>
            <w:rStyle w:val="ad"/>
          </w:rPr>
          <w:t>(</w:t>
        </w:r>
        <w:r w:rsidR="00E02F0E" w:rsidRPr="00967EFA">
          <w:rPr>
            <w:rStyle w:val="ad"/>
            <w:rFonts w:hint="eastAsia"/>
          </w:rPr>
          <w:t>専用コネクションプール方式</w:t>
        </w:r>
        <w:r w:rsidR="00E02F0E" w:rsidRPr="00967EFA">
          <w:rPr>
            <w:rStyle w:val="ad"/>
          </w:rPr>
          <w:t>)</w:t>
        </w:r>
        <w:r w:rsidR="00E02F0E">
          <w:rPr>
            <w:webHidden/>
          </w:rPr>
          <w:tab/>
        </w:r>
        <w:r w:rsidR="00E02F0E">
          <w:rPr>
            <w:webHidden/>
          </w:rPr>
          <w:fldChar w:fldCharType="begin"/>
        </w:r>
        <w:r w:rsidR="00E02F0E">
          <w:rPr>
            <w:webHidden/>
          </w:rPr>
          <w:instrText xml:space="preserve"> PAGEREF _Toc40449553 \h </w:instrText>
        </w:r>
        <w:r w:rsidR="00E02F0E">
          <w:rPr>
            <w:webHidden/>
          </w:rPr>
        </w:r>
        <w:r w:rsidR="00E02F0E">
          <w:rPr>
            <w:webHidden/>
          </w:rPr>
          <w:fldChar w:fldCharType="separate"/>
        </w:r>
        <w:r w:rsidR="00AB1F2F">
          <w:rPr>
            <w:webHidden/>
          </w:rPr>
          <w:t>89</w:t>
        </w:r>
        <w:r w:rsidR="00E02F0E">
          <w:rPr>
            <w:webHidden/>
          </w:rPr>
          <w:fldChar w:fldCharType="end"/>
        </w:r>
      </w:hyperlink>
    </w:p>
    <w:p w14:paraId="29A4263B" w14:textId="77777777" w:rsidR="00E02F0E" w:rsidRDefault="007D3017" w:rsidP="00E02F0E">
      <w:pPr>
        <w:pStyle w:val="3d"/>
        <w:rPr>
          <w:rFonts w:asciiTheme="minorHAnsi" w:eastAsiaTheme="minorEastAsia" w:hAnsiTheme="minorHAnsi"/>
          <w:spacing w:val="0"/>
          <w:sz w:val="21"/>
          <w:szCs w:val="22"/>
        </w:rPr>
      </w:pPr>
      <w:hyperlink w:anchor="_Toc40449554" w:history="1">
        <w:r w:rsidR="00E02F0E" w:rsidRPr="00967EFA">
          <w:rPr>
            <w:rStyle w:val="ad"/>
            <w:rFonts w:eastAsia="Malgun Gothic"/>
          </w:rPr>
          <w:t>2.5.9</w:t>
        </w:r>
        <w:r w:rsidR="00E02F0E">
          <w:rPr>
            <w:rFonts w:asciiTheme="minorHAnsi" w:eastAsiaTheme="minorEastAsia" w:hAnsiTheme="minorHAnsi"/>
            <w:spacing w:val="0"/>
            <w:sz w:val="21"/>
            <w:szCs w:val="22"/>
          </w:rPr>
          <w:tab/>
        </w:r>
        <w:r w:rsidR="00E02F0E" w:rsidRPr="00967EFA">
          <w:rPr>
            <w:rStyle w:val="ad"/>
            <w:rFonts w:hint="eastAsia"/>
          </w:rPr>
          <w:t>業務データベース一覧</w:t>
        </w:r>
        <w:r w:rsidR="00E02F0E">
          <w:rPr>
            <w:webHidden/>
          </w:rPr>
          <w:tab/>
        </w:r>
        <w:r w:rsidR="00E02F0E">
          <w:rPr>
            <w:webHidden/>
          </w:rPr>
          <w:fldChar w:fldCharType="begin"/>
        </w:r>
        <w:r w:rsidR="00E02F0E">
          <w:rPr>
            <w:webHidden/>
          </w:rPr>
          <w:instrText xml:space="preserve"> PAGEREF _Toc40449554 \h </w:instrText>
        </w:r>
        <w:r w:rsidR="00E02F0E">
          <w:rPr>
            <w:webHidden/>
          </w:rPr>
        </w:r>
        <w:r w:rsidR="00E02F0E">
          <w:rPr>
            <w:webHidden/>
          </w:rPr>
          <w:fldChar w:fldCharType="separate"/>
        </w:r>
        <w:r w:rsidR="00AB1F2F">
          <w:rPr>
            <w:webHidden/>
          </w:rPr>
          <w:t>90</w:t>
        </w:r>
        <w:r w:rsidR="00E02F0E">
          <w:rPr>
            <w:webHidden/>
          </w:rPr>
          <w:fldChar w:fldCharType="end"/>
        </w:r>
      </w:hyperlink>
    </w:p>
    <w:p w14:paraId="195B6EF1" w14:textId="77777777" w:rsidR="00E02F0E" w:rsidRDefault="007D3017" w:rsidP="00E02F0E">
      <w:pPr>
        <w:pStyle w:val="3d"/>
        <w:rPr>
          <w:rFonts w:asciiTheme="minorHAnsi" w:eastAsiaTheme="minorEastAsia" w:hAnsiTheme="minorHAnsi"/>
          <w:spacing w:val="0"/>
          <w:sz w:val="21"/>
          <w:szCs w:val="22"/>
        </w:rPr>
      </w:pPr>
      <w:hyperlink w:anchor="_Toc40449555" w:history="1">
        <w:r w:rsidR="00E02F0E" w:rsidRPr="00967EFA">
          <w:rPr>
            <w:rStyle w:val="ad"/>
            <w:rFonts w:eastAsia="Malgun Gothic"/>
          </w:rPr>
          <w:t>2.5.10</w:t>
        </w:r>
        <w:r w:rsidR="00E02F0E">
          <w:rPr>
            <w:rFonts w:asciiTheme="minorHAnsi" w:eastAsiaTheme="minorEastAsia" w:hAnsiTheme="minorHAnsi"/>
            <w:spacing w:val="0"/>
            <w:sz w:val="21"/>
            <w:szCs w:val="22"/>
          </w:rPr>
          <w:tab/>
        </w:r>
        <w:r w:rsidR="00E02F0E" w:rsidRPr="00967EFA">
          <w:rPr>
            <w:rStyle w:val="ad"/>
            <w:rFonts w:hint="eastAsia"/>
          </w:rPr>
          <w:t>業務データベース接続方式の選択</w:t>
        </w:r>
        <w:r w:rsidR="00E02F0E">
          <w:rPr>
            <w:webHidden/>
          </w:rPr>
          <w:tab/>
        </w:r>
        <w:r w:rsidR="00E02F0E">
          <w:rPr>
            <w:webHidden/>
          </w:rPr>
          <w:fldChar w:fldCharType="begin"/>
        </w:r>
        <w:r w:rsidR="00E02F0E">
          <w:rPr>
            <w:webHidden/>
          </w:rPr>
          <w:instrText xml:space="preserve"> PAGEREF _Toc40449555 \h </w:instrText>
        </w:r>
        <w:r w:rsidR="00E02F0E">
          <w:rPr>
            <w:webHidden/>
          </w:rPr>
        </w:r>
        <w:r w:rsidR="00E02F0E">
          <w:rPr>
            <w:webHidden/>
          </w:rPr>
          <w:fldChar w:fldCharType="separate"/>
        </w:r>
        <w:r w:rsidR="00AB1F2F">
          <w:rPr>
            <w:webHidden/>
          </w:rPr>
          <w:t>91</w:t>
        </w:r>
        <w:r w:rsidR="00E02F0E">
          <w:rPr>
            <w:webHidden/>
          </w:rPr>
          <w:fldChar w:fldCharType="end"/>
        </w:r>
      </w:hyperlink>
    </w:p>
    <w:p w14:paraId="63BBCE4B" w14:textId="77777777" w:rsidR="00E02F0E" w:rsidRDefault="007D3017" w:rsidP="00E02F0E">
      <w:pPr>
        <w:pStyle w:val="3d"/>
        <w:rPr>
          <w:rFonts w:asciiTheme="minorHAnsi" w:eastAsiaTheme="minorEastAsia" w:hAnsiTheme="minorHAnsi"/>
          <w:spacing w:val="0"/>
          <w:sz w:val="21"/>
          <w:szCs w:val="22"/>
        </w:rPr>
      </w:pPr>
      <w:hyperlink w:anchor="_Toc40449556" w:history="1">
        <w:r w:rsidR="00E02F0E" w:rsidRPr="00967EFA">
          <w:rPr>
            <w:rStyle w:val="ad"/>
            <w:rFonts w:eastAsia="Malgun Gothic"/>
          </w:rPr>
          <w:t>2.5.11</w:t>
        </w:r>
        <w:r w:rsidR="00E02F0E">
          <w:rPr>
            <w:rFonts w:asciiTheme="minorHAnsi" w:eastAsiaTheme="minorEastAsia" w:hAnsiTheme="minorHAnsi"/>
            <w:spacing w:val="0"/>
            <w:sz w:val="21"/>
            <w:szCs w:val="22"/>
          </w:rPr>
          <w:tab/>
        </w:r>
        <w:r w:rsidR="00E02F0E" w:rsidRPr="00967EFA">
          <w:rPr>
            <w:rStyle w:val="ad"/>
            <w:rFonts w:hint="eastAsia"/>
          </w:rPr>
          <w:t>業務データベースの接続情報</w:t>
        </w:r>
        <w:r w:rsidR="00E02F0E" w:rsidRPr="00967EFA">
          <w:rPr>
            <w:rStyle w:val="ad"/>
          </w:rPr>
          <w:t>(</w:t>
        </w:r>
        <w:r w:rsidR="00E02F0E" w:rsidRPr="00967EFA">
          <w:rPr>
            <w:rStyle w:val="ad"/>
            <w:rFonts w:hint="eastAsia"/>
          </w:rPr>
          <w:t>専用コネクションプール接続情報指定</w:t>
        </w:r>
        <w:r w:rsidR="00E02F0E" w:rsidRPr="00967EFA">
          <w:rPr>
            <w:rStyle w:val="ad"/>
          </w:rPr>
          <w:t>)</w:t>
        </w:r>
        <w:r w:rsidR="00E02F0E">
          <w:rPr>
            <w:webHidden/>
          </w:rPr>
          <w:tab/>
        </w:r>
        <w:r w:rsidR="00E02F0E">
          <w:rPr>
            <w:webHidden/>
          </w:rPr>
          <w:fldChar w:fldCharType="begin"/>
        </w:r>
        <w:r w:rsidR="00E02F0E">
          <w:rPr>
            <w:webHidden/>
          </w:rPr>
          <w:instrText xml:space="preserve"> PAGEREF _Toc40449556 \h </w:instrText>
        </w:r>
        <w:r w:rsidR="00E02F0E">
          <w:rPr>
            <w:webHidden/>
          </w:rPr>
        </w:r>
        <w:r w:rsidR="00E02F0E">
          <w:rPr>
            <w:webHidden/>
          </w:rPr>
          <w:fldChar w:fldCharType="separate"/>
        </w:r>
        <w:r w:rsidR="00AB1F2F">
          <w:rPr>
            <w:webHidden/>
          </w:rPr>
          <w:t>92</w:t>
        </w:r>
        <w:r w:rsidR="00E02F0E">
          <w:rPr>
            <w:webHidden/>
          </w:rPr>
          <w:fldChar w:fldCharType="end"/>
        </w:r>
      </w:hyperlink>
    </w:p>
    <w:p w14:paraId="36E5FCAC" w14:textId="77777777" w:rsidR="00E02F0E" w:rsidRDefault="007D3017" w:rsidP="00E02F0E">
      <w:pPr>
        <w:pStyle w:val="3d"/>
        <w:rPr>
          <w:rFonts w:asciiTheme="minorHAnsi" w:eastAsiaTheme="minorEastAsia" w:hAnsiTheme="minorHAnsi"/>
          <w:spacing w:val="0"/>
          <w:sz w:val="21"/>
          <w:szCs w:val="22"/>
        </w:rPr>
      </w:pPr>
      <w:hyperlink w:anchor="_Toc40449557" w:history="1">
        <w:r w:rsidR="00E02F0E" w:rsidRPr="00967EFA">
          <w:rPr>
            <w:rStyle w:val="ad"/>
            <w:rFonts w:eastAsia="Malgun Gothic"/>
          </w:rPr>
          <w:t>2.5.12</w:t>
        </w:r>
        <w:r w:rsidR="00E02F0E">
          <w:rPr>
            <w:rFonts w:asciiTheme="minorHAnsi" w:eastAsiaTheme="minorEastAsia" w:hAnsiTheme="minorHAnsi"/>
            <w:spacing w:val="0"/>
            <w:sz w:val="21"/>
            <w:szCs w:val="22"/>
          </w:rPr>
          <w:tab/>
        </w:r>
        <w:r w:rsidR="00E02F0E" w:rsidRPr="00967EFA">
          <w:rPr>
            <w:rStyle w:val="ad"/>
            <w:rFonts w:hint="eastAsia"/>
          </w:rPr>
          <w:t>業務データベースの接続情報</w:t>
        </w:r>
        <w:r w:rsidR="00E02F0E" w:rsidRPr="00967EFA">
          <w:rPr>
            <w:rStyle w:val="ad"/>
          </w:rPr>
          <w:t>(</w:t>
        </w:r>
        <w:r w:rsidR="00E02F0E" w:rsidRPr="00967EFA">
          <w:rPr>
            <w:rStyle w:val="ad"/>
            <w:rFonts w:hint="eastAsia"/>
          </w:rPr>
          <w:t>データソース参照方式</w:t>
        </w:r>
        <w:r w:rsidR="00E02F0E" w:rsidRPr="00967EFA">
          <w:rPr>
            <w:rStyle w:val="ad"/>
          </w:rPr>
          <w:t>)</w:t>
        </w:r>
        <w:r w:rsidR="00E02F0E">
          <w:rPr>
            <w:webHidden/>
          </w:rPr>
          <w:tab/>
        </w:r>
        <w:r w:rsidR="00E02F0E">
          <w:rPr>
            <w:webHidden/>
          </w:rPr>
          <w:fldChar w:fldCharType="begin"/>
        </w:r>
        <w:r w:rsidR="00E02F0E">
          <w:rPr>
            <w:webHidden/>
          </w:rPr>
          <w:instrText xml:space="preserve"> PAGEREF _Toc40449557 \h </w:instrText>
        </w:r>
        <w:r w:rsidR="00E02F0E">
          <w:rPr>
            <w:webHidden/>
          </w:rPr>
        </w:r>
        <w:r w:rsidR="00E02F0E">
          <w:rPr>
            <w:webHidden/>
          </w:rPr>
          <w:fldChar w:fldCharType="separate"/>
        </w:r>
        <w:r w:rsidR="00AB1F2F">
          <w:rPr>
            <w:webHidden/>
          </w:rPr>
          <w:t>93</w:t>
        </w:r>
        <w:r w:rsidR="00E02F0E">
          <w:rPr>
            <w:webHidden/>
          </w:rPr>
          <w:fldChar w:fldCharType="end"/>
        </w:r>
      </w:hyperlink>
    </w:p>
    <w:p w14:paraId="301B1BC4" w14:textId="77777777" w:rsidR="00E02F0E" w:rsidRDefault="007D3017" w:rsidP="00E02F0E">
      <w:pPr>
        <w:pStyle w:val="3d"/>
        <w:rPr>
          <w:rFonts w:asciiTheme="minorHAnsi" w:eastAsiaTheme="minorEastAsia" w:hAnsiTheme="minorHAnsi"/>
          <w:spacing w:val="0"/>
          <w:sz w:val="21"/>
          <w:szCs w:val="22"/>
        </w:rPr>
      </w:pPr>
      <w:hyperlink w:anchor="_Toc40449558" w:history="1">
        <w:r w:rsidR="00E02F0E" w:rsidRPr="00967EFA">
          <w:rPr>
            <w:rStyle w:val="ad"/>
            <w:rFonts w:eastAsia="Malgun Gothic"/>
          </w:rPr>
          <w:t>2.5.13</w:t>
        </w:r>
        <w:r w:rsidR="00E02F0E">
          <w:rPr>
            <w:rFonts w:asciiTheme="minorHAnsi" w:eastAsiaTheme="minorEastAsia" w:hAnsiTheme="minorHAnsi"/>
            <w:spacing w:val="0"/>
            <w:sz w:val="21"/>
            <w:szCs w:val="22"/>
          </w:rPr>
          <w:tab/>
        </w:r>
        <w:r w:rsidR="00E02F0E" w:rsidRPr="00967EFA">
          <w:rPr>
            <w:rStyle w:val="ad"/>
            <w:rFonts w:hint="eastAsia"/>
          </w:rPr>
          <w:t>リモートルールサービスのタイプ設定</w:t>
        </w:r>
        <w:r w:rsidR="00E02F0E">
          <w:rPr>
            <w:webHidden/>
          </w:rPr>
          <w:tab/>
        </w:r>
        <w:r w:rsidR="00E02F0E">
          <w:rPr>
            <w:webHidden/>
          </w:rPr>
          <w:fldChar w:fldCharType="begin"/>
        </w:r>
        <w:r w:rsidR="00E02F0E">
          <w:rPr>
            <w:webHidden/>
          </w:rPr>
          <w:instrText xml:space="preserve"> PAGEREF _Toc40449558 \h </w:instrText>
        </w:r>
        <w:r w:rsidR="00E02F0E">
          <w:rPr>
            <w:webHidden/>
          </w:rPr>
        </w:r>
        <w:r w:rsidR="00E02F0E">
          <w:rPr>
            <w:webHidden/>
          </w:rPr>
          <w:fldChar w:fldCharType="separate"/>
        </w:r>
        <w:r w:rsidR="00AB1F2F">
          <w:rPr>
            <w:webHidden/>
          </w:rPr>
          <w:t>94</w:t>
        </w:r>
        <w:r w:rsidR="00E02F0E">
          <w:rPr>
            <w:webHidden/>
          </w:rPr>
          <w:fldChar w:fldCharType="end"/>
        </w:r>
      </w:hyperlink>
    </w:p>
    <w:p w14:paraId="1B04FA68" w14:textId="77777777" w:rsidR="00E02F0E" w:rsidRDefault="007D3017" w:rsidP="00E02F0E">
      <w:pPr>
        <w:pStyle w:val="3d"/>
        <w:rPr>
          <w:rFonts w:asciiTheme="minorHAnsi" w:eastAsiaTheme="minorEastAsia" w:hAnsiTheme="minorHAnsi"/>
          <w:spacing w:val="0"/>
          <w:sz w:val="21"/>
          <w:szCs w:val="22"/>
        </w:rPr>
      </w:pPr>
      <w:hyperlink w:anchor="_Toc40449559" w:history="1">
        <w:r w:rsidR="00E02F0E" w:rsidRPr="00967EFA">
          <w:rPr>
            <w:rStyle w:val="ad"/>
            <w:rFonts w:eastAsia="Malgun Gothic"/>
          </w:rPr>
          <w:t>2.5.14</w:t>
        </w:r>
        <w:r w:rsidR="00E02F0E">
          <w:rPr>
            <w:rFonts w:asciiTheme="minorHAnsi" w:eastAsiaTheme="minorEastAsia" w:hAnsiTheme="minorHAnsi"/>
            <w:spacing w:val="0"/>
            <w:sz w:val="21"/>
            <w:szCs w:val="22"/>
          </w:rPr>
          <w:tab/>
        </w:r>
        <w:r w:rsidR="00E02F0E" w:rsidRPr="00967EFA">
          <w:rPr>
            <w:rStyle w:val="ad"/>
            <w:rFonts w:hint="eastAsia"/>
          </w:rPr>
          <w:t>ルールサービス同時利用ユーザ数の設定</w:t>
        </w:r>
        <w:r w:rsidR="00E02F0E">
          <w:rPr>
            <w:webHidden/>
          </w:rPr>
          <w:tab/>
        </w:r>
        <w:r w:rsidR="00E02F0E">
          <w:rPr>
            <w:webHidden/>
          </w:rPr>
          <w:fldChar w:fldCharType="begin"/>
        </w:r>
        <w:r w:rsidR="00E02F0E">
          <w:rPr>
            <w:webHidden/>
          </w:rPr>
          <w:instrText xml:space="preserve"> PAGEREF _Toc40449559 \h </w:instrText>
        </w:r>
        <w:r w:rsidR="00E02F0E">
          <w:rPr>
            <w:webHidden/>
          </w:rPr>
        </w:r>
        <w:r w:rsidR="00E02F0E">
          <w:rPr>
            <w:webHidden/>
          </w:rPr>
          <w:fldChar w:fldCharType="separate"/>
        </w:r>
        <w:r w:rsidR="00AB1F2F">
          <w:rPr>
            <w:webHidden/>
          </w:rPr>
          <w:t>94</w:t>
        </w:r>
        <w:r w:rsidR="00E02F0E">
          <w:rPr>
            <w:webHidden/>
          </w:rPr>
          <w:fldChar w:fldCharType="end"/>
        </w:r>
      </w:hyperlink>
    </w:p>
    <w:p w14:paraId="29073735" w14:textId="77777777" w:rsidR="00E02F0E" w:rsidRDefault="007D3017" w:rsidP="00E02F0E">
      <w:pPr>
        <w:pStyle w:val="3d"/>
        <w:rPr>
          <w:rFonts w:asciiTheme="minorHAnsi" w:eastAsiaTheme="minorEastAsia" w:hAnsiTheme="minorHAnsi"/>
          <w:spacing w:val="0"/>
          <w:sz w:val="21"/>
          <w:szCs w:val="22"/>
        </w:rPr>
      </w:pPr>
      <w:hyperlink w:anchor="_Toc40449560" w:history="1">
        <w:r w:rsidR="00E02F0E" w:rsidRPr="00967EFA">
          <w:rPr>
            <w:rStyle w:val="ad"/>
            <w:rFonts w:eastAsia="Malgun Gothic"/>
          </w:rPr>
          <w:t>2.5.15</w:t>
        </w:r>
        <w:r w:rsidR="00E02F0E">
          <w:rPr>
            <w:rFonts w:asciiTheme="minorHAnsi" w:eastAsiaTheme="minorEastAsia" w:hAnsiTheme="minorHAnsi"/>
            <w:spacing w:val="0"/>
            <w:sz w:val="21"/>
            <w:szCs w:val="22"/>
          </w:rPr>
          <w:tab/>
        </w:r>
        <w:r w:rsidR="00E02F0E" w:rsidRPr="00967EFA">
          <w:rPr>
            <w:rStyle w:val="ad"/>
            <w:rFonts w:hint="eastAsia"/>
          </w:rPr>
          <w:t>ルールアプリケーション設定要約および保存</w:t>
        </w:r>
        <w:r w:rsidR="00E02F0E">
          <w:rPr>
            <w:webHidden/>
          </w:rPr>
          <w:tab/>
        </w:r>
        <w:r w:rsidR="00E02F0E">
          <w:rPr>
            <w:webHidden/>
          </w:rPr>
          <w:fldChar w:fldCharType="begin"/>
        </w:r>
        <w:r w:rsidR="00E02F0E">
          <w:rPr>
            <w:webHidden/>
          </w:rPr>
          <w:instrText xml:space="preserve"> PAGEREF _Toc40449560 \h </w:instrText>
        </w:r>
        <w:r w:rsidR="00E02F0E">
          <w:rPr>
            <w:webHidden/>
          </w:rPr>
        </w:r>
        <w:r w:rsidR="00E02F0E">
          <w:rPr>
            <w:webHidden/>
          </w:rPr>
          <w:fldChar w:fldCharType="separate"/>
        </w:r>
        <w:r w:rsidR="00AB1F2F">
          <w:rPr>
            <w:webHidden/>
          </w:rPr>
          <w:t>95</w:t>
        </w:r>
        <w:r w:rsidR="00E02F0E">
          <w:rPr>
            <w:webHidden/>
          </w:rPr>
          <w:fldChar w:fldCharType="end"/>
        </w:r>
      </w:hyperlink>
    </w:p>
    <w:p w14:paraId="14DDB46A" w14:textId="77777777" w:rsidR="00E02F0E" w:rsidRDefault="007D3017" w:rsidP="00E02F0E">
      <w:pPr>
        <w:pStyle w:val="2f2"/>
        <w:rPr>
          <w:rFonts w:asciiTheme="minorHAnsi" w:eastAsiaTheme="minorEastAsia" w:hAnsiTheme="minorHAnsi"/>
          <w:b w:val="0"/>
          <w:spacing w:val="0"/>
          <w:sz w:val="21"/>
          <w:szCs w:val="22"/>
        </w:rPr>
      </w:pPr>
      <w:hyperlink w:anchor="_Toc40449561" w:history="1">
        <w:r w:rsidR="00E02F0E" w:rsidRPr="00967EFA">
          <w:rPr>
            <w:rStyle w:val="ad"/>
            <w:rFonts w:eastAsia="Malgun Gothic"/>
          </w:rPr>
          <w:t>2.6</w:t>
        </w:r>
        <w:r w:rsidR="00E02F0E">
          <w:rPr>
            <w:rFonts w:asciiTheme="minorHAnsi" w:eastAsiaTheme="minorEastAsia" w:hAnsiTheme="minorHAnsi"/>
            <w:b w:val="0"/>
            <w:spacing w:val="0"/>
            <w:sz w:val="21"/>
            <w:szCs w:val="22"/>
          </w:rPr>
          <w:tab/>
        </w:r>
        <w:r w:rsidR="00E02F0E" w:rsidRPr="00967EFA">
          <w:rPr>
            <w:rStyle w:val="ad"/>
            <w:rFonts w:hint="eastAsia"/>
          </w:rPr>
          <w:t>アドオンウィザード</w:t>
        </w:r>
        <w:r w:rsidR="00E02F0E">
          <w:rPr>
            <w:webHidden/>
          </w:rPr>
          <w:tab/>
        </w:r>
        <w:r w:rsidR="00E02F0E">
          <w:rPr>
            <w:webHidden/>
          </w:rPr>
          <w:fldChar w:fldCharType="begin"/>
        </w:r>
        <w:r w:rsidR="00E02F0E">
          <w:rPr>
            <w:webHidden/>
          </w:rPr>
          <w:instrText xml:space="preserve"> PAGEREF _Toc40449561 \h </w:instrText>
        </w:r>
        <w:r w:rsidR="00E02F0E">
          <w:rPr>
            <w:webHidden/>
          </w:rPr>
        </w:r>
        <w:r w:rsidR="00E02F0E">
          <w:rPr>
            <w:webHidden/>
          </w:rPr>
          <w:fldChar w:fldCharType="separate"/>
        </w:r>
        <w:r w:rsidR="00AB1F2F">
          <w:rPr>
            <w:webHidden/>
          </w:rPr>
          <w:t>95</w:t>
        </w:r>
        <w:r w:rsidR="00E02F0E">
          <w:rPr>
            <w:webHidden/>
          </w:rPr>
          <w:fldChar w:fldCharType="end"/>
        </w:r>
      </w:hyperlink>
    </w:p>
    <w:p w14:paraId="185EF6EA" w14:textId="77777777" w:rsidR="00E02F0E" w:rsidRDefault="007D3017" w:rsidP="00E02F0E">
      <w:pPr>
        <w:pStyle w:val="3d"/>
        <w:rPr>
          <w:rFonts w:asciiTheme="minorHAnsi" w:eastAsiaTheme="minorEastAsia" w:hAnsiTheme="minorHAnsi"/>
          <w:spacing w:val="0"/>
          <w:sz w:val="21"/>
          <w:szCs w:val="22"/>
        </w:rPr>
      </w:pPr>
      <w:hyperlink w:anchor="_Toc40449562" w:history="1">
        <w:r w:rsidR="00E02F0E" w:rsidRPr="00967EFA">
          <w:rPr>
            <w:rStyle w:val="ad"/>
            <w:rFonts w:eastAsia="Malgun Gothic"/>
          </w:rPr>
          <w:t>2.6.1</w:t>
        </w:r>
        <w:r w:rsidR="00E02F0E">
          <w:rPr>
            <w:rFonts w:asciiTheme="minorHAnsi" w:eastAsiaTheme="minorEastAsia" w:hAnsiTheme="minorHAnsi"/>
            <w:spacing w:val="0"/>
            <w:sz w:val="21"/>
            <w:szCs w:val="22"/>
          </w:rPr>
          <w:tab/>
        </w:r>
        <w:r w:rsidR="00E02F0E" w:rsidRPr="00967EFA">
          <w:rPr>
            <w:rStyle w:val="ad"/>
            <w:rFonts w:hint="eastAsia"/>
          </w:rPr>
          <w:t>導入</w:t>
        </w:r>
        <w:r w:rsidR="00E02F0E">
          <w:rPr>
            <w:webHidden/>
          </w:rPr>
          <w:tab/>
        </w:r>
        <w:r w:rsidR="00E02F0E">
          <w:rPr>
            <w:webHidden/>
          </w:rPr>
          <w:fldChar w:fldCharType="begin"/>
        </w:r>
        <w:r w:rsidR="00E02F0E">
          <w:rPr>
            <w:webHidden/>
          </w:rPr>
          <w:instrText xml:space="preserve"> PAGEREF _Toc40449562 \h </w:instrText>
        </w:r>
        <w:r w:rsidR="00E02F0E">
          <w:rPr>
            <w:webHidden/>
          </w:rPr>
        </w:r>
        <w:r w:rsidR="00E02F0E">
          <w:rPr>
            <w:webHidden/>
          </w:rPr>
          <w:fldChar w:fldCharType="separate"/>
        </w:r>
        <w:r w:rsidR="00AB1F2F">
          <w:rPr>
            <w:webHidden/>
          </w:rPr>
          <w:t>96</w:t>
        </w:r>
        <w:r w:rsidR="00E02F0E">
          <w:rPr>
            <w:webHidden/>
          </w:rPr>
          <w:fldChar w:fldCharType="end"/>
        </w:r>
      </w:hyperlink>
    </w:p>
    <w:p w14:paraId="0E332F86" w14:textId="77777777" w:rsidR="00E02F0E" w:rsidRDefault="007D3017" w:rsidP="00E02F0E">
      <w:pPr>
        <w:pStyle w:val="3d"/>
        <w:rPr>
          <w:rFonts w:asciiTheme="minorHAnsi" w:eastAsiaTheme="minorEastAsia" w:hAnsiTheme="minorHAnsi"/>
          <w:spacing w:val="0"/>
          <w:sz w:val="21"/>
          <w:szCs w:val="22"/>
        </w:rPr>
      </w:pPr>
      <w:hyperlink w:anchor="_Toc40449563" w:history="1">
        <w:r w:rsidR="00E02F0E" w:rsidRPr="00967EFA">
          <w:rPr>
            <w:rStyle w:val="ad"/>
            <w:rFonts w:eastAsia="Malgun Gothic"/>
          </w:rPr>
          <w:t>2.6.2</w:t>
        </w:r>
        <w:r w:rsidR="00E02F0E">
          <w:rPr>
            <w:rFonts w:asciiTheme="minorHAnsi" w:eastAsiaTheme="minorEastAsia" w:hAnsiTheme="minorHAnsi"/>
            <w:spacing w:val="0"/>
            <w:sz w:val="21"/>
            <w:szCs w:val="22"/>
          </w:rPr>
          <w:tab/>
        </w:r>
        <w:r w:rsidR="00E02F0E" w:rsidRPr="00967EFA">
          <w:rPr>
            <w:rStyle w:val="ad"/>
            <w:rFonts w:hint="eastAsia"/>
          </w:rPr>
          <w:t>アドオンタイプの選択</w:t>
        </w:r>
        <w:r w:rsidR="00E02F0E">
          <w:rPr>
            <w:webHidden/>
          </w:rPr>
          <w:tab/>
        </w:r>
        <w:r w:rsidR="00E02F0E">
          <w:rPr>
            <w:webHidden/>
          </w:rPr>
          <w:fldChar w:fldCharType="begin"/>
        </w:r>
        <w:r w:rsidR="00E02F0E">
          <w:rPr>
            <w:webHidden/>
          </w:rPr>
          <w:instrText xml:space="preserve"> PAGEREF _Toc40449563 \h </w:instrText>
        </w:r>
        <w:r w:rsidR="00E02F0E">
          <w:rPr>
            <w:webHidden/>
          </w:rPr>
        </w:r>
        <w:r w:rsidR="00E02F0E">
          <w:rPr>
            <w:webHidden/>
          </w:rPr>
          <w:fldChar w:fldCharType="separate"/>
        </w:r>
        <w:r w:rsidR="00AB1F2F">
          <w:rPr>
            <w:webHidden/>
          </w:rPr>
          <w:t>96</w:t>
        </w:r>
        <w:r w:rsidR="00E02F0E">
          <w:rPr>
            <w:webHidden/>
          </w:rPr>
          <w:fldChar w:fldCharType="end"/>
        </w:r>
      </w:hyperlink>
    </w:p>
    <w:p w14:paraId="5CB2EA37" w14:textId="77777777" w:rsidR="00E02F0E" w:rsidRDefault="007D3017" w:rsidP="00E02F0E">
      <w:pPr>
        <w:pStyle w:val="3d"/>
        <w:rPr>
          <w:rFonts w:asciiTheme="minorHAnsi" w:eastAsiaTheme="minorEastAsia" w:hAnsiTheme="minorHAnsi"/>
          <w:spacing w:val="0"/>
          <w:sz w:val="21"/>
          <w:szCs w:val="22"/>
        </w:rPr>
      </w:pPr>
      <w:hyperlink w:anchor="_Toc40449564" w:history="1">
        <w:r w:rsidR="00E02F0E" w:rsidRPr="00967EFA">
          <w:rPr>
            <w:rStyle w:val="ad"/>
            <w:rFonts w:eastAsia="Malgun Gothic"/>
          </w:rPr>
          <w:t>2.6.3</w:t>
        </w:r>
        <w:r w:rsidR="00E02F0E">
          <w:rPr>
            <w:rFonts w:asciiTheme="minorHAnsi" w:eastAsiaTheme="minorEastAsia" w:hAnsiTheme="minorHAnsi"/>
            <w:spacing w:val="0"/>
            <w:sz w:val="21"/>
            <w:szCs w:val="22"/>
          </w:rPr>
          <w:tab/>
        </w:r>
        <w:r w:rsidR="00E02F0E" w:rsidRPr="00967EFA">
          <w:rPr>
            <w:rStyle w:val="ad"/>
            <w:rFonts w:hint="eastAsia"/>
          </w:rPr>
          <w:t>ユーザ定義関数リスト</w:t>
        </w:r>
        <w:r w:rsidR="00E02F0E">
          <w:rPr>
            <w:webHidden/>
          </w:rPr>
          <w:tab/>
        </w:r>
        <w:r w:rsidR="00E02F0E">
          <w:rPr>
            <w:webHidden/>
          </w:rPr>
          <w:fldChar w:fldCharType="begin"/>
        </w:r>
        <w:r w:rsidR="00E02F0E">
          <w:rPr>
            <w:webHidden/>
          </w:rPr>
          <w:instrText xml:space="preserve"> PAGEREF _Toc40449564 \h </w:instrText>
        </w:r>
        <w:r w:rsidR="00E02F0E">
          <w:rPr>
            <w:webHidden/>
          </w:rPr>
        </w:r>
        <w:r w:rsidR="00E02F0E">
          <w:rPr>
            <w:webHidden/>
          </w:rPr>
          <w:fldChar w:fldCharType="separate"/>
        </w:r>
        <w:r w:rsidR="00AB1F2F">
          <w:rPr>
            <w:webHidden/>
          </w:rPr>
          <w:t>97</w:t>
        </w:r>
        <w:r w:rsidR="00E02F0E">
          <w:rPr>
            <w:webHidden/>
          </w:rPr>
          <w:fldChar w:fldCharType="end"/>
        </w:r>
      </w:hyperlink>
    </w:p>
    <w:p w14:paraId="56D02535" w14:textId="77777777" w:rsidR="00E02F0E" w:rsidRDefault="007D3017" w:rsidP="00E02F0E">
      <w:pPr>
        <w:pStyle w:val="3d"/>
        <w:rPr>
          <w:rFonts w:asciiTheme="minorHAnsi" w:eastAsiaTheme="minorEastAsia" w:hAnsiTheme="minorHAnsi"/>
          <w:spacing w:val="0"/>
          <w:sz w:val="21"/>
          <w:szCs w:val="22"/>
        </w:rPr>
      </w:pPr>
      <w:hyperlink w:anchor="_Toc40449565" w:history="1">
        <w:r w:rsidR="00E02F0E" w:rsidRPr="00967EFA">
          <w:rPr>
            <w:rStyle w:val="ad"/>
            <w:rFonts w:eastAsia="Malgun Gothic"/>
          </w:rPr>
          <w:t>2.6.4</w:t>
        </w:r>
        <w:r w:rsidR="00E02F0E">
          <w:rPr>
            <w:rFonts w:asciiTheme="minorHAnsi" w:eastAsiaTheme="minorEastAsia" w:hAnsiTheme="minorHAnsi"/>
            <w:spacing w:val="0"/>
            <w:sz w:val="21"/>
            <w:szCs w:val="22"/>
          </w:rPr>
          <w:tab/>
        </w:r>
        <w:r w:rsidR="00E02F0E" w:rsidRPr="00967EFA">
          <w:rPr>
            <w:rStyle w:val="ad"/>
            <w:rFonts w:hint="eastAsia"/>
          </w:rPr>
          <w:t>コールバックサービスリスト</w:t>
        </w:r>
        <w:r w:rsidR="00E02F0E">
          <w:rPr>
            <w:webHidden/>
          </w:rPr>
          <w:tab/>
        </w:r>
        <w:r w:rsidR="00E02F0E">
          <w:rPr>
            <w:webHidden/>
          </w:rPr>
          <w:fldChar w:fldCharType="begin"/>
        </w:r>
        <w:r w:rsidR="00E02F0E">
          <w:rPr>
            <w:webHidden/>
          </w:rPr>
          <w:instrText xml:space="preserve"> PAGEREF _Toc40449565 \h </w:instrText>
        </w:r>
        <w:r w:rsidR="00E02F0E">
          <w:rPr>
            <w:webHidden/>
          </w:rPr>
        </w:r>
        <w:r w:rsidR="00E02F0E">
          <w:rPr>
            <w:webHidden/>
          </w:rPr>
          <w:fldChar w:fldCharType="separate"/>
        </w:r>
        <w:r w:rsidR="00AB1F2F">
          <w:rPr>
            <w:webHidden/>
          </w:rPr>
          <w:t>98</w:t>
        </w:r>
        <w:r w:rsidR="00E02F0E">
          <w:rPr>
            <w:webHidden/>
          </w:rPr>
          <w:fldChar w:fldCharType="end"/>
        </w:r>
      </w:hyperlink>
    </w:p>
    <w:p w14:paraId="0A304B4F" w14:textId="77777777" w:rsidR="00E02F0E" w:rsidRDefault="007D3017" w:rsidP="00E02F0E">
      <w:pPr>
        <w:pStyle w:val="3d"/>
        <w:rPr>
          <w:rFonts w:asciiTheme="minorHAnsi" w:eastAsiaTheme="minorEastAsia" w:hAnsiTheme="minorHAnsi"/>
          <w:spacing w:val="0"/>
          <w:sz w:val="21"/>
          <w:szCs w:val="22"/>
        </w:rPr>
      </w:pPr>
      <w:hyperlink w:anchor="_Toc40449566" w:history="1">
        <w:r w:rsidR="00E02F0E" w:rsidRPr="00967EFA">
          <w:rPr>
            <w:rStyle w:val="ad"/>
            <w:rFonts w:eastAsia="Malgun Gothic"/>
          </w:rPr>
          <w:t>2.6.5</w:t>
        </w:r>
        <w:r w:rsidR="00E02F0E">
          <w:rPr>
            <w:rFonts w:asciiTheme="minorHAnsi" w:eastAsiaTheme="minorEastAsia" w:hAnsiTheme="minorHAnsi"/>
            <w:spacing w:val="0"/>
            <w:sz w:val="21"/>
            <w:szCs w:val="22"/>
          </w:rPr>
          <w:tab/>
        </w:r>
        <w:r w:rsidR="00E02F0E" w:rsidRPr="00967EFA">
          <w:rPr>
            <w:rStyle w:val="ad"/>
            <w:rFonts w:hint="eastAsia"/>
          </w:rPr>
          <w:t>コールバックサービス登録</w:t>
        </w:r>
        <w:r w:rsidR="00E02F0E">
          <w:rPr>
            <w:webHidden/>
          </w:rPr>
          <w:tab/>
        </w:r>
        <w:r w:rsidR="00E02F0E">
          <w:rPr>
            <w:webHidden/>
          </w:rPr>
          <w:fldChar w:fldCharType="begin"/>
        </w:r>
        <w:r w:rsidR="00E02F0E">
          <w:rPr>
            <w:webHidden/>
          </w:rPr>
          <w:instrText xml:space="preserve"> PAGEREF _Toc40449566 \h </w:instrText>
        </w:r>
        <w:r w:rsidR="00E02F0E">
          <w:rPr>
            <w:webHidden/>
          </w:rPr>
        </w:r>
        <w:r w:rsidR="00E02F0E">
          <w:rPr>
            <w:webHidden/>
          </w:rPr>
          <w:fldChar w:fldCharType="separate"/>
        </w:r>
        <w:r w:rsidR="00AB1F2F">
          <w:rPr>
            <w:webHidden/>
          </w:rPr>
          <w:t>100</w:t>
        </w:r>
        <w:r w:rsidR="00E02F0E">
          <w:rPr>
            <w:webHidden/>
          </w:rPr>
          <w:fldChar w:fldCharType="end"/>
        </w:r>
      </w:hyperlink>
    </w:p>
    <w:p w14:paraId="79C5BC22" w14:textId="77777777" w:rsidR="00E02F0E" w:rsidRDefault="007D3017" w:rsidP="00E02F0E">
      <w:pPr>
        <w:pStyle w:val="2f2"/>
        <w:rPr>
          <w:rFonts w:asciiTheme="minorHAnsi" w:eastAsiaTheme="minorEastAsia" w:hAnsiTheme="minorHAnsi"/>
          <w:b w:val="0"/>
          <w:spacing w:val="0"/>
          <w:sz w:val="21"/>
          <w:szCs w:val="22"/>
        </w:rPr>
      </w:pPr>
      <w:hyperlink w:anchor="_Toc40449567" w:history="1">
        <w:r w:rsidR="00E02F0E" w:rsidRPr="00967EFA">
          <w:rPr>
            <w:rStyle w:val="ad"/>
            <w:rFonts w:eastAsia="Malgun Gothic"/>
          </w:rPr>
          <w:t>2.7</w:t>
        </w:r>
        <w:r w:rsidR="00E02F0E">
          <w:rPr>
            <w:rFonts w:asciiTheme="minorHAnsi" w:eastAsiaTheme="minorEastAsia" w:hAnsiTheme="minorHAnsi"/>
            <w:b w:val="0"/>
            <w:spacing w:val="0"/>
            <w:sz w:val="21"/>
            <w:szCs w:val="22"/>
          </w:rPr>
          <w:tab/>
        </w:r>
        <w:r w:rsidR="00E02F0E" w:rsidRPr="00967EFA">
          <w:rPr>
            <w:rStyle w:val="ad"/>
            <w:rFonts w:hint="eastAsia"/>
          </w:rPr>
          <w:t>ウィザード使用方法</w:t>
        </w:r>
        <w:r w:rsidR="00E02F0E">
          <w:rPr>
            <w:webHidden/>
          </w:rPr>
          <w:tab/>
        </w:r>
        <w:r w:rsidR="00E02F0E">
          <w:rPr>
            <w:webHidden/>
          </w:rPr>
          <w:fldChar w:fldCharType="begin"/>
        </w:r>
        <w:r w:rsidR="00E02F0E">
          <w:rPr>
            <w:webHidden/>
          </w:rPr>
          <w:instrText xml:space="preserve"> PAGEREF _Toc40449567 \h </w:instrText>
        </w:r>
        <w:r w:rsidR="00E02F0E">
          <w:rPr>
            <w:webHidden/>
          </w:rPr>
        </w:r>
        <w:r w:rsidR="00E02F0E">
          <w:rPr>
            <w:webHidden/>
          </w:rPr>
          <w:fldChar w:fldCharType="separate"/>
        </w:r>
        <w:r w:rsidR="00AB1F2F">
          <w:rPr>
            <w:webHidden/>
          </w:rPr>
          <w:t>100</w:t>
        </w:r>
        <w:r w:rsidR="00E02F0E">
          <w:rPr>
            <w:webHidden/>
          </w:rPr>
          <w:fldChar w:fldCharType="end"/>
        </w:r>
      </w:hyperlink>
    </w:p>
    <w:p w14:paraId="31CF6B86" w14:textId="77777777" w:rsidR="00E02F0E" w:rsidRDefault="007D3017" w:rsidP="00E02F0E">
      <w:pPr>
        <w:pStyle w:val="3d"/>
        <w:rPr>
          <w:rFonts w:asciiTheme="minorHAnsi" w:eastAsiaTheme="minorEastAsia" w:hAnsiTheme="minorHAnsi"/>
          <w:spacing w:val="0"/>
          <w:sz w:val="21"/>
          <w:szCs w:val="22"/>
        </w:rPr>
      </w:pPr>
      <w:hyperlink w:anchor="_Toc40449568" w:history="1">
        <w:r w:rsidR="00E02F0E" w:rsidRPr="00967EFA">
          <w:rPr>
            <w:rStyle w:val="ad"/>
            <w:rFonts w:eastAsia="Malgun Gothic"/>
          </w:rPr>
          <w:t>2.7.1</w:t>
        </w:r>
        <w:r w:rsidR="00E02F0E">
          <w:rPr>
            <w:rFonts w:asciiTheme="minorHAnsi" w:eastAsiaTheme="minorEastAsia" w:hAnsiTheme="minorHAnsi"/>
            <w:spacing w:val="0"/>
            <w:sz w:val="21"/>
            <w:szCs w:val="22"/>
          </w:rPr>
          <w:tab/>
        </w:r>
        <w:r w:rsidR="00E02F0E" w:rsidRPr="00967EFA">
          <w:rPr>
            <w:rStyle w:val="ad"/>
            <w:rFonts w:hint="eastAsia"/>
          </w:rPr>
          <w:t>入力</w:t>
        </w:r>
        <w:r w:rsidR="00E02F0E">
          <w:rPr>
            <w:webHidden/>
          </w:rPr>
          <w:tab/>
        </w:r>
        <w:r w:rsidR="00E02F0E">
          <w:rPr>
            <w:webHidden/>
          </w:rPr>
          <w:fldChar w:fldCharType="begin"/>
        </w:r>
        <w:r w:rsidR="00E02F0E">
          <w:rPr>
            <w:webHidden/>
          </w:rPr>
          <w:instrText xml:space="preserve"> PAGEREF _Toc40449568 \h </w:instrText>
        </w:r>
        <w:r w:rsidR="00E02F0E">
          <w:rPr>
            <w:webHidden/>
          </w:rPr>
        </w:r>
        <w:r w:rsidR="00E02F0E">
          <w:rPr>
            <w:webHidden/>
          </w:rPr>
          <w:fldChar w:fldCharType="separate"/>
        </w:r>
        <w:r w:rsidR="00AB1F2F">
          <w:rPr>
            <w:webHidden/>
          </w:rPr>
          <w:t>101</w:t>
        </w:r>
        <w:r w:rsidR="00E02F0E">
          <w:rPr>
            <w:webHidden/>
          </w:rPr>
          <w:fldChar w:fldCharType="end"/>
        </w:r>
      </w:hyperlink>
    </w:p>
    <w:p w14:paraId="7D5CC13A" w14:textId="77777777" w:rsidR="00E02F0E" w:rsidRDefault="007D3017" w:rsidP="00E02F0E">
      <w:pPr>
        <w:pStyle w:val="3d"/>
        <w:rPr>
          <w:rFonts w:asciiTheme="minorHAnsi" w:eastAsiaTheme="minorEastAsia" w:hAnsiTheme="minorHAnsi"/>
          <w:spacing w:val="0"/>
          <w:sz w:val="21"/>
          <w:szCs w:val="22"/>
        </w:rPr>
      </w:pPr>
      <w:hyperlink w:anchor="_Toc40449569" w:history="1">
        <w:r w:rsidR="00E02F0E" w:rsidRPr="00967EFA">
          <w:rPr>
            <w:rStyle w:val="ad"/>
            <w:rFonts w:eastAsia="Malgun Gothic"/>
          </w:rPr>
          <w:t>2.7.2</w:t>
        </w:r>
        <w:r w:rsidR="00E02F0E">
          <w:rPr>
            <w:rFonts w:asciiTheme="minorHAnsi" w:eastAsiaTheme="minorEastAsia" w:hAnsiTheme="minorHAnsi"/>
            <w:spacing w:val="0"/>
            <w:sz w:val="21"/>
            <w:szCs w:val="22"/>
          </w:rPr>
          <w:tab/>
        </w:r>
        <w:r w:rsidR="00E02F0E" w:rsidRPr="00967EFA">
          <w:rPr>
            <w:rStyle w:val="ad"/>
            <w:rFonts w:hint="eastAsia"/>
          </w:rPr>
          <w:t>ウィザード使用シナリオ</w:t>
        </w:r>
        <w:r w:rsidR="00E02F0E">
          <w:rPr>
            <w:webHidden/>
          </w:rPr>
          <w:tab/>
        </w:r>
        <w:r w:rsidR="00E02F0E">
          <w:rPr>
            <w:webHidden/>
          </w:rPr>
          <w:fldChar w:fldCharType="begin"/>
        </w:r>
        <w:r w:rsidR="00E02F0E">
          <w:rPr>
            <w:webHidden/>
          </w:rPr>
          <w:instrText xml:space="preserve"> PAGEREF _Toc40449569 \h </w:instrText>
        </w:r>
        <w:r w:rsidR="00E02F0E">
          <w:rPr>
            <w:webHidden/>
          </w:rPr>
        </w:r>
        <w:r w:rsidR="00E02F0E">
          <w:rPr>
            <w:webHidden/>
          </w:rPr>
          <w:fldChar w:fldCharType="separate"/>
        </w:r>
        <w:r w:rsidR="00AB1F2F">
          <w:rPr>
            <w:webHidden/>
          </w:rPr>
          <w:t>103</w:t>
        </w:r>
        <w:r w:rsidR="00E02F0E">
          <w:rPr>
            <w:webHidden/>
          </w:rPr>
          <w:fldChar w:fldCharType="end"/>
        </w:r>
      </w:hyperlink>
    </w:p>
    <w:p w14:paraId="6A6DCE32" w14:textId="77777777" w:rsidR="00E02F0E" w:rsidRDefault="007D3017" w:rsidP="00E02F0E">
      <w:pPr>
        <w:pStyle w:val="3d"/>
        <w:rPr>
          <w:rFonts w:asciiTheme="minorHAnsi" w:eastAsiaTheme="minorEastAsia" w:hAnsiTheme="minorHAnsi"/>
          <w:spacing w:val="0"/>
          <w:sz w:val="21"/>
          <w:szCs w:val="22"/>
        </w:rPr>
      </w:pPr>
      <w:hyperlink w:anchor="_Toc40449570" w:history="1">
        <w:r w:rsidR="00E02F0E" w:rsidRPr="00967EFA">
          <w:rPr>
            <w:rStyle w:val="ad"/>
            <w:rFonts w:eastAsia="Malgun Gothic"/>
          </w:rPr>
          <w:t>2.7.3</w:t>
        </w:r>
        <w:r w:rsidR="00E02F0E">
          <w:rPr>
            <w:rFonts w:asciiTheme="minorHAnsi" w:eastAsiaTheme="minorEastAsia" w:hAnsiTheme="minorHAnsi"/>
            <w:spacing w:val="0"/>
            <w:sz w:val="21"/>
            <w:szCs w:val="22"/>
          </w:rPr>
          <w:tab/>
        </w:r>
        <w:r w:rsidR="00E02F0E" w:rsidRPr="00967EFA">
          <w:rPr>
            <w:rStyle w:val="ad"/>
            <w:rFonts w:hint="eastAsia"/>
          </w:rPr>
          <w:t>設定適用時点</w:t>
        </w:r>
        <w:r w:rsidR="00E02F0E">
          <w:rPr>
            <w:webHidden/>
          </w:rPr>
          <w:tab/>
        </w:r>
        <w:r w:rsidR="00E02F0E">
          <w:rPr>
            <w:webHidden/>
          </w:rPr>
          <w:fldChar w:fldCharType="begin"/>
        </w:r>
        <w:r w:rsidR="00E02F0E">
          <w:rPr>
            <w:webHidden/>
          </w:rPr>
          <w:instrText xml:space="preserve"> PAGEREF _Toc40449570 \h </w:instrText>
        </w:r>
        <w:r w:rsidR="00E02F0E">
          <w:rPr>
            <w:webHidden/>
          </w:rPr>
        </w:r>
        <w:r w:rsidR="00E02F0E">
          <w:rPr>
            <w:webHidden/>
          </w:rPr>
          <w:fldChar w:fldCharType="separate"/>
        </w:r>
        <w:r w:rsidR="00AB1F2F">
          <w:rPr>
            <w:webHidden/>
          </w:rPr>
          <w:t>104</w:t>
        </w:r>
        <w:r w:rsidR="00E02F0E">
          <w:rPr>
            <w:webHidden/>
          </w:rPr>
          <w:fldChar w:fldCharType="end"/>
        </w:r>
      </w:hyperlink>
    </w:p>
    <w:p w14:paraId="118C453C" w14:textId="77777777" w:rsidR="00E02F0E" w:rsidRDefault="007D3017">
      <w:pPr>
        <w:pStyle w:val="17"/>
        <w:rPr>
          <w:rFonts w:asciiTheme="minorHAnsi" w:eastAsiaTheme="minorEastAsia" w:hAnsiTheme="minorHAnsi"/>
          <w:b w:val="0"/>
          <w:spacing w:val="0"/>
          <w:sz w:val="21"/>
          <w:szCs w:val="22"/>
        </w:rPr>
      </w:pPr>
      <w:hyperlink w:anchor="_Toc40449571" w:history="1">
        <w:r w:rsidR="00E02F0E" w:rsidRPr="00967EFA">
          <w:rPr>
            <w:rStyle w:val="ad"/>
            <w:rFonts w:eastAsia="Malgun Gothic"/>
          </w:rPr>
          <w:t>3.</w:t>
        </w:r>
        <w:r w:rsidR="00E02F0E">
          <w:rPr>
            <w:rFonts w:asciiTheme="minorHAnsi" w:eastAsiaTheme="minorEastAsia" w:hAnsiTheme="minorHAnsi"/>
            <w:b w:val="0"/>
            <w:spacing w:val="0"/>
            <w:sz w:val="21"/>
            <w:szCs w:val="22"/>
          </w:rPr>
          <w:tab/>
        </w:r>
        <w:r w:rsidR="00E02F0E" w:rsidRPr="00967EFA">
          <w:rPr>
            <w:rStyle w:val="ad"/>
          </w:rPr>
          <w:t>Rule System Concepts</w:t>
        </w:r>
        <w:r w:rsidR="00E02F0E">
          <w:rPr>
            <w:webHidden/>
          </w:rPr>
          <w:tab/>
        </w:r>
        <w:r w:rsidR="00E02F0E">
          <w:rPr>
            <w:webHidden/>
          </w:rPr>
          <w:fldChar w:fldCharType="begin"/>
        </w:r>
        <w:r w:rsidR="00E02F0E">
          <w:rPr>
            <w:webHidden/>
          </w:rPr>
          <w:instrText xml:space="preserve"> PAGEREF _Toc40449571 \h </w:instrText>
        </w:r>
        <w:r w:rsidR="00E02F0E">
          <w:rPr>
            <w:webHidden/>
          </w:rPr>
        </w:r>
        <w:r w:rsidR="00E02F0E">
          <w:rPr>
            <w:webHidden/>
          </w:rPr>
          <w:fldChar w:fldCharType="separate"/>
        </w:r>
        <w:r w:rsidR="00AB1F2F">
          <w:rPr>
            <w:webHidden/>
          </w:rPr>
          <w:t>105</w:t>
        </w:r>
        <w:r w:rsidR="00E02F0E">
          <w:rPr>
            <w:webHidden/>
          </w:rPr>
          <w:fldChar w:fldCharType="end"/>
        </w:r>
      </w:hyperlink>
    </w:p>
    <w:p w14:paraId="4D48C5F2" w14:textId="77777777" w:rsidR="00E02F0E" w:rsidRDefault="007D3017" w:rsidP="00E02F0E">
      <w:pPr>
        <w:pStyle w:val="2f2"/>
        <w:rPr>
          <w:rFonts w:asciiTheme="minorHAnsi" w:eastAsiaTheme="minorEastAsia" w:hAnsiTheme="minorHAnsi"/>
          <w:b w:val="0"/>
          <w:spacing w:val="0"/>
          <w:sz w:val="21"/>
          <w:szCs w:val="22"/>
        </w:rPr>
      </w:pPr>
      <w:hyperlink w:anchor="_Toc40449572" w:history="1">
        <w:r w:rsidR="00E02F0E" w:rsidRPr="00967EFA">
          <w:rPr>
            <w:rStyle w:val="ad"/>
            <w:rFonts w:eastAsia="Malgun Gothic"/>
          </w:rPr>
          <w:t>3.1</w:t>
        </w:r>
        <w:r w:rsidR="00E02F0E">
          <w:rPr>
            <w:rFonts w:asciiTheme="minorHAnsi" w:eastAsiaTheme="minorEastAsia" w:hAnsiTheme="minorHAnsi"/>
            <w:b w:val="0"/>
            <w:spacing w:val="0"/>
            <w:sz w:val="21"/>
            <w:szCs w:val="22"/>
          </w:rPr>
          <w:tab/>
        </w:r>
        <w:r w:rsidR="00E02F0E" w:rsidRPr="00967EFA">
          <w:rPr>
            <w:rStyle w:val="ad"/>
          </w:rPr>
          <w:t>InnoRules</w:t>
        </w:r>
        <w:r w:rsidR="00E02F0E" w:rsidRPr="00967EFA">
          <w:rPr>
            <w:rStyle w:val="ad"/>
            <w:rFonts w:hint="eastAsia"/>
          </w:rPr>
          <w:t>をインストールするとは？</w:t>
        </w:r>
        <w:r w:rsidR="00E02F0E">
          <w:rPr>
            <w:webHidden/>
          </w:rPr>
          <w:tab/>
        </w:r>
        <w:r w:rsidR="00E02F0E">
          <w:rPr>
            <w:webHidden/>
          </w:rPr>
          <w:fldChar w:fldCharType="begin"/>
        </w:r>
        <w:r w:rsidR="00E02F0E">
          <w:rPr>
            <w:webHidden/>
          </w:rPr>
          <w:instrText xml:space="preserve"> PAGEREF _Toc40449572 \h </w:instrText>
        </w:r>
        <w:r w:rsidR="00E02F0E">
          <w:rPr>
            <w:webHidden/>
          </w:rPr>
        </w:r>
        <w:r w:rsidR="00E02F0E">
          <w:rPr>
            <w:webHidden/>
          </w:rPr>
          <w:fldChar w:fldCharType="separate"/>
        </w:r>
        <w:r w:rsidR="00AB1F2F">
          <w:rPr>
            <w:webHidden/>
          </w:rPr>
          <w:t>105</w:t>
        </w:r>
        <w:r w:rsidR="00E02F0E">
          <w:rPr>
            <w:webHidden/>
          </w:rPr>
          <w:fldChar w:fldCharType="end"/>
        </w:r>
      </w:hyperlink>
    </w:p>
    <w:p w14:paraId="7BDEA2C3" w14:textId="77777777" w:rsidR="00E02F0E" w:rsidRDefault="007D3017" w:rsidP="00E02F0E">
      <w:pPr>
        <w:pStyle w:val="2f2"/>
        <w:rPr>
          <w:rFonts w:asciiTheme="minorHAnsi" w:eastAsiaTheme="minorEastAsia" w:hAnsiTheme="minorHAnsi"/>
          <w:b w:val="0"/>
          <w:spacing w:val="0"/>
          <w:sz w:val="21"/>
          <w:szCs w:val="22"/>
        </w:rPr>
      </w:pPr>
      <w:hyperlink w:anchor="_Toc40449573" w:history="1">
        <w:r w:rsidR="00E02F0E" w:rsidRPr="00967EFA">
          <w:rPr>
            <w:rStyle w:val="ad"/>
            <w:rFonts w:eastAsia="Malgun Gothic"/>
          </w:rPr>
          <w:t>3.2</w:t>
        </w:r>
        <w:r w:rsidR="00E02F0E">
          <w:rPr>
            <w:rFonts w:asciiTheme="minorHAnsi" w:eastAsiaTheme="minorEastAsia" w:hAnsiTheme="minorHAnsi"/>
            <w:b w:val="0"/>
            <w:spacing w:val="0"/>
            <w:sz w:val="21"/>
            <w:szCs w:val="22"/>
          </w:rPr>
          <w:tab/>
        </w:r>
        <w:r w:rsidR="00E02F0E" w:rsidRPr="00967EFA">
          <w:rPr>
            <w:rStyle w:val="ad"/>
            <w:rFonts w:hint="eastAsia"/>
          </w:rPr>
          <w:t>設定クラスタ</w:t>
        </w:r>
        <w:r w:rsidR="00E02F0E">
          <w:rPr>
            <w:webHidden/>
          </w:rPr>
          <w:tab/>
        </w:r>
        <w:r w:rsidR="00E02F0E">
          <w:rPr>
            <w:webHidden/>
          </w:rPr>
          <w:fldChar w:fldCharType="begin"/>
        </w:r>
        <w:r w:rsidR="00E02F0E">
          <w:rPr>
            <w:webHidden/>
          </w:rPr>
          <w:instrText xml:space="preserve"> PAGEREF _Toc40449573 \h </w:instrText>
        </w:r>
        <w:r w:rsidR="00E02F0E">
          <w:rPr>
            <w:webHidden/>
          </w:rPr>
        </w:r>
        <w:r w:rsidR="00E02F0E">
          <w:rPr>
            <w:webHidden/>
          </w:rPr>
          <w:fldChar w:fldCharType="separate"/>
        </w:r>
        <w:r w:rsidR="00AB1F2F">
          <w:rPr>
            <w:webHidden/>
          </w:rPr>
          <w:t>105</w:t>
        </w:r>
        <w:r w:rsidR="00E02F0E">
          <w:rPr>
            <w:webHidden/>
          </w:rPr>
          <w:fldChar w:fldCharType="end"/>
        </w:r>
      </w:hyperlink>
    </w:p>
    <w:p w14:paraId="2717087B" w14:textId="77777777" w:rsidR="00E02F0E" w:rsidRDefault="007D3017" w:rsidP="00E02F0E">
      <w:pPr>
        <w:pStyle w:val="2f2"/>
        <w:rPr>
          <w:rFonts w:asciiTheme="minorHAnsi" w:eastAsiaTheme="minorEastAsia" w:hAnsiTheme="minorHAnsi"/>
          <w:b w:val="0"/>
          <w:spacing w:val="0"/>
          <w:sz w:val="21"/>
          <w:szCs w:val="22"/>
        </w:rPr>
      </w:pPr>
      <w:hyperlink w:anchor="_Toc40449574" w:history="1">
        <w:r w:rsidR="00E02F0E" w:rsidRPr="00967EFA">
          <w:rPr>
            <w:rStyle w:val="ad"/>
            <w:rFonts w:eastAsia="Malgun Gothic"/>
          </w:rPr>
          <w:t>3.3</w:t>
        </w:r>
        <w:r w:rsidR="00E02F0E">
          <w:rPr>
            <w:rFonts w:asciiTheme="minorHAnsi" w:eastAsiaTheme="minorEastAsia" w:hAnsiTheme="minorHAnsi"/>
            <w:b w:val="0"/>
            <w:spacing w:val="0"/>
            <w:sz w:val="21"/>
            <w:szCs w:val="22"/>
          </w:rPr>
          <w:tab/>
        </w:r>
        <w:r w:rsidR="00E02F0E" w:rsidRPr="00967EFA">
          <w:rPr>
            <w:rStyle w:val="ad"/>
            <w:rFonts w:hint="eastAsia"/>
          </w:rPr>
          <w:t>ルールシステム</w:t>
        </w:r>
        <w:r w:rsidR="00E02F0E">
          <w:rPr>
            <w:webHidden/>
          </w:rPr>
          <w:tab/>
        </w:r>
        <w:r w:rsidR="00E02F0E">
          <w:rPr>
            <w:webHidden/>
          </w:rPr>
          <w:fldChar w:fldCharType="begin"/>
        </w:r>
        <w:r w:rsidR="00E02F0E">
          <w:rPr>
            <w:webHidden/>
          </w:rPr>
          <w:instrText xml:space="preserve"> PAGEREF _Toc40449574 \h </w:instrText>
        </w:r>
        <w:r w:rsidR="00E02F0E">
          <w:rPr>
            <w:webHidden/>
          </w:rPr>
        </w:r>
        <w:r w:rsidR="00E02F0E">
          <w:rPr>
            <w:webHidden/>
          </w:rPr>
          <w:fldChar w:fldCharType="separate"/>
        </w:r>
        <w:r w:rsidR="00AB1F2F">
          <w:rPr>
            <w:webHidden/>
          </w:rPr>
          <w:t>105</w:t>
        </w:r>
        <w:r w:rsidR="00E02F0E">
          <w:rPr>
            <w:webHidden/>
          </w:rPr>
          <w:fldChar w:fldCharType="end"/>
        </w:r>
      </w:hyperlink>
    </w:p>
    <w:p w14:paraId="39AD10E7" w14:textId="77777777" w:rsidR="00E02F0E" w:rsidRDefault="007D3017" w:rsidP="00E02F0E">
      <w:pPr>
        <w:pStyle w:val="3d"/>
        <w:rPr>
          <w:rFonts w:asciiTheme="minorHAnsi" w:eastAsiaTheme="minorEastAsia" w:hAnsiTheme="minorHAnsi"/>
          <w:spacing w:val="0"/>
          <w:sz w:val="21"/>
          <w:szCs w:val="22"/>
        </w:rPr>
      </w:pPr>
      <w:hyperlink w:anchor="_Toc40449575" w:history="1">
        <w:r w:rsidR="00E02F0E" w:rsidRPr="00967EFA">
          <w:rPr>
            <w:rStyle w:val="ad"/>
            <w:rFonts w:eastAsia="Malgun Gothic"/>
          </w:rPr>
          <w:t>3.3.1</w:t>
        </w:r>
        <w:r w:rsidR="00E02F0E">
          <w:rPr>
            <w:rFonts w:asciiTheme="minorHAnsi" w:eastAsiaTheme="minorEastAsia" w:hAnsiTheme="minorHAnsi"/>
            <w:spacing w:val="0"/>
            <w:sz w:val="21"/>
            <w:szCs w:val="22"/>
          </w:rPr>
          <w:tab/>
        </w:r>
        <w:r w:rsidR="00E02F0E" w:rsidRPr="00967EFA">
          <w:rPr>
            <w:rStyle w:val="ad"/>
            <w:rFonts w:hint="eastAsia"/>
          </w:rPr>
          <w:t>単位ルールシステム</w:t>
        </w:r>
        <w:r w:rsidR="00E02F0E">
          <w:rPr>
            <w:webHidden/>
          </w:rPr>
          <w:tab/>
        </w:r>
        <w:r w:rsidR="00E02F0E">
          <w:rPr>
            <w:webHidden/>
          </w:rPr>
          <w:fldChar w:fldCharType="begin"/>
        </w:r>
        <w:r w:rsidR="00E02F0E">
          <w:rPr>
            <w:webHidden/>
          </w:rPr>
          <w:instrText xml:space="preserve"> PAGEREF _Toc40449575 \h </w:instrText>
        </w:r>
        <w:r w:rsidR="00E02F0E">
          <w:rPr>
            <w:webHidden/>
          </w:rPr>
        </w:r>
        <w:r w:rsidR="00E02F0E">
          <w:rPr>
            <w:webHidden/>
          </w:rPr>
          <w:fldChar w:fldCharType="separate"/>
        </w:r>
        <w:r w:rsidR="00AB1F2F">
          <w:rPr>
            <w:webHidden/>
          </w:rPr>
          <w:t>105</w:t>
        </w:r>
        <w:r w:rsidR="00E02F0E">
          <w:rPr>
            <w:webHidden/>
          </w:rPr>
          <w:fldChar w:fldCharType="end"/>
        </w:r>
      </w:hyperlink>
    </w:p>
    <w:p w14:paraId="3F6E4CED" w14:textId="77777777" w:rsidR="00E02F0E" w:rsidRDefault="007D3017" w:rsidP="00E02F0E">
      <w:pPr>
        <w:pStyle w:val="3d"/>
        <w:rPr>
          <w:rFonts w:asciiTheme="minorHAnsi" w:eastAsiaTheme="minorEastAsia" w:hAnsiTheme="minorHAnsi"/>
          <w:spacing w:val="0"/>
          <w:sz w:val="21"/>
          <w:szCs w:val="22"/>
        </w:rPr>
      </w:pPr>
      <w:hyperlink w:anchor="_Toc40449576" w:history="1">
        <w:r w:rsidR="00E02F0E" w:rsidRPr="00967EFA">
          <w:rPr>
            <w:rStyle w:val="ad"/>
            <w:rFonts w:eastAsia="Malgun Gothic"/>
          </w:rPr>
          <w:t>3.3.2</w:t>
        </w:r>
        <w:r w:rsidR="00E02F0E">
          <w:rPr>
            <w:rFonts w:asciiTheme="minorHAnsi" w:eastAsiaTheme="minorEastAsia" w:hAnsiTheme="minorHAnsi"/>
            <w:spacing w:val="0"/>
            <w:sz w:val="21"/>
            <w:szCs w:val="22"/>
          </w:rPr>
          <w:tab/>
        </w:r>
        <w:r w:rsidR="00E02F0E" w:rsidRPr="00967EFA">
          <w:rPr>
            <w:rStyle w:val="ad"/>
            <w:rFonts w:hint="eastAsia"/>
          </w:rPr>
          <w:t>移管</w:t>
        </w:r>
        <w:r w:rsidR="00E02F0E">
          <w:rPr>
            <w:webHidden/>
          </w:rPr>
          <w:tab/>
        </w:r>
        <w:r w:rsidR="00E02F0E">
          <w:rPr>
            <w:webHidden/>
          </w:rPr>
          <w:fldChar w:fldCharType="begin"/>
        </w:r>
        <w:r w:rsidR="00E02F0E">
          <w:rPr>
            <w:webHidden/>
          </w:rPr>
          <w:instrText xml:space="preserve"> PAGEREF _Toc40449576 \h </w:instrText>
        </w:r>
        <w:r w:rsidR="00E02F0E">
          <w:rPr>
            <w:webHidden/>
          </w:rPr>
        </w:r>
        <w:r w:rsidR="00E02F0E">
          <w:rPr>
            <w:webHidden/>
          </w:rPr>
          <w:fldChar w:fldCharType="separate"/>
        </w:r>
        <w:r w:rsidR="00AB1F2F">
          <w:rPr>
            <w:webHidden/>
          </w:rPr>
          <w:t>106</w:t>
        </w:r>
        <w:r w:rsidR="00E02F0E">
          <w:rPr>
            <w:webHidden/>
          </w:rPr>
          <w:fldChar w:fldCharType="end"/>
        </w:r>
      </w:hyperlink>
    </w:p>
    <w:p w14:paraId="058A063B" w14:textId="77777777" w:rsidR="00E02F0E" w:rsidRDefault="007D3017" w:rsidP="00E02F0E">
      <w:pPr>
        <w:pStyle w:val="2f2"/>
        <w:rPr>
          <w:rFonts w:asciiTheme="minorHAnsi" w:eastAsiaTheme="minorEastAsia" w:hAnsiTheme="minorHAnsi"/>
          <w:b w:val="0"/>
          <w:spacing w:val="0"/>
          <w:sz w:val="21"/>
          <w:szCs w:val="22"/>
        </w:rPr>
      </w:pPr>
      <w:hyperlink w:anchor="_Toc40449577" w:history="1">
        <w:r w:rsidR="00E02F0E" w:rsidRPr="00967EFA">
          <w:rPr>
            <w:rStyle w:val="ad"/>
            <w:rFonts w:eastAsia="Malgun Gothic"/>
          </w:rPr>
          <w:t>3.4</w:t>
        </w:r>
        <w:r w:rsidR="00E02F0E">
          <w:rPr>
            <w:rFonts w:asciiTheme="minorHAnsi" w:eastAsiaTheme="minorEastAsia" w:hAnsiTheme="minorHAnsi"/>
            <w:b w:val="0"/>
            <w:spacing w:val="0"/>
            <w:sz w:val="21"/>
            <w:szCs w:val="22"/>
          </w:rPr>
          <w:tab/>
        </w:r>
        <w:r w:rsidR="00E02F0E" w:rsidRPr="00967EFA">
          <w:rPr>
            <w:rStyle w:val="ad"/>
            <w:rFonts w:hint="eastAsia"/>
          </w:rPr>
          <w:t>業務データベース</w:t>
        </w:r>
        <w:r w:rsidR="00E02F0E">
          <w:rPr>
            <w:webHidden/>
          </w:rPr>
          <w:tab/>
        </w:r>
        <w:r w:rsidR="00E02F0E">
          <w:rPr>
            <w:webHidden/>
          </w:rPr>
          <w:fldChar w:fldCharType="begin"/>
        </w:r>
        <w:r w:rsidR="00E02F0E">
          <w:rPr>
            <w:webHidden/>
          </w:rPr>
          <w:instrText xml:space="preserve"> PAGEREF _Toc40449577 \h </w:instrText>
        </w:r>
        <w:r w:rsidR="00E02F0E">
          <w:rPr>
            <w:webHidden/>
          </w:rPr>
        </w:r>
        <w:r w:rsidR="00E02F0E">
          <w:rPr>
            <w:webHidden/>
          </w:rPr>
          <w:fldChar w:fldCharType="separate"/>
        </w:r>
        <w:r w:rsidR="00AB1F2F">
          <w:rPr>
            <w:webHidden/>
          </w:rPr>
          <w:t>107</w:t>
        </w:r>
        <w:r w:rsidR="00E02F0E">
          <w:rPr>
            <w:webHidden/>
          </w:rPr>
          <w:fldChar w:fldCharType="end"/>
        </w:r>
      </w:hyperlink>
    </w:p>
    <w:p w14:paraId="1B1DA8A7" w14:textId="77777777" w:rsidR="00E02F0E" w:rsidRDefault="007D3017" w:rsidP="00E02F0E">
      <w:pPr>
        <w:pStyle w:val="2f2"/>
        <w:rPr>
          <w:rFonts w:asciiTheme="minorHAnsi" w:eastAsiaTheme="minorEastAsia" w:hAnsiTheme="minorHAnsi"/>
          <w:b w:val="0"/>
          <w:spacing w:val="0"/>
          <w:sz w:val="21"/>
          <w:szCs w:val="22"/>
        </w:rPr>
      </w:pPr>
      <w:hyperlink w:anchor="_Toc40449578" w:history="1">
        <w:r w:rsidR="00E02F0E" w:rsidRPr="00967EFA">
          <w:rPr>
            <w:rStyle w:val="ad"/>
            <w:rFonts w:eastAsia="Malgun Gothic"/>
          </w:rPr>
          <w:t>3.5</w:t>
        </w:r>
        <w:r w:rsidR="00E02F0E">
          <w:rPr>
            <w:rFonts w:asciiTheme="minorHAnsi" w:eastAsiaTheme="minorEastAsia" w:hAnsiTheme="minorHAnsi"/>
            <w:b w:val="0"/>
            <w:spacing w:val="0"/>
            <w:sz w:val="21"/>
            <w:szCs w:val="22"/>
          </w:rPr>
          <w:tab/>
        </w:r>
        <w:r w:rsidR="00E02F0E" w:rsidRPr="00967EFA">
          <w:rPr>
            <w:rStyle w:val="ad"/>
            <w:rFonts w:hint="eastAsia"/>
          </w:rPr>
          <w:t>ルールサービス</w:t>
        </w:r>
        <w:r w:rsidR="00E02F0E">
          <w:rPr>
            <w:webHidden/>
          </w:rPr>
          <w:tab/>
        </w:r>
        <w:r w:rsidR="00E02F0E">
          <w:rPr>
            <w:webHidden/>
          </w:rPr>
          <w:fldChar w:fldCharType="begin"/>
        </w:r>
        <w:r w:rsidR="00E02F0E">
          <w:rPr>
            <w:webHidden/>
          </w:rPr>
          <w:instrText xml:space="preserve"> PAGEREF _Toc40449578 \h </w:instrText>
        </w:r>
        <w:r w:rsidR="00E02F0E">
          <w:rPr>
            <w:webHidden/>
          </w:rPr>
        </w:r>
        <w:r w:rsidR="00E02F0E">
          <w:rPr>
            <w:webHidden/>
          </w:rPr>
          <w:fldChar w:fldCharType="separate"/>
        </w:r>
        <w:r w:rsidR="00AB1F2F">
          <w:rPr>
            <w:webHidden/>
          </w:rPr>
          <w:t>108</w:t>
        </w:r>
        <w:r w:rsidR="00E02F0E">
          <w:rPr>
            <w:webHidden/>
          </w:rPr>
          <w:fldChar w:fldCharType="end"/>
        </w:r>
      </w:hyperlink>
    </w:p>
    <w:p w14:paraId="5BDBD061" w14:textId="77777777" w:rsidR="00E02F0E" w:rsidRDefault="007D3017" w:rsidP="00E02F0E">
      <w:pPr>
        <w:pStyle w:val="2f2"/>
        <w:rPr>
          <w:rFonts w:asciiTheme="minorHAnsi" w:eastAsiaTheme="minorEastAsia" w:hAnsiTheme="minorHAnsi"/>
          <w:b w:val="0"/>
          <w:spacing w:val="0"/>
          <w:sz w:val="21"/>
          <w:szCs w:val="22"/>
        </w:rPr>
      </w:pPr>
      <w:hyperlink w:anchor="_Toc40449579" w:history="1">
        <w:r w:rsidR="00E02F0E" w:rsidRPr="00967EFA">
          <w:rPr>
            <w:rStyle w:val="ad"/>
            <w:rFonts w:eastAsia="Malgun Gothic"/>
          </w:rPr>
          <w:t>3.6</w:t>
        </w:r>
        <w:r w:rsidR="00E02F0E">
          <w:rPr>
            <w:rFonts w:asciiTheme="minorHAnsi" w:eastAsiaTheme="minorEastAsia" w:hAnsiTheme="minorHAnsi"/>
            <w:b w:val="0"/>
            <w:spacing w:val="0"/>
            <w:sz w:val="21"/>
            <w:szCs w:val="22"/>
          </w:rPr>
          <w:tab/>
        </w:r>
        <w:r w:rsidR="00E02F0E" w:rsidRPr="00967EFA">
          <w:rPr>
            <w:rStyle w:val="ad"/>
            <w:rFonts w:hint="eastAsia"/>
          </w:rPr>
          <w:t>ルールアプリケーション設定</w:t>
        </w:r>
        <w:r w:rsidR="00E02F0E">
          <w:rPr>
            <w:webHidden/>
          </w:rPr>
          <w:tab/>
        </w:r>
        <w:r w:rsidR="00E02F0E">
          <w:rPr>
            <w:webHidden/>
          </w:rPr>
          <w:fldChar w:fldCharType="begin"/>
        </w:r>
        <w:r w:rsidR="00E02F0E">
          <w:rPr>
            <w:webHidden/>
          </w:rPr>
          <w:instrText xml:space="preserve"> PAGEREF _Toc40449579 \h </w:instrText>
        </w:r>
        <w:r w:rsidR="00E02F0E">
          <w:rPr>
            <w:webHidden/>
          </w:rPr>
        </w:r>
        <w:r w:rsidR="00E02F0E">
          <w:rPr>
            <w:webHidden/>
          </w:rPr>
          <w:fldChar w:fldCharType="separate"/>
        </w:r>
        <w:r w:rsidR="00AB1F2F">
          <w:rPr>
            <w:webHidden/>
          </w:rPr>
          <w:t>109</w:t>
        </w:r>
        <w:r w:rsidR="00E02F0E">
          <w:rPr>
            <w:webHidden/>
          </w:rPr>
          <w:fldChar w:fldCharType="end"/>
        </w:r>
      </w:hyperlink>
    </w:p>
    <w:p w14:paraId="1AD5FE8B" w14:textId="77777777" w:rsidR="00E02F0E" w:rsidRDefault="007D3017" w:rsidP="00E02F0E">
      <w:pPr>
        <w:pStyle w:val="3d"/>
        <w:rPr>
          <w:rFonts w:asciiTheme="minorHAnsi" w:eastAsiaTheme="minorEastAsia" w:hAnsiTheme="minorHAnsi"/>
          <w:spacing w:val="0"/>
          <w:sz w:val="21"/>
          <w:szCs w:val="22"/>
        </w:rPr>
      </w:pPr>
      <w:hyperlink w:anchor="_Toc40449580" w:history="1">
        <w:r w:rsidR="00E02F0E" w:rsidRPr="00967EFA">
          <w:rPr>
            <w:rStyle w:val="ad"/>
            <w:rFonts w:eastAsia="Malgun Gothic"/>
          </w:rPr>
          <w:t>3.6.1</w:t>
        </w:r>
        <w:r w:rsidR="00E02F0E">
          <w:rPr>
            <w:rFonts w:asciiTheme="minorHAnsi" w:eastAsiaTheme="minorEastAsia" w:hAnsiTheme="minorHAnsi"/>
            <w:spacing w:val="0"/>
            <w:sz w:val="21"/>
            <w:szCs w:val="22"/>
          </w:rPr>
          <w:tab/>
        </w:r>
        <w:r w:rsidR="00E02F0E" w:rsidRPr="00967EFA">
          <w:rPr>
            <w:rStyle w:val="ad"/>
            <w:rFonts w:hint="eastAsia"/>
          </w:rPr>
          <w:t>単位ルールシステムの選択</w:t>
        </w:r>
        <w:r w:rsidR="00E02F0E">
          <w:rPr>
            <w:webHidden/>
          </w:rPr>
          <w:tab/>
        </w:r>
        <w:r w:rsidR="00E02F0E">
          <w:rPr>
            <w:webHidden/>
          </w:rPr>
          <w:fldChar w:fldCharType="begin"/>
        </w:r>
        <w:r w:rsidR="00E02F0E">
          <w:rPr>
            <w:webHidden/>
          </w:rPr>
          <w:instrText xml:space="preserve"> PAGEREF _Toc40449580 \h </w:instrText>
        </w:r>
        <w:r w:rsidR="00E02F0E">
          <w:rPr>
            <w:webHidden/>
          </w:rPr>
        </w:r>
        <w:r w:rsidR="00E02F0E">
          <w:rPr>
            <w:webHidden/>
          </w:rPr>
          <w:fldChar w:fldCharType="separate"/>
        </w:r>
        <w:r w:rsidR="00AB1F2F">
          <w:rPr>
            <w:webHidden/>
          </w:rPr>
          <w:t>110</w:t>
        </w:r>
        <w:r w:rsidR="00E02F0E">
          <w:rPr>
            <w:webHidden/>
          </w:rPr>
          <w:fldChar w:fldCharType="end"/>
        </w:r>
      </w:hyperlink>
    </w:p>
    <w:p w14:paraId="1E92E427" w14:textId="77777777" w:rsidR="00E02F0E" w:rsidRDefault="007D3017" w:rsidP="00E02F0E">
      <w:pPr>
        <w:pStyle w:val="3d"/>
        <w:rPr>
          <w:rFonts w:asciiTheme="minorHAnsi" w:eastAsiaTheme="minorEastAsia" w:hAnsiTheme="minorHAnsi"/>
          <w:spacing w:val="0"/>
          <w:sz w:val="21"/>
          <w:szCs w:val="22"/>
        </w:rPr>
      </w:pPr>
      <w:hyperlink w:anchor="_Toc40449581" w:history="1">
        <w:r w:rsidR="00E02F0E" w:rsidRPr="00967EFA">
          <w:rPr>
            <w:rStyle w:val="ad"/>
            <w:rFonts w:eastAsia="Malgun Gothic"/>
          </w:rPr>
          <w:t>3.6.2</w:t>
        </w:r>
        <w:r w:rsidR="00E02F0E">
          <w:rPr>
            <w:rFonts w:asciiTheme="minorHAnsi" w:eastAsiaTheme="minorEastAsia" w:hAnsiTheme="minorHAnsi"/>
            <w:spacing w:val="0"/>
            <w:sz w:val="21"/>
            <w:szCs w:val="22"/>
          </w:rPr>
          <w:tab/>
        </w:r>
        <w:r w:rsidR="00E02F0E" w:rsidRPr="00967EFA">
          <w:rPr>
            <w:rStyle w:val="ad"/>
            <w:rFonts w:hint="eastAsia"/>
          </w:rPr>
          <w:t>複数のルールアプリケーション設定と設定名の指定</w:t>
        </w:r>
        <w:r w:rsidR="00E02F0E">
          <w:rPr>
            <w:webHidden/>
          </w:rPr>
          <w:tab/>
        </w:r>
        <w:r w:rsidR="00E02F0E">
          <w:rPr>
            <w:webHidden/>
          </w:rPr>
          <w:fldChar w:fldCharType="begin"/>
        </w:r>
        <w:r w:rsidR="00E02F0E">
          <w:rPr>
            <w:webHidden/>
          </w:rPr>
          <w:instrText xml:space="preserve"> PAGEREF _Toc40449581 \h </w:instrText>
        </w:r>
        <w:r w:rsidR="00E02F0E">
          <w:rPr>
            <w:webHidden/>
          </w:rPr>
        </w:r>
        <w:r w:rsidR="00E02F0E">
          <w:rPr>
            <w:webHidden/>
          </w:rPr>
          <w:fldChar w:fldCharType="separate"/>
        </w:r>
        <w:r w:rsidR="00AB1F2F">
          <w:rPr>
            <w:webHidden/>
          </w:rPr>
          <w:t>111</w:t>
        </w:r>
        <w:r w:rsidR="00E02F0E">
          <w:rPr>
            <w:webHidden/>
          </w:rPr>
          <w:fldChar w:fldCharType="end"/>
        </w:r>
      </w:hyperlink>
    </w:p>
    <w:p w14:paraId="044774DA" w14:textId="77777777" w:rsidR="00E02F0E" w:rsidRDefault="007D3017" w:rsidP="00E02F0E">
      <w:pPr>
        <w:pStyle w:val="3d"/>
        <w:rPr>
          <w:rFonts w:asciiTheme="minorHAnsi" w:eastAsiaTheme="minorEastAsia" w:hAnsiTheme="minorHAnsi"/>
          <w:spacing w:val="0"/>
          <w:sz w:val="21"/>
          <w:szCs w:val="22"/>
        </w:rPr>
      </w:pPr>
      <w:hyperlink w:anchor="_Toc40449582" w:history="1">
        <w:r w:rsidR="00E02F0E" w:rsidRPr="00967EFA">
          <w:rPr>
            <w:rStyle w:val="ad"/>
            <w:rFonts w:eastAsia="Malgun Gothic"/>
          </w:rPr>
          <w:t>3.6.3</w:t>
        </w:r>
        <w:r w:rsidR="00E02F0E">
          <w:rPr>
            <w:rFonts w:asciiTheme="minorHAnsi" w:eastAsiaTheme="minorEastAsia" w:hAnsiTheme="minorHAnsi"/>
            <w:spacing w:val="0"/>
            <w:sz w:val="21"/>
            <w:szCs w:val="22"/>
          </w:rPr>
          <w:tab/>
        </w:r>
        <w:r w:rsidR="00E02F0E" w:rsidRPr="00967EFA">
          <w:rPr>
            <w:rStyle w:val="ad"/>
            <w:rFonts w:hint="eastAsia"/>
          </w:rPr>
          <w:t>ログレベル指定</w:t>
        </w:r>
        <w:r w:rsidR="00E02F0E">
          <w:rPr>
            <w:webHidden/>
          </w:rPr>
          <w:tab/>
        </w:r>
        <w:r w:rsidR="00E02F0E">
          <w:rPr>
            <w:webHidden/>
          </w:rPr>
          <w:fldChar w:fldCharType="begin"/>
        </w:r>
        <w:r w:rsidR="00E02F0E">
          <w:rPr>
            <w:webHidden/>
          </w:rPr>
          <w:instrText xml:space="preserve"> PAGEREF _Toc40449582 \h </w:instrText>
        </w:r>
        <w:r w:rsidR="00E02F0E">
          <w:rPr>
            <w:webHidden/>
          </w:rPr>
        </w:r>
        <w:r w:rsidR="00E02F0E">
          <w:rPr>
            <w:webHidden/>
          </w:rPr>
          <w:fldChar w:fldCharType="separate"/>
        </w:r>
        <w:r w:rsidR="00AB1F2F">
          <w:rPr>
            <w:webHidden/>
          </w:rPr>
          <w:t>111</w:t>
        </w:r>
        <w:r w:rsidR="00E02F0E">
          <w:rPr>
            <w:webHidden/>
          </w:rPr>
          <w:fldChar w:fldCharType="end"/>
        </w:r>
      </w:hyperlink>
    </w:p>
    <w:p w14:paraId="445A8A04" w14:textId="77777777" w:rsidR="00E02F0E" w:rsidRDefault="007D3017" w:rsidP="00E02F0E">
      <w:pPr>
        <w:pStyle w:val="3d"/>
        <w:rPr>
          <w:rFonts w:asciiTheme="minorHAnsi" w:eastAsiaTheme="minorEastAsia" w:hAnsiTheme="minorHAnsi"/>
          <w:spacing w:val="0"/>
          <w:sz w:val="21"/>
          <w:szCs w:val="22"/>
        </w:rPr>
      </w:pPr>
      <w:hyperlink w:anchor="_Toc40449583" w:history="1">
        <w:r w:rsidR="00E02F0E" w:rsidRPr="00967EFA">
          <w:rPr>
            <w:rStyle w:val="ad"/>
            <w:rFonts w:eastAsia="Malgun Gothic"/>
          </w:rPr>
          <w:t>3.6.4</w:t>
        </w:r>
        <w:r w:rsidR="00E02F0E">
          <w:rPr>
            <w:rFonts w:asciiTheme="minorHAnsi" w:eastAsiaTheme="minorEastAsia" w:hAnsiTheme="minorHAnsi"/>
            <w:spacing w:val="0"/>
            <w:sz w:val="21"/>
            <w:szCs w:val="22"/>
          </w:rPr>
          <w:tab/>
        </w:r>
        <w:r w:rsidR="00E02F0E" w:rsidRPr="00967EFA">
          <w:rPr>
            <w:rStyle w:val="ad"/>
            <w:rFonts w:hint="eastAsia"/>
          </w:rPr>
          <w:t>ルールサービスの形態指定</w:t>
        </w:r>
        <w:r w:rsidR="00E02F0E">
          <w:rPr>
            <w:webHidden/>
          </w:rPr>
          <w:tab/>
        </w:r>
        <w:r w:rsidR="00E02F0E">
          <w:rPr>
            <w:webHidden/>
          </w:rPr>
          <w:fldChar w:fldCharType="begin"/>
        </w:r>
        <w:r w:rsidR="00E02F0E">
          <w:rPr>
            <w:webHidden/>
          </w:rPr>
          <w:instrText xml:space="preserve"> PAGEREF _Toc40449583 \h </w:instrText>
        </w:r>
        <w:r w:rsidR="00E02F0E">
          <w:rPr>
            <w:webHidden/>
          </w:rPr>
        </w:r>
        <w:r w:rsidR="00E02F0E">
          <w:rPr>
            <w:webHidden/>
          </w:rPr>
          <w:fldChar w:fldCharType="separate"/>
        </w:r>
        <w:r w:rsidR="00AB1F2F">
          <w:rPr>
            <w:webHidden/>
          </w:rPr>
          <w:t>112</w:t>
        </w:r>
        <w:r w:rsidR="00E02F0E">
          <w:rPr>
            <w:webHidden/>
          </w:rPr>
          <w:fldChar w:fldCharType="end"/>
        </w:r>
      </w:hyperlink>
    </w:p>
    <w:p w14:paraId="606D857B" w14:textId="77777777" w:rsidR="00E02F0E" w:rsidRDefault="007D3017" w:rsidP="00E02F0E">
      <w:pPr>
        <w:pStyle w:val="3d"/>
        <w:rPr>
          <w:rFonts w:asciiTheme="minorHAnsi" w:eastAsiaTheme="minorEastAsia" w:hAnsiTheme="minorHAnsi"/>
          <w:spacing w:val="0"/>
          <w:sz w:val="21"/>
          <w:szCs w:val="22"/>
        </w:rPr>
      </w:pPr>
      <w:hyperlink w:anchor="_Toc40449584" w:history="1">
        <w:r w:rsidR="00E02F0E" w:rsidRPr="00967EFA">
          <w:rPr>
            <w:rStyle w:val="ad"/>
            <w:rFonts w:eastAsia="Malgun Gothic"/>
          </w:rPr>
          <w:t>3.6.5</w:t>
        </w:r>
        <w:r w:rsidR="00E02F0E">
          <w:rPr>
            <w:rFonts w:asciiTheme="minorHAnsi" w:eastAsiaTheme="minorEastAsia" w:hAnsiTheme="minorHAnsi"/>
            <w:spacing w:val="0"/>
            <w:sz w:val="21"/>
            <w:szCs w:val="22"/>
          </w:rPr>
          <w:tab/>
        </w:r>
        <w:r w:rsidR="00E02F0E" w:rsidRPr="00967EFA">
          <w:rPr>
            <w:rStyle w:val="ad"/>
            <w:rFonts w:hint="eastAsia"/>
          </w:rPr>
          <w:t>ルールデータベースの接続設定</w:t>
        </w:r>
        <w:r w:rsidR="00E02F0E" w:rsidRPr="00967EFA">
          <w:rPr>
            <w:rStyle w:val="ad"/>
          </w:rPr>
          <w:t>(</w:t>
        </w:r>
        <w:r w:rsidR="00E02F0E" w:rsidRPr="00967EFA">
          <w:rPr>
            <w:rStyle w:val="ad"/>
            <w:rFonts w:hint="eastAsia"/>
          </w:rPr>
          <w:t>ローカルルールサービスを使用する場合のみ</w:t>
        </w:r>
        <w:r w:rsidR="00E02F0E" w:rsidRPr="00967EFA">
          <w:rPr>
            <w:rStyle w:val="ad"/>
          </w:rPr>
          <w:t>)</w:t>
        </w:r>
        <w:r w:rsidR="00E02F0E">
          <w:rPr>
            <w:webHidden/>
          </w:rPr>
          <w:tab/>
        </w:r>
        <w:r w:rsidR="00E02F0E">
          <w:rPr>
            <w:webHidden/>
          </w:rPr>
          <w:fldChar w:fldCharType="begin"/>
        </w:r>
        <w:r w:rsidR="00E02F0E">
          <w:rPr>
            <w:webHidden/>
          </w:rPr>
          <w:instrText xml:space="preserve"> PAGEREF _Toc40449584 \h </w:instrText>
        </w:r>
        <w:r w:rsidR="00E02F0E">
          <w:rPr>
            <w:webHidden/>
          </w:rPr>
        </w:r>
        <w:r w:rsidR="00E02F0E">
          <w:rPr>
            <w:webHidden/>
          </w:rPr>
          <w:fldChar w:fldCharType="separate"/>
        </w:r>
        <w:r w:rsidR="00AB1F2F">
          <w:rPr>
            <w:webHidden/>
          </w:rPr>
          <w:t>112</w:t>
        </w:r>
        <w:r w:rsidR="00E02F0E">
          <w:rPr>
            <w:webHidden/>
          </w:rPr>
          <w:fldChar w:fldCharType="end"/>
        </w:r>
      </w:hyperlink>
    </w:p>
    <w:p w14:paraId="64A6AB34" w14:textId="77777777" w:rsidR="00E02F0E" w:rsidRDefault="007D3017" w:rsidP="00E02F0E">
      <w:pPr>
        <w:pStyle w:val="3d"/>
        <w:rPr>
          <w:rFonts w:asciiTheme="minorHAnsi" w:eastAsiaTheme="minorEastAsia" w:hAnsiTheme="minorHAnsi"/>
          <w:spacing w:val="0"/>
          <w:sz w:val="21"/>
          <w:szCs w:val="22"/>
        </w:rPr>
      </w:pPr>
      <w:hyperlink w:anchor="_Toc40449585" w:history="1">
        <w:r w:rsidR="00E02F0E" w:rsidRPr="00967EFA">
          <w:rPr>
            <w:rStyle w:val="ad"/>
            <w:rFonts w:eastAsia="Malgun Gothic"/>
          </w:rPr>
          <w:t>3.6.6</w:t>
        </w:r>
        <w:r w:rsidR="00E02F0E">
          <w:rPr>
            <w:rFonts w:asciiTheme="minorHAnsi" w:eastAsiaTheme="minorEastAsia" w:hAnsiTheme="minorHAnsi"/>
            <w:spacing w:val="0"/>
            <w:sz w:val="21"/>
            <w:szCs w:val="22"/>
          </w:rPr>
          <w:tab/>
        </w:r>
        <w:r w:rsidR="00E02F0E" w:rsidRPr="00967EFA">
          <w:rPr>
            <w:rStyle w:val="ad"/>
            <w:rFonts w:hint="eastAsia"/>
          </w:rPr>
          <w:t>同時利用ユーザ数</w:t>
        </w:r>
        <w:r w:rsidR="00E02F0E">
          <w:rPr>
            <w:webHidden/>
          </w:rPr>
          <w:tab/>
        </w:r>
        <w:r w:rsidR="00E02F0E">
          <w:rPr>
            <w:webHidden/>
          </w:rPr>
          <w:fldChar w:fldCharType="begin"/>
        </w:r>
        <w:r w:rsidR="00E02F0E">
          <w:rPr>
            <w:webHidden/>
          </w:rPr>
          <w:instrText xml:space="preserve"> PAGEREF _Toc40449585 \h </w:instrText>
        </w:r>
        <w:r w:rsidR="00E02F0E">
          <w:rPr>
            <w:webHidden/>
          </w:rPr>
        </w:r>
        <w:r w:rsidR="00E02F0E">
          <w:rPr>
            <w:webHidden/>
          </w:rPr>
          <w:fldChar w:fldCharType="separate"/>
        </w:r>
        <w:r w:rsidR="00AB1F2F">
          <w:rPr>
            <w:webHidden/>
          </w:rPr>
          <w:t>114</w:t>
        </w:r>
        <w:r w:rsidR="00E02F0E">
          <w:rPr>
            <w:webHidden/>
          </w:rPr>
          <w:fldChar w:fldCharType="end"/>
        </w:r>
      </w:hyperlink>
    </w:p>
    <w:p w14:paraId="6902DCD4" w14:textId="77777777" w:rsidR="00E02F0E" w:rsidRDefault="007D3017" w:rsidP="00E02F0E">
      <w:pPr>
        <w:pStyle w:val="3d"/>
        <w:rPr>
          <w:rFonts w:asciiTheme="minorHAnsi" w:eastAsiaTheme="minorEastAsia" w:hAnsiTheme="minorHAnsi"/>
          <w:spacing w:val="0"/>
          <w:sz w:val="21"/>
          <w:szCs w:val="22"/>
        </w:rPr>
      </w:pPr>
      <w:hyperlink w:anchor="_Toc40449586" w:history="1">
        <w:r w:rsidR="00E02F0E" w:rsidRPr="00967EFA">
          <w:rPr>
            <w:rStyle w:val="ad"/>
            <w:rFonts w:eastAsia="Malgun Gothic"/>
          </w:rPr>
          <w:t>3.6.7</w:t>
        </w:r>
        <w:r w:rsidR="00E02F0E">
          <w:rPr>
            <w:rFonts w:asciiTheme="minorHAnsi" w:eastAsiaTheme="minorEastAsia" w:hAnsiTheme="minorHAnsi"/>
            <w:spacing w:val="0"/>
            <w:sz w:val="21"/>
            <w:szCs w:val="22"/>
          </w:rPr>
          <w:tab/>
        </w:r>
        <w:r w:rsidR="00E02F0E" w:rsidRPr="00967EFA">
          <w:rPr>
            <w:rStyle w:val="ad"/>
          </w:rPr>
          <w:t>TCP</w:t>
        </w:r>
        <w:r w:rsidR="00E02F0E" w:rsidRPr="00967EFA">
          <w:rPr>
            <w:rStyle w:val="ad"/>
            <w:rFonts w:hint="eastAsia"/>
          </w:rPr>
          <w:t>コネクタサーバグループ選択</w:t>
        </w:r>
        <w:r w:rsidR="00E02F0E" w:rsidRPr="00967EFA">
          <w:rPr>
            <w:rStyle w:val="ad"/>
          </w:rPr>
          <w:t xml:space="preserve"> - </w:t>
        </w:r>
        <w:r w:rsidR="00E02F0E" w:rsidRPr="00967EFA">
          <w:rPr>
            <w:rStyle w:val="ad"/>
            <w:rFonts w:hint="eastAsia"/>
          </w:rPr>
          <w:t>リモートルールサービスにのみ該当</w:t>
        </w:r>
        <w:r w:rsidR="00E02F0E">
          <w:rPr>
            <w:webHidden/>
          </w:rPr>
          <w:tab/>
        </w:r>
        <w:r w:rsidR="00E02F0E">
          <w:rPr>
            <w:webHidden/>
          </w:rPr>
          <w:fldChar w:fldCharType="begin"/>
        </w:r>
        <w:r w:rsidR="00E02F0E">
          <w:rPr>
            <w:webHidden/>
          </w:rPr>
          <w:instrText xml:space="preserve"> PAGEREF _Toc40449586 \h </w:instrText>
        </w:r>
        <w:r w:rsidR="00E02F0E">
          <w:rPr>
            <w:webHidden/>
          </w:rPr>
        </w:r>
        <w:r w:rsidR="00E02F0E">
          <w:rPr>
            <w:webHidden/>
          </w:rPr>
          <w:fldChar w:fldCharType="separate"/>
        </w:r>
        <w:r w:rsidR="00AB1F2F">
          <w:rPr>
            <w:webHidden/>
          </w:rPr>
          <w:t>116</w:t>
        </w:r>
        <w:r w:rsidR="00E02F0E">
          <w:rPr>
            <w:webHidden/>
          </w:rPr>
          <w:fldChar w:fldCharType="end"/>
        </w:r>
      </w:hyperlink>
    </w:p>
    <w:p w14:paraId="2DDEA348" w14:textId="77777777" w:rsidR="00E02F0E" w:rsidRDefault="007D3017" w:rsidP="00E02F0E">
      <w:pPr>
        <w:pStyle w:val="3d"/>
        <w:rPr>
          <w:rFonts w:asciiTheme="minorHAnsi" w:eastAsiaTheme="minorEastAsia" w:hAnsiTheme="minorHAnsi"/>
          <w:spacing w:val="0"/>
          <w:sz w:val="21"/>
          <w:szCs w:val="22"/>
        </w:rPr>
      </w:pPr>
      <w:hyperlink w:anchor="_Toc40449587" w:history="1">
        <w:r w:rsidR="00E02F0E" w:rsidRPr="00967EFA">
          <w:rPr>
            <w:rStyle w:val="ad"/>
            <w:rFonts w:eastAsia="Malgun Gothic"/>
          </w:rPr>
          <w:t>3.6.8</w:t>
        </w:r>
        <w:r w:rsidR="00E02F0E">
          <w:rPr>
            <w:rFonts w:asciiTheme="minorHAnsi" w:eastAsiaTheme="minorEastAsia" w:hAnsiTheme="minorHAnsi"/>
            <w:spacing w:val="0"/>
            <w:sz w:val="21"/>
            <w:szCs w:val="22"/>
          </w:rPr>
          <w:tab/>
        </w:r>
        <w:r w:rsidR="00E02F0E" w:rsidRPr="00967EFA">
          <w:rPr>
            <w:rStyle w:val="ad"/>
            <w:rFonts w:hint="eastAsia"/>
          </w:rPr>
          <w:t>業務データベース接続方法の設定</w:t>
        </w:r>
        <w:r w:rsidR="00E02F0E">
          <w:rPr>
            <w:webHidden/>
          </w:rPr>
          <w:tab/>
        </w:r>
        <w:r w:rsidR="00E02F0E">
          <w:rPr>
            <w:webHidden/>
          </w:rPr>
          <w:fldChar w:fldCharType="begin"/>
        </w:r>
        <w:r w:rsidR="00E02F0E">
          <w:rPr>
            <w:webHidden/>
          </w:rPr>
          <w:instrText xml:space="preserve"> PAGEREF _Toc40449587 \h </w:instrText>
        </w:r>
        <w:r w:rsidR="00E02F0E">
          <w:rPr>
            <w:webHidden/>
          </w:rPr>
        </w:r>
        <w:r w:rsidR="00E02F0E">
          <w:rPr>
            <w:webHidden/>
          </w:rPr>
          <w:fldChar w:fldCharType="separate"/>
        </w:r>
        <w:r w:rsidR="00AB1F2F">
          <w:rPr>
            <w:webHidden/>
          </w:rPr>
          <w:t>116</w:t>
        </w:r>
        <w:r w:rsidR="00E02F0E">
          <w:rPr>
            <w:webHidden/>
          </w:rPr>
          <w:fldChar w:fldCharType="end"/>
        </w:r>
      </w:hyperlink>
    </w:p>
    <w:p w14:paraId="512ADB12" w14:textId="77777777" w:rsidR="00E02F0E" w:rsidRDefault="007D3017" w:rsidP="00E02F0E">
      <w:pPr>
        <w:pStyle w:val="2f2"/>
        <w:rPr>
          <w:rFonts w:asciiTheme="minorHAnsi" w:eastAsiaTheme="minorEastAsia" w:hAnsiTheme="minorHAnsi"/>
          <w:b w:val="0"/>
          <w:spacing w:val="0"/>
          <w:sz w:val="21"/>
          <w:szCs w:val="22"/>
        </w:rPr>
      </w:pPr>
      <w:hyperlink w:anchor="_Toc40449588" w:history="1">
        <w:r w:rsidR="00E02F0E" w:rsidRPr="00967EFA">
          <w:rPr>
            <w:rStyle w:val="ad"/>
            <w:rFonts w:eastAsia="Malgun Gothic"/>
          </w:rPr>
          <w:t>3.7</w:t>
        </w:r>
        <w:r w:rsidR="00E02F0E">
          <w:rPr>
            <w:rFonts w:asciiTheme="minorHAnsi" w:eastAsiaTheme="minorEastAsia" w:hAnsiTheme="minorHAnsi"/>
            <w:b w:val="0"/>
            <w:spacing w:val="0"/>
            <w:sz w:val="21"/>
            <w:szCs w:val="22"/>
          </w:rPr>
          <w:tab/>
        </w:r>
        <w:r w:rsidR="00E02F0E" w:rsidRPr="00967EFA">
          <w:rPr>
            <w:rStyle w:val="ad"/>
            <w:rFonts w:hint="eastAsia"/>
          </w:rPr>
          <w:t>ルールアプリケーションの初期化</w:t>
        </w:r>
        <w:r w:rsidR="00E02F0E">
          <w:rPr>
            <w:webHidden/>
          </w:rPr>
          <w:tab/>
        </w:r>
        <w:r w:rsidR="00E02F0E">
          <w:rPr>
            <w:webHidden/>
          </w:rPr>
          <w:fldChar w:fldCharType="begin"/>
        </w:r>
        <w:r w:rsidR="00E02F0E">
          <w:rPr>
            <w:webHidden/>
          </w:rPr>
          <w:instrText xml:space="preserve"> PAGEREF _Toc40449588 \h </w:instrText>
        </w:r>
        <w:r w:rsidR="00E02F0E">
          <w:rPr>
            <w:webHidden/>
          </w:rPr>
        </w:r>
        <w:r w:rsidR="00E02F0E">
          <w:rPr>
            <w:webHidden/>
          </w:rPr>
          <w:fldChar w:fldCharType="separate"/>
        </w:r>
        <w:r w:rsidR="00AB1F2F">
          <w:rPr>
            <w:webHidden/>
          </w:rPr>
          <w:t>117</w:t>
        </w:r>
        <w:r w:rsidR="00E02F0E">
          <w:rPr>
            <w:webHidden/>
          </w:rPr>
          <w:fldChar w:fldCharType="end"/>
        </w:r>
      </w:hyperlink>
    </w:p>
    <w:p w14:paraId="74231A2D" w14:textId="77777777" w:rsidR="00E02F0E" w:rsidRDefault="007D3017" w:rsidP="00E02F0E">
      <w:pPr>
        <w:pStyle w:val="3d"/>
        <w:rPr>
          <w:rFonts w:asciiTheme="minorHAnsi" w:eastAsiaTheme="minorEastAsia" w:hAnsiTheme="minorHAnsi"/>
          <w:spacing w:val="0"/>
          <w:sz w:val="21"/>
          <w:szCs w:val="22"/>
        </w:rPr>
      </w:pPr>
      <w:hyperlink w:anchor="_Toc40449589" w:history="1">
        <w:r w:rsidR="00E02F0E" w:rsidRPr="00967EFA">
          <w:rPr>
            <w:rStyle w:val="ad"/>
            <w:rFonts w:eastAsia="Malgun Gothic"/>
          </w:rPr>
          <w:t>3.7.1</w:t>
        </w:r>
        <w:r w:rsidR="00E02F0E">
          <w:rPr>
            <w:rFonts w:asciiTheme="minorHAnsi" w:eastAsiaTheme="minorEastAsia" w:hAnsiTheme="minorHAnsi"/>
            <w:spacing w:val="0"/>
            <w:sz w:val="21"/>
            <w:szCs w:val="22"/>
          </w:rPr>
          <w:tab/>
        </w:r>
        <w:r w:rsidR="00E02F0E" w:rsidRPr="00967EFA">
          <w:rPr>
            <w:rStyle w:val="ad"/>
            <w:rFonts w:hint="eastAsia"/>
          </w:rPr>
          <w:t>ルールアプリケーションの初期化ルーチン</w:t>
        </w:r>
        <w:r w:rsidR="00E02F0E">
          <w:rPr>
            <w:webHidden/>
          </w:rPr>
          <w:tab/>
        </w:r>
        <w:r w:rsidR="00E02F0E">
          <w:rPr>
            <w:webHidden/>
          </w:rPr>
          <w:fldChar w:fldCharType="begin"/>
        </w:r>
        <w:r w:rsidR="00E02F0E">
          <w:rPr>
            <w:webHidden/>
          </w:rPr>
          <w:instrText xml:space="preserve"> PAGEREF _Toc40449589 \h </w:instrText>
        </w:r>
        <w:r w:rsidR="00E02F0E">
          <w:rPr>
            <w:webHidden/>
          </w:rPr>
        </w:r>
        <w:r w:rsidR="00E02F0E">
          <w:rPr>
            <w:webHidden/>
          </w:rPr>
          <w:fldChar w:fldCharType="separate"/>
        </w:r>
        <w:r w:rsidR="00AB1F2F">
          <w:rPr>
            <w:webHidden/>
          </w:rPr>
          <w:t>118</w:t>
        </w:r>
        <w:r w:rsidR="00E02F0E">
          <w:rPr>
            <w:webHidden/>
          </w:rPr>
          <w:fldChar w:fldCharType="end"/>
        </w:r>
      </w:hyperlink>
    </w:p>
    <w:p w14:paraId="01B02BFC" w14:textId="77777777" w:rsidR="00E02F0E" w:rsidRDefault="007D3017" w:rsidP="00E02F0E">
      <w:pPr>
        <w:pStyle w:val="3d"/>
        <w:rPr>
          <w:rFonts w:asciiTheme="minorHAnsi" w:eastAsiaTheme="minorEastAsia" w:hAnsiTheme="minorHAnsi"/>
          <w:spacing w:val="0"/>
          <w:sz w:val="21"/>
          <w:szCs w:val="22"/>
        </w:rPr>
      </w:pPr>
      <w:hyperlink w:anchor="_Toc40449590" w:history="1">
        <w:r w:rsidR="00E02F0E" w:rsidRPr="00967EFA">
          <w:rPr>
            <w:rStyle w:val="ad"/>
            <w:rFonts w:eastAsia="Malgun Gothic"/>
          </w:rPr>
          <w:t>3.7.2</w:t>
        </w:r>
        <w:r w:rsidR="00E02F0E">
          <w:rPr>
            <w:rFonts w:asciiTheme="minorHAnsi" w:eastAsiaTheme="minorEastAsia" w:hAnsiTheme="minorHAnsi"/>
            <w:spacing w:val="0"/>
            <w:sz w:val="21"/>
            <w:szCs w:val="22"/>
          </w:rPr>
          <w:tab/>
        </w:r>
        <w:r w:rsidR="00E02F0E" w:rsidRPr="00967EFA">
          <w:rPr>
            <w:rStyle w:val="ad"/>
            <w:rFonts w:hint="eastAsia"/>
          </w:rPr>
          <w:t>ルールアプリケーションの初期化リスナー</w:t>
        </w:r>
        <w:r w:rsidR="00E02F0E">
          <w:rPr>
            <w:webHidden/>
          </w:rPr>
          <w:tab/>
        </w:r>
        <w:r w:rsidR="00E02F0E">
          <w:rPr>
            <w:webHidden/>
          </w:rPr>
          <w:fldChar w:fldCharType="begin"/>
        </w:r>
        <w:r w:rsidR="00E02F0E">
          <w:rPr>
            <w:webHidden/>
          </w:rPr>
          <w:instrText xml:space="preserve"> PAGEREF _Toc40449590 \h </w:instrText>
        </w:r>
        <w:r w:rsidR="00E02F0E">
          <w:rPr>
            <w:webHidden/>
          </w:rPr>
        </w:r>
        <w:r w:rsidR="00E02F0E">
          <w:rPr>
            <w:webHidden/>
          </w:rPr>
          <w:fldChar w:fldCharType="separate"/>
        </w:r>
        <w:r w:rsidR="00AB1F2F">
          <w:rPr>
            <w:webHidden/>
          </w:rPr>
          <w:t>121</w:t>
        </w:r>
        <w:r w:rsidR="00E02F0E">
          <w:rPr>
            <w:webHidden/>
          </w:rPr>
          <w:fldChar w:fldCharType="end"/>
        </w:r>
      </w:hyperlink>
    </w:p>
    <w:p w14:paraId="5E940AC8" w14:textId="77777777" w:rsidR="00E02F0E" w:rsidRDefault="007D3017" w:rsidP="00E02F0E">
      <w:pPr>
        <w:pStyle w:val="3d"/>
        <w:rPr>
          <w:rFonts w:asciiTheme="minorHAnsi" w:eastAsiaTheme="minorEastAsia" w:hAnsiTheme="minorHAnsi"/>
          <w:spacing w:val="0"/>
          <w:sz w:val="21"/>
          <w:szCs w:val="22"/>
        </w:rPr>
      </w:pPr>
      <w:hyperlink w:anchor="_Toc40449591" w:history="1">
        <w:r w:rsidR="00E02F0E" w:rsidRPr="00967EFA">
          <w:rPr>
            <w:rStyle w:val="ad"/>
            <w:rFonts w:eastAsia="Malgun Gothic"/>
          </w:rPr>
          <w:t>3.7.3</w:t>
        </w:r>
        <w:r w:rsidR="00E02F0E">
          <w:rPr>
            <w:rFonts w:asciiTheme="minorHAnsi" w:eastAsiaTheme="minorEastAsia" w:hAnsiTheme="minorHAnsi"/>
            <w:spacing w:val="0"/>
            <w:sz w:val="21"/>
            <w:szCs w:val="22"/>
          </w:rPr>
          <w:tab/>
        </w:r>
        <w:r w:rsidR="00E02F0E" w:rsidRPr="00967EFA">
          <w:rPr>
            <w:rStyle w:val="ad"/>
            <w:rFonts w:hint="eastAsia"/>
          </w:rPr>
          <w:t>ルールアプリケーション初期化クラス</w:t>
        </w:r>
        <w:r w:rsidR="00E02F0E">
          <w:rPr>
            <w:webHidden/>
          </w:rPr>
          <w:tab/>
        </w:r>
        <w:r w:rsidR="00E02F0E">
          <w:rPr>
            <w:webHidden/>
          </w:rPr>
          <w:fldChar w:fldCharType="begin"/>
        </w:r>
        <w:r w:rsidR="00E02F0E">
          <w:rPr>
            <w:webHidden/>
          </w:rPr>
          <w:instrText xml:space="preserve"> PAGEREF _Toc40449591 \h </w:instrText>
        </w:r>
        <w:r w:rsidR="00E02F0E">
          <w:rPr>
            <w:webHidden/>
          </w:rPr>
        </w:r>
        <w:r w:rsidR="00E02F0E">
          <w:rPr>
            <w:webHidden/>
          </w:rPr>
          <w:fldChar w:fldCharType="separate"/>
        </w:r>
        <w:r w:rsidR="00AB1F2F">
          <w:rPr>
            <w:webHidden/>
          </w:rPr>
          <w:t>123</w:t>
        </w:r>
        <w:r w:rsidR="00E02F0E">
          <w:rPr>
            <w:webHidden/>
          </w:rPr>
          <w:fldChar w:fldCharType="end"/>
        </w:r>
      </w:hyperlink>
    </w:p>
    <w:p w14:paraId="706E8940" w14:textId="77777777" w:rsidR="00E02F0E" w:rsidRDefault="007D3017" w:rsidP="00E02F0E">
      <w:pPr>
        <w:pStyle w:val="2f2"/>
        <w:rPr>
          <w:rFonts w:asciiTheme="minorHAnsi" w:eastAsiaTheme="minorEastAsia" w:hAnsiTheme="minorHAnsi"/>
          <w:b w:val="0"/>
          <w:spacing w:val="0"/>
          <w:sz w:val="21"/>
          <w:szCs w:val="22"/>
        </w:rPr>
      </w:pPr>
      <w:hyperlink w:anchor="_Toc40449592" w:history="1">
        <w:r w:rsidR="00E02F0E" w:rsidRPr="00967EFA">
          <w:rPr>
            <w:rStyle w:val="ad"/>
            <w:rFonts w:eastAsia="Malgun Gothic"/>
          </w:rPr>
          <w:t>3.8</w:t>
        </w:r>
        <w:r w:rsidR="00E02F0E">
          <w:rPr>
            <w:rFonts w:asciiTheme="minorHAnsi" w:eastAsiaTheme="minorEastAsia" w:hAnsiTheme="minorHAnsi"/>
            <w:b w:val="0"/>
            <w:spacing w:val="0"/>
            <w:sz w:val="21"/>
            <w:szCs w:val="22"/>
          </w:rPr>
          <w:tab/>
        </w:r>
        <w:r w:rsidR="00E02F0E" w:rsidRPr="00967EFA">
          <w:rPr>
            <w:rStyle w:val="ad"/>
          </w:rPr>
          <w:t>InnoRules</w:t>
        </w:r>
        <w:r w:rsidR="00E02F0E" w:rsidRPr="00967EFA">
          <w:rPr>
            <w:rStyle w:val="ad"/>
            <w:rFonts w:hint="eastAsia"/>
          </w:rPr>
          <w:t>サービス</w:t>
        </w:r>
        <w:r w:rsidR="00E02F0E">
          <w:rPr>
            <w:webHidden/>
          </w:rPr>
          <w:tab/>
        </w:r>
        <w:r w:rsidR="00E02F0E">
          <w:rPr>
            <w:webHidden/>
          </w:rPr>
          <w:fldChar w:fldCharType="begin"/>
        </w:r>
        <w:r w:rsidR="00E02F0E">
          <w:rPr>
            <w:webHidden/>
          </w:rPr>
          <w:instrText xml:space="preserve"> PAGEREF _Toc40449592 \h </w:instrText>
        </w:r>
        <w:r w:rsidR="00E02F0E">
          <w:rPr>
            <w:webHidden/>
          </w:rPr>
        </w:r>
        <w:r w:rsidR="00E02F0E">
          <w:rPr>
            <w:webHidden/>
          </w:rPr>
          <w:fldChar w:fldCharType="separate"/>
        </w:r>
        <w:r w:rsidR="00AB1F2F">
          <w:rPr>
            <w:webHidden/>
          </w:rPr>
          <w:t>126</w:t>
        </w:r>
        <w:r w:rsidR="00E02F0E">
          <w:rPr>
            <w:webHidden/>
          </w:rPr>
          <w:fldChar w:fldCharType="end"/>
        </w:r>
      </w:hyperlink>
    </w:p>
    <w:p w14:paraId="5B9450FD" w14:textId="77777777" w:rsidR="00E02F0E" w:rsidRDefault="007D3017" w:rsidP="00E02F0E">
      <w:pPr>
        <w:pStyle w:val="3d"/>
        <w:rPr>
          <w:rFonts w:asciiTheme="minorHAnsi" w:eastAsiaTheme="minorEastAsia" w:hAnsiTheme="minorHAnsi"/>
          <w:spacing w:val="0"/>
          <w:sz w:val="21"/>
          <w:szCs w:val="22"/>
        </w:rPr>
      </w:pPr>
      <w:hyperlink w:anchor="_Toc40449593" w:history="1">
        <w:r w:rsidR="00E02F0E" w:rsidRPr="00967EFA">
          <w:rPr>
            <w:rStyle w:val="ad"/>
            <w:rFonts w:eastAsia="Malgun Gothic"/>
          </w:rPr>
          <w:t>3.8.1</w:t>
        </w:r>
        <w:r w:rsidR="00E02F0E">
          <w:rPr>
            <w:rFonts w:asciiTheme="minorHAnsi" w:eastAsiaTheme="minorEastAsia" w:hAnsiTheme="minorHAnsi"/>
            <w:spacing w:val="0"/>
            <w:sz w:val="21"/>
            <w:szCs w:val="22"/>
          </w:rPr>
          <w:tab/>
        </w:r>
        <w:r w:rsidR="00E02F0E" w:rsidRPr="00967EFA">
          <w:rPr>
            <w:rStyle w:val="ad"/>
          </w:rPr>
          <w:t>InnoRules</w:t>
        </w:r>
        <w:r w:rsidR="00E02F0E" w:rsidRPr="00967EFA">
          <w:rPr>
            <w:rStyle w:val="ad"/>
            <w:rFonts w:hint="eastAsia"/>
          </w:rPr>
          <w:t>サーバ</w:t>
        </w:r>
        <w:r w:rsidR="00E02F0E">
          <w:rPr>
            <w:webHidden/>
          </w:rPr>
          <w:tab/>
        </w:r>
        <w:r w:rsidR="00E02F0E">
          <w:rPr>
            <w:webHidden/>
          </w:rPr>
          <w:fldChar w:fldCharType="begin"/>
        </w:r>
        <w:r w:rsidR="00E02F0E">
          <w:rPr>
            <w:webHidden/>
          </w:rPr>
          <w:instrText xml:space="preserve"> PAGEREF _Toc40449593 \h </w:instrText>
        </w:r>
        <w:r w:rsidR="00E02F0E">
          <w:rPr>
            <w:webHidden/>
          </w:rPr>
        </w:r>
        <w:r w:rsidR="00E02F0E">
          <w:rPr>
            <w:webHidden/>
          </w:rPr>
          <w:fldChar w:fldCharType="separate"/>
        </w:r>
        <w:r w:rsidR="00AB1F2F">
          <w:rPr>
            <w:webHidden/>
          </w:rPr>
          <w:t>126</w:t>
        </w:r>
        <w:r w:rsidR="00E02F0E">
          <w:rPr>
            <w:webHidden/>
          </w:rPr>
          <w:fldChar w:fldCharType="end"/>
        </w:r>
      </w:hyperlink>
    </w:p>
    <w:p w14:paraId="63F3D399" w14:textId="77777777" w:rsidR="00E02F0E" w:rsidRDefault="007D3017" w:rsidP="00E02F0E">
      <w:pPr>
        <w:pStyle w:val="3d"/>
        <w:rPr>
          <w:rFonts w:asciiTheme="minorHAnsi" w:eastAsiaTheme="minorEastAsia" w:hAnsiTheme="minorHAnsi"/>
          <w:spacing w:val="0"/>
          <w:sz w:val="21"/>
          <w:szCs w:val="22"/>
        </w:rPr>
      </w:pPr>
      <w:hyperlink w:anchor="_Toc40449594" w:history="1">
        <w:r w:rsidR="00E02F0E" w:rsidRPr="00967EFA">
          <w:rPr>
            <w:rStyle w:val="ad"/>
            <w:rFonts w:eastAsia="Malgun Gothic"/>
          </w:rPr>
          <w:t>3.8.2</w:t>
        </w:r>
        <w:r w:rsidR="00E02F0E">
          <w:rPr>
            <w:rFonts w:asciiTheme="minorHAnsi" w:eastAsiaTheme="minorEastAsia" w:hAnsiTheme="minorHAnsi"/>
            <w:spacing w:val="0"/>
            <w:sz w:val="21"/>
            <w:szCs w:val="22"/>
          </w:rPr>
          <w:tab/>
        </w:r>
        <w:r w:rsidR="00E02F0E" w:rsidRPr="00967EFA">
          <w:rPr>
            <w:rStyle w:val="ad"/>
            <w:rFonts w:hint="eastAsia"/>
          </w:rPr>
          <w:t>管理サービス</w:t>
        </w:r>
        <w:r w:rsidR="00E02F0E">
          <w:rPr>
            <w:webHidden/>
          </w:rPr>
          <w:tab/>
        </w:r>
        <w:r w:rsidR="00E02F0E">
          <w:rPr>
            <w:webHidden/>
          </w:rPr>
          <w:fldChar w:fldCharType="begin"/>
        </w:r>
        <w:r w:rsidR="00E02F0E">
          <w:rPr>
            <w:webHidden/>
          </w:rPr>
          <w:instrText xml:space="preserve"> PAGEREF _Toc40449594 \h </w:instrText>
        </w:r>
        <w:r w:rsidR="00E02F0E">
          <w:rPr>
            <w:webHidden/>
          </w:rPr>
        </w:r>
        <w:r w:rsidR="00E02F0E">
          <w:rPr>
            <w:webHidden/>
          </w:rPr>
          <w:fldChar w:fldCharType="separate"/>
        </w:r>
        <w:r w:rsidR="00AB1F2F">
          <w:rPr>
            <w:webHidden/>
          </w:rPr>
          <w:t>127</w:t>
        </w:r>
        <w:r w:rsidR="00E02F0E">
          <w:rPr>
            <w:webHidden/>
          </w:rPr>
          <w:fldChar w:fldCharType="end"/>
        </w:r>
      </w:hyperlink>
    </w:p>
    <w:p w14:paraId="1C097EAF" w14:textId="77777777" w:rsidR="00E02F0E" w:rsidRDefault="007D3017" w:rsidP="00E02F0E">
      <w:pPr>
        <w:pStyle w:val="3d"/>
        <w:rPr>
          <w:rFonts w:asciiTheme="minorHAnsi" w:eastAsiaTheme="minorEastAsia" w:hAnsiTheme="minorHAnsi"/>
          <w:spacing w:val="0"/>
          <w:sz w:val="21"/>
          <w:szCs w:val="22"/>
        </w:rPr>
      </w:pPr>
      <w:hyperlink w:anchor="_Toc40449595" w:history="1">
        <w:r w:rsidR="00E02F0E" w:rsidRPr="00967EFA">
          <w:rPr>
            <w:rStyle w:val="ad"/>
            <w:rFonts w:eastAsia="Malgun Gothic"/>
          </w:rPr>
          <w:t>3.8.3</w:t>
        </w:r>
        <w:r w:rsidR="00E02F0E">
          <w:rPr>
            <w:rFonts w:asciiTheme="minorHAnsi" w:eastAsiaTheme="minorEastAsia" w:hAnsiTheme="minorHAnsi"/>
            <w:spacing w:val="0"/>
            <w:sz w:val="21"/>
            <w:szCs w:val="22"/>
          </w:rPr>
          <w:tab/>
        </w:r>
        <w:r w:rsidR="00E02F0E" w:rsidRPr="00967EFA">
          <w:rPr>
            <w:rStyle w:val="ad"/>
            <w:rFonts w:hint="eastAsia"/>
          </w:rPr>
          <w:t>ルールビルダーサービス</w:t>
        </w:r>
        <w:r w:rsidR="00E02F0E">
          <w:rPr>
            <w:webHidden/>
          </w:rPr>
          <w:tab/>
        </w:r>
        <w:r w:rsidR="00E02F0E">
          <w:rPr>
            <w:webHidden/>
          </w:rPr>
          <w:fldChar w:fldCharType="begin"/>
        </w:r>
        <w:r w:rsidR="00E02F0E">
          <w:rPr>
            <w:webHidden/>
          </w:rPr>
          <w:instrText xml:space="preserve"> PAGEREF _Toc40449595 \h </w:instrText>
        </w:r>
        <w:r w:rsidR="00E02F0E">
          <w:rPr>
            <w:webHidden/>
          </w:rPr>
        </w:r>
        <w:r w:rsidR="00E02F0E">
          <w:rPr>
            <w:webHidden/>
          </w:rPr>
          <w:fldChar w:fldCharType="separate"/>
        </w:r>
        <w:r w:rsidR="00AB1F2F">
          <w:rPr>
            <w:webHidden/>
          </w:rPr>
          <w:t>128</w:t>
        </w:r>
        <w:r w:rsidR="00E02F0E">
          <w:rPr>
            <w:webHidden/>
          </w:rPr>
          <w:fldChar w:fldCharType="end"/>
        </w:r>
      </w:hyperlink>
    </w:p>
    <w:p w14:paraId="334DBAD8" w14:textId="77777777" w:rsidR="00E02F0E" w:rsidRDefault="007D3017" w:rsidP="00E02F0E">
      <w:pPr>
        <w:pStyle w:val="3d"/>
        <w:rPr>
          <w:rFonts w:asciiTheme="minorHAnsi" w:eastAsiaTheme="minorEastAsia" w:hAnsiTheme="minorHAnsi"/>
          <w:spacing w:val="0"/>
          <w:sz w:val="21"/>
          <w:szCs w:val="22"/>
        </w:rPr>
      </w:pPr>
      <w:hyperlink w:anchor="_Toc40449596" w:history="1">
        <w:r w:rsidR="00E02F0E" w:rsidRPr="00967EFA">
          <w:rPr>
            <w:rStyle w:val="ad"/>
            <w:rFonts w:eastAsia="Malgun Gothic"/>
          </w:rPr>
          <w:t>3.8.4</w:t>
        </w:r>
        <w:r w:rsidR="00E02F0E">
          <w:rPr>
            <w:rFonts w:asciiTheme="minorHAnsi" w:eastAsiaTheme="minorEastAsia" w:hAnsiTheme="minorHAnsi"/>
            <w:spacing w:val="0"/>
            <w:sz w:val="21"/>
            <w:szCs w:val="22"/>
          </w:rPr>
          <w:tab/>
        </w:r>
        <w:r w:rsidR="00E02F0E" w:rsidRPr="00967EFA">
          <w:rPr>
            <w:rStyle w:val="ad"/>
          </w:rPr>
          <w:t>TCP</w:t>
        </w:r>
        <w:r w:rsidR="00E02F0E" w:rsidRPr="00967EFA">
          <w:rPr>
            <w:rStyle w:val="ad"/>
            <w:rFonts w:hint="eastAsia"/>
          </w:rPr>
          <w:t>コネクタサービス</w:t>
        </w:r>
        <w:r w:rsidR="00E02F0E">
          <w:rPr>
            <w:webHidden/>
          </w:rPr>
          <w:tab/>
        </w:r>
        <w:r w:rsidR="00E02F0E">
          <w:rPr>
            <w:webHidden/>
          </w:rPr>
          <w:fldChar w:fldCharType="begin"/>
        </w:r>
        <w:r w:rsidR="00E02F0E">
          <w:rPr>
            <w:webHidden/>
          </w:rPr>
          <w:instrText xml:space="preserve"> PAGEREF _Toc40449596 \h </w:instrText>
        </w:r>
        <w:r w:rsidR="00E02F0E">
          <w:rPr>
            <w:webHidden/>
          </w:rPr>
        </w:r>
        <w:r w:rsidR="00E02F0E">
          <w:rPr>
            <w:webHidden/>
          </w:rPr>
          <w:fldChar w:fldCharType="separate"/>
        </w:r>
        <w:r w:rsidR="00AB1F2F">
          <w:rPr>
            <w:webHidden/>
          </w:rPr>
          <w:t>136</w:t>
        </w:r>
        <w:r w:rsidR="00E02F0E">
          <w:rPr>
            <w:webHidden/>
          </w:rPr>
          <w:fldChar w:fldCharType="end"/>
        </w:r>
      </w:hyperlink>
    </w:p>
    <w:p w14:paraId="4805BDF2" w14:textId="77777777" w:rsidR="00E02F0E" w:rsidRDefault="007D3017" w:rsidP="00E02F0E">
      <w:pPr>
        <w:pStyle w:val="3d"/>
        <w:rPr>
          <w:rFonts w:asciiTheme="minorHAnsi" w:eastAsiaTheme="minorEastAsia" w:hAnsiTheme="minorHAnsi"/>
          <w:spacing w:val="0"/>
          <w:sz w:val="21"/>
          <w:szCs w:val="22"/>
        </w:rPr>
      </w:pPr>
      <w:hyperlink w:anchor="_Toc40449597" w:history="1">
        <w:r w:rsidR="00E02F0E" w:rsidRPr="00967EFA">
          <w:rPr>
            <w:rStyle w:val="ad"/>
            <w:rFonts w:eastAsia="Malgun Gothic"/>
          </w:rPr>
          <w:t>3.8.5</w:t>
        </w:r>
        <w:r w:rsidR="00E02F0E">
          <w:rPr>
            <w:rFonts w:asciiTheme="minorHAnsi" w:eastAsiaTheme="minorEastAsia" w:hAnsiTheme="minorHAnsi"/>
            <w:spacing w:val="0"/>
            <w:sz w:val="21"/>
            <w:szCs w:val="22"/>
          </w:rPr>
          <w:tab/>
        </w:r>
        <w:r w:rsidR="00E02F0E" w:rsidRPr="00967EFA">
          <w:rPr>
            <w:rStyle w:val="ad"/>
            <w:rFonts w:hint="eastAsia"/>
          </w:rPr>
          <w:t>ルール</w:t>
        </w:r>
        <w:r w:rsidR="00E02F0E" w:rsidRPr="00967EFA">
          <w:rPr>
            <w:rStyle w:val="ad"/>
          </w:rPr>
          <w:t>Web</w:t>
        </w:r>
        <w:r w:rsidR="00E02F0E" w:rsidRPr="00967EFA">
          <w:rPr>
            <w:rStyle w:val="ad"/>
            <w:rFonts w:hint="eastAsia"/>
          </w:rPr>
          <w:t>サービス</w:t>
        </w:r>
        <w:r w:rsidR="00E02F0E">
          <w:rPr>
            <w:webHidden/>
          </w:rPr>
          <w:tab/>
        </w:r>
        <w:r w:rsidR="00E02F0E">
          <w:rPr>
            <w:webHidden/>
          </w:rPr>
          <w:fldChar w:fldCharType="begin"/>
        </w:r>
        <w:r w:rsidR="00E02F0E">
          <w:rPr>
            <w:webHidden/>
          </w:rPr>
          <w:instrText xml:space="preserve"> PAGEREF _Toc40449597 \h </w:instrText>
        </w:r>
        <w:r w:rsidR="00E02F0E">
          <w:rPr>
            <w:webHidden/>
          </w:rPr>
        </w:r>
        <w:r w:rsidR="00E02F0E">
          <w:rPr>
            <w:webHidden/>
          </w:rPr>
          <w:fldChar w:fldCharType="separate"/>
        </w:r>
        <w:r w:rsidR="00AB1F2F">
          <w:rPr>
            <w:webHidden/>
          </w:rPr>
          <w:t>140</w:t>
        </w:r>
        <w:r w:rsidR="00E02F0E">
          <w:rPr>
            <w:webHidden/>
          </w:rPr>
          <w:fldChar w:fldCharType="end"/>
        </w:r>
      </w:hyperlink>
    </w:p>
    <w:p w14:paraId="1F54BFB6" w14:textId="77777777" w:rsidR="00E02F0E" w:rsidRDefault="007D3017" w:rsidP="00E02F0E">
      <w:pPr>
        <w:pStyle w:val="3d"/>
        <w:rPr>
          <w:rFonts w:asciiTheme="minorHAnsi" w:eastAsiaTheme="minorEastAsia" w:hAnsiTheme="minorHAnsi"/>
          <w:spacing w:val="0"/>
          <w:sz w:val="21"/>
          <w:szCs w:val="22"/>
        </w:rPr>
      </w:pPr>
      <w:hyperlink w:anchor="_Toc40449598" w:history="1">
        <w:r w:rsidR="00E02F0E" w:rsidRPr="00967EFA">
          <w:rPr>
            <w:rStyle w:val="ad"/>
            <w:rFonts w:eastAsia="Malgun Gothic"/>
          </w:rPr>
          <w:t>3.8.6</w:t>
        </w:r>
        <w:r w:rsidR="00E02F0E">
          <w:rPr>
            <w:rFonts w:asciiTheme="minorHAnsi" w:eastAsiaTheme="minorEastAsia" w:hAnsiTheme="minorHAnsi"/>
            <w:spacing w:val="0"/>
            <w:sz w:val="21"/>
            <w:szCs w:val="22"/>
          </w:rPr>
          <w:tab/>
        </w:r>
        <w:r w:rsidR="00E02F0E" w:rsidRPr="00967EFA">
          <w:rPr>
            <w:rStyle w:val="ad"/>
            <w:rFonts w:hint="eastAsia"/>
          </w:rPr>
          <w:t>ルール</w:t>
        </w:r>
        <w:r w:rsidR="00E02F0E" w:rsidRPr="00967EFA">
          <w:rPr>
            <w:rStyle w:val="ad"/>
          </w:rPr>
          <w:t>REST</w:t>
        </w:r>
        <w:r w:rsidR="00E02F0E" w:rsidRPr="00967EFA">
          <w:rPr>
            <w:rStyle w:val="ad"/>
            <w:rFonts w:hint="eastAsia"/>
          </w:rPr>
          <w:t>サービス</w:t>
        </w:r>
        <w:r w:rsidR="00E02F0E">
          <w:rPr>
            <w:webHidden/>
          </w:rPr>
          <w:tab/>
        </w:r>
        <w:r w:rsidR="00E02F0E">
          <w:rPr>
            <w:webHidden/>
          </w:rPr>
          <w:fldChar w:fldCharType="begin"/>
        </w:r>
        <w:r w:rsidR="00E02F0E">
          <w:rPr>
            <w:webHidden/>
          </w:rPr>
          <w:instrText xml:space="preserve"> PAGEREF _Toc40449598 \h </w:instrText>
        </w:r>
        <w:r w:rsidR="00E02F0E">
          <w:rPr>
            <w:webHidden/>
          </w:rPr>
        </w:r>
        <w:r w:rsidR="00E02F0E">
          <w:rPr>
            <w:webHidden/>
          </w:rPr>
          <w:fldChar w:fldCharType="separate"/>
        </w:r>
        <w:r w:rsidR="00AB1F2F">
          <w:rPr>
            <w:webHidden/>
          </w:rPr>
          <w:t>142</w:t>
        </w:r>
        <w:r w:rsidR="00E02F0E">
          <w:rPr>
            <w:webHidden/>
          </w:rPr>
          <w:fldChar w:fldCharType="end"/>
        </w:r>
      </w:hyperlink>
    </w:p>
    <w:p w14:paraId="114B77F2" w14:textId="77777777" w:rsidR="00E02F0E" w:rsidRDefault="007D3017">
      <w:pPr>
        <w:pStyle w:val="17"/>
        <w:rPr>
          <w:rFonts w:asciiTheme="minorHAnsi" w:eastAsiaTheme="minorEastAsia" w:hAnsiTheme="minorHAnsi"/>
          <w:b w:val="0"/>
          <w:spacing w:val="0"/>
          <w:sz w:val="21"/>
          <w:szCs w:val="22"/>
        </w:rPr>
      </w:pPr>
      <w:hyperlink w:anchor="_Toc40449599" w:history="1">
        <w:r w:rsidR="00E02F0E" w:rsidRPr="00967EFA">
          <w:rPr>
            <w:rStyle w:val="ad"/>
            <w:rFonts w:eastAsia="Malgun Gothic"/>
          </w:rPr>
          <w:t>4.</w:t>
        </w:r>
        <w:r w:rsidR="00E02F0E">
          <w:rPr>
            <w:rFonts w:asciiTheme="minorHAnsi" w:eastAsiaTheme="minorEastAsia" w:hAnsiTheme="minorHAnsi"/>
            <w:b w:val="0"/>
            <w:spacing w:val="0"/>
            <w:sz w:val="21"/>
            <w:szCs w:val="22"/>
          </w:rPr>
          <w:tab/>
        </w:r>
        <w:r w:rsidR="00E02F0E" w:rsidRPr="00967EFA">
          <w:rPr>
            <w:rStyle w:val="ad"/>
            <w:rFonts w:hint="eastAsia"/>
          </w:rPr>
          <w:t>エラーコードと処置方法</w:t>
        </w:r>
        <w:r w:rsidR="00E02F0E">
          <w:rPr>
            <w:webHidden/>
          </w:rPr>
          <w:tab/>
        </w:r>
        <w:r w:rsidR="00E02F0E">
          <w:rPr>
            <w:webHidden/>
          </w:rPr>
          <w:fldChar w:fldCharType="begin"/>
        </w:r>
        <w:r w:rsidR="00E02F0E">
          <w:rPr>
            <w:webHidden/>
          </w:rPr>
          <w:instrText xml:space="preserve"> PAGEREF _Toc40449599 \h </w:instrText>
        </w:r>
        <w:r w:rsidR="00E02F0E">
          <w:rPr>
            <w:webHidden/>
          </w:rPr>
        </w:r>
        <w:r w:rsidR="00E02F0E">
          <w:rPr>
            <w:webHidden/>
          </w:rPr>
          <w:fldChar w:fldCharType="separate"/>
        </w:r>
        <w:r w:rsidR="00AB1F2F">
          <w:rPr>
            <w:webHidden/>
          </w:rPr>
          <w:t>144</w:t>
        </w:r>
        <w:r w:rsidR="00E02F0E">
          <w:rPr>
            <w:webHidden/>
          </w:rPr>
          <w:fldChar w:fldCharType="end"/>
        </w:r>
      </w:hyperlink>
    </w:p>
    <w:p w14:paraId="174535B1" w14:textId="77777777" w:rsidR="00E02F0E" w:rsidRDefault="007D3017" w:rsidP="00E02F0E">
      <w:pPr>
        <w:pStyle w:val="2f2"/>
        <w:rPr>
          <w:rFonts w:asciiTheme="minorHAnsi" w:eastAsiaTheme="minorEastAsia" w:hAnsiTheme="minorHAnsi"/>
          <w:b w:val="0"/>
          <w:spacing w:val="0"/>
          <w:sz w:val="21"/>
          <w:szCs w:val="22"/>
        </w:rPr>
      </w:pPr>
      <w:hyperlink w:anchor="_Toc40449600" w:history="1">
        <w:r w:rsidR="00E02F0E" w:rsidRPr="00967EFA">
          <w:rPr>
            <w:rStyle w:val="ad"/>
            <w:rFonts w:eastAsia="Malgun Gothic"/>
          </w:rPr>
          <w:t>4.1</w:t>
        </w:r>
        <w:r w:rsidR="00E02F0E">
          <w:rPr>
            <w:rFonts w:asciiTheme="minorHAnsi" w:eastAsiaTheme="minorEastAsia" w:hAnsiTheme="minorHAnsi"/>
            <w:b w:val="0"/>
            <w:spacing w:val="0"/>
            <w:sz w:val="21"/>
            <w:szCs w:val="22"/>
          </w:rPr>
          <w:tab/>
        </w:r>
        <w:r w:rsidR="00E02F0E" w:rsidRPr="00967EFA">
          <w:rPr>
            <w:rStyle w:val="ad"/>
          </w:rPr>
          <w:t>IRE-10XXX</w:t>
        </w:r>
        <w:r w:rsidR="00E02F0E">
          <w:rPr>
            <w:webHidden/>
          </w:rPr>
          <w:tab/>
        </w:r>
        <w:r w:rsidR="00E02F0E">
          <w:rPr>
            <w:webHidden/>
          </w:rPr>
          <w:fldChar w:fldCharType="begin"/>
        </w:r>
        <w:r w:rsidR="00E02F0E">
          <w:rPr>
            <w:webHidden/>
          </w:rPr>
          <w:instrText xml:space="preserve"> PAGEREF _Toc40449600 \h </w:instrText>
        </w:r>
        <w:r w:rsidR="00E02F0E">
          <w:rPr>
            <w:webHidden/>
          </w:rPr>
        </w:r>
        <w:r w:rsidR="00E02F0E">
          <w:rPr>
            <w:webHidden/>
          </w:rPr>
          <w:fldChar w:fldCharType="separate"/>
        </w:r>
        <w:r w:rsidR="00AB1F2F">
          <w:rPr>
            <w:webHidden/>
          </w:rPr>
          <w:t>144</w:t>
        </w:r>
        <w:r w:rsidR="00E02F0E">
          <w:rPr>
            <w:webHidden/>
          </w:rPr>
          <w:fldChar w:fldCharType="end"/>
        </w:r>
      </w:hyperlink>
    </w:p>
    <w:p w14:paraId="5529724F" w14:textId="77777777" w:rsidR="00E02F0E" w:rsidRDefault="007D3017" w:rsidP="00E02F0E">
      <w:pPr>
        <w:pStyle w:val="3d"/>
        <w:rPr>
          <w:rFonts w:asciiTheme="minorHAnsi" w:eastAsiaTheme="minorEastAsia" w:hAnsiTheme="minorHAnsi"/>
          <w:spacing w:val="0"/>
          <w:sz w:val="21"/>
          <w:szCs w:val="22"/>
        </w:rPr>
      </w:pPr>
      <w:hyperlink w:anchor="_Toc40449601" w:history="1">
        <w:r w:rsidR="00E02F0E" w:rsidRPr="00967EFA">
          <w:rPr>
            <w:rStyle w:val="ad"/>
            <w:rFonts w:eastAsia="Malgun Gothic"/>
          </w:rPr>
          <w:t>4.1.1</w:t>
        </w:r>
        <w:r w:rsidR="00E02F0E">
          <w:rPr>
            <w:rFonts w:asciiTheme="minorHAnsi" w:eastAsiaTheme="minorEastAsia" w:hAnsiTheme="minorHAnsi"/>
            <w:spacing w:val="0"/>
            <w:sz w:val="21"/>
            <w:szCs w:val="22"/>
          </w:rPr>
          <w:tab/>
        </w:r>
        <w:r w:rsidR="00E02F0E" w:rsidRPr="00967EFA">
          <w:rPr>
            <w:rStyle w:val="ad"/>
          </w:rPr>
          <w:t>IRE-10000</w:t>
        </w:r>
        <w:r w:rsidR="00E02F0E">
          <w:rPr>
            <w:webHidden/>
          </w:rPr>
          <w:tab/>
        </w:r>
        <w:r w:rsidR="00E02F0E">
          <w:rPr>
            <w:webHidden/>
          </w:rPr>
          <w:fldChar w:fldCharType="begin"/>
        </w:r>
        <w:r w:rsidR="00E02F0E">
          <w:rPr>
            <w:webHidden/>
          </w:rPr>
          <w:instrText xml:space="preserve"> PAGEREF _Toc40449601 \h </w:instrText>
        </w:r>
        <w:r w:rsidR="00E02F0E">
          <w:rPr>
            <w:webHidden/>
          </w:rPr>
        </w:r>
        <w:r w:rsidR="00E02F0E">
          <w:rPr>
            <w:webHidden/>
          </w:rPr>
          <w:fldChar w:fldCharType="separate"/>
        </w:r>
        <w:r w:rsidR="00AB1F2F">
          <w:rPr>
            <w:webHidden/>
          </w:rPr>
          <w:t>144</w:t>
        </w:r>
        <w:r w:rsidR="00E02F0E">
          <w:rPr>
            <w:webHidden/>
          </w:rPr>
          <w:fldChar w:fldCharType="end"/>
        </w:r>
      </w:hyperlink>
    </w:p>
    <w:p w14:paraId="32132494" w14:textId="77777777" w:rsidR="00E02F0E" w:rsidRDefault="007D3017" w:rsidP="00E02F0E">
      <w:pPr>
        <w:pStyle w:val="3d"/>
        <w:rPr>
          <w:rFonts w:asciiTheme="minorHAnsi" w:eastAsiaTheme="minorEastAsia" w:hAnsiTheme="minorHAnsi"/>
          <w:spacing w:val="0"/>
          <w:sz w:val="21"/>
          <w:szCs w:val="22"/>
        </w:rPr>
      </w:pPr>
      <w:hyperlink w:anchor="_Toc40449602" w:history="1">
        <w:r w:rsidR="00E02F0E" w:rsidRPr="00967EFA">
          <w:rPr>
            <w:rStyle w:val="ad"/>
            <w:rFonts w:eastAsia="Malgun Gothic"/>
          </w:rPr>
          <w:t>4.1.2</w:t>
        </w:r>
        <w:r w:rsidR="00E02F0E">
          <w:rPr>
            <w:rFonts w:asciiTheme="minorHAnsi" w:eastAsiaTheme="minorEastAsia" w:hAnsiTheme="minorHAnsi"/>
            <w:spacing w:val="0"/>
            <w:sz w:val="21"/>
            <w:szCs w:val="22"/>
          </w:rPr>
          <w:tab/>
        </w:r>
        <w:r w:rsidR="00E02F0E" w:rsidRPr="00967EFA">
          <w:rPr>
            <w:rStyle w:val="ad"/>
          </w:rPr>
          <w:t>IRE-10001</w:t>
        </w:r>
        <w:r w:rsidR="00E02F0E">
          <w:rPr>
            <w:webHidden/>
          </w:rPr>
          <w:tab/>
        </w:r>
        <w:r w:rsidR="00E02F0E">
          <w:rPr>
            <w:webHidden/>
          </w:rPr>
          <w:fldChar w:fldCharType="begin"/>
        </w:r>
        <w:r w:rsidR="00E02F0E">
          <w:rPr>
            <w:webHidden/>
          </w:rPr>
          <w:instrText xml:space="preserve"> PAGEREF _Toc40449602 \h </w:instrText>
        </w:r>
        <w:r w:rsidR="00E02F0E">
          <w:rPr>
            <w:webHidden/>
          </w:rPr>
        </w:r>
        <w:r w:rsidR="00E02F0E">
          <w:rPr>
            <w:webHidden/>
          </w:rPr>
          <w:fldChar w:fldCharType="separate"/>
        </w:r>
        <w:r w:rsidR="00AB1F2F">
          <w:rPr>
            <w:webHidden/>
          </w:rPr>
          <w:t>144</w:t>
        </w:r>
        <w:r w:rsidR="00E02F0E">
          <w:rPr>
            <w:webHidden/>
          </w:rPr>
          <w:fldChar w:fldCharType="end"/>
        </w:r>
      </w:hyperlink>
    </w:p>
    <w:p w14:paraId="236F207A" w14:textId="77777777" w:rsidR="00E02F0E" w:rsidRDefault="007D3017" w:rsidP="00E02F0E">
      <w:pPr>
        <w:pStyle w:val="3d"/>
        <w:rPr>
          <w:rFonts w:asciiTheme="minorHAnsi" w:eastAsiaTheme="minorEastAsia" w:hAnsiTheme="minorHAnsi"/>
          <w:spacing w:val="0"/>
          <w:sz w:val="21"/>
          <w:szCs w:val="22"/>
        </w:rPr>
      </w:pPr>
      <w:hyperlink w:anchor="_Toc40449603" w:history="1">
        <w:r w:rsidR="00E02F0E" w:rsidRPr="00967EFA">
          <w:rPr>
            <w:rStyle w:val="ad"/>
            <w:rFonts w:eastAsia="Malgun Gothic"/>
          </w:rPr>
          <w:t>4.1.3</w:t>
        </w:r>
        <w:r w:rsidR="00E02F0E">
          <w:rPr>
            <w:rFonts w:asciiTheme="minorHAnsi" w:eastAsiaTheme="minorEastAsia" w:hAnsiTheme="minorHAnsi"/>
            <w:spacing w:val="0"/>
            <w:sz w:val="21"/>
            <w:szCs w:val="22"/>
          </w:rPr>
          <w:tab/>
        </w:r>
        <w:r w:rsidR="00E02F0E" w:rsidRPr="00967EFA">
          <w:rPr>
            <w:rStyle w:val="ad"/>
          </w:rPr>
          <w:t>IRE-10002</w:t>
        </w:r>
        <w:r w:rsidR="00E02F0E">
          <w:rPr>
            <w:webHidden/>
          </w:rPr>
          <w:tab/>
        </w:r>
        <w:r w:rsidR="00E02F0E">
          <w:rPr>
            <w:webHidden/>
          </w:rPr>
          <w:fldChar w:fldCharType="begin"/>
        </w:r>
        <w:r w:rsidR="00E02F0E">
          <w:rPr>
            <w:webHidden/>
          </w:rPr>
          <w:instrText xml:space="preserve"> PAGEREF _Toc40449603 \h </w:instrText>
        </w:r>
        <w:r w:rsidR="00E02F0E">
          <w:rPr>
            <w:webHidden/>
          </w:rPr>
        </w:r>
        <w:r w:rsidR="00E02F0E">
          <w:rPr>
            <w:webHidden/>
          </w:rPr>
          <w:fldChar w:fldCharType="separate"/>
        </w:r>
        <w:r w:rsidR="00AB1F2F">
          <w:rPr>
            <w:webHidden/>
          </w:rPr>
          <w:t>145</w:t>
        </w:r>
        <w:r w:rsidR="00E02F0E">
          <w:rPr>
            <w:webHidden/>
          </w:rPr>
          <w:fldChar w:fldCharType="end"/>
        </w:r>
      </w:hyperlink>
    </w:p>
    <w:p w14:paraId="793DB292" w14:textId="77777777" w:rsidR="00E02F0E" w:rsidRDefault="007D3017" w:rsidP="00E02F0E">
      <w:pPr>
        <w:pStyle w:val="3d"/>
        <w:rPr>
          <w:rFonts w:asciiTheme="minorHAnsi" w:eastAsiaTheme="minorEastAsia" w:hAnsiTheme="minorHAnsi"/>
          <w:spacing w:val="0"/>
          <w:sz w:val="21"/>
          <w:szCs w:val="22"/>
        </w:rPr>
      </w:pPr>
      <w:hyperlink w:anchor="_Toc40449604" w:history="1">
        <w:r w:rsidR="00E02F0E" w:rsidRPr="00967EFA">
          <w:rPr>
            <w:rStyle w:val="ad"/>
            <w:rFonts w:eastAsia="Malgun Gothic"/>
          </w:rPr>
          <w:t>4.1.4</w:t>
        </w:r>
        <w:r w:rsidR="00E02F0E">
          <w:rPr>
            <w:rFonts w:asciiTheme="minorHAnsi" w:eastAsiaTheme="minorEastAsia" w:hAnsiTheme="minorHAnsi"/>
            <w:spacing w:val="0"/>
            <w:sz w:val="21"/>
            <w:szCs w:val="22"/>
          </w:rPr>
          <w:tab/>
        </w:r>
        <w:r w:rsidR="00E02F0E" w:rsidRPr="00967EFA">
          <w:rPr>
            <w:rStyle w:val="ad"/>
          </w:rPr>
          <w:t>IRE-10003</w:t>
        </w:r>
        <w:r w:rsidR="00E02F0E">
          <w:rPr>
            <w:webHidden/>
          </w:rPr>
          <w:tab/>
        </w:r>
        <w:r w:rsidR="00E02F0E">
          <w:rPr>
            <w:webHidden/>
          </w:rPr>
          <w:fldChar w:fldCharType="begin"/>
        </w:r>
        <w:r w:rsidR="00E02F0E">
          <w:rPr>
            <w:webHidden/>
          </w:rPr>
          <w:instrText xml:space="preserve"> PAGEREF _Toc40449604 \h </w:instrText>
        </w:r>
        <w:r w:rsidR="00E02F0E">
          <w:rPr>
            <w:webHidden/>
          </w:rPr>
        </w:r>
        <w:r w:rsidR="00E02F0E">
          <w:rPr>
            <w:webHidden/>
          </w:rPr>
          <w:fldChar w:fldCharType="separate"/>
        </w:r>
        <w:r w:rsidR="00AB1F2F">
          <w:rPr>
            <w:webHidden/>
          </w:rPr>
          <w:t>145</w:t>
        </w:r>
        <w:r w:rsidR="00E02F0E">
          <w:rPr>
            <w:webHidden/>
          </w:rPr>
          <w:fldChar w:fldCharType="end"/>
        </w:r>
      </w:hyperlink>
    </w:p>
    <w:p w14:paraId="4EF88B77" w14:textId="77777777" w:rsidR="00E02F0E" w:rsidRDefault="007D3017" w:rsidP="00E02F0E">
      <w:pPr>
        <w:pStyle w:val="3d"/>
        <w:rPr>
          <w:rFonts w:asciiTheme="minorHAnsi" w:eastAsiaTheme="minorEastAsia" w:hAnsiTheme="minorHAnsi"/>
          <w:spacing w:val="0"/>
          <w:sz w:val="21"/>
          <w:szCs w:val="22"/>
        </w:rPr>
      </w:pPr>
      <w:hyperlink w:anchor="_Toc40449605" w:history="1">
        <w:r w:rsidR="00E02F0E" w:rsidRPr="00967EFA">
          <w:rPr>
            <w:rStyle w:val="ad"/>
            <w:rFonts w:eastAsia="Malgun Gothic"/>
          </w:rPr>
          <w:t>4.1.5</w:t>
        </w:r>
        <w:r w:rsidR="00E02F0E">
          <w:rPr>
            <w:rFonts w:asciiTheme="minorHAnsi" w:eastAsiaTheme="minorEastAsia" w:hAnsiTheme="minorHAnsi"/>
            <w:spacing w:val="0"/>
            <w:sz w:val="21"/>
            <w:szCs w:val="22"/>
          </w:rPr>
          <w:tab/>
        </w:r>
        <w:r w:rsidR="00E02F0E" w:rsidRPr="00967EFA">
          <w:rPr>
            <w:rStyle w:val="ad"/>
          </w:rPr>
          <w:t>IRE-10004</w:t>
        </w:r>
        <w:r w:rsidR="00E02F0E">
          <w:rPr>
            <w:webHidden/>
          </w:rPr>
          <w:tab/>
        </w:r>
        <w:r w:rsidR="00E02F0E">
          <w:rPr>
            <w:webHidden/>
          </w:rPr>
          <w:fldChar w:fldCharType="begin"/>
        </w:r>
        <w:r w:rsidR="00E02F0E">
          <w:rPr>
            <w:webHidden/>
          </w:rPr>
          <w:instrText xml:space="preserve"> PAGEREF _Toc40449605 \h </w:instrText>
        </w:r>
        <w:r w:rsidR="00E02F0E">
          <w:rPr>
            <w:webHidden/>
          </w:rPr>
        </w:r>
        <w:r w:rsidR="00E02F0E">
          <w:rPr>
            <w:webHidden/>
          </w:rPr>
          <w:fldChar w:fldCharType="separate"/>
        </w:r>
        <w:r w:rsidR="00AB1F2F">
          <w:rPr>
            <w:webHidden/>
          </w:rPr>
          <w:t>145</w:t>
        </w:r>
        <w:r w:rsidR="00E02F0E">
          <w:rPr>
            <w:webHidden/>
          </w:rPr>
          <w:fldChar w:fldCharType="end"/>
        </w:r>
      </w:hyperlink>
    </w:p>
    <w:p w14:paraId="300B3ACF" w14:textId="77777777" w:rsidR="00E02F0E" w:rsidRDefault="007D3017" w:rsidP="00E02F0E">
      <w:pPr>
        <w:pStyle w:val="3d"/>
        <w:rPr>
          <w:rFonts w:asciiTheme="minorHAnsi" w:eastAsiaTheme="minorEastAsia" w:hAnsiTheme="minorHAnsi"/>
          <w:spacing w:val="0"/>
          <w:sz w:val="21"/>
          <w:szCs w:val="22"/>
        </w:rPr>
      </w:pPr>
      <w:hyperlink w:anchor="_Toc40449606" w:history="1">
        <w:r w:rsidR="00E02F0E" w:rsidRPr="00967EFA">
          <w:rPr>
            <w:rStyle w:val="ad"/>
            <w:rFonts w:eastAsia="Malgun Gothic"/>
          </w:rPr>
          <w:t>4.1.6</w:t>
        </w:r>
        <w:r w:rsidR="00E02F0E">
          <w:rPr>
            <w:rFonts w:asciiTheme="minorHAnsi" w:eastAsiaTheme="minorEastAsia" w:hAnsiTheme="minorHAnsi"/>
            <w:spacing w:val="0"/>
            <w:sz w:val="21"/>
            <w:szCs w:val="22"/>
          </w:rPr>
          <w:tab/>
        </w:r>
        <w:r w:rsidR="00E02F0E" w:rsidRPr="00967EFA">
          <w:rPr>
            <w:rStyle w:val="ad"/>
          </w:rPr>
          <w:t>IRE-10006</w:t>
        </w:r>
        <w:r w:rsidR="00E02F0E">
          <w:rPr>
            <w:webHidden/>
          </w:rPr>
          <w:tab/>
        </w:r>
        <w:r w:rsidR="00E02F0E">
          <w:rPr>
            <w:webHidden/>
          </w:rPr>
          <w:fldChar w:fldCharType="begin"/>
        </w:r>
        <w:r w:rsidR="00E02F0E">
          <w:rPr>
            <w:webHidden/>
          </w:rPr>
          <w:instrText xml:space="preserve"> PAGEREF _Toc40449606 \h </w:instrText>
        </w:r>
        <w:r w:rsidR="00E02F0E">
          <w:rPr>
            <w:webHidden/>
          </w:rPr>
        </w:r>
        <w:r w:rsidR="00E02F0E">
          <w:rPr>
            <w:webHidden/>
          </w:rPr>
          <w:fldChar w:fldCharType="separate"/>
        </w:r>
        <w:r w:rsidR="00AB1F2F">
          <w:rPr>
            <w:webHidden/>
          </w:rPr>
          <w:t>146</w:t>
        </w:r>
        <w:r w:rsidR="00E02F0E">
          <w:rPr>
            <w:webHidden/>
          </w:rPr>
          <w:fldChar w:fldCharType="end"/>
        </w:r>
      </w:hyperlink>
    </w:p>
    <w:p w14:paraId="39DBE43A" w14:textId="77777777" w:rsidR="00E02F0E" w:rsidRDefault="007D3017" w:rsidP="00E02F0E">
      <w:pPr>
        <w:pStyle w:val="3d"/>
        <w:rPr>
          <w:rFonts w:asciiTheme="minorHAnsi" w:eastAsiaTheme="minorEastAsia" w:hAnsiTheme="minorHAnsi"/>
          <w:spacing w:val="0"/>
          <w:sz w:val="21"/>
          <w:szCs w:val="22"/>
        </w:rPr>
      </w:pPr>
      <w:hyperlink w:anchor="_Toc40449607" w:history="1">
        <w:r w:rsidR="00E02F0E" w:rsidRPr="00967EFA">
          <w:rPr>
            <w:rStyle w:val="ad"/>
            <w:rFonts w:eastAsia="Malgun Gothic"/>
          </w:rPr>
          <w:t>4.1.7</w:t>
        </w:r>
        <w:r w:rsidR="00E02F0E">
          <w:rPr>
            <w:rFonts w:asciiTheme="minorHAnsi" w:eastAsiaTheme="minorEastAsia" w:hAnsiTheme="minorHAnsi"/>
            <w:spacing w:val="0"/>
            <w:sz w:val="21"/>
            <w:szCs w:val="22"/>
          </w:rPr>
          <w:tab/>
        </w:r>
        <w:r w:rsidR="00E02F0E" w:rsidRPr="00967EFA">
          <w:rPr>
            <w:rStyle w:val="ad"/>
          </w:rPr>
          <w:t>IRE-10007</w:t>
        </w:r>
        <w:r w:rsidR="00E02F0E">
          <w:rPr>
            <w:webHidden/>
          </w:rPr>
          <w:tab/>
        </w:r>
        <w:r w:rsidR="00E02F0E">
          <w:rPr>
            <w:webHidden/>
          </w:rPr>
          <w:fldChar w:fldCharType="begin"/>
        </w:r>
        <w:r w:rsidR="00E02F0E">
          <w:rPr>
            <w:webHidden/>
          </w:rPr>
          <w:instrText xml:space="preserve"> PAGEREF _Toc40449607 \h </w:instrText>
        </w:r>
        <w:r w:rsidR="00E02F0E">
          <w:rPr>
            <w:webHidden/>
          </w:rPr>
        </w:r>
        <w:r w:rsidR="00E02F0E">
          <w:rPr>
            <w:webHidden/>
          </w:rPr>
          <w:fldChar w:fldCharType="separate"/>
        </w:r>
        <w:r w:rsidR="00AB1F2F">
          <w:rPr>
            <w:webHidden/>
          </w:rPr>
          <w:t>146</w:t>
        </w:r>
        <w:r w:rsidR="00E02F0E">
          <w:rPr>
            <w:webHidden/>
          </w:rPr>
          <w:fldChar w:fldCharType="end"/>
        </w:r>
      </w:hyperlink>
    </w:p>
    <w:p w14:paraId="43CF546B" w14:textId="77777777" w:rsidR="00E02F0E" w:rsidRDefault="007D3017" w:rsidP="00E02F0E">
      <w:pPr>
        <w:pStyle w:val="3d"/>
        <w:rPr>
          <w:rFonts w:asciiTheme="minorHAnsi" w:eastAsiaTheme="minorEastAsia" w:hAnsiTheme="minorHAnsi"/>
          <w:spacing w:val="0"/>
          <w:sz w:val="21"/>
          <w:szCs w:val="22"/>
        </w:rPr>
      </w:pPr>
      <w:hyperlink w:anchor="_Toc40449608" w:history="1">
        <w:r w:rsidR="00E02F0E" w:rsidRPr="00967EFA">
          <w:rPr>
            <w:rStyle w:val="ad"/>
            <w:rFonts w:eastAsia="Malgun Gothic"/>
          </w:rPr>
          <w:t>4.1.8</w:t>
        </w:r>
        <w:r w:rsidR="00E02F0E">
          <w:rPr>
            <w:rFonts w:asciiTheme="minorHAnsi" w:eastAsiaTheme="minorEastAsia" w:hAnsiTheme="minorHAnsi"/>
            <w:spacing w:val="0"/>
            <w:sz w:val="21"/>
            <w:szCs w:val="22"/>
          </w:rPr>
          <w:tab/>
        </w:r>
        <w:r w:rsidR="00E02F0E" w:rsidRPr="00967EFA">
          <w:rPr>
            <w:rStyle w:val="ad"/>
          </w:rPr>
          <w:t>IRE-10008</w:t>
        </w:r>
        <w:r w:rsidR="00E02F0E">
          <w:rPr>
            <w:webHidden/>
          </w:rPr>
          <w:tab/>
        </w:r>
        <w:r w:rsidR="00E02F0E">
          <w:rPr>
            <w:webHidden/>
          </w:rPr>
          <w:fldChar w:fldCharType="begin"/>
        </w:r>
        <w:r w:rsidR="00E02F0E">
          <w:rPr>
            <w:webHidden/>
          </w:rPr>
          <w:instrText xml:space="preserve"> PAGEREF _Toc40449608 \h </w:instrText>
        </w:r>
        <w:r w:rsidR="00E02F0E">
          <w:rPr>
            <w:webHidden/>
          </w:rPr>
        </w:r>
        <w:r w:rsidR="00E02F0E">
          <w:rPr>
            <w:webHidden/>
          </w:rPr>
          <w:fldChar w:fldCharType="separate"/>
        </w:r>
        <w:r w:rsidR="00AB1F2F">
          <w:rPr>
            <w:webHidden/>
          </w:rPr>
          <w:t>146</w:t>
        </w:r>
        <w:r w:rsidR="00E02F0E">
          <w:rPr>
            <w:webHidden/>
          </w:rPr>
          <w:fldChar w:fldCharType="end"/>
        </w:r>
      </w:hyperlink>
    </w:p>
    <w:p w14:paraId="03E6746D" w14:textId="77777777" w:rsidR="00E02F0E" w:rsidRDefault="007D3017" w:rsidP="00E02F0E">
      <w:pPr>
        <w:pStyle w:val="3d"/>
        <w:rPr>
          <w:rFonts w:asciiTheme="minorHAnsi" w:eastAsiaTheme="minorEastAsia" w:hAnsiTheme="minorHAnsi"/>
          <w:spacing w:val="0"/>
          <w:sz w:val="21"/>
          <w:szCs w:val="22"/>
        </w:rPr>
      </w:pPr>
      <w:hyperlink w:anchor="_Toc40449609" w:history="1">
        <w:r w:rsidR="00E02F0E" w:rsidRPr="00967EFA">
          <w:rPr>
            <w:rStyle w:val="ad"/>
            <w:rFonts w:eastAsia="Malgun Gothic"/>
          </w:rPr>
          <w:t>4.1.9</w:t>
        </w:r>
        <w:r w:rsidR="00E02F0E">
          <w:rPr>
            <w:rFonts w:asciiTheme="minorHAnsi" w:eastAsiaTheme="minorEastAsia" w:hAnsiTheme="minorHAnsi"/>
            <w:spacing w:val="0"/>
            <w:sz w:val="21"/>
            <w:szCs w:val="22"/>
          </w:rPr>
          <w:tab/>
        </w:r>
        <w:r w:rsidR="00E02F0E" w:rsidRPr="00967EFA">
          <w:rPr>
            <w:rStyle w:val="ad"/>
          </w:rPr>
          <w:t>IRE-10009</w:t>
        </w:r>
        <w:r w:rsidR="00E02F0E">
          <w:rPr>
            <w:webHidden/>
          </w:rPr>
          <w:tab/>
        </w:r>
        <w:r w:rsidR="00E02F0E">
          <w:rPr>
            <w:webHidden/>
          </w:rPr>
          <w:fldChar w:fldCharType="begin"/>
        </w:r>
        <w:r w:rsidR="00E02F0E">
          <w:rPr>
            <w:webHidden/>
          </w:rPr>
          <w:instrText xml:space="preserve"> PAGEREF _Toc40449609 \h </w:instrText>
        </w:r>
        <w:r w:rsidR="00E02F0E">
          <w:rPr>
            <w:webHidden/>
          </w:rPr>
        </w:r>
        <w:r w:rsidR="00E02F0E">
          <w:rPr>
            <w:webHidden/>
          </w:rPr>
          <w:fldChar w:fldCharType="separate"/>
        </w:r>
        <w:r w:rsidR="00AB1F2F">
          <w:rPr>
            <w:webHidden/>
          </w:rPr>
          <w:t>147</w:t>
        </w:r>
        <w:r w:rsidR="00E02F0E">
          <w:rPr>
            <w:webHidden/>
          </w:rPr>
          <w:fldChar w:fldCharType="end"/>
        </w:r>
      </w:hyperlink>
    </w:p>
    <w:p w14:paraId="3B0D2E1F" w14:textId="77777777" w:rsidR="00E02F0E" w:rsidRDefault="007D3017" w:rsidP="00E02F0E">
      <w:pPr>
        <w:pStyle w:val="3d"/>
        <w:rPr>
          <w:rFonts w:asciiTheme="minorHAnsi" w:eastAsiaTheme="minorEastAsia" w:hAnsiTheme="minorHAnsi"/>
          <w:spacing w:val="0"/>
          <w:sz w:val="21"/>
          <w:szCs w:val="22"/>
        </w:rPr>
      </w:pPr>
      <w:hyperlink w:anchor="_Toc40449610" w:history="1">
        <w:r w:rsidR="00E02F0E" w:rsidRPr="00967EFA">
          <w:rPr>
            <w:rStyle w:val="ad"/>
            <w:rFonts w:eastAsia="Malgun Gothic"/>
          </w:rPr>
          <w:t>4.1.10</w:t>
        </w:r>
        <w:r w:rsidR="00E02F0E">
          <w:rPr>
            <w:rFonts w:asciiTheme="minorHAnsi" w:eastAsiaTheme="minorEastAsia" w:hAnsiTheme="minorHAnsi"/>
            <w:spacing w:val="0"/>
            <w:sz w:val="21"/>
            <w:szCs w:val="22"/>
          </w:rPr>
          <w:tab/>
        </w:r>
        <w:r w:rsidR="00E02F0E" w:rsidRPr="00967EFA">
          <w:rPr>
            <w:rStyle w:val="ad"/>
          </w:rPr>
          <w:t>IRE-10011</w:t>
        </w:r>
        <w:r w:rsidR="00E02F0E">
          <w:rPr>
            <w:webHidden/>
          </w:rPr>
          <w:tab/>
        </w:r>
        <w:r w:rsidR="00E02F0E">
          <w:rPr>
            <w:webHidden/>
          </w:rPr>
          <w:fldChar w:fldCharType="begin"/>
        </w:r>
        <w:r w:rsidR="00E02F0E">
          <w:rPr>
            <w:webHidden/>
          </w:rPr>
          <w:instrText xml:space="preserve"> PAGEREF _Toc40449610 \h </w:instrText>
        </w:r>
        <w:r w:rsidR="00E02F0E">
          <w:rPr>
            <w:webHidden/>
          </w:rPr>
        </w:r>
        <w:r w:rsidR="00E02F0E">
          <w:rPr>
            <w:webHidden/>
          </w:rPr>
          <w:fldChar w:fldCharType="separate"/>
        </w:r>
        <w:r w:rsidR="00AB1F2F">
          <w:rPr>
            <w:webHidden/>
          </w:rPr>
          <w:t>147</w:t>
        </w:r>
        <w:r w:rsidR="00E02F0E">
          <w:rPr>
            <w:webHidden/>
          </w:rPr>
          <w:fldChar w:fldCharType="end"/>
        </w:r>
      </w:hyperlink>
    </w:p>
    <w:p w14:paraId="03AF41C5" w14:textId="77777777" w:rsidR="00E02F0E" w:rsidRDefault="007D3017" w:rsidP="00E02F0E">
      <w:pPr>
        <w:pStyle w:val="3d"/>
        <w:rPr>
          <w:rFonts w:asciiTheme="minorHAnsi" w:eastAsiaTheme="minorEastAsia" w:hAnsiTheme="minorHAnsi"/>
          <w:spacing w:val="0"/>
          <w:sz w:val="21"/>
          <w:szCs w:val="22"/>
        </w:rPr>
      </w:pPr>
      <w:hyperlink w:anchor="_Toc40449611" w:history="1">
        <w:r w:rsidR="00E02F0E" w:rsidRPr="00967EFA">
          <w:rPr>
            <w:rStyle w:val="ad"/>
            <w:rFonts w:eastAsia="Malgun Gothic"/>
          </w:rPr>
          <w:t>4.1.11</w:t>
        </w:r>
        <w:r w:rsidR="00E02F0E">
          <w:rPr>
            <w:rFonts w:asciiTheme="minorHAnsi" w:eastAsiaTheme="minorEastAsia" w:hAnsiTheme="minorHAnsi"/>
            <w:spacing w:val="0"/>
            <w:sz w:val="21"/>
            <w:szCs w:val="22"/>
          </w:rPr>
          <w:tab/>
        </w:r>
        <w:r w:rsidR="00E02F0E" w:rsidRPr="00967EFA">
          <w:rPr>
            <w:rStyle w:val="ad"/>
          </w:rPr>
          <w:t>IRE-10012</w:t>
        </w:r>
        <w:r w:rsidR="00E02F0E">
          <w:rPr>
            <w:webHidden/>
          </w:rPr>
          <w:tab/>
        </w:r>
        <w:r w:rsidR="00E02F0E">
          <w:rPr>
            <w:webHidden/>
          </w:rPr>
          <w:fldChar w:fldCharType="begin"/>
        </w:r>
        <w:r w:rsidR="00E02F0E">
          <w:rPr>
            <w:webHidden/>
          </w:rPr>
          <w:instrText xml:space="preserve"> PAGEREF _Toc40449611 \h </w:instrText>
        </w:r>
        <w:r w:rsidR="00E02F0E">
          <w:rPr>
            <w:webHidden/>
          </w:rPr>
        </w:r>
        <w:r w:rsidR="00E02F0E">
          <w:rPr>
            <w:webHidden/>
          </w:rPr>
          <w:fldChar w:fldCharType="separate"/>
        </w:r>
        <w:r w:rsidR="00AB1F2F">
          <w:rPr>
            <w:webHidden/>
          </w:rPr>
          <w:t>148</w:t>
        </w:r>
        <w:r w:rsidR="00E02F0E">
          <w:rPr>
            <w:webHidden/>
          </w:rPr>
          <w:fldChar w:fldCharType="end"/>
        </w:r>
      </w:hyperlink>
    </w:p>
    <w:p w14:paraId="757AC242" w14:textId="77777777" w:rsidR="00E02F0E" w:rsidRDefault="007D3017" w:rsidP="00E02F0E">
      <w:pPr>
        <w:pStyle w:val="3d"/>
        <w:rPr>
          <w:rFonts w:asciiTheme="minorHAnsi" w:eastAsiaTheme="minorEastAsia" w:hAnsiTheme="minorHAnsi"/>
          <w:spacing w:val="0"/>
          <w:sz w:val="21"/>
          <w:szCs w:val="22"/>
        </w:rPr>
      </w:pPr>
      <w:hyperlink w:anchor="_Toc40449612" w:history="1">
        <w:r w:rsidR="00E02F0E" w:rsidRPr="00967EFA">
          <w:rPr>
            <w:rStyle w:val="ad"/>
            <w:rFonts w:eastAsia="Malgun Gothic"/>
          </w:rPr>
          <w:t>4.1.12</w:t>
        </w:r>
        <w:r w:rsidR="00E02F0E">
          <w:rPr>
            <w:rFonts w:asciiTheme="minorHAnsi" w:eastAsiaTheme="minorEastAsia" w:hAnsiTheme="minorHAnsi"/>
            <w:spacing w:val="0"/>
            <w:sz w:val="21"/>
            <w:szCs w:val="22"/>
          </w:rPr>
          <w:tab/>
        </w:r>
        <w:r w:rsidR="00E02F0E" w:rsidRPr="00967EFA">
          <w:rPr>
            <w:rStyle w:val="ad"/>
          </w:rPr>
          <w:t>IRE-10013</w:t>
        </w:r>
        <w:r w:rsidR="00E02F0E">
          <w:rPr>
            <w:webHidden/>
          </w:rPr>
          <w:tab/>
        </w:r>
        <w:r w:rsidR="00E02F0E">
          <w:rPr>
            <w:webHidden/>
          </w:rPr>
          <w:fldChar w:fldCharType="begin"/>
        </w:r>
        <w:r w:rsidR="00E02F0E">
          <w:rPr>
            <w:webHidden/>
          </w:rPr>
          <w:instrText xml:space="preserve"> PAGEREF _Toc40449612 \h </w:instrText>
        </w:r>
        <w:r w:rsidR="00E02F0E">
          <w:rPr>
            <w:webHidden/>
          </w:rPr>
        </w:r>
        <w:r w:rsidR="00E02F0E">
          <w:rPr>
            <w:webHidden/>
          </w:rPr>
          <w:fldChar w:fldCharType="separate"/>
        </w:r>
        <w:r w:rsidR="00AB1F2F">
          <w:rPr>
            <w:webHidden/>
          </w:rPr>
          <w:t>148</w:t>
        </w:r>
        <w:r w:rsidR="00E02F0E">
          <w:rPr>
            <w:webHidden/>
          </w:rPr>
          <w:fldChar w:fldCharType="end"/>
        </w:r>
      </w:hyperlink>
    </w:p>
    <w:p w14:paraId="017B57D0" w14:textId="77777777" w:rsidR="00E02F0E" w:rsidRDefault="007D3017" w:rsidP="00E02F0E">
      <w:pPr>
        <w:pStyle w:val="3d"/>
        <w:rPr>
          <w:rFonts w:asciiTheme="minorHAnsi" w:eastAsiaTheme="minorEastAsia" w:hAnsiTheme="minorHAnsi"/>
          <w:spacing w:val="0"/>
          <w:sz w:val="21"/>
          <w:szCs w:val="22"/>
        </w:rPr>
      </w:pPr>
      <w:hyperlink w:anchor="_Toc40449613" w:history="1">
        <w:r w:rsidR="00E02F0E" w:rsidRPr="00967EFA">
          <w:rPr>
            <w:rStyle w:val="ad"/>
            <w:rFonts w:eastAsia="Malgun Gothic"/>
          </w:rPr>
          <w:t>4.1.13</w:t>
        </w:r>
        <w:r w:rsidR="00E02F0E">
          <w:rPr>
            <w:rFonts w:asciiTheme="minorHAnsi" w:eastAsiaTheme="minorEastAsia" w:hAnsiTheme="minorHAnsi"/>
            <w:spacing w:val="0"/>
            <w:sz w:val="21"/>
            <w:szCs w:val="22"/>
          </w:rPr>
          <w:tab/>
        </w:r>
        <w:r w:rsidR="00E02F0E" w:rsidRPr="00967EFA">
          <w:rPr>
            <w:rStyle w:val="ad"/>
          </w:rPr>
          <w:t>IRE-10015</w:t>
        </w:r>
        <w:r w:rsidR="00E02F0E">
          <w:rPr>
            <w:webHidden/>
          </w:rPr>
          <w:tab/>
        </w:r>
        <w:r w:rsidR="00E02F0E">
          <w:rPr>
            <w:webHidden/>
          </w:rPr>
          <w:fldChar w:fldCharType="begin"/>
        </w:r>
        <w:r w:rsidR="00E02F0E">
          <w:rPr>
            <w:webHidden/>
          </w:rPr>
          <w:instrText xml:space="preserve"> PAGEREF _Toc40449613 \h </w:instrText>
        </w:r>
        <w:r w:rsidR="00E02F0E">
          <w:rPr>
            <w:webHidden/>
          </w:rPr>
        </w:r>
        <w:r w:rsidR="00E02F0E">
          <w:rPr>
            <w:webHidden/>
          </w:rPr>
          <w:fldChar w:fldCharType="separate"/>
        </w:r>
        <w:r w:rsidR="00AB1F2F">
          <w:rPr>
            <w:webHidden/>
          </w:rPr>
          <w:t>149</w:t>
        </w:r>
        <w:r w:rsidR="00E02F0E">
          <w:rPr>
            <w:webHidden/>
          </w:rPr>
          <w:fldChar w:fldCharType="end"/>
        </w:r>
      </w:hyperlink>
    </w:p>
    <w:p w14:paraId="73E4875F" w14:textId="77777777" w:rsidR="00E02F0E" w:rsidRDefault="007D3017" w:rsidP="00E02F0E">
      <w:pPr>
        <w:pStyle w:val="3d"/>
        <w:rPr>
          <w:rFonts w:asciiTheme="minorHAnsi" w:eastAsiaTheme="minorEastAsia" w:hAnsiTheme="minorHAnsi"/>
          <w:spacing w:val="0"/>
          <w:sz w:val="21"/>
          <w:szCs w:val="22"/>
        </w:rPr>
      </w:pPr>
      <w:hyperlink w:anchor="_Toc40449614" w:history="1">
        <w:r w:rsidR="00E02F0E" w:rsidRPr="00967EFA">
          <w:rPr>
            <w:rStyle w:val="ad"/>
            <w:rFonts w:eastAsia="Malgun Gothic"/>
          </w:rPr>
          <w:t>4.1.14</w:t>
        </w:r>
        <w:r w:rsidR="00E02F0E">
          <w:rPr>
            <w:rFonts w:asciiTheme="minorHAnsi" w:eastAsiaTheme="minorEastAsia" w:hAnsiTheme="minorHAnsi"/>
            <w:spacing w:val="0"/>
            <w:sz w:val="21"/>
            <w:szCs w:val="22"/>
          </w:rPr>
          <w:tab/>
        </w:r>
        <w:r w:rsidR="00E02F0E" w:rsidRPr="00967EFA">
          <w:rPr>
            <w:rStyle w:val="ad"/>
          </w:rPr>
          <w:t>IRE-10016</w:t>
        </w:r>
        <w:r w:rsidR="00E02F0E">
          <w:rPr>
            <w:webHidden/>
          </w:rPr>
          <w:tab/>
        </w:r>
        <w:r w:rsidR="00E02F0E">
          <w:rPr>
            <w:webHidden/>
          </w:rPr>
          <w:fldChar w:fldCharType="begin"/>
        </w:r>
        <w:r w:rsidR="00E02F0E">
          <w:rPr>
            <w:webHidden/>
          </w:rPr>
          <w:instrText xml:space="preserve"> PAGEREF _Toc40449614 \h </w:instrText>
        </w:r>
        <w:r w:rsidR="00E02F0E">
          <w:rPr>
            <w:webHidden/>
          </w:rPr>
        </w:r>
        <w:r w:rsidR="00E02F0E">
          <w:rPr>
            <w:webHidden/>
          </w:rPr>
          <w:fldChar w:fldCharType="separate"/>
        </w:r>
        <w:r w:rsidR="00AB1F2F">
          <w:rPr>
            <w:webHidden/>
          </w:rPr>
          <w:t>149</w:t>
        </w:r>
        <w:r w:rsidR="00E02F0E">
          <w:rPr>
            <w:webHidden/>
          </w:rPr>
          <w:fldChar w:fldCharType="end"/>
        </w:r>
      </w:hyperlink>
    </w:p>
    <w:p w14:paraId="212A4C4A" w14:textId="77777777" w:rsidR="00E02F0E" w:rsidRDefault="007D3017" w:rsidP="00E02F0E">
      <w:pPr>
        <w:pStyle w:val="3d"/>
        <w:rPr>
          <w:rFonts w:asciiTheme="minorHAnsi" w:eastAsiaTheme="minorEastAsia" w:hAnsiTheme="minorHAnsi"/>
          <w:spacing w:val="0"/>
          <w:sz w:val="21"/>
          <w:szCs w:val="22"/>
        </w:rPr>
      </w:pPr>
      <w:hyperlink w:anchor="_Toc40449615" w:history="1">
        <w:r w:rsidR="00E02F0E" w:rsidRPr="00967EFA">
          <w:rPr>
            <w:rStyle w:val="ad"/>
            <w:rFonts w:eastAsia="Malgun Gothic"/>
          </w:rPr>
          <w:t>4.1.15</w:t>
        </w:r>
        <w:r w:rsidR="00E02F0E">
          <w:rPr>
            <w:rFonts w:asciiTheme="minorHAnsi" w:eastAsiaTheme="minorEastAsia" w:hAnsiTheme="minorHAnsi"/>
            <w:spacing w:val="0"/>
            <w:sz w:val="21"/>
            <w:szCs w:val="22"/>
          </w:rPr>
          <w:tab/>
        </w:r>
        <w:r w:rsidR="00E02F0E" w:rsidRPr="00967EFA">
          <w:rPr>
            <w:rStyle w:val="ad"/>
          </w:rPr>
          <w:t>IRE-10017</w:t>
        </w:r>
        <w:r w:rsidR="00E02F0E">
          <w:rPr>
            <w:webHidden/>
          </w:rPr>
          <w:tab/>
        </w:r>
        <w:r w:rsidR="00E02F0E">
          <w:rPr>
            <w:webHidden/>
          </w:rPr>
          <w:fldChar w:fldCharType="begin"/>
        </w:r>
        <w:r w:rsidR="00E02F0E">
          <w:rPr>
            <w:webHidden/>
          </w:rPr>
          <w:instrText xml:space="preserve"> PAGEREF _Toc40449615 \h </w:instrText>
        </w:r>
        <w:r w:rsidR="00E02F0E">
          <w:rPr>
            <w:webHidden/>
          </w:rPr>
        </w:r>
        <w:r w:rsidR="00E02F0E">
          <w:rPr>
            <w:webHidden/>
          </w:rPr>
          <w:fldChar w:fldCharType="separate"/>
        </w:r>
        <w:r w:rsidR="00AB1F2F">
          <w:rPr>
            <w:webHidden/>
          </w:rPr>
          <w:t>149</w:t>
        </w:r>
        <w:r w:rsidR="00E02F0E">
          <w:rPr>
            <w:webHidden/>
          </w:rPr>
          <w:fldChar w:fldCharType="end"/>
        </w:r>
      </w:hyperlink>
    </w:p>
    <w:p w14:paraId="6EBD6CCD" w14:textId="77777777" w:rsidR="00E02F0E" w:rsidRDefault="007D3017" w:rsidP="00E02F0E">
      <w:pPr>
        <w:pStyle w:val="3d"/>
        <w:rPr>
          <w:rFonts w:asciiTheme="minorHAnsi" w:eastAsiaTheme="minorEastAsia" w:hAnsiTheme="minorHAnsi"/>
          <w:spacing w:val="0"/>
          <w:sz w:val="21"/>
          <w:szCs w:val="22"/>
        </w:rPr>
      </w:pPr>
      <w:hyperlink w:anchor="_Toc40449616" w:history="1">
        <w:r w:rsidR="00E02F0E" w:rsidRPr="00967EFA">
          <w:rPr>
            <w:rStyle w:val="ad"/>
            <w:rFonts w:eastAsia="Malgun Gothic"/>
          </w:rPr>
          <w:t>4.1.16</w:t>
        </w:r>
        <w:r w:rsidR="00E02F0E">
          <w:rPr>
            <w:rFonts w:asciiTheme="minorHAnsi" w:eastAsiaTheme="minorEastAsia" w:hAnsiTheme="minorHAnsi"/>
            <w:spacing w:val="0"/>
            <w:sz w:val="21"/>
            <w:szCs w:val="22"/>
          </w:rPr>
          <w:tab/>
        </w:r>
        <w:r w:rsidR="00E02F0E" w:rsidRPr="00967EFA">
          <w:rPr>
            <w:rStyle w:val="ad"/>
          </w:rPr>
          <w:t>IRE-10018</w:t>
        </w:r>
        <w:r w:rsidR="00E02F0E">
          <w:rPr>
            <w:webHidden/>
          </w:rPr>
          <w:tab/>
        </w:r>
        <w:r w:rsidR="00E02F0E">
          <w:rPr>
            <w:webHidden/>
          </w:rPr>
          <w:fldChar w:fldCharType="begin"/>
        </w:r>
        <w:r w:rsidR="00E02F0E">
          <w:rPr>
            <w:webHidden/>
          </w:rPr>
          <w:instrText xml:space="preserve"> PAGEREF _Toc40449616 \h </w:instrText>
        </w:r>
        <w:r w:rsidR="00E02F0E">
          <w:rPr>
            <w:webHidden/>
          </w:rPr>
        </w:r>
        <w:r w:rsidR="00E02F0E">
          <w:rPr>
            <w:webHidden/>
          </w:rPr>
          <w:fldChar w:fldCharType="separate"/>
        </w:r>
        <w:r w:rsidR="00AB1F2F">
          <w:rPr>
            <w:webHidden/>
          </w:rPr>
          <w:t>149</w:t>
        </w:r>
        <w:r w:rsidR="00E02F0E">
          <w:rPr>
            <w:webHidden/>
          </w:rPr>
          <w:fldChar w:fldCharType="end"/>
        </w:r>
      </w:hyperlink>
    </w:p>
    <w:p w14:paraId="7403DDF8" w14:textId="77777777" w:rsidR="00E02F0E" w:rsidRDefault="007D3017" w:rsidP="00E02F0E">
      <w:pPr>
        <w:pStyle w:val="3d"/>
        <w:rPr>
          <w:rFonts w:asciiTheme="minorHAnsi" w:eastAsiaTheme="minorEastAsia" w:hAnsiTheme="minorHAnsi"/>
          <w:spacing w:val="0"/>
          <w:sz w:val="21"/>
          <w:szCs w:val="22"/>
        </w:rPr>
      </w:pPr>
      <w:hyperlink w:anchor="_Toc40449617" w:history="1">
        <w:r w:rsidR="00E02F0E" w:rsidRPr="00967EFA">
          <w:rPr>
            <w:rStyle w:val="ad"/>
            <w:rFonts w:eastAsia="Malgun Gothic"/>
          </w:rPr>
          <w:t>4.1.17</w:t>
        </w:r>
        <w:r w:rsidR="00E02F0E">
          <w:rPr>
            <w:rFonts w:asciiTheme="minorHAnsi" w:eastAsiaTheme="minorEastAsia" w:hAnsiTheme="minorHAnsi"/>
            <w:spacing w:val="0"/>
            <w:sz w:val="21"/>
            <w:szCs w:val="22"/>
          </w:rPr>
          <w:tab/>
        </w:r>
        <w:r w:rsidR="00E02F0E" w:rsidRPr="00967EFA">
          <w:rPr>
            <w:rStyle w:val="ad"/>
          </w:rPr>
          <w:t>IRE-10019</w:t>
        </w:r>
        <w:r w:rsidR="00E02F0E">
          <w:rPr>
            <w:webHidden/>
          </w:rPr>
          <w:tab/>
        </w:r>
        <w:r w:rsidR="00E02F0E">
          <w:rPr>
            <w:webHidden/>
          </w:rPr>
          <w:fldChar w:fldCharType="begin"/>
        </w:r>
        <w:r w:rsidR="00E02F0E">
          <w:rPr>
            <w:webHidden/>
          </w:rPr>
          <w:instrText xml:space="preserve"> PAGEREF _Toc40449617 \h </w:instrText>
        </w:r>
        <w:r w:rsidR="00E02F0E">
          <w:rPr>
            <w:webHidden/>
          </w:rPr>
        </w:r>
        <w:r w:rsidR="00E02F0E">
          <w:rPr>
            <w:webHidden/>
          </w:rPr>
          <w:fldChar w:fldCharType="separate"/>
        </w:r>
        <w:r w:rsidR="00AB1F2F">
          <w:rPr>
            <w:webHidden/>
          </w:rPr>
          <w:t>150</w:t>
        </w:r>
        <w:r w:rsidR="00E02F0E">
          <w:rPr>
            <w:webHidden/>
          </w:rPr>
          <w:fldChar w:fldCharType="end"/>
        </w:r>
      </w:hyperlink>
    </w:p>
    <w:p w14:paraId="536769B4" w14:textId="77777777" w:rsidR="00E02F0E" w:rsidRDefault="007D3017" w:rsidP="00E02F0E">
      <w:pPr>
        <w:pStyle w:val="3d"/>
        <w:rPr>
          <w:rFonts w:asciiTheme="minorHAnsi" w:eastAsiaTheme="minorEastAsia" w:hAnsiTheme="minorHAnsi"/>
          <w:spacing w:val="0"/>
          <w:sz w:val="21"/>
          <w:szCs w:val="22"/>
        </w:rPr>
      </w:pPr>
      <w:hyperlink w:anchor="_Toc40449618" w:history="1">
        <w:r w:rsidR="00E02F0E" w:rsidRPr="00967EFA">
          <w:rPr>
            <w:rStyle w:val="ad"/>
            <w:rFonts w:eastAsia="Malgun Gothic"/>
          </w:rPr>
          <w:t>4.1.18</w:t>
        </w:r>
        <w:r w:rsidR="00E02F0E">
          <w:rPr>
            <w:rFonts w:asciiTheme="minorHAnsi" w:eastAsiaTheme="minorEastAsia" w:hAnsiTheme="minorHAnsi"/>
            <w:spacing w:val="0"/>
            <w:sz w:val="21"/>
            <w:szCs w:val="22"/>
          </w:rPr>
          <w:tab/>
        </w:r>
        <w:r w:rsidR="00E02F0E" w:rsidRPr="00967EFA">
          <w:rPr>
            <w:rStyle w:val="ad"/>
          </w:rPr>
          <w:t>IRE-10020</w:t>
        </w:r>
        <w:r w:rsidR="00E02F0E">
          <w:rPr>
            <w:webHidden/>
          </w:rPr>
          <w:tab/>
        </w:r>
        <w:r w:rsidR="00E02F0E">
          <w:rPr>
            <w:webHidden/>
          </w:rPr>
          <w:fldChar w:fldCharType="begin"/>
        </w:r>
        <w:r w:rsidR="00E02F0E">
          <w:rPr>
            <w:webHidden/>
          </w:rPr>
          <w:instrText xml:space="preserve"> PAGEREF _Toc40449618 \h </w:instrText>
        </w:r>
        <w:r w:rsidR="00E02F0E">
          <w:rPr>
            <w:webHidden/>
          </w:rPr>
        </w:r>
        <w:r w:rsidR="00E02F0E">
          <w:rPr>
            <w:webHidden/>
          </w:rPr>
          <w:fldChar w:fldCharType="separate"/>
        </w:r>
        <w:r w:rsidR="00AB1F2F">
          <w:rPr>
            <w:webHidden/>
          </w:rPr>
          <w:t>150</w:t>
        </w:r>
        <w:r w:rsidR="00E02F0E">
          <w:rPr>
            <w:webHidden/>
          </w:rPr>
          <w:fldChar w:fldCharType="end"/>
        </w:r>
      </w:hyperlink>
    </w:p>
    <w:p w14:paraId="414F0CE9" w14:textId="77777777" w:rsidR="00E02F0E" w:rsidRDefault="007D3017" w:rsidP="00E02F0E">
      <w:pPr>
        <w:pStyle w:val="3d"/>
        <w:rPr>
          <w:rFonts w:asciiTheme="minorHAnsi" w:eastAsiaTheme="minorEastAsia" w:hAnsiTheme="minorHAnsi"/>
          <w:spacing w:val="0"/>
          <w:sz w:val="21"/>
          <w:szCs w:val="22"/>
        </w:rPr>
      </w:pPr>
      <w:hyperlink w:anchor="_Toc40449619" w:history="1">
        <w:r w:rsidR="00E02F0E" w:rsidRPr="00967EFA">
          <w:rPr>
            <w:rStyle w:val="ad"/>
            <w:rFonts w:eastAsia="Malgun Gothic"/>
          </w:rPr>
          <w:t>4.1.19</w:t>
        </w:r>
        <w:r w:rsidR="00E02F0E">
          <w:rPr>
            <w:rFonts w:asciiTheme="minorHAnsi" w:eastAsiaTheme="minorEastAsia" w:hAnsiTheme="minorHAnsi"/>
            <w:spacing w:val="0"/>
            <w:sz w:val="21"/>
            <w:szCs w:val="22"/>
          </w:rPr>
          <w:tab/>
        </w:r>
        <w:r w:rsidR="00E02F0E" w:rsidRPr="00967EFA">
          <w:rPr>
            <w:rStyle w:val="ad"/>
          </w:rPr>
          <w:t>IRE-10021</w:t>
        </w:r>
        <w:r w:rsidR="00E02F0E">
          <w:rPr>
            <w:webHidden/>
          </w:rPr>
          <w:tab/>
        </w:r>
        <w:r w:rsidR="00E02F0E">
          <w:rPr>
            <w:webHidden/>
          </w:rPr>
          <w:fldChar w:fldCharType="begin"/>
        </w:r>
        <w:r w:rsidR="00E02F0E">
          <w:rPr>
            <w:webHidden/>
          </w:rPr>
          <w:instrText xml:space="preserve"> PAGEREF _Toc40449619 \h </w:instrText>
        </w:r>
        <w:r w:rsidR="00E02F0E">
          <w:rPr>
            <w:webHidden/>
          </w:rPr>
        </w:r>
        <w:r w:rsidR="00E02F0E">
          <w:rPr>
            <w:webHidden/>
          </w:rPr>
          <w:fldChar w:fldCharType="separate"/>
        </w:r>
        <w:r w:rsidR="00AB1F2F">
          <w:rPr>
            <w:webHidden/>
          </w:rPr>
          <w:t>150</w:t>
        </w:r>
        <w:r w:rsidR="00E02F0E">
          <w:rPr>
            <w:webHidden/>
          </w:rPr>
          <w:fldChar w:fldCharType="end"/>
        </w:r>
      </w:hyperlink>
    </w:p>
    <w:p w14:paraId="10AF1D6A" w14:textId="77777777" w:rsidR="00E02F0E" w:rsidRDefault="007D3017" w:rsidP="00E02F0E">
      <w:pPr>
        <w:pStyle w:val="3d"/>
        <w:rPr>
          <w:rFonts w:asciiTheme="minorHAnsi" w:eastAsiaTheme="minorEastAsia" w:hAnsiTheme="minorHAnsi"/>
          <w:spacing w:val="0"/>
          <w:sz w:val="21"/>
          <w:szCs w:val="22"/>
        </w:rPr>
      </w:pPr>
      <w:hyperlink w:anchor="_Toc40449620" w:history="1">
        <w:r w:rsidR="00E02F0E" w:rsidRPr="00967EFA">
          <w:rPr>
            <w:rStyle w:val="ad"/>
            <w:rFonts w:eastAsia="Malgun Gothic"/>
          </w:rPr>
          <w:t>4.1.20</w:t>
        </w:r>
        <w:r w:rsidR="00E02F0E">
          <w:rPr>
            <w:rFonts w:asciiTheme="minorHAnsi" w:eastAsiaTheme="minorEastAsia" w:hAnsiTheme="minorHAnsi"/>
            <w:spacing w:val="0"/>
            <w:sz w:val="21"/>
            <w:szCs w:val="22"/>
          </w:rPr>
          <w:tab/>
        </w:r>
        <w:r w:rsidR="00E02F0E" w:rsidRPr="00967EFA">
          <w:rPr>
            <w:rStyle w:val="ad"/>
          </w:rPr>
          <w:t>IRE-10022</w:t>
        </w:r>
        <w:r w:rsidR="00E02F0E">
          <w:rPr>
            <w:webHidden/>
          </w:rPr>
          <w:tab/>
        </w:r>
        <w:r w:rsidR="00E02F0E">
          <w:rPr>
            <w:webHidden/>
          </w:rPr>
          <w:fldChar w:fldCharType="begin"/>
        </w:r>
        <w:r w:rsidR="00E02F0E">
          <w:rPr>
            <w:webHidden/>
          </w:rPr>
          <w:instrText xml:space="preserve"> PAGEREF _Toc40449620 \h </w:instrText>
        </w:r>
        <w:r w:rsidR="00E02F0E">
          <w:rPr>
            <w:webHidden/>
          </w:rPr>
        </w:r>
        <w:r w:rsidR="00E02F0E">
          <w:rPr>
            <w:webHidden/>
          </w:rPr>
          <w:fldChar w:fldCharType="separate"/>
        </w:r>
        <w:r w:rsidR="00AB1F2F">
          <w:rPr>
            <w:webHidden/>
          </w:rPr>
          <w:t>151</w:t>
        </w:r>
        <w:r w:rsidR="00E02F0E">
          <w:rPr>
            <w:webHidden/>
          </w:rPr>
          <w:fldChar w:fldCharType="end"/>
        </w:r>
      </w:hyperlink>
    </w:p>
    <w:p w14:paraId="29082C06" w14:textId="77777777" w:rsidR="00E02F0E" w:rsidRDefault="007D3017" w:rsidP="00E02F0E">
      <w:pPr>
        <w:pStyle w:val="3d"/>
        <w:rPr>
          <w:rFonts w:asciiTheme="minorHAnsi" w:eastAsiaTheme="minorEastAsia" w:hAnsiTheme="minorHAnsi"/>
          <w:spacing w:val="0"/>
          <w:sz w:val="21"/>
          <w:szCs w:val="22"/>
        </w:rPr>
      </w:pPr>
      <w:hyperlink w:anchor="_Toc40449621" w:history="1">
        <w:r w:rsidR="00E02F0E" w:rsidRPr="00967EFA">
          <w:rPr>
            <w:rStyle w:val="ad"/>
            <w:rFonts w:eastAsia="Malgun Gothic"/>
          </w:rPr>
          <w:t>4.1.21</w:t>
        </w:r>
        <w:r w:rsidR="00E02F0E">
          <w:rPr>
            <w:rFonts w:asciiTheme="minorHAnsi" w:eastAsiaTheme="minorEastAsia" w:hAnsiTheme="minorHAnsi"/>
            <w:spacing w:val="0"/>
            <w:sz w:val="21"/>
            <w:szCs w:val="22"/>
          </w:rPr>
          <w:tab/>
        </w:r>
        <w:r w:rsidR="00E02F0E" w:rsidRPr="00967EFA">
          <w:rPr>
            <w:rStyle w:val="ad"/>
          </w:rPr>
          <w:t>IRE-10023</w:t>
        </w:r>
        <w:r w:rsidR="00E02F0E">
          <w:rPr>
            <w:webHidden/>
          </w:rPr>
          <w:tab/>
        </w:r>
        <w:r w:rsidR="00E02F0E">
          <w:rPr>
            <w:webHidden/>
          </w:rPr>
          <w:fldChar w:fldCharType="begin"/>
        </w:r>
        <w:r w:rsidR="00E02F0E">
          <w:rPr>
            <w:webHidden/>
          </w:rPr>
          <w:instrText xml:space="preserve"> PAGEREF _Toc40449621 \h </w:instrText>
        </w:r>
        <w:r w:rsidR="00E02F0E">
          <w:rPr>
            <w:webHidden/>
          </w:rPr>
        </w:r>
        <w:r w:rsidR="00E02F0E">
          <w:rPr>
            <w:webHidden/>
          </w:rPr>
          <w:fldChar w:fldCharType="separate"/>
        </w:r>
        <w:r w:rsidR="00AB1F2F">
          <w:rPr>
            <w:webHidden/>
          </w:rPr>
          <w:t>151</w:t>
        </w:r>
        <w:r w:rsidR="00E02F0E">
          <w:rPr>
            <w:webHidden/>
          </w:rPr>
          <w:fldChar w:fldCharType="end"/>
        </w:r>
      </w:hyperlink>
    </w:p>
    <w:p w14:paraId="398DA4B7" w14:textId="77777777" w:rsidR="00E02F0E" w:rsidRDefault="007D3017" w:rsidP="00E02F0E">
      <w:pPr>
        <w:pStyle w:val="3d"/>
        <w:rPr>
          <w:rFonts w:asciiTheme="minorHAnsi" w:eastAsiaTheme="minorEastAsia" w:hAnsiTheme="minorHAnsi"/>
          <w:spacing w:val="0"/>
          <w:sz w:val="21"/>
          <w:szCs w:val="22"/>
        </w:rPr>
      </w:pPr>
      <w:hyperlink w:anchor="_Toc40449622" w:history="1">
        <w:r w:rsidR="00E02F0E" w:rsidRPr="00967EFA">
          <w:rPr>
            <w:rStyle w:val="ad"/>
            <w:rFonts w:eastAsia="Malgun Gothic"/>
          </w:rPr>
          <w:t>4.1.22</w:t>
        </w:r>
        <w:r w:rsidR="00E02F0E">
          <w:rPr>
            <w:rFonts w:asciiTheme="minorHAnsi" w:eastAsiaTheme="minorEastAsia" w:hAnsiTheme="minorHAnsi"/>
            <w:spacing w:val="0"/>
            <w:sz w:val="21"/>
            <w:szCs w:val="22"/>
          </w:rPr>
          <w:tab/>
        </w:r>
        <w:r w:rsidR="00E02F0E" w:rsidRPr="00967EFA">
          <w:rPr>
            <w:rStyle w:val="ad"/>
          </w:rPr>
          <w:t>IRE-10024</w:t>
        </w:r>
        <w:r w:rsidR="00E02F0E">
          <w:rPr>
            <w:webHidden/>
          </w:rPr>
          <w:tab/>
        </w:r>
        <w:r w:rsidR="00E02F0E">
          <w:rPr>
            <w:webHidden/>
          </w:rPr>
          <w:fldChar w:fldCharType="begin"/>
        </w:r>
        <w:r w:rsidR="00E02F0E">
          <w:rPr>
            <w:webHidden/>
          </w:rPr>
          <w:instrText xml:space="preserve"> PAGEREF _Toc40449622 \h </w:instrText>
        </w:r>
        <w:r w:rsidR="00E02F0E">
          <w:rPr>
            <w:webHidden/>
          </w:rPr>
        </w:r>
        <w:r w:rsidR="00E02F0E">
          <w:rPr>
            <w:webHidden/>
          </w:rPr>
          <w:fldChar w:fldCharType="separate"/>
        </w:r>
        <w:r w:rsidR="00AB1F2F">
          <w:rPr>
            <w:webHidden/>
          </w:rPr>
          <w:t>151</w:t>
        </w:r>
        <w:r w:rsidR="00E02F0E">
          <w:rPr>
            <w:webHidden/>
          </w:rPr>
          <w:fldChar w:fldCharType="end"/>
        </w:r>
      </w:hyperlink>
    </w:p>
    <w:p w14:paraId="09F4E5B6" w14:textId="77777777" w:rsidR="00E02F0E" w:rsidRDefault="007D3017" w:rsidP="00E02F0E">
      <w:pPr>
        <w:pStyle w:val="3d"/>
        <w:rPr>
          <w:rFonts w:asciiTheme="minorHAnsi" w:eastAsiaTheme="minorEastAsia" w:hAnsiTheme="minorHAnsi"/>
          <w:spacing w:val="0"/>
          <w:sz w:val="21"/>
          <w:szCs w:val="22"/>
        </w:rPr>
      </w:pPr>
      <w:hyperlink w:anchor="_Toc40449623" w:history="1">
        <w:r w:rsidR="00E02F0E" w:rsidRPr="00967EFA">
          <w:rPr>
            <w:rStyle w:val="ad"/>
            <w:rFonts w:eastAsia="Malgun Gothic"/>
          </w:rPr>
          <w:t>4.1.23</w:t>
        </w:r>
        <w:r w:rsidR="00E02F0E">
          <w:rPr>
            <w:rFonts w:asciiTheme="minorHAnsi" w:eastAsiaTheme="minorEastAsia" w:hAnsiTheme="minorHAnsi"/>
            <w:spacing w:val="0"/>
            <w:sz w:val="21"/>
            <w:szCs w:val="22"/>
          </w:rPr>
          <w:tab/>
        </w:r>
        <w:r w:rsidR="00E02F0E" w:rsidRPr="00967EFA">
          <w:rPr>
            <w:rStyle w:val="ad"/>
          </w:rPr>
          <w:t>IRE-10025</w:t>
        </w:r>
        <w:r w:rsidR="00E02F0E">
          <w:rPr>
            <w:webHidden/>
          </w:rPr>
          <w:tab/>
        </w:r>
        <w:r w:rsidR="00E02F0E">
          <w:rPr>
            <w:webHidden/>
          </w:rPr>
          <w:fldChar w:fldCharType="begin"/>
        </w:r>
        <w:r w:rsidR="00E02F0E">
          <w:rPr>
            <w:webHidden/>
          </w:rPr>
          <w:instrText xml:space="preserve"> PAGEREF _Toc40449623 \h </w:instrText>
        </w:r>
        <w:r w:rsidR="00E02F0E">
          <w:rPr>
            <w:webHidden/>
          </w:rPr>
        </w:r>
        <w:r w:rsidR="00E02F0E">
          <w:rPr>
            <w:webHidden/>
          </w:rPr>
          <w:fldChar w:fldCharType="separate"/>
        </w:r>
        <w:r w:rsidR="00AB1F2F">
          <w:rPr>
            <w:webHidden/>
          </w:rPr>
          <w:t>152</w:t>
        </w:r>
        <w:r w:rsidR="00E02F0E">
          <w:rPr>
            <w:webHidden/>
          </w:rPr>
          <w:fldChar w:fldCharType="end"/>
        </w:r>
      </w:hyperlink>
    </w:p>
    <w:p w14:paraId="131D39CE" w14:textId="77777777" w:rsidR="00E02F0E" w:rsidRDefault="007D3017" w:rsidP="00E02F0E">
      <w:pPr>
        <w:pStyle w:val="3d"/>
        <w:rPr>
          <w:rFonts w:asciiTheme="minorHAnsi" w:eastAsiaTheme="minorEastAsia" w:hAnsiTheme="minorHAnsi"/>
          <w:spacing w:val="0"/>
          <w:sz w:val="21"/>
          <w:szCs w:val="22"/>
        </w:rPr>
      </w:pPr>
      <w:hyperlink w:anchor="_Toc40449624" w:history="1">
        <w:r w:rsidR="00E02F0E" w:rsidRPr="00967EFA">
          <w:rPr>
            <w:rStyle w:val="ad"/>
            <w:rFonts w:eastAsia="Malgun Gothic"/>
          </w:rPr>
          <w:t>4.1.24</w:t>
        </w:r>
        <w:r w:rsidR="00E02F0E">
          <w:rPr>
            <w:rFonts w:asciiTheme="minorHAnsi" w:eastAsiaTheme="minorEastAsia" w:hAnsiTheme="minorHAnsi"/>
            <w:spacing w:val="0"/>
            <w:sz w:val="21"/>
            <w:szCs w:val="22"/>
          </w:rPr>
          <w:tab/>
        </w:r>
        <w:r w:rsidR="00E02F0E" w:rsidRPr="00967EFA">
          <w:rPr>
            <w:rStyle w:val="ad"/>
          </w:rPr>
          <w:t>IRE-10026</w:t>
        </w:r>
        <w:r w:rsidR="00E02F0E">
          <w:rPr>
            <w:webHidden/>
          </w:rPr>
          <w:tab/>
        </w:r>
        <w:r w:rsidR="00E02F0E">
          <w:rPr>
            <w:webHidden/>
          </w:rPr>
          <w:fldChar w:fldCharType="begin"/>
        </w:r>
        <w:r w:rsidR="00E02F0E">
          <w:rPr>
            <w:webHidden/>
          </w:rPr>
          <w:instrText xml:space="preserve"> PAGEREF _Toc40449624 \h </w:instrText>
        </w:r>
        <w:r w:rsidR="00E02F0E">
          <w:rPr>
            <w:webHidden/>
          </w:rPr>
        </w:r>
        <w:r w:rsidR="00E02F0E">
          <w:rPr>
            <w:webHidden/>
          </w:rPr>
          <w:fldChar w:fldCharType="separate"/>
        </w:r>
        <w:r w:rsidR="00AB1F2F">
          <w:rPr>
            <w:webHidden/>
          </w:rPr>
          <w:t>152</w:t>
        </w:r>
        <w:r w:rsidR="00E02F0E">
          <w:rPr>
            <w:webHidden/>
          </w:rPr>
          <w:fldChar w:fldCharType="end"/>
        </w:r>
      </w:hyperlink>
    </w:p>
    <w:p w14:paraId="633F60A3" w14:textId="77777777" w:rsidR="00E02F0E" w:rsidRDefault="007D3017" w:rsidP="00E02F0E">
      <w:pPr>
        <w:pStyle w:val="3d"/>
        <w:rPr>
          <w:rFonts w:asciiTheme="minorHAnsi" w:eastAsiaTheme="minorEastAsia" w:hAnsiTheme="minorHAnsi"/>
          <w:spacing w:val="0"/>
          <w:sz w:val="21"/>
          <w:szCs w:val="22"/>
        </w:rPr>
      </w:pPr>
      <w:hyperlink w:anchor="_Toc40449625" w:history="1">
        <w:r w:rsidR="00E02F0E" w:rsidRPr="00967EFA">
          <w:rPr>
            <w:rStyle w:val="ad"/>
            <w:rFonts w:eastAsia="Malgun Gothic"/>
          </w:rPr>
          <w:t>4.1.25</w:t>
        </w:r>
        <w:r w:rsidR="00E02F0E">
          <w:rPr>
            <w:rFonts w:asciiTheme="minorHAnsi" w:eastAsiaTheme="minorEastAsia" w:hAnsiTheme="minorHAnsi"/>
            <w:spacing w:val="0"/>
            <w:sz w:val="21"/>
            <w:szCs w:val="22"/>
          </w:rPr>
          <w:tab/>
        </w:r>
        <w:r w:rsidR="00E02F0E" w:rsidRPr="00967EFA">
          <w:rPr>
            <w:rStyle w:val="ad"/>
          </w:rPr>
          <w:t>IRE-10027</w:t>
        </w:r>
        <w:r w:rsidR="00E02F0E">
          <w:rPr>
            <w:webHidden/>
          </w:rPr>
          <w:tab/>
        </w:r>
        <w:r w:rsidR="00E02F0E">
          <w:rPr>
            <w:webHidden/>
          </w:rPr>
          <w:fldChar w:fldCharType="begin"/>
        </w:r>
        <w:r w:rsidR="00E02F0E">
          <w:rPr>
            <w:webHidden/>
          </w:rPr>
          <w:instrText xml:space="preserve"> PAGEREF _Toc40449625 \h </w:instrText>
        </w:r>
        <w:r w:rsidR="00E02F0E">
          <w:rPr>
            <w:webHidden/>
          </w:rPr>
        </w:r>
        <w:r w:rsidR="00E02F0E">
          <w:rPr>
            <w:webHidden/>
          </w:rPr>
          <w:fldChar w:fldCharType="separate"/>
        </w:r>
        <w:r w:rsidR="00AB1F2F">
          <w:rPr>
            <w:webHidden/>
          </w:rPr>
          <w:t>152</w:t>
        </w:r>
        <w:r w:rsidR="00E02F0E">
          <w:rPr>
            <w:webHidden/>
          </w:rPr>
          <w:fldChar w:fldCharType="end"/>
        </w:r>
      </w:hyperlink>
    </w:p>
    <w:p w14:paraId="116B2E06" w14:textId="77777777" w:rsidR="00E02F0E" w:rsidRDefault="007D3017" w:rsidP="00E02F0E">
      <w:pPr>
        <w:pStyle w:val="3d"/>
        <w:rPr>
          <w:rFonts w:asciiTheme="minorHAnsi" w:eastAsiaTheme="minorEastAsia" w:hAnsiTheme="minorHAnsi"/>
          <w:spacing w:val="0"/>
          <w:sz w:val="21"/>
          <w:szCs w:val="22"/>
        </w:rPr>
      </w:pPr>
      <w:hyperlink w:anchor="_Toc40449626" w:history="1">
        <w:r w:rsidR="00E02F0E" w:rsidRPr="00967EFA">
          <w:rPr>
            <w:rStyle w:val="ad"/>
            <w:rFonts w:eastAsia="Malgun Gothic"/>
          </w:rPr>
          <w:t>4.1.26</w:t>
        </w:r>
        <w:r w:rsidR="00E02F0E">
          <w:rPr>
            <w:rFonts w:asciiTheme="minorHAnsi" w:eastAsiaTheme="minorEastAsia" w:hAnsiTheme="minorHAnsi"/>
            <w:spacing w:val="0"/>
            <w:sz w:val="21"/>
            <w:szCs w:val="22"/>
          </w:rPr>
          <w:tab/>
        </w:r>
        <w:r w:rsidR="00E02F0E" w:rsidRPr="00967EFA">
          <w:rPr>
            <w:rStyle w:val="ad"/>
          </w:rPr>
          <w:t>IRE-10028</w:t>
        </w:r>
        <w:r w:rsidR="00E02F0E">
          <w:rPr>
            <w:webHidden/>
          </w:rPr>
          <w:tab/>
        </w:r>
        <w:r w:rsidR="00E02F0E">
          <w:rPr>
            <w:webHidden/>
          </w:rPr>
          <w:fldChar w:fldCharType="begin"/>
        </w:r>
        <w:r w:rsidR="00E02F0E">
          <w:rPr>
            <w:webHidden/>
          </w:rPr>
          <w:instrText xml:space="preserve"> PAGEREF _Toc40449626 \h </w:instrText>
        </w:r>
        <w:r w:rsidR="00E02F0E">
          <w:rPr>
            <w:webHidden/>
          </w:rPr>
        </w:r>
        <w:r w:rsidR="00E02F0E">
          <w:rPr>
            <w:webHidden/>
          </w:rPr>
          <w:fldChar w:fldCharType="separate"/>
        </w:r>
        <w:r w:rsidR="00AB1F2F">
          <w:rPr>
            <w:webHidden/>
          </w:rPr>
          <w:t>153</w:t>
        </w:r>
        <w:r w:rsidR="00E02F0E">
          <w:rPr>
            <w:webHidden/>
          </w:rPr>
          <w:fldChar w:fldCharType="end"/>
        </w:r>
      </w:hyperlink>
    </w:p>
    <w:p w14:paraId="57D169BB" w14:textId="77777777" w:rsidR="00E02F0E" w:rsidRDefault="007D3017" w:rsidP="00E02F0E">
      <w:pPr>
        <w:pStyle w:val="3d"/>
        <w:rPr>
          <w:rFonts w:asciiTheme="minorHAnsi" w:eastAsiaTheme="minorEastAsia" w:hAnsiTheme="minorHAnsi"/>
          <w:spacing w:val="0"/>
          <w:sz w:val="21"/>
          <w:szCs w:val="22"/>
        </w:rPr>
      </w:pPr>
      <w:hyperlink w:anchor="_Toc40449627" w:history="1">
        <w:r w:rsidR="00E02F0E" w:rsidRPr="00967EFA">
          <w:rPr>
            <w:rStyle w:val="ad"/>
            <w:rFonts w:eastAsia="Malgun Gothic"/>
          </w:rPr>
          <w:t>4.1.27</w:t>
        </w:r>
        <w:r w:rsidR="00E02F0E">
          <w:rPr>
            <w:rFonts w:asciiTheme="minorHAnsi" w:eastAsiaTheme="minorEastAsia" w:hAnsiTheme="minorHAnsi"/>
            <w:spacing w:val="0"/>
            <w:sz w:val="21"/>
            <w:szCs w:val="22"/>
          </w:rPr>
          <w:tab/>
        </w:r>
        <w:r w:rsidR="00E02F0E" w:rsidRPr="00967EFA">
          <w:rPr>
            <w:rStyle w:val="ad"/>
          </w:rPr>
          <w:t>IRE-10029</w:t>
        </w:r>
        <w:r w:rsidR="00E02F0E">
          <w:rPr>
            <w:webHidden/>
          </w:rPr>
          <w:tab/>
        </w:r>
        <w:r w:rsidR="00E02F0E">
          <w:rPr>
            <w:webHidden/>
          </w:rPr>
          <w:fldChar w:fldCharType="begin"/>
        </w:r>
        <w:r w:rsidR="00E02F0E">
          <w:rPr>
            <w:webHidden/>
          </w:rPr>
          <w:instrText xml:space="preserve"> PAGEREF _Toc40449627 \h </w:instrText>
        </w:r>
        <w:r w:rsidR="00E02F0E">
          <w:rPr>
            <w:webHidden/>
          </w:rPr>
        </w:r>
        <w:r w:rsidR="00E02F0E">
          <w:rPr>
            <w:webHidden/>
          </w:rPr>
          <w:fldChar w:fldCharType="separate"/>
        </w:r>
        <w:r w:rsidR="00AB1F2F">
          <w:rPr>
            <w:webHidden/>
          </w:rPr>
          <w:t>153</w:t>
        </w:r>
        <w:r w:rsidR="00E02F0E">
          <w:rPr>
            <w:webHidden/>
          </w:rPr>
          <w:fldChar w:fldCharType="end"/>
        </w:r>
      </w:hyperlink>
    </w:p>
    <w:p w14:paraId="17D204B3" w14:textId="77777777" w:rsidR="00E02F0E" w:rsidRDefault="007D3017" w:rsidP="00E02F0E">
      <w:pPr>
        <w:pStyle w:val="3d"/>
        <w:rPr>
          <w:rFonts w:asciiTheme="minorHAnsi" w:eastAsiaTheme="minorEastAsia" w:hAnsiTheme="minorHAnsi"/>
          <w:spacing w:val="0"/>
          <w:sz w:val="21"/>
          <w:szCs w:val="22"/>
        </w:rPr>
      </w:pPr>
      <w:hyperlink w:anchor="_Toc40449628" w:history="1">
        <w:r w:rsidR="00E02F0E" w:rsidRPr="00967EFA">
          <w:rPr>
            <w:rStyle w:val="ad"/>
            <w:rFonts w:eastAsia="Malgun Gothic"/>
          </w:rPr>
          <w:t>4.1.28</w:t>
        </w:r>
        <w:r w:rsidR="00E02F0E">
          <w:rPr>
            <w:rFonts w:asciiTheme="minorHAnsi" w:eastAsiaTheme="minorEastAsia" w:hAnsiTheme="minorHAnsi"/>
            <w:spacing w:val="0"/>
            <w:sz w:val="21"/>
            <w:szCs w:val="22"/>
          </w:rPr>
          <w:tab/>
        </w:r>
        <w:r w:rsidR="00E02F0E" w:rsidRPr="00967EFA">
          <w:rPr>
            <w:rStyle w:val="ad"/>
          </w:rPr>
          <w:t>IRE-10030</w:t>
        </w:r>
        <w:r w:rsidR="00E02F0E">
          <w:rPr>
            <w:webHidden/>
          </w:rPr>
          <w:tab/>
        </w:r>
        <w:r w:rsidR="00E02F0E">
          <w:rPr>
            <w:webHidden/>
          </w:rPr>
          <w:fldChar w:fldCharType="begin"/>
        </w:r>
        <w:r w:rsidR="00E02F0E">
          <w:rPr>
            <w:webHidden/>
          </w:rPr>
          <w:instrText xml:space="preserve"> PAGEREF _Toc40449628 \h </w:instrText>
        </w:r>
        <w:r w:rsidR="00E02F0E">
          <w:rPr>
            <w:webHidden/>
          </w:rPr>
        </w:r>
        <w:r w:rsidR="00E02F0E">
          <w:rPr>
            <w:webHidden/>
          </w:rPr>
          <w:fldChar w:fldCharType="separate"/>
        </w:r>
        <w:r w:rsidR="00AB1F2F">
          <w:rPr>
            <w:webHidden/>
          </w:rPr>
          <w:t>153</w:t>
        </w:r>
        <w:r w:rsidR="00E02F0E">
          <w:rPr>
            <w:webHidden/>
          </w:rPr>
          <w:fldChar w:fldCharType="end"/>
        </w:r>
      </w:hyperlink>
    </w:p>
    <w:p w14:paraId="6F0B11BA" w14:textId="77777777" w:rsidR="00E02F0E" w:rsidRDefault="007D3017" w:rsidP="00E02F0E">
      <w:pPr>
        <w:pStyle w:val="3d"/>
        <w:rPr>
          <w:rFonts w:asciiTheme="minorHAnsi" w:eastAsiaTheme="minorEastAsia" w:hAnsiTheme="minorHAnsi"/>
          <w:spacing w:val="0"/>
          <w:sz w:val="21"/>
          <w:szCs w:val="22"/>
        </w:rPr>
      </w:pPr>
      <w:hyperlink w:anchor="_Toc40449629" w:history="1">
        <w:r w:rsidR="00E02F0E" w:rsidRPr="00967EFA">
          <w:rPr>
            <w:rStyle w:val="ad"/>
            <w:rFonts w:eastAsia="Malgun Gothic"/>
          </w:rPr>
          <w:t>4.1.29</w:t>
        </w:r>
        <w:r w:rsidR="00E02F0E">
          <w:rPr>
            <w:rFonts w:asciiTheme="minorHAnsi" w:eastAsiaTheme="minorEastAsia" w:hAnsiTheme="minorHAnsi"/>
            <w:spacing w:val="0"/>
            <w:sz w:val="21"/>
            <w:szCs w:val="22"/>
          </w:rPr>
          <w:tab/>
        </w:r>
        <w:r w:rsidR="00E02F0E" w:rsidRPr="00967EFA">
          <w:rPr>
            <w:rStyle w:val="ad"/>
          </w:rPr>
          <w:t>IRE-10031</w:t>
        </w:r>
        <w:r w:rsidR="00E02F0E">
          <w:rPr>
            <w:webHidden/>
          </w:rPr>
          <w:tab/>
        </w:r>
        <w:r w:rsidR="00E02F0E">
          <w:rPr>
            <w:webHidden/>
          </w:rPr>
          <w:fldChar w:fldCharType="begin"/>
        </w:r>
        <w:r w:rsidR="00E02F0E">
          <w:rPr>
            <w:webHidden/>
          </w:rPr>
          <w:instrText xml:space="preserve"> PAGEREF _Toc40449629 \h </w:instrText>
        </w:r>
        <w:r w:rsidR="00E02F0E">
          <w:rPr>
            <w:webHidden/>
          </w:rPr>
        </w:r>
        <w:r w:rsidR="00E02F0E">
          <w:rPr>
            <w:webHidden/>
          </w:rPr>
          <w:fldChar w:fldCharType="separate"/>
        </w:r>
        <w:r w:rsidR="00AB1F2F">
          <w:rPr>
            <w:webHidden/>
          </w:rPr>
          <w:t>153</w:t>
        </w:r>
        <w:r w:rsidR="00E02F0E">
          <w:rPr>
            <w:webHidden/>
          </w:rPr>
          <w:fldChar w:fldCharType="end"/>
        </w:r>
      </w:hyperlink>
    </w:p>
    <w:p w14:paraId="16B41072" w14:textId="77777777" w:rsidR="00E02F0E" w:rsidRDefault="007D3017" w:rsidP="00E02F0E">
      <w:pPr>
        <w:pStyle w:val="3d"/>
        <w:rPr>
          <w:rFonts w:asciiTheme="minorHAnsi" w:eastAsiaTheme="minorEastAsia" w:hAnsiTheme="minorHAnsi"/>
          <w:spacing w:val="0"/>
          <w:sz w:val="21"/>
          <w:szCs w:val="22"/>
        </w:rPr>
      </w:pPr>
      <w:hyperlink w:anchor="_Toc40449630" w:history="1">
        <w:r w:rsidR="00E02F0E" w:rsidRPr="00967EFA">
          <w:rPr>
            <w:rStyle w:val="ad"/>
            <w:rFonts w:eastAsia="Malgun Gothic"/>
          </w:rPr>
          <w:t>4.1.30</w:t>
        </w:r>
        <w:r w:rsidR="00E02F0E">
          <w:rPr>
            <w:rFonts w:asciiTheme="minorHAnsi" w:eastAsiaTheme="minorEastAsia" w:hAnsiTheme="minorHAnsi"/>
            <w:spacing w:val="0"/>
            <w:sz w:val="21"/>
            <w:szCs w:val="22"/>
          </w:rPr>
          <w:tab/>
        </w:r>
        <w:r w:rsidR="00E02F0E" w:rsidRPr="00967EFA">
          <w:rPr>
            <w:rStyle w:val="ad"/>
          </w:rPr>
          <w:t>IRE-10032</w:t>
        </w:r>
        <w:r w:rsidR="00E02F0E">
          <w:rPr>
            <w:webHidden/>
          </w:rPr>
          <w:tab/>
        </w:r>
        <w:r w:rsidR="00E02F0E">
          <w:rPr>
            <w:webHidden/>
          </w:rPr>
          <w:fldChar w:fldCharType="begin"/>
        </w:r>
        <w:r w:rsidR="00E02F0E">
          <w:rPr>
            <w:webHidden/>
          </w:rPr>
          <w:instrText xml:space="preserve"> PAGEREF _Toc40449630 \h </w:instrText>
        </w:r>
        <w:r w:rsidR="00E02F0E">
          <w:rPr>
            <w:webHidden/>
          </w:rPr>
        </w:r>
        <w:r w:rsidR="00E02F0E">
          <w:rPr>
            <w:webHidden/>
          </w:rPr>
          <w:fldChar w:fldCharType="separate"/>
        </w:r>
        <w:r w:rsidR="00AB1F2F">
          <w:rPr>
            <w:webHidden/>
          </w:rPr>
          <w:t>154</w:t>
        </w:r>
        <w:r w:rsidR="00E02F0E">
          <w:rPr>
            <w:webHidden/>
          </w:rPr>
          <w:fldChar w:fldCharType="end"/>
        </w:r>
      </w:hyperlink>
    </w:p>
    <w:p w14:paraId="14E7B344" w14:textId="77777777" w:rsidR="00E02F0E" w:rsidRDefault="007D3017" w:rsidP="00E02F0E">
      <w:pPr>
        <w:pStyle w:val="3d"/>
        <w:rPr>
          <w:rFonts w:asciiTheme="minorHAnsi" w:eastAsiaTheme="minorEastAsia" w:hAnsiTheme="minorHAnsi"/>
          <w:spacing w:val="0"/>
          <w:sz w:val="21"/>
          <w:szCs w:val="22"/>
        </w:rPr>
      </w:pPr>
      <w:hyperlink w:anchor="_Toc40449631" w:history="1">
        <w:r w:rsidR="00E02F0E" w:rsidRPr="00967EFA">
          <w:rPr>
            <w:rStyle w:val="ad"/>
            <w:rFonts w:eastAsia="Malgun Gothic"/>
          </w:rPr>
          <w:t>4.1.31</w:t>
        </w:r>
        <w:r w:rsidR="00E02F0E">
          <w:rPr>
            <w:rFonts w:asciiTheme="minorHAnsi" w:eastAsiaTheme="minorEastAsia" w:hAnsiTheme="minorHAnsi"/>
            <w:spacing w:val="0"/>
            <w:sz w:val="21"/>
            <w:szCs w:val="22"/>
          </w:rPr>
          <w:tab/>
        </w:r>
        <w:r w:rsidR="00E02F0E" w:rsidRPr="00967EFA">
          <w:rPr>
            <w:rStyle w:val="ad"/>
          </w:rPr>
          <w:t>IRE-10033</w:t>
        </w:r>
        <w:r w:rsidR="00E02F0E">
          <w:rPr>
            <w:webHidden/>
          </w:rPr>
          <w:tab/>
        </w:r>
        <w:r w:rsidR="00E02F0E">
          <w:rPr>
            <w:webHidden/>
          </w:rPr>
          <w:fldChar w:fldCharType="begin"/>
        </w:r>
        <w:r w:rsidR="00E02F0E">
          <w:rPr>
            <w:webHidden/>
          </w:rPr>
          <w:instrText xml:space="preserve"> PAGEREF _Toc40449631 \h </w:instrText>
        </w:r>
        <w:r w:rsidR="00E02F0E">
          <w:rPr>
            <w:webHidden/>
          </w:rPr>
        </w:r>
        <w:r w:rsidR="00E02F0E">
          <w:rPr>
            <w:webHidden/>
          </w:rPr>
          <w:fldChar w:fldCharType="separate"/>
        </w:r>
        <w:r w:rsidR="00AB1F2F">
          <w:rPr>
            <w:webHidden/>
          </w:rPr>
          <w:t>154</w:t>
        </w:r>
        <w:r w:rsidR="00E02F0E">
          <w:rPr>
            <w:webHidden/>
          </w:rPr>
          <w:fldChar w:fldCharType="end"/>
        </w:r>
      </w:hyperlink>
    </w:p>
    <w:p w14:paraId="17D506FB" w14:textId="77777777" w:rsidR="00E02F0E" w:rsidRDefault="007D3017" w:rsidP="00E02F0E">
      <w:pPr>
        <w:pStyle w:val="3d"/>
        <w:rPr>
          <w:rFonts w:asciiTheme="minorHAnsi" w:eastAsiaTheme="minorEastAsia" w:hAnsiTheme="minorHAnsi"/>
          <w:spacing w:val="0"/>
          <w:sz w:val="21"/>
          <w:szCs w:val="22"/>
        </w:rPr>
      </w:pPr>
      <w:hyperlink w:anchor="_Toc40449632" w:history="1">
        <w:r w:rsidR="00E02F0E" w:rsidRPr="00967EFA">
          <w:rPr>
            <w:rStyle w:val="ad"/>
            <w:rFonts w:eastAsia="Malgun Gothic"/>
          </w:rPr>
          <w:t>4.1.32</w:t>
        </w:r>
        <w:r w:rsidR="00E02F0E">
          <w:rPr>
            <w:rFonts w:asciiTheme="minorHAnsi" w:eastAsiaTheme="minorEastAsia" w:hAnsiTheme="minorHAnsi"/>
            <w:spacing w:val="0"/>
            <w:sz w:val="21"/>
            <w:szCs w:val="22"/>
          </w:rPr>
          <w:tab/>
        </w:r>
        <w:r w:rsidR="00E02F0E" w:rsidRPr="00967EFA">
          <w:rPr>
            <w:rStyle w:val="ad"/>
          </w:rPr>
          <w:t>IRE-10034</w:t>
        </w:r>
        <w:r w:rsidR="00E02F0E">
          <w:rPr>
            <w:webHidden/>
          </w:rPr>
          <w:tab/>
        </w:r>
        <w:r w:rsidR="00E02F0E">
          <w:rPr>
            <w:webHidden/>
          </w:rPr>
          <w:fldChar w:fldCharType="begin"/>
        </w:r>
        <w:r w:rsidR="00E02F0E">
          <w:rPr>
            <w:webHidden/>
          </w:rPr>
          <w:instrText xml:space="preserve"> PAGEREF _Toc40449632 \h </w:instrText>
        </w:r>
        <w:r w:rsidR="00E02F0E">
          <w:rPr>
            <w:webHidden/>
          </w:rPr>
        </w:r>
        <w:r w:rsidR="00E02F0E">
          <w:rPr>
            <w:webHidden/>
          </w:rPr>
          <w:fldChar w:fldCharType="separate"/>
        </w:r>
        <w:r w:rsidR="00AB1F2F">
          <w:rPr>
            <w:webHidden/>
          </w:rPr>
          <w:t>154</w:t>
        </w:r>
        <w:r w:rsidR="00E02F0E">
          <w:rPr>
            <w:webHidden/>
          </w:rPr>
          <w:fldChar w:fldCharType="end"/>
        </w:r>
      </w:hyperlink>
    </w:p>
    <w:p w14:paraId="62798567" w14:textId="77777777" w:rsidR="00E02F0E" w:rsidRDefault="007D3017" w:rsidP="00E02F0E">
      <w:pPr>
        <w:pStyle w:val="3d"/>
        <w:rPr>
          <w:rFonts w:asciiTheme="minorHAnsi" w:eastAsiaTheme="minorEastAsia" w:hAnsiTheme="minorHAnsi"/>
          <w:spacing w:val="0"/>
          <w:sz w:val="21"/>
          <w:szCs w:val="22"/>
        </w:rPr>
      </w:pPr>
      <w:hyperlink w:anchor="_Toc40449633" w:history="1">
        <w:r w:rsidR="00E02F0E" w:rsidRPr="00967EFA">
          <w:rPr>
            <w:rStyle w:val="ad"/>
            <w:rFonts w:eastAsia="Malgun Gothic"/>
          </w:rPr>
          <w:t>4.1.33</w:t>
        </w:r>
        <w:r w:rsidR="00E02F0E">
          <w:rPr>
            <w:rFonts w:asciiTheme="minorHAnsi" w:eastAsiaTheme="minorEastAsia" w:hAnsiTheme="minorHAnsi"/>
            <w:spacing w:val="0"/>
            <w:sz w:val="21"/>
            <w:szCs w:val="22"/>
          </w:rPr>
          <w:tab/>
        </w:r>
        <w:r w:rsidR="00E02F0E" w:rsidRPr="00967EFA">
          <w:rPr>
            <w:rStyle w:val="ad"/>
          </w:rPr>
          <w:t>IRE-10035</w:t>
        </w:r>
        <w:r w:rsidR="00E02F0E">
          <w:rPr>
            <w:webHidden/>
          </w:rPr>
          <w:tab/>
        </w:r>
        <w:r w:rsidR="00E02F0E">
          <w:rPr>
            <w:webHidden/>
          </w:rPr>
          <w:fldChar w:fldCharType="begin"/>
        </w:r>
        <w:r w:rsidR="00E02F0E">
          <w:rPr>
            <w:webHidden/>
          </w:rPr>
          <w:instrText xml:space="preserve"> PAGEREF _Toc40449633 \h </w:instrText>
        </w:r>
        <w:r w:rsidR="00E02F0E">
          <w:rPr>
            <w:webHidden/>
          </w:rPr>
        </w:r>
        <w:r w:rsidR="00E02F0E">
          <w:rPr>
            <w:webHidden/>
          </w:rPr>
          <w:fldChar w:fldCharType="separate"/>
        </w:r>
        <w:r w:rsidR="00AB1F2F">
          <w:rPr>
            <w:webHidden/>
          </w:rPr>
          <w:t>155</w:t>
        </w:r>
        <w:r w:rsidR="00E02F0E">
          <w:rPr>
            <w:webHidden/>
          </w:rPr>
          <w:fldChar w:fldCharType="end"/>
        </w:r>
      </w:hyperlink>
    </w:p>
    <w:p w14:paraId="6AFF9F6D" w14:textId="77777777" w:rsidR="00E02F0E" w:rsidRDefault="007D3017" w:rsidP="00E02F0E">
      <w:pPr>
        <w:pStyle w:val="3d"/>
        <w:rPr>
          <w:rFonts w:asciiTheme="minorHAnsi" w:eastAsiaTheme="minorEastAsia" w:hAnsiTheme="minorHAnsi"/>
          <w:spacing w:val="0"/>
          <w:sz w:val="21"/>
          <w:szCs w:val="22"/>
        </w:rPr>
      </w:pPr>
      <w:hyperlink w:anchor="_Toc40449634" w:history="1">
        <w:r w:rsidR="00E02F0E" w:rsidRPr="00967EFA">
          <w:rPr>
            <w:rStyle w:val="ad"/>
            <w:rFonts w:eastAsia="Malgun Gothic"/>
          </w:rPr>
          <w:t>4.1.34</w:t>
        </w:r>
        <w:r w:rsidR="00E02F0E">
          <w:rPr>
            <w:rFonts w:asciiTheme="minorHAnsi" w:eastAsiaTheme="minorEastAsia" w:hAnsiTheme="minorHAnsi"/>
            <w:spacing w:val="0"/>
            <w:sz w:val="21"/>
            <w:szCs w:val="22"/>
          </w:rPr>
          <w:tab/>
        </w:r>
        <w:r w:rsidR="00E02F0E" w:rsidRPr="00967EFA">
          <w:rPr>
            <w:rStyle w:val="ad"/>
          </w:rPr>
          <w:t>IRE-10036</w:t>
        </w:r>
        <w:r w:rsidR="00E02F0E">
          <w:rPr>
            <w:webHidden/>
          </w:rPr>
          <w:tab/>
        </w:r>
        <w:r w:rsidR="00E02F0E">
          <w:rPr>
            <w:webHidden/>
          </w:rPr>
          <w:fldChar w:fldCharType="begin"/>
        </w:r>
        <w:r w:rsidR="00E02F0E">
          <w:rPr>
            <w:webHidden/>
          </w:rPr>
          <w:instrText xml:space="preserve"> PAGEREF _Toc40449634 \h </w:instrText>
        </w:r>
        <w:r w:rsidR="00E02F0E">
          <w:rPr>
            <w:webHidden/>
          </w:rPr>
        </w:r>
        <w:r w:rsidR="00E02F0E">
          <w:rPr>
            <w:webHidden/>
          </w:rPr>
          <w:fldChar w:fldCharType="separate"/>
        </w:r>
        <w:r w:rsidR="00AB1F2F">
          <w:rPr>
            <w:webHidden/>
          </w:rPr>
          <w:t>155</w:t>
        </w:r>
        <w:r w:rsidR="00E02F0E">
          <w:rPr>
            <w:webHidden/>
          </w:rPr>
          <w:fldChar w:fldCharType="end"/>
        </w:r>
      </w:hyperlink>
    </w:p>
    <w:p w14:paraId="6B93FEB9" w14:textId="77777777" w:rsidR="00E02F0E" w:rsidRDefault="007D3017" w:rsidP="00E02F0E">
      <w:pPr>
        <w:pStyle w:val="3d"/>
        <w:rPr>
          <w:rFonts w:asciiTheme="minorHAnsi" w:eastAsiaTheme="minorEastAsia" w:hAnsiTheme="minorHAnsi"/>
          <w:spacing w:val="0"/>
          <w:sz w:val="21"/>
          <w:szCs w:val="22"/>
        </w:rPr>
      </w:pPr>
      <w:hyperlink w:anchor="_Toc40449635" w:history="1">
        <w:r w:rsidR="00E02F0E" w:rsidRPr="00967EFA">
          <w:rPr>
            <w:rStyle w:val="ad"/>
            <w:rFonts w:eastAsia="Malgun Gothic"/>
          </w:rPr>
          <w:t>4.1.35</w:t>
        </w:r>
        <w:r w:rsidR="00E02F0E">
          <w:rPr>
            <w:rFonts w:asciiTheme="minorHAnsi" w:eastAsiaTheme="minorEastAsia" w:hAnsiTheme="minorHAnsi"/>
            <w:spacing w:val="0"/>
            <w:sz w:val="21"/>
            <w:szCs w:val="22"/>
          </w:rPr>
          <w:tab/>
        </w:r>
        <w:r w:rsidR="00E02F0E" w:rsidRPr="00967EFA">
          <w:rPr>
            <w:rStyle w:val="ad"/>
          </w:rPr>
          <w:t>IRE-10037</w:t>
        </w:r>
        <w:r w:rsidR="00E02F0E">
          <w:rPr>
            <w:webHidden/>
          </w:rPr>
          <w:tab/>
        </w:r>
        <w:r w:rsidR="00E02F0E">
          <w:rPr>
            <w:webHidden/>
          </w:rPr>
          <w:fldChar w:fldCharType="begin"/>
        </w:r>
        <w:r w:rsidR="00E02F0E">
          <w:rPr>
            <w:webHidden/>
          </w:rPr>
          <w:instrText xml:space="preserve"> PAGEREF _Toc40449635 \h </w:instrText>
        </w:r>
        <w:r w:rsidR="00E02F0E">
          <w:rPr>
            <w:webHidden/>
          </w:rPr>
        </w:r>
        <w:r w:rsidR="00E02F0E">
          <w:rPr>
            <w:webHidden/>
          </w:rPr>
          <w:fldChar w:fldCharType="separate"/>
        </w:r>
        <w:r w:rsidR="00AB1F2F">
          <w:rPr>
            <w:webHidden/>
          </w:rPr>
          <w:t>155</w:t>
        </w:r>
        <w:r w:rsidR="00E02F0E">
          <w:rPr>
            <w:webHidden/>
          </w:rPr>
          <w:fldChar w:fldCharType="end"/>
        </w:r>
      </w:hyperlink>
    </w:p>
    <w:p w14:paraId="279FEF3A" w14:textId="77777777" w:rsidR="00E02F0E" w:rsidRDefault="007D3017" w:rsidP="00E02F0E">
      <w:pPr>
        <w:pStyle w:val="3d"/>
        <w:rPr>
          <w:rFonts w:asciiTheme="minorHAnsi" w:eastAsiaTheme="minorEastAsia" w:hAnsiTheme="minorHAnsi"/>
          <w:spacing w:val="0"/>
          <w:sz w:val="21"/>
          <w:szCs w:val="22"/>
        </w:rPr>
      </w:pPr>
      <w:hyperlink w:anchor="_Toc40449636" w:history="1">
        <w:r w:rsidR="00E02F0E" w:rsidRPr="00967EFA">
          <w:rPr>
            <w:rStyle w:val="ad"/>
            <w:rFonts w:eastAsia="Malgun Gothic"/>
          </w:rPr>
          <w:t>4.1.36</w:t>
        </w:r>
        <w:r w:rsidR="00E02F0E">
          <w:rPr>
            <w:rFonts w:asciiTheme="minorHAnsi" w:eastAsiaTheme="minorEastAsia" w:hAnsiTheme="minorHAnsi"/>
            <w:spacing w:val="0"/>
            <w:sz w:val="21"/>
            <w:szCs w:val="22"/>
          </w:rPr>
          <w:tab/>
        </w:r>
        <w:r w:rsidR="00E02F0E" w:rsidRPr="00967EFA">
          <w:rPr>
            <w:rStyle w:val="ad"/>
          </w:rPr>
          <w:t>IRE-10038</w:t>
        </w:r>
        <w:r w:rsidR="00E02F0E">
          <w:rPr>
            <w:webHidden/>
          </w:rPr>
          <w:tab/>
        </w:r>
        <w:r w:rsidR="00E02F0E">
          <w:rPr>
            <w:webHidden/>
          </w:rPr>
          <w:fldChar w:fldCharType="begin"/>
        </w:r>
        <w:r w:rsidR="00E02F0E">
          <w:rPr>
            <w:webHidden/>
          </w:rPr>
          <w:instrText xml:space="preserve"> PAGEREF _Toc40449636 \h </w:instrText>
        </w:r>
        <w:r w:rsidR="00E02F0E">
          <w:rPr>
            <w:webHidden/>
          </w:rPr>
        </w:r>
        <w:r w:rsidR="00E02F0E">
          <w:rPr>
            <w:webHidden/>
          </w:rPr>
          <w:fldChar w:fldCharType="separate"/>
        </w:r>
        <w:r w:rsidR="00AB1F2F">
          <w:rPr>
            <w:webHidden/>
          </w:rPr>
          <w:t>156</w:t>
        </w:r>
        <w:r w:rsidR="00E02F0E">
          <w:rPr>
            <w:webHidden/>
          </w:rPr>
          <w:fldChar w:fldCharType="end"/>
        </w:r>
      </w:hyperlink>
    </w:p>
    <w:p w14:paraId="3DA94CD3" w14:textId="77777777" w:rsidR="00E02F0E" w:rsidRDefault="007D3017" w:rsidP="00E02F0E">
      <w:pPr>
        <w:pStyle w:val="3d"/>
        <w:rPr>
          <w:rFonts w:asciiTheme="minorHAnsi" w:eastAsiaTheme="minorEastAsia" w:hAnsiTheme="minorHAnsi"/>
          <w:spacing w:val="0"/>
          <w:sz w:val="21"/>
          <w:szCs w:val="22"/>
        </w:rPr>
      </w:pPr>
      <w:hyperlink w:anchor="_Toc40449637" w:history="1">
        <w:r w:rsidR="00E02F0E" w:rsidRPr="00967EFA">
          <w:rPr>
            <w:rStyle w:val="ad"/>
            <w:rFonts w:eastAsia="Malgun Gothic"/>
          </w:rPr>
          <w:t>4.1.37</w:t>
        </w:r>
        <w:r w:rsidR="00E02F0E">
          <w:rPr>
            <w:rFonts w:asciiTheme="minorHAnsi" w:eastAsiaTheme="minorEastAsia" w:hAnsiTheme="minorHAnsi"/>
            <w:spacing w:val="0"/>
            <w:sz w:val="21"/>
            <w:szCs w:val="22"/>
          </w:rPr>
          <w:tab/>
        </w:r>
        <w:r w:rsidR="00E02F0E" w:rsidRPr="00967EFA">
          <w:rPr>
            <w:rStyle w:val="ad"/>
          </w:rPr>
          <w:t>IRE-10039</w:t>
        </w:r>
        <w:r w:rsidR="00E02F0E">
          <w:rPr>
            <w:webHidden/>
          </w:rPr>
          <w:tab/>
        </w:r>
        <w:r w:rsidR="00E02F0E">
          <w:rPr>
            <w:webHidden/>
          </w:rPr>
          <w:fldChar w:fldCharType="begin"/>
        </w:r>
        <w:r w:rsidR="00E02F0E">
          <w:rPr>
            <w:webHidden/>
          </w:rPr>
          <w:instrText xml:space="preserve"> PAGEREF _Toc40449637 \h </w:instrText>
        </w:r>
        <w:r w:rsidR="00E02F0E">
          <w:rPr>
            <w:webHidden/>
          </w:rPr>
        </w:r>
        <w:r w:rsidR="00E02F0E">
          <w:rPr>
            <w:webHidden/>
          </w:rPr>
          <w:fldChar w:fldCharType="separate"/>
        </w:r>
        <w:r w:rsidR="00AB1F2F">
          <w:rPr>
            <w:webHidden/>
          </w:rPr>
          <w:t>156</w:t>
        </w:r>
        <w:r w:rsidR="00E02F0E">
          <w:rPr>
            <w:webHidden/>
          </w:rPr>
          <w:fldChar w:fldCharType="end"/>
        </w:r>
      </w:hyperlink>
    </w:p>
    <w:p w14:paraId="22F522CE" w14:textId="77777777" w:rsidR="00E02F0E" w:rsidRDefault="007D3017" w:rsidP="00E02F0E">
      <w:pPr>
        <w:pStyle w:val="3d"/>
        <w:rPr>
          <w:rFonts w:asciiTheme="minorHAnsi" w:eastAsiaTheme="minorEastAsia" w:hAnsiTheme="minorHAnsi"/>
          <w:spacing w:val="0"/>
          <w:sz w:val="21"/>
          <w:szCs w:val="22"/>
        </w:rPr>
      </w:pPr>
      <w:hyperlink w:anchor="_Toc40449638" w:history="1">
        <w:r w:rsidR="00E02F0E" w:rsidRPr="00967EFA">
          <w:rPr>
            <w:rStyle w:val="ad"/>
            <w:rFonts w:eastAsia="Malgun Gothic"/>
          </w:rPr>
          <w:t>4.1.38</w:t>
        </w:r>
        <w:r w:rsidR="00E02F0E">
          <w:rPr>
            <w:rFonts w:asciiTheme="minorHAnsi" w:eastAsiaTheme="minorEastAsia" w:hAnsiTheme="minorHAnsi"/>
            <w:spacing w:val="0"/>
            <w:sz w:val="21"/>
            <w:szCs w:val="22"/>
          </w:rPr>
          <w:tab/>
        </w:r>
        <w:r w:rsidR="00E02F0E" w:rsidRPr="00967EFA">
          <w:rPr>
            <w:rStyle w:val="ad"/>
          </w:rPr>
          <w:t>IRE-10040</w:t>
        </w:r>
        <w:r w:rsidR="00E02F0E">
          <w:rPr>
            <w:webHidden/>
          </w:rPr>
          <w:tab/>
        </w:r>
        <w:r w:rsidR="00E02F0E">
          <w:rPr>
            <w:webHidden/>
          </w:rPr>
          <w:fldChar w:fldCharType="begin"/>
        </w:r>
        <w:r w:rsidR="00E02F0E">
          <w:rPr>
            <w:webHidden/>
          </w:rPr>
          <w:instrText xml:space="preserve"> PAGEREF _Toc40449638 \h </w:instrText>
        </w:r>
        <w:r w:rsidR="00E02F0E">
          <w:rPr>
            <w:webHidden/>
          </w:rPr>
        </w:r>
        <w:r w:rsidR="00E02F0E">
          <w:rPr>
            <w:webHidden/>
          </w:rPr>
          <w:fldChar w:fldCharType="separate"/>
        </w:r>
        <w:r w:rsidR="00AB1F2F">
          <w:rPr>
            <w:webHidden/>
          </w:rPr>
          <w:t>156</w:t>
        </w:r>
        <w:r w:rsidR="00E02F0E">
          <w:rPr>
            <w:webHidden/>
          </w:rPr>
          <w:fldChar w:fldCharType="end"/>
        </w:r>
      </w:hyperlink>
    </w:p>
    <w:p w14:paraId="3144FEBF" w14:textId="77777777" w:rsidR="00E02F0E" w:rsidRDefault="007D3017" w:rsidP="00E02F0E">
      <w:pPr>
        <w:pStyle w:val="3d"/>
        <w:rPr>
          <w:rFonts w:asciiTheme="minorHAnsi" w:eastAsiaTheme="minorEastAsia" w:hAnsiTheme="minorHAnsi"/>
          <w:spacing w:val="0"/>
          <w:sz w:val="21"/>
          <w:szCs w:val="22"/>
        </w:rPr>
      </w:pPr>
      <w:hyperlink w:anchor="_Toc40449639" w:history="1">
        <w:r w:rsidR="00E02F0E" w:rsidRPr="00967EFA">
          <w:rPr>
            <w:rStyle w:val="ad"/>
            <w:rFonts w:eastAsia="Malgun Gothic"/>
          </w:rPr>
          <w:t>4.1.39</w:t>
        </w:r>
        <w:r w:rsidR="00E02F0E">
          <w:rPr>
            <w:rFonts w:asciiTheme="minorHAnsi" w:eastAsiaTheme="minorEastAsia" w:hAnsiTheme="minorHAnsi"/>
            <w:spacing w:val="0"/>
            <w:sz w:val="21"/>
            <w:szCs w:val="22"/>
          </w:rPr>
          <w:tab/>
        </w:r>
        <w:r w:rsidR="00E02F0E" w:rsidRPr="00967EFA">
          <w:rPr>
            <w:rStyle w:val="ad"/>
          </w:rPr>
          <w:t>IRE-10041</w:t>
        </w:r>
        <w:r w:rsidR="00E02F0E">
          <w:rPr>
            <w:webHidden/>
          </w:rPr>
          <w:tab/>
        </w:r>
        <w:r w:rsidR="00E02F0E">
          <w:rPr>
            <w:webHidden/>
          </w:rPr>
          <w:fldChar w:fldCharType="begin"/>
        </w:r>
        <w:r w:rsidR="00E02F0E">
          <w:rPr>
            <w:webHidden/>
          </w:rPr>
          <w:instrText xml:space="preserve"> PAGEREF _Toc40449639 \h </w:instrText>
        </w:r>
        <w:r w:rsidR="00E02F0E">
          <w:rPr>
            <w:webHidden/>
          </w:rPr>
        </w:r>
        <w:r w:rsidR="00E02F0E">
          <w:rPr>
            <w:webHidden/>
          </w:rPr>
          <w:fldChar w:fldCharType="separate"/>
        </w:r>
        <w:r w:rsidR="00AB1F2F">
          <w:rPr>
            <w:webHidden/>
          </w:rPr>
          <w:t>156</w:t>
        </w:r>
        <w:r w:rsidR="00E02F0E">
          <w:rPr>
            <w:webHidden/>
          </w:rPr>
          <w:fldChar w:fldCharType="end"/>
        </w:r>
      </w:hyperlink>
    </w:p>
    <w:p w14:paraId="3EEDAAEC" w14:textId="77777777" w:rsidR="00E02F0E" w:rsidRDefault="007D3017" w:rsidP="00E02F0E">
      <w:pPr>
        <w:pStyle w:val="3d"/>
        <w:rPr>
          <w:rFonts w:asciiTheme="minorHAnsi" w:eastAsiaTheme="minorEastAsia" w:hAnsiTheme="minorHAnsi"/>
          <w:spacing w:val="0"/>
          <w:sz w:val="21"/>
          <w:szCs w:val="22"/>
        </w:rPr>
      </w:pPr>
      <w:hyperlink w:anchor="_Toc40449640" w:history="1">
        <w:r w:rsidR="00E02F0E" w:rsidRPr="00967EFA">
          <w:rPr>
            <w:rStyle w:val="ad"/>
            <w:rFonts w:eastAsia="Malgun Gothic"/>
          </w:rPr>
          <w:t>4.1.40</w:t>
        </w:r>
        <w:r w:rsidR="00E02F0E">
          <w:rPr>
            <w:rFonts w:asciiTheme="minorHAnsi" w:eastAsiaTheme="minorEastAsia" w:hAnsiTheme="minorHAnsi"/>
            <w:spacing w:val="0"/>
            <w:sz w:val="21"/>
            <w:szCs w:val="22"/>
          </w:rPr>
          <w:tab/>
        </w:r>
        <w:r w:rsidR="00E02F0E" w:rsidRPr="00967EFA">
          <w:rPr>
            <w:rStyle w:val="ad"/>
          </w:rPr>
          <w:t>IRE-10042</w:t>
        </w:r>
        <w:r w:rsidR="00E02F0E">
          <w:rPr>
            <w:webHidden/>
          </w:rPr>
          <w:tab/>
        </w:r>
        <w:r w:rsidR="00E02F0E">
          <w:rPr>
            <w:webHidden/>
          </w:rPr>
          <w:fldChar w:fldCharType="begin"/>
        </w:r>
        <w:r w:rsidR="00E02F0E">
          <w:rPr>
            <w:webHidden/>
          </w:rPr>
          <w:instrText xml:space="preserve"> PAGEREF _Toc40449640 \h </w:instrText>
        </w:r>
        <w:r w:rsidR="00E02F0E">
          <w:rPr>
            <w:webHidden/>
          </w:rPr>
        </w:r>
        <w:r w:rsidR="00E02F0E">
          <w:rPr>
            <w:webHidden/>
          </w:rPr>
          <w:fldChar w:fldCharType="separate"/>
        </w:r>
        <w:r w:rsidR="00AB1F2F">
          <w:rPr>
            <w:webHidden/>
          </w:rPr>
          <w:t>157</w:t>
        </w:r>
        <w:r w:rsidR="00E02F0E">
          <w:rPr>
            <w:webHidden/>
          </w:rPr>
          <w:fldChar w:fldCharType="end"/>
        </w:r>
      </w:hyperlink>
    </w:p>
    <w:p w14:paraId="3EC2E8CA" w14:textId="77777777" w:rsidR="00E02F0E" w:rsidRDefault="007D3017" w:rsidP="00E02F0E">
      <w:pPr>
        <w:pStyle w:val="3d"/>
        <w:rPr>
          <w:rFonts w:asciiTheme="minorHAnsi" w:eastAsiaTheme="minorEastAsia" w:hAnsiTheme="minorHAnsi"/>
          <w:spacing w:val="0"/>
          <w:sz w:val="21"/>
          <w:szCs w:val="22"/>
        </w:rPr>
      </w:pPr>
      <w:hyperlink w:anchor="_Toc40449641" w:history="1">
        <w:r w:rsidR="00E02F0E" w:rsidRPr="00967EFA">
          <w:rPr>
            <w:rStyle w:val="ad"/>
            <w:rFonts w:eastAsia="Malgun Gothic"/>
          </w:rPr>
          <w:t>4.1.41</w:t>
        </w:r>
        <w:r w:rsidR="00E02F0E">
          <w:rPr>
            <w:rFonts w:asciiTheme="minorHAnsi" w:eastAsiaTheme="minorEastAsia" w:hAnsiTheme="minorHAnsi"/>
            <w:spacing w:val="0"/>
            <w:sz w:val="21"/>
            <w:szCs w:val="22"/>
          </w:rPr>
          <w:tab/>
        </w:r>
        <w:r w:rsidR="00E02F0E" w:rsidRPr="00967EFA">
          <w:rPr>
            <w:rStyle w:val="ad"/>
          </w:rPr>
          <w:t>IRE-10043</w:t>
        </w:r>
        <w:r w:rsidR="00E02F0E">
          <w:rPr>
            <w:webHidden/>
          </w:rPr>
          <w:tab/>
        </w:r>
        <w:r w:rsidR="00E02F0E">
          <w:rPr>
            <w:webHidden/>
          </w:rPr>
          <w:fldChar w:fldCharType="begin"/>
        </w:r>
        <w:r w:rsidR="00E02F0E">
          <w:rPr>
            <w:webHidden/>
          </w:rPr>
          <w:instrText xml:space="preserve"> PAGEREF _Toc40449641 \h </w:instrText>
        </w:r>
        <w:r w:rsidR="00E02F0E">
          <w:rPr>
            <w:webHidden/>
          </w:rPr>
        </w:r>
        <w:r w:rsidR="00E02F0E">
          <w:rPr>
            <w:webHidden/>
          </w:rPr>
          <w:fldChar w:fldCharType="separate"/>
        </w:r>
        <w:r w:rsidR="00AB1F2F">
          <w:rPr>
            <w:webHidden/>
          </w:rPr>
          <w:t>157</w:t>
        </w:r>
        <w:r w:rsidR="00E02F0E">
          <w:rPr>
            <w:webHidden/>
          </w:rPr>
          <w:fldChar w:fldCharType="end"/>
        </w:r>
      </w:hyperlink>
    </w:p>
    <w:p w14:paraId="56696B0B" w14:textId="77777777" w:rsidR="00E02F0E" w:rsidRDefault="007D3017" w:rsidP="00E02F0E">
      <w:pPr>
        <w:pStyle w:val="3d"/>
        <w:rPr>
          <w:rFonts w:asciiTheme="minorHAnsi" w:eastAsiaTheme="minorEastAsia" w:hAnsiTheme="minorHAnsi"/>
          <w:spacing w:val="0"/>
          <w:sz w:val="21"/>
          <w:szCs w:val="22"/>
        </w:rPr>
      </w:pPr>
      <w:hyperlink w:anchor="_Toc40449642" w:history="1">
        <w:r w:rsidR="00E02F0E" w:rsidRPr="00967EFA">
          <w:rPr>
            <w:rStyle w:val="ad"/>
            <w:rFonts w:eastAsia="Malgun Gothic"/>
          </w:rPr>
          <w:t>4.1.42</w:t>
        </w:r>
        <w:r w:rsidR="00E02F0E">
          <w:rPr>
            <w:rFonts w:asciiTheme="minorHAnsi" w:eastAsiaTheme="minorEastAsia" w:hAnsiTheme="minorHAnsi"/>
            <w:spacing w:val="0"/>
            <w:sz w:val="21"/>
            <w:szCs w:val="22"/>
          </w:rPr>
          <w:tab/>
        </w:r>
        <w:r w:rsidR="00E02F0E" w:rsidRPr="00967EFA">
          <w:rPr>
            <w:rStyle w:val="ad"/>
          </w:rPr>
          <w:t>IRE-10044</w:t>
        </w:r>
        <w:r w:rsidR="00E02F0E">
          <w:rPr>
            <w:webHidden/>
          </w:rPr>
          <w:tab/>
        </w:r>
        <w:r w:rsidR="00E02F0E">
          <w:rPr>
            <w:webHidden/>
          </w:rPr>
          <w:fldChar w:fldCharType="begin"/>
        </w:r>
        <w:r w:rsidR="00E02F0E">
          <w:rPr>
            <w:webHidden/>
          </w:rPr>
          <w:instrText xml:space="preserve"> PAGEREF _Toc40449642 \h </w:instrText>
        </w:r>
        <w:r w:rsidR="00E02F0E">
          <w:rPr>
            <w:webHidden/>
          </w:rPr>
        </w:r>
        <w:r w:rsidR="00E02F0E">
          <w:rPr>
            <w:webHidden/>
          </w:rPr>
          <w:fldChar w:fldCharType="separate"/>
        </w:r>
        <w:r w:rsidR="00AB1F2F">
          <w:rPr>
            <w:webHidden/>
          </w:rPr>
          <w:t>158</w:t>
        </w:r>
        <w:r w:rsidR="00E02F0E">
          <w:rPr>
            <w:webHidden/>
          </w:rPr>
          <w:fldChar w:fldCharType="end"/>
        </w:r>
      </w:hyperlink>
    </w:p>
    <w:p w14:paraId="253C60C9" w14:textId="77777777" w:rsidR="00E02F0E" w:rsidRDefault="007D3017" w:rsidP="00E02F0E">
      <w:pPr>
        <w:pStyle w:val="3d"/>
        <w:rPr>
          <w:rFonts w:asciiTheme="minorHAnsi" w:eastAsiaTheme="minorEastAsia" w:hAnsiTheme="minorHAnsi"/>
          <w:spacing w:val="0"/>
          <w:sz w:val="21"/>
          <w:szCs w:val="22"/>
        </w:rPr>
      </w:pPr>
      <w:hyperlink w:anchor="_Toc40449643" w:history="1">
        <w:r w:rsidR="00E02F0E" w:rsidRPr="00967EFA">
          <w:rPr>
            <w:rStyle w:val="ad"/>
            <w:rFonts w:eastAsia="Malgun Gothic"/>
          </w:rPr>
          <w:t>4.1.43</w:t>
        </w:r>
        <w:r w:rsidR="00E02F0E">
          <w:rPr>
            <w:rFonts w:asciiTheme="minorHAnsi" w:eastAsiaTheme="minorEastAsia" w:hAnsiTheme="minorHAnsi"/>
            <w:spacing w:val="0"/>
            <w:sz w:val="21"/>
            <w:szCs w:val="22"/>
          </w:rPr>
          <w:tab/>
        </w:r>
        <w:r w:rsidR="00E02F0E" w:rsidRPr="00967EFA">
          <w:rPr>
            <w:rStyle w:val="ad"/>
          </w:rPr>
          <w:t>IRE-10045</w:t>
        </w:r>
        <w:r w:rsidR="00E02F0E">
          <w:rPr>
            <w:webHidden/>
          </w:rPr>
          <w:tab/>
        </w:r>
        <w:r w:rsidR="00E02F0E">
          <w:rPr>
            <w:webHidden/>
          </w:rPr>
          <w:fldChar w:fldCharType="begin"/>
        </w:r>
        <w:r w:rsidR="00E02F0E">
          <w:rPr>
            <w:webHidden/>
          </w:rPr>
          <w:instrText xml:space="preserve"> PAGEREF _Toc40449643 \h </w:instrText>
        </w:r>
        <w:r w:rsidR="00E02F0E">
          <w:rPr>
            <w:webHidden/>
          </w:rPr>
        </w:r>
        <w:r w:rsidR="00E02F0E">
          <w:rPr>
            <w:webHidden/>
          </w:rPr>
          <w:fldChar w:fldCharType="separate"/>
        </w:r>
        <w:r w:rsidR="00AB1F2F">
          <w:rPr>
            <w:webHidden/>
          </w:rPr>
          <w:t>158</w:t>
        </w:r>
        <w:r w:rsidR="00E02F0E">
          <w:rPr>
            <w:webHidden/>
          </w:rPr>
          <w:fldChar w:fldCharType="end"/>
        </w:r>
      </w:hyperlink>
    </w:p>
    <w:p w14:paraId="1859C60E" w14:textId="77777777" w:rsidR="00E02F0E" w:rsidRDefault="007D3017" w:rsidP="00E02F0E">
      <w:pPr>
        <w:pStyle w:val="3d"/>
        <w:rPr>
          <w:rFonts w:asciiTheme="minorHAnsi" w:eastAsiaTheme="minorEastAsia" w:hAnsiTheme="minorHAnsi"/>
          <w:spacing w:val="0"/>
          <w:sz w:val="21"/>
          <w:szCs w:val="22"/>
        </w:rPr>
      </w:pPr>
      <w:hyperlink w:anchor="_Toc40449644" w:history="1">
        <w:r w:rsidR="00E02F0E" w:rsidRPr="00967EFA">
          <w:rPr>
            <w:rStyle w:val="ad"/>
            <w:rFonts w:eastAsia="Malgun Gothic"/>
          </w:rPr>
          <w:t>4.1.44</w:t>
        </w:r>
        <w:r w:rsidR="00E02F0E">
          <w:rPr>
            <w:rFonts w:asciiTheme="minorHAnsi" w:eastAsiaTheme="minorEastAsia" w:hAnsiTheme="minorHAnsi"/>
            <w:spacing w:val="0"/>
            <w:sz w:val="21"/>
            <w:szCs w:val="22"/>
          </w:rPr>
          <w:tab/>
        </w:r>
        <w:r w:rsidR="00E02F0E" w:rsidRPr="00967EFA">
          <w:rPr>
            <w:rStyle w:val="ad"/>
          </w:rPr>
          <w:t>IRE-10046</w:t>
        </w:r>
        <w:r w:rsidR="00E02F0E">
          <w:rPr>
            <w:webHidden/>
          </w:rPr>
          <w:tab/>
        </w:r>
        <w:r w:rsidR="00E02F0E">
          <w:rPr>
            <w:webHidden/>
          </w:rPr>
          <w:fldChar w:fldCharType="begin"/>
        </w:r>
        <w:r w:rsidR="00E02F0E">
          <w:rPr>
            <w:webHidden/>
          </w:rPr>
          <w:instrText xml:space="preserve"> PAGEREF _Toc40449644 \h </w:instrText>
        </w:r>
        <w:r w:rsidR="00E02F0E">
          <w:rPr>
            <w:webHidden/>
          </w:rPr>
        </w:r>
        <w:r w:rsidR="00E02F0E">
          <w:rPr>
            <w:webHidden/>
          </w:rPr>
          <w:fldChar w:fldCharType="separate"/>
        </w:r>
        <w:r w:rsidR="00AB1F2F">
          <w:rPr>
            <w:webHidden/>
          </w:rPr>
          <w:t>158</w:t>
        </w:r>
        <w:r w:rsidR="00E02F0E">
          <w:rPr>
            <w:webHidden/>
          </w:rPr>
          <w:fldChar w:fldCharType="end"/>
        </w:r>
      </w:hyperlink>
    </w:p>
    <w:p w14:paraId="470FC20E" w14:textId="77777777" w:rsidR="00E02F0E" w:rsidRDefault="007D3017" w:rsidP="00E02F0E">
      <w:pPr>
        <w:pStyle w:val="3d"/>
        <w:rPr>
          <w:rFonts w:asciiTheme="minorHAnsi" w:eastAsiaTheme="minorEastAsia" w:hAnsiTheme="minorHAnsi"/>
          <w:spacing w:val="0"/>
          <w:sz w:val="21"/>
          <w:szCs w:val="22"/>
        </w:rPr>
      </w:pPr>
      <w:hyperlink w:anchor="_Toc40449645" w:history="1">
        <w:r w:rsidR="00E02F0E" w:rsidRPr="00967EFA">
          <w:rPr>
            <w:rStyle w:val="ad"/>
            <w:rFonts w:eastAsia="Malgun Gothic"/>
          </w:rPr>
          <w:t>4.1.45</w:t>
        </w:r>
        <w:r w:rsidR="00E02F0E">
          <w:rPr>
            <w:rFonts w:asciiTheme="minorHAnsi" w:eastAsiaTheme="minorEastAsia" w:hAnsiTheme="minorHAnsi"/>
            <w:spacing w:val="0"/>
            <w:sz w:val="21"/>
            <w:szCs w:val="22"/>
          </w:rPr>
          <w:tab/>
        </w:r>
        <w:r w:rsidR="00E02F0E" w:rsidRPr="00967EFA">
          <w:rPr>
            <w:rStyle w:val="ad"/>
          </w:rPr>
          <w:t>IRE-10047</w:t>
        </w:r>
        <w:r w:rsidR="00E02F0E">
          <w:rPr>
            <w:webHidden/>
          </w:rPr>
          <w:tab/>
        </w:r>
        <w:r w:rsidR="00E02F0E">
          <w:rPr>
            <w:webHidden/>
          </w:rPr>
          <w:fldChar w:fldCharType="begin"/>
        </w:r>
        <w:r w:rsidR="00E02F0E">
          <w:rPr>
            <w:webHidden/>
          </w:rPr>
          <w:instrText xml:space="preserve"> PAGEREF _Toc40449645 \h </w:instrText>
        </w:r>
        <w:r w:rsidR="00E02F0E">
          <w:rPr>
            <w:webHidden/>
          </w:rPr>
        </w:r>
        <w:r w:rsidR="00E02F0E">
          <w:rPr>
            <w:webHidden/>
          </w:rPr>
          <w:fldChar w:fldCharType="separate"/>
        </w:r>
        <w:r w:rsidR="00AB1F2F">
          <w:rPr>
            <w:webHidden/>
          </w:rPr>
          <w:t>159</w:t>
        </w:r>
        <w:r w:rsidR="00E02F0E">
          <w:rPr>
            <w:webHidden/>
          </w:rPr>
          <w:fldChar w:fldCharType="end"/>
        </w:r>
      </w:hyperlink>
    </w:p>
    <w:p w14:paraId="42946B0D" w14:textId="77777777" w:rsidR="00E02F0E" w:rsidRDefault="007D3017" w:rsidP="00E02F0E">
      <w:pPr>
        <w:pStyle w:val="3d"/>
        <w:rPr>
          <w:rFonts w:asciiTheme="minorHAnsi" w:eastAsiaTheme="minorEastAsia" w:hAnsiTheme="minorHAnsi"/>
          <w:spacing w:val="0"/>
          <w:sz w:val="21"/>
          <w:szCs w:val="22"/>
        </w:rPr>
      </w:pPr>
      <w:hyperlink w:anchor="_Toc40449646" w:history="1">
        <w:r w:rsidR="00E02F0E" w:rsidRPr="00967EFA">
          <w:rPr>
            <w:rStyle w:val="ad"/>
            <w:rFonts w:eastAsia="Malgun Gothic"/>
          </w:rPr>
          <w:t>4.1.46</w:t>
        </w:r>
        <w:r w:rsidR="00E02F0E">
          <w:rPr>
            <w:rFonts w:asciiTheme="minorHAnsi" w:eastAsiaTheme="minorEastAsia" w:hAnsiTheme="minorHAnsi"/>
            <w:spacing w:val="0"/>
            <w:sz w:val="21"/>
            <w:szCs w:val="22"/>
          </w:rPr>
          <w:tab/>
        </w:r>
        <w:r w:rsidR="00E02F0E" w:rsidRPr="00967EFA">
          <w:rPr>
            <w:rStyle w:val="ad"/>
          </w:rPr>
          <w:t>IRE-10048</w:t>
        </w:r>
        <w:r w:rsidR="00E02F0E">
          <w:rPr>
            <w:webHidden/>
          </w:rPr>
          <w:tab/>
        </w:r>
        <w:r w:rsidR="00E02F0E">
          <w:rPr>
            <w:webHidden/>
          </w:rPr>
          <w:fldChar w:fldCharType="begin"/>
        </w:r>
        <w:r w:rsidR="00E02F0E">
          <w:rPr>
            <w:webHidden/>
          </w:rPr>
          <w:instrText xml:space="preserve"> PAGEREF _Toc40449646 \h </w:instrText>
        </w:r>
        <w:r w:rsidR="00E02F0E">
          <w:rPr>
            <w:webHidden/>
          </w:rPr>
        </w:r>
        <w:r w:rsidR="00E02F0E">
          <w:rPr>
            <w:webHidden/>
          </w:rPr>
          <w:fldChar w:fldCharType="separate"/>
        </w:r>
        <w:r w:rsidR="00AB1F2F">
          <w:rPr>
            <w:webHidden/>
          </w:rPr>
          <w:t>159</w:t>
        </w:r>
        <w:r w:rsidR="00E02F0E">
          <w:rPr>
            <w:webHidden/>
          </w:rPr>
          <w:fldChar w:fldCharType="end"/>
        </w:r>
      </w:hyperlink>
    </w:p>
    <w:p w14:paraId="52DBB500" w14:textId="77777777" w:rsidR="00E02F0E" w:rsidRDefault="007D3017" w:rsidP="00E02F0E">
      <w:pPr>
        <w:pStyle w:val="3d"/>
        <w:rPr>
          <w:rFonts w:asciiTheme="minorHAnsi" w:eastAsiaTheme="minorEastAsia" w:hAnsiTheme="minorHAnsi"/>
          <w:spacing w:val="0"/>
          <w:sz w:val="21"/>
          <w:szCs w:val="22"/>
        </w:rPr>
      </w:pPr>
      <w:hyperlink w:anchor="_Toc40449647" w:history="1">
        <w:r w:rsidR="00E02F0E" w:rsidRPr="00967EFA">
          <w:rPr>
            <w:rStyle w:val="ad"/>
            <w:rFonts w:eastAsia="Malgun Gothic"/>
          </w:rPr>
          <w:t>4.1.47</w:t>
        </w:r>
        <w:r w:rsidR="00E02F0E">
          <w:rPr>
            <w:rFonts w:asciiTheme="minorHAnsi" w:eastAsiaTheme="minorEastAsia" w:hAnsiTheme="minorHAnsi"/>
            <w:spacing w:val="0"/>
            <w:sz w:val="21"/>
            <w:szCs w:val="22"/>
          </w:rPr>
          <w:tab/>
        </w:r>
        <w:r w:rsidR="00E02F0E" w:rsidRPr="00967EFA">
          <w:rPr>
            <w:rStyle w:val="ad"/>
          </w:rPr>
          <w:t>IRE-10049</w:t>
        </w:r>
        <w:r w:rsidR="00E02F0E">
          <w:rPr>
            <w:webHidden/>
          </w:rPr>
          <w:tab/>
        </w:r>
        <w:r w:rsidR="00E02F0E">
          <w:rPr>
            <w:webHidden/>
          </w:rPr>
          <w:fldChar w:fldCharType="begin"/>
        </w:r>
        <w:r w:rsidR="00E02F0E">
          <w:rPr>
            <w:webHidden/>
          </w:rPr>
          <w:instrText xml:space="preserve"> PAGEREF _Toc40449647 \h </w:instrText>
        </w:r>
        <w:r w:rsidR="00E02F0E">
          <w:rPr>
            <w:webHidden/>
          </w:rPr>
        </w:r>
        <w:r w:rsidR="00E02F0E">
          <w:rPr>
            <w:webHidden/>
          </w:rPr>
          <w:fldChar w:fldCharType="separate"/>
        </w:r>
        <w:r w:rsidR="00AB1F2F">
          <w:rPr>
            <w:webHidden/>
          </w:rPr>
          <w:t>159</w:t>
        </w:r>
        <w:r w:rsidR="00E02F0E">
          <w:rPr>
            <w:webHidden/>
          </w:rPr>
          <w:fldChar w:fldCharType="end"/>
        </w:r>
      </w:hyperlink>
    </w:p>
    <w:p w14:paraId="51BBB4B0" w14:textId="77777777" w:rsidR="00E02F0E" w:rsidRDefault="007D3017" w:rsidP="00E02F0E">
      <w:pPr>
        <w:pStyle w:val="3d"/>
        <w:rPr>
          <w:rFonts w:asciiTheme="minorHAnsi" w:eastAsiaTheme="minorEastAsia" w:hAnsiTheme="minorHAnsi"/>
          <w:spacing w:val="0"/>
          <w:sz w:val="21"/>
          <w:szCs w:val="22"/>
        </w:rPr>
      </w:pPr>
      <w:hyperlink w:anchor="_Toc40449648" w:history="1">
        <w:r w:rsidR="00E02F0E" w:rsidRPr="00967EFA">
          <w:rPr>
            <w:rStyle w:val="ad"/>
            <w:rFonts w:eastAsia="Malgun Gothic"/>
          </w:rPr>
          <w:t>4.1.48</w:t>
        </w:r>
        <w:r w:rsidR="00E02F0E">
          <w:rPr>
            <w:rFonts w:asciiTheme="minorHAnsi" w:eastAsiaTheme="minorEastAsia" w:hAnsiTheme="minorHAnsi"/>
            <w:spacing w:val="0"/>
            <w:sz w:val="21"/>
            <w:szCs w:val="22"/>
          </w:rPr>
          <w:tab/>
        </w:r>
        <w:r w:rsidR="00E02F0E" w:rsidRPr="00967EFA">
          <w:rPr>
            <w:rStyle w:val="ad"/>
          </w:rPr>
          <w:t>IRE-10050</w:t>
        </w:r>
        <w:r w:rsidR="00E02F0E">
          <w:rPr>
            <w:webHidden/>
          </w:rPr>
          <w:tab/>
        </w:r>
        <w:r w:rsidR="00E02F0E">
          <w:rPr>
            <w:webHidden/>
          </w:rPr>
          <w:fldChar w:fldCharType="begin"/>
        </w:r>
        <w:r w:rsidR="00E02F0E">
          <w:rPr>
            <w:webHidden/>
          </w:rPr>
          <w:instrText xml:space="preserve"> PAGEREF _Toc40449648 \h </w:instrText>
        </w:r>
        <w:r w:rsidR="00E02F0E">
          <w:rPr>
            <w:webHidden/>
          </w:rPr>
        </w:r>
        <w:r w:rsidR="00E02F0E">
          <w:rPr>
            <w:webHidden/>
          </w:rPr>
          <w:fldChar w:fldCharType="separate"/>
        </w:r>
        <w:r w:rsidR="00AB1F2F">
          <w:rPr>
            <w:webHidden/>
          </w:rPr>
          <w:t>160</w:t>
        </w:r>
        <w:r w:rsidR="00E02F0E">
          <w:rPr>
            <w:webHidden/>
          </w:rPr>
          <w:fldChar w:fldCharType="end"/>
        </w:r>
      </w:hyperlink>
    </w:p>
    <w:p w14:paraId="290FAF29" w14:textId="77777777" w:rsidR="00E02F0E" w:rsidRDefault="007D3017" w:rsidP="00E02F0E">
      <w:pPr>
        <w:pStyle w:val="3d"/>
        <w:rPr>
          <w:rFonts w:asciiTheme="minorHAnsi" w:eastAsiaTheme="minorEastAsia" w:hAnsiTheme="minorHAnsi"/>
          <w:spacing w:val="0"/>
          <w:sz w:val="21"/>
          <w:szCs w:val="22"/>
        </w:rPr>
      </w:pPr>
      <w:hyperlink w:anchor="_Toc40449649" w:history="1">
        <w:r w:rsidR="00E02F0E" w:rsidRPr="00967EFA">
          <w:rPr>
            <w:rStyle w:val="ad"/>
            <w:rFonts w:eastAsia="Malgun Gothic"/>
          </w:rPr>
          <w:t>4.1.49</w:t>
        </w:r>
        <w:r w:rsidR="00E02F0E">
          <w:rPr>
            <w:rFonts w:asciiTheme="minorHAnsi" w:eastAsiaTheme="minorEastAsia" w:hAnsiTheme="minorHAnsi"/>
            <w:spacing w:val="0"/>
            <w:sz w:val="21"/>
            <w:szCs w:val="22"/>
          </w:rPr>
          <w:tab/>
        </w:r>
        <w:r w:rsidR="00E02F0E" w:rsidRPr="00967EFA">
          <w:rPr>
            <w:rStyle w:val="ad"/>
          </w:rPr>
          <w:t>IRE-10051</w:t>
        </w:r>
        <w:r w:rsidR="00E02F0E">
          <w:rPr>
            <w:webHidden/>
          </w:rPr>
          <w:tab/>
        </w:r>
        <w:r w:rsidR="00E02F0E">
          <w:rPr>
            <w:webHidden/>
          </w:rPr>
          <w:fldChar w:fldCharType="begin"/>
        </w:r>
        <w:r w:rsidR="00E02F0E">
          <w:rPr>
            <w:webHidden/>
          </w:rPr>
          <w:instrText xml:space="preserve"> PAGEREF _Toc40449649 \h </w:instrText>
        </w:r>
        <w:r w:rsidR="00E02F0E">
          <w:rPr>
            <w:webHidden/>
          </w:rPr>
        </w:r>
        <w:r w:rsidR="00E02F0E">
          <w:rPr>
            <w:webHidden/>
          </w:rPr>
          <w:fldChar w:fldCharType="separate"/>
        </w:r>
        <w:r w:rsidR="00AB1F2F">
          <w:rPr>
            <w:webHidden/>
          </w:rPr>
          <w:t>160</w:t>
        </w:r>
        <w:r w:rsidR="00E02F0E">
          <w:rPr>
            <w:webHidden/>
          </w:rPr>
          <w:fldChar w:fldCharType="end"/>
        </w:r>
      </w:hyperlink>
    </w:p>
    <w:p w14:paraId="59BF8EF6" w14:textId="77777777" w:rsidR="00E02F0E" w:rsidRDefault="007D3017" w:rsidP="00E02F0E">
      <w:pPr>
        <w:pStyle w:val="3d"/>
        <w:rPr>
          <w:rFonts w:asciiTheme="minorHAnsi" w:eastAsiaTheme="minorEastAsia" w:hAnsiTheme="minorHAnsi"/>
          <w:spacing w:val="0"/>
          <w:sz w:val="21"/>
          <w:szCs w:val="22"/>
        </w:rPr>
      </w:pPr>
      <w:hyperlink w:anchor="_Toc40449650" w:history="1">
        <w:r w:rsidR="00E02F0E" w:rsidRPr="00967EFA">
          <w:rPr>
            <w:rStyle w:val="ad"/>
            <w:rFonts w:eastAsia="Malgun Gothic"/>
          </w:rPr>
          <w:t>4.1.50</w:t>
        </w:r>
        <w:r w:rsidR="00E02F0E">
          <w:rPr>
            <w:rFonts w:asciiTheme="minorHAnsi" w:eastAsiaTheme="minorEastAsia" w:hAnsiTheme="minorHAnsi"/>
            <w:spacing w:val="0"/>
            <w:sz w:val="21"/>
            <w:szCs w:val="22"/>
          </w:rPr>
          <w:tab/>
        </w:r>
        <w:r w:rsidR="00E02F0E" w:rsidRPr="00967EFA">
          <w:rPr>
            <w:rStyle w:val="ad"/>
          </w:rPr>
          <w:t>IRE-10052</w:t>
        </w:r>
        <w:r w:rsidR="00E02F0E">
          <w:rPr>
            <w:webHidden/>
          </w:rPr>
          <w:tab/>
        </w:r>
        <w:r w:rsidR="00E02F0E">
          <w:rPr>
            <w:webHidden/>
          </w:rPr>
          <w:fldChar w:fldCharType="begin"/>
        </w:r>
        <w:r w:rsidR="00E02F0E">
          <w:rPr>
            <w:webHidden/>
          </w:rPr>
          <w:instrText xml:space="preserve"> PAGEREF _Toc40449650 \h </w:instrText>
        </w:r>
        <w:r w:rsidR="00E02F0E">
          <w:rPr>
            <w:webHidden/>
          </w:rPr>
        </w:r>
        <w:r w:rsidR="00E02F0E">
          <w:rPr>
            <w:webHidden/>
          </w:rPr>
          <w:fldChar w:fldCharType="separate"/>
        </w:r>
        <w:r w:rsidR="00AB1F2F">
          <w:rPr>
            <w:webHidden/>
          </w:rPr>
          <w:t>160</w:t>
        </w:r>
        <w:r w:rsidR="00E02F0E">
          <w:rPr>
            <w:webHidden/>
          </w:rPr>
          <w:fldChar w:fldCharType="end"/>
        </w:r>
      </w:hyperlink>
    </w:p>
    <w:p w14:paraId="24DC4FC1" w14:textId="77777777" w:rsidR="00E02F0E" w:rsidRDefault="007D3017" w:rsidP="00E02F0E">
      <w:pPr>
        <w:pStyle w:val="3d"/>
        <w:rPr>
          <w:rFonts w:asciiTheme="minorHAnsi" w:eastAsiaTheme="minorEastAsia" w:hAnsiTheme="minorHAnsi"/>
          <w:spacing w:val="0"/>
          <w:sz w:val="21"/>
          <w:szCs w:val="22"/>
        </w:rPr>
      </w:pPr>
      <w:hyperlink w:anchor="_Toc40449651" w:history="1">
        <w:r w:rsidR="00E02F0E" w:rsidRPr="00967EFA">
          <w:rPr>
            <w:rStyle w:val="ad"/>
            <w:rFonts w:eastAsia="Malgun Gothic"/>
          </w:rPr>
          <w:t>4.1.51</w:t>
        </w:r>
        <w:r w:rsidR="00E02F0E">
          <w:rPr>
            <w:rFonts w:asciiTheme="minorHAnsi" w:eastAsiaTheme="minorEastAsia" w:hAnsiTheme="minorHAnsi"/>
            <w:spacing w:val="0"/>
            <w:sz w:val="21"/>
            <w:szCs w:val="22"/>
          </w:rPr>
          <w:tab/>
        </w:r>
        <w:r w:rsidR="00E02F0E" w:rsidRPr="00967EFA">
          <w:rPr>
            <w:rStyle w:val="ad"/>
          </w:rPr>
          <w:t>IRE-10500</w:t>
        </w:r>
        <w:r w:rsidR="00E02F0E">
          <w:rPr>
            <w:webHidden/>
          </w:rPr>
          <w:tab/>
        </w:r>
        <w:r w:rsidR="00E02F0E">
          <w:rPr>
            <w:webHidden/>
          </w:rPr>
          <w:fldChar w:fldCharType="begin"/>
        </w:r>
        <w:r w:rsidR="00E02F0E">
          <w:rPr>
            <w:webHidden/>
          </w:rPr>
          <w:instrText xml:space="preserve"> PAGEREF _Toc40449651 \h </w:instrText>
        </w:r>
        <w:r w:rsidR="00E02F0E">
          <w:rPr>
            <w:webHidden/>
          </w:rPr>
        </w:r>
        <w:r w:rsidR="00E02F0E">
          <w:rPr>
            <w:webHidden/>
          </w:rPr>
          <w:fldChar w:fldCharType="separate"/>
        </w:r>
        <w:r w:rsidR="00AB1F2F">
          <w:rPr>
            <w:webHidden/>
          </w:rPr>
          <w:t>161</w:t>
        </w:r>
        <w:r w:rsidR="00E02F0E">
          <w:rPr>
            <w:webHidden/>
          </w:rPr>
          <w:fldChar w:fldCharType="end"/>
        </w:r>
      </w:hyperlink>
    </w:p>
    <w:p w14:paraId="32EC7788" w14:textId="77777777" w:rsidR="00E02F0E" w:rsidRDefault="007D3017" w:rsidP="00E02F0E">
      <w:pPr>
        <w:pStyle w:val="3d"/>
        <w:rPr>
          <w:rFonts w:asciiTheme="minorHAnsi" w:eastAsiaTheme="minorEastAsia" w:hAnsiTheme="minorHAnsi"/>
          <w:spacing w:val="0"/>
          <w:sz w:val="21"/>
          <w:szCs w:val="22"/>
        </w:rPr>
      </w:pPr>
      <w:hyperlink w:anchor="_Toc40449652" w:history="1">
        <w:r w:rsidR="00E02F0E" w:rsidRPr="00967EFA">
          <w:rPr>
            <w:rStyle w:val="ad"/>
            <w:rFonts w:eastAsia="Malgun Gothic"/>
          </w:rPr>
          <w:t>4.1.52</w:t>
        </w:r>
        <w:r w:rsidR="00E02F0E">
          <w:rPr>
            <w:rFonts w:asciiTheme="minorHAnsi" w:eastAsiaTheme="minorEastAsia" w:hAnsiTheme="minorHAnsi"/>
            <w:spacing w:val="0"/>
            <w:sz w:val="21"/>
            <w:szCs w:val="22"/>
          </w:rPr>
          <w:tab/>
        </w:r>
        <w:r w:rsidR="00E02F0E" w:rsidRPr="00967EFA">
          <w:rPr>
            <w:rStyle w:val="ad"/>
          </w:rPr>
          <w:t>IRE-10501</w:t>
        </w:r>
        <w:r w:rsidR="00E02F0E">
          <w:rPr>
            <w:webHidden/>
          </w:rPr>
          <w:tab/>
        </w:r>
        <w:r w:rsidR="00E02F0E">
          <w:rPr>
            <w:webHidden/>
          </w:rPr>
          <w:fldChar w:fldCharType="begin"/>
        </w:r>
        <w:r w:rsidR="00E02F0E">
          <w:rPr>
            <w:webHidden/>
          </w:rPr>
          <w:instrText xml:space="preserve"> PAGEREF _Toc40449652 \h </w:instrText>
        </w:r>
        <w:r w:rsidR="00E02F0E">
          <w:rPr>
            <w:webHidden/>
          </w:rPr>
        </w:r>
        <w:r w:rsidR="00E02F0E">
          <w:rPr>
            <w:webHidden/>
          </w:rPr>
          <w:fldChar w:fldCharType="separate"/>
        </w:r>
        <w:r w:rsidR="00AB1F2F">
          <w:rPr>
            <w:webHidden/>
          </w:rPr>
          <w:t>161</w:t>
        </w:r>
        <w:r w:rsidR="00E02F0E">
          <w:rPr>
            <w:webHidden/>
          </w:rPr>
          <w:fldChar w:fldCharType="end"/>
        </w:r>
      </w:hyperlink>
    </w:p>
    <w:p w14:paraId="34B25CC5" w14:textId="77777777" w:rsidR="00E02F0E" w:rsidRDefault="007D3017" w:rsidP="00E02F0E">
      <w:pPr>
        <w:pStyle w:val="3d"/>
        <w:rPr>
          <w:rFonts w:asciiTheme="minorHAnsi" w:eastAsiaTheme="minorEastAsia" w:hAnsiTheme="minorHAnsi"/>
          <w:spacing w:val="0"/>
          <w:sz w:val="21"/>
          <w:szCs w:val="22"/>
        </w:rPr>
      </w:pPr>
      <w:hyperlink w:anchor="_Toc40449653" w:history="1">
        <w:r w:rsidR="00E02F0E" w:rsidRPr="00967EFA">
          <w:rPr>
            <w:rStyle w:val="ad"/>
            <w:rFonts w:eastAsia="Malgun Gothic"/>
          </w:rPr>
          <w:t>4.1.53</w:t>
        </w:r>
        <w:r w:rsidR="00E02F0E">
          <w:rPr>
            <w:rFonts w:asciiTheme="minorHAnsi" w:eastAsiaTheme="minorEastAsia" w:hAnsiTheme="minorHAnsi"/>
            <w:spacing w:val="0"/>
            <w:sz w:val="21"/>
            <w:szCs w:val="22"/>
          </w:rPr>
          <w:tab/>
        </w:r>
        <w:r w:rsidR="00E02F0E" w:rsidRPr="00967EFA">
          <w:rPr>
            <w:rStyle w:val="ad"/>
          </w:rPr>
          <w:t>IRE-10502</w:t>
        </w:r>
        <w:r w:rsidR="00E02F0E">
          <w:rPr>
            <w:webHidden/>
          </w:rPr>
          <w:tab/>
        </w:r>
        <w:r w:rsidR="00E02F0E">
          <w:rPr>
            <w:webHidden/>
          </w:rPr>
          <w:fldChar w:fldCharType="begin"/>
        </w:r>
        <w:r w:rsidR="00E02F0E">
          <w:rPr>
            <w:webHidden/>
          </w:rPr>
          <w:instrText xml:space="preserve"> PAGEREF _Toc40449653 \h </w:instrText>
        </w:r>
        <w:r w:rsidR="00E02F0E">
          <w:rPr>
            <w:webHidden/>
          </w:rPr>
        </w:r>
        <w:r w:rsidR="00E02F0E">
          <w:rPr>
            <w:webHidden/>
          </w:rPr>
          <w:fldChar w:fldCharType="separate"/>
        </w:r>
        <w:r w:rsidR="00AB1F2F">
          <w:rPr>
            <w:webHidden/>
          </w:rPr>
          <w:t>161</w:t>
        </w:r>
        <w:r w:rsidR="00E02F0E">
          <w:rPr>
            <w:webHidden/>
          </w:rPr>
          <w:fldChar w:fldCharType="end"/>
        </w:r>
      </w:hyperlink>
    </w:p>
    <w:p w14:paraId="399DCC88" w14:textId="77777777" w:rsidR="00E02F0E" w:rsidRDefault="007D3017" w:rsidP="00E02F0E">
      <w:pPr>
        <w:pStyle w:val="2f2"/>
        <w:rPr>
          <w:rFonts w:asciiTheme="minorHAnsi" w:eastAsiaTheme="minorEastAsia" w:hAnsiTheme="minorHAnsi"/>
          <w:b w:val="0"/>
          <w:spacing w:val="0"/>
          <w:sz w:val="21"/>
          <w:szCs w:val="22"/>
        </w:rPr>
      </w:pPr>
      <w:hyperlink w:anchor="_Toc40449654" w:history="1">
        <w:r w:rsidR="00E02F0E" w:rsidRPr="00967EFA">
          <w:rPr>
            <w:rStyle w:val="ad"/>
            <w:rFonts w:eastAsia="Malgun Gothic"/>
          </w:rPr>
          <w:t>4.2</w:t>
        </w:r>
        <w:r w:rsidR="00E02F0E">
          <w:rPr>
            <w:rFonts w:asciiTheme="minorHAnsi" w:eastAsiaTheme="minorEastAsia" w:hAnsiTheme="minorHAnsi"/>
            <w:b w:val="0"/>
            <w:spacing w:val="0"/>
            <w:sz w:val="21"/>
            <w:szCs w:val="22"/>
          </w:rPr>
          <w:tab/>
        </w:r>
        <w:r w:rsidR="00E02F0E" w:rsidRPr="00967EFA">
          <w:rPr>
            <w:rStyle w:val="ad"/>
          </w:rPr>
          <w:t>IRE-11XXX</w:t>
        </w:r>
        <w:r w:rsidR="00E02F0E">
          <w:rPr>
            <w:webHidden/>
          </w:rPr>
          <w:tab/>
        </w:r>
        <w:r w:rsidR="00E02F0E">
          <w:rPr>
            <w:webHidden/>
          </w:rPr>
          <w:fldChar w:fldCharType="begin"/>
        </w:r>
        <w:r w:rsidR="00E02F0E">
          <w:rPr>
            <w:webHidden/>
          </w:rPr>
          <w:instrText xml:space="preserve"> PAGEREF _Toc40449654 \h </w:instrText>
        </w:r>
        <w:r w:rsidR="00E02F0E">
          <w:rPr>
            <w:webHidden/>
          </w:rPr>
        </w:r>
        <w:r w:rsidR="00E02F0E">
          <w:rPr>
            <w:webHidden/>
          </w:rPr>
          <w:fldChar w:fldCharType="separate"/>
        </w:r>
        <w:r w:rsidR="00AB1F2F">
          <w:rPr>
            <w:webHidden/>
          </w:rPr>
          <w:t>161</w:t>
        </w:r>
        <w:r w:rsidR="00E02F0E">
          <w:rPr>
            <w:webHidden/>
          </w:rPr>
          <w:fldChar w:fldCharType="end"/>
        </w:r>
      </w:hyperlink>
    </w:p>
    <w:p w14:paraId="75BC4483" w14:textId="77777777" w:rsidR="00E02F0E" w:rsidRDefault="007D3017" w:rsidP="00E02F0E">
      <w:pPr>
        <w:pStyle w:val="3d"/>
        <w:rPr>
          <w:rFonts w:asciiTheme="minorHAnsi" w:eastAsiaTheme="minorEastAsia" w:hAnsiTheme="minorHAnsi"/>
          <w:spacing w:val="0"/>
          <w:sz w:val="21"/>
          <w:szCs w:val="22"/>
        </w:rPr>
      </w:pPr>
      <w:hyperlink w:anchor="_Toc40449655" w:history="1">
        <w:r w:rsidR="00E02F0E" w:rsidRPr="00967EFA">
          <w:rPr>
            <w:rStyle w:val="ad"/>
            <w:rFonts w:eastAsia="Malgun Gothic"/>
          </w:rPr>
          <w:t>4.2.1</w:t>
        </w:r>
        <w:r w:rsidR="00E02F0E">
          <w:rPr>
            <w:rFonts w:asciiTheme="minorHAnsi" w:eastAsiaTheme="minorEastAsia" w:hAnsiTheme="minorHAnsi"/>
            <w:spacing w:val="0"/>
            <w:sz w:val="21"/>
            <w:szCs w:val="22"/>
          </w:rPr>
          <w:tab/>
        </w:r>
        <w:r w:rsidR="00E02F0E" w:rsidRPr="00967EFA">
          <w:rPr>
            <w:rStyle w:val="ad"/>
          </w:rPr>
          <w:t>IRE-11000</w:t>
        </w:r>
        <w:r w:rsidR="00E02F0E">
          <w:rPr>
            <w:webHidden/>
          </w:rPr>
          <w:tab/>
        </w:r>
        <w:r w:rsidR="00E02F0E">
          <w:rPr>
            <w:webHidden/>
          </w:rPr>
          <w:fldChar w:fldCharType="begin"/>
        </w:r>
        <w:r w:rsidR="00E02F0E">
          <w:rPr>
            <w:webHidden/>
          </w:rPr>
          <w:instrText xml:space="preserve"> PAGEREF _Toc40449655 \h </w:instrText>
        </w:r>
        <w:r w:rsidR="00E02F0E">
          <w:rPr>
            <w:webHidden/>
          </w:rPr>
        </w:r>
        <w:r w:rsidR="00E02F0E">
          <w:rPr>
            <w:webHidden/>
          </w:rPr>
          <w:fldChar w:fldCharType="separate"/>
        </w:r>
        <w:r w:rsidR="00AB1F2F">
          <w:rPr>
            <w:webHidden/>
          </w:rPr>
          <w:t>162</w:t>
        </w:r>
        <w:r w:rsidR="00E02F0E">
          <w:rPr>
            <w:webHidden/>
          </w:rPr>
          <w:fldChar w:fldCharType="end"/>
        </w:r>
      </w:hyperlink>
    </w:p>
    <w:p w14:paraId="529D3DE4" w14:textId="77777777" w:rsidR="00E02F0E" w:rsidRDefault="007D3017" w:rsidP="00E02F0E">
      <w:pPr>
        <w:pStyle w:val="3d"/>
        <w:rPr>
          <w:rFonts w:asciiTheme="minorHAnsi" w:eastAsiaTheme="minorEastAsia" w:hAnsiTheme="minorHAnsi"/>
          <w:spacing w:val="0"/>
          <w:sz w:val="21"/>
          <w:szCs w:val="22"/>
        </w:rPr>
      </w:pPr>
      <w:hyperlink w:anchor="_Toc40449656" w:history="1">
        <w:r w:rsidR="00E02F0E" w:rsidRPr="00967EFA">
          <w:rPr>
            <w:rStyle w:val="ad"/>
            <w:rFonts w:eastAsia="Malgun Gothic"/>
          </w:rPr>
          <w:t>4.2.2</w:t>
        </w:r>
        <w:r w:rsidR="00E02F0E">
          <w:rPr>
            <w:rFonts w:asciiTheme="minorHAnsi" w:eastAsiaTheme="minorEastAsia" w:hAnsiTheme="minorHAnsi"/>
            <w:spacing w:val="0"/>
            <w:sz w:val="21"/>
            <w:szCs w:val="22"/>
          </w:rPr>
          <w:tab/>
        </w:r>
        <w:r w:rsidR="00E02F0E" w:rsidRPr="00967EFA">
          <w:rPr>
            <w:rStyle w:val="ad"/>
          </w:rPr>
          <w:t>IRE-11001</w:t>
        </w:r>
        <w:r w:rsidR="00E02F0E">
          <w:rPr>
            <w:webHidden/>
          </w:rPr>
          <w:tab/>
        </w:r>
        <w:r w:rsidR="00E02F0E">
          <w:rPr>
            <w:webHidden/>
          </w:rPr>
          <w:fldChar w:fldCharType="begin"/>
        </w:r>
        <w:r w:rsidR="00E02F0E">
          <w:rPr>
            <w:webHidden/>
          </w:rPr>
          <w:instrText xml:space="preserve"> PAGEREF _Toc40449656 \h </w:instrText>
        </w:r>
        <w:r w:rsidR="00E02F0E">
          <w:rPr>
            <w:webHidden/>
          </w:rPr>
        </w:r>
        <w:r w:rsidR="00E02F0E">
          <w:rPr>
            <w:webHidden/>
          </w:rPr>
          <w:fldChar w:fldCharType="separate"/>
        </w:r>
        <w:r w:rsidR="00AB1F2F">
          <w:rPr>
            <w:webHidden/>
          </w:rPr>
          <w:t>162</w:t>
        </w:r>
        <w:r w:rsidR="00E02F0E">
          <w:rPr>
            <w:webHidden/>
          </w:rPr>
          <w:fldChar w:fldCharType="end"/>
        </w:r>
      </w:hyperlink>
    </w:p>
    <w:p w14:paraId="755C27AC" w14:textId="77777777" w:rsidR="00E02F0E" w:rsidRDefault="007D3017" w:rsidP="00E02F0E">
      <w:pPr>
        <w:pStyle w:val="3d"/>
        <w:rPr>
          <w:rFonts w:asciiTheme="minorHAnsi" w:eastAsiaTheme="minorEastAsia" w:hAnsiTheme="minorHAnsi"/>
          <w:spacing w:val="0"/>
          <w:sz w:val="21"/>
          <w:szCs w:val="22"/>
        </w:rPr>
      </w:pPr>
      <w:hyperlink w:anchor="_Toc40449657" w:history="1">
        <w:r w:rsidR="00E02F0E" w:rsidRPr="00967EFA">
          <w:rPr>
            <w:rStyle w:val="ad"/>
            <w:rFonts w:eastAsia="Malgun Gothic"/>
          </w:rPr>
          <w:t>4.2.3</w:t>
        </w:r>
        <w:r w:rsidR="00E02F0E">
          <w:rPr>
            <w:rFonts w:asciiTheme="minorHAnsi" w:eastAsiaTheme="minorEastAsia" w:hAnsiTheme="minorHAnsi"/>
            <w:spacing w:val="0"/>
            <w:sz w:val="21"/>
            <w:szCs w:val="22"/>
          </w:rPr>
          <w:tab/>
        </w:r>
        <w:r w:rsidR="00E02F0E" w:rsidRPr="00967EFA">
          <w:rPr>
            <w:rStyle w:val="ad"/>
          </w:rPr>
          <w:t>IRE-11002</w:t>
        </w:r>
        <w:r w:rsidR="00E02F0E">
          <w:rPr>
            <w:webHidden/>
          </w:rPr>
          <w:tab/>
        </w:r>
        <w:r w:rsidR="00E02F0E">
          <w:rPr>
            <w:webHidden/>
          </w:rPr>
          <w:fldChar w:fldCharType="begin"/>
        </w:r>
        <w:r w:rsidR="00E02F0E">
          <w:rPr>
            <w:webHidden/>
          </w:rPr>
          <w:instrText xml:space="preserve"> PAGEREF _Toc40449657 \h </w:instrText>
        </w:r>
        <w:r w:rsidR="00E02F0E">
          <w:rPr>
            <w:webHidden/>
          </w:rPr>
        </w:r>
        <w:r w:rsidR="00E02F0E">
          <w:rPr>
            <w:webHidden/>
          </w:rPr>
          <w:fldChar w:fldCharType="separate"/>
        </w:r>
        <w:r w:rsidR="00AB1F2F">
          <w:rPr>
            <w:webHidden/>
          </w:rPr>
          <w:t>162</w:t>
        </w:r>
        <w:r w:rsidR="00E02F0E">
          <w:rPr>
            <w:webHidden/>
          </w:rPr>
          <w:fldChar w:fldCharType="end"/>
        </w:r>
      </w:hyperlink>
    </w:p>
    <w:p w14:paraId="6B6AD523" w14:textId="77777777" w:rsidR="00E02F0E" w:rsidRDefault="007D3017" w:rsidP="00E02F0E">
      <w:pPr>
        <w:pStyle w:val="3d"/>
        <w:rPr>
          <w:rFonts w:asciiTheme="minorHAnsi" w:eastAsiaTheme="minorEastAsia" w:hAnsiTheme="minorHAnsi"/>
          <w:spacing w:val="0"/>
          <w:sz w:val="21"/>
          <w:szCs w:val="22"/>
        </w:rPr>
      </w:pPr>
      <w:hyperlink w:anchor="_Toc40449658" w:history="1">
        <w:r w:rsidR="00E02F0E" w:rsidRPr="00967EFA">
          <w:rPr>
            <w:rStyle w:val="ad"/>
            <w:rFonts w:eastAsia="Malgun Gothic"/>
          </w:rPr>
          <w:t>4.2.4</w:t>
        </w:r>
        <w:r w:rsidR="00E02F0E">
          <w:rPr>
            <w:rFonts w:asciiTheme="minorHAnsi" w:eastAsiaTheme="minorEastAsia" w:hAnsiTheme="minorHAnsi"/>
            <w:spacing w:val="0"/>
            <w:sz w:val="21"/>
            <w:szCs w:val="22"/>
          </w:rPr>
          <w:tab/>
        </w:r>
        <w:r w:rsidR="00E02F0E" w:rsidRPr="00967EFA">
          <w:rPr>
            <w:rStyle w:val="ad"/>
          </w:rPr>
          <w:t>IRE-11003</w:t>
        </w:r>
        <w:r w:rsidR="00E02F0E">
          <w:rPr>
            <w:webHidden/>
          </w:rPr>
          <w:tab/>
        </w:r>
        <w:r w:rsidR="00E02F0E">
          <w:rPr>
            <w:webHidden/>
          </w:rPr>
          <w:fldChar w:fldCharType="begin"/>
        </w:r>
        <w:r w:rsidR="00E02F0E">
          <w:rPr>
            <w:webHidden/>
          </w:rPr>
          <w:instrText xml:space="preserve"> PAGEREF _Toc40449658 \h </w:instrText>
        </w:r>
        <w:r w:rsidR="00E02F0E">
          <w:rPr>
            <w:webHidden/>
          </w:rPr>
        </w:r>
        <w:r w:rsidR="00E02F0E">
          <w:rPr>
            <w:webHidden/>
          </w:rPr>
          <w:fldChar w:fldCharType="separate"/>
        </w:r>
        <w:r w:rsidR="00AB1F2F">
          <w:rPr>
            <w:webHidden/>
          </w:rPr>
          <w:t>163</w:t>
        </w:r>
        <w:r w:rsidR="00E02F0E">
          <w:rPr>
            <w:webHidden/>
          </w:rPr>
          <w:fldChar w:fldCharType="end"/>
        </w:r>
      </w:hyperlink>
    </w:p>
    <w:p w14:paraId="7C7F8FE1" w14:textId="77777777" w:rsidR="00E02F0E" w:rsidRDefault="007D3017" w:rsidP="00E02F0E">
      <w:pPr>
        <w:pStyle w:val="3d"/>
        <w:rPr>
          <w:rFonts w:asciiTheme="minorHAnsi" w:eastAsiaTheme="minorEastAsia" w:hAnsiTheme="minorHAnsi"/>
          <w:spacing w:val="0"/>
          <w:sz w:val="21"/>
          <w:szCs w:val="22"/>
        </w:rPr>
      </w:pPr>
      <w:hyperlink w:anchor="_Toc40449659" w:history="1">
        <w:r w:rsidR="00E02F0E" w:rsidRPr="00967EFA">
          <w:rPr>
            <w:rStyle w:val="ad"/>
            <w:rFonts w:eastAsia="Malgun Gothic"/>
          </w:rPr>
          <w:t>4.2.5</w:t>
        </w:r>
        <w:r w:rsidR="00E02F0E">
          <w:rPr>
            <w:rFonts w:asciiTheme="minorHAnsi" w:eastAsiaTheme="minorEastAsia" w:hAnsiTheme="minorHAnsi"/>
            <w:spacing w:val="0"/>
            <w:sz w:val="21"/>
            <w:szCs w:val="22"/>
          </w:rPr>
          <w:tab/>
        </w:r>
        <w:r w:rsidR="00E02F0E" w:rsidRPr="00967EFA">
          <w:rPr>
            <w:rStyle w:val="ad"/>
          </w:rPr>
          <w:t>IRE-11004</w:t>
        </w:r>
        <w:r w:rsidR="00E02F0E">
          <w:rPr>
            <w:webHidden/>
          </w:rPr>
          <w:tab/>
        </w:r>
        <w:r w:rsidR="00E02F0E">
          <w:rPr>
            <w:webHidden/>
          </w:rPr>
          <w:fldChar w:fldCharType="begin"/>
        </w:r>
        <w:r w:rsidR="00E02F0E">
          <w:rPr>
            <w:webHidden/>
          </w:rPr>
          <w:instrText xml:space="preserve"> PAGEREF _Toc40449659 \h </w:instrText>
        </w:r>
        <w:r w:rsidR="00E02F0E">
          <w:rPr>
            <w:webHidden/>
          </w:rPr>
        </w:r>
        <w:r w:rsidR="00E02F0E">
          <w:rPr>
            <w:webHidden/>
          </w:rPr>
          <w:fldChar w:fldCharType="separate"/>
        </w:r>
        <w:r w:rsidR="00AB1F2F">
          <w:rPr>
            <w:webHidden/>
          </w:rPr>
          <w:t>163</w:t>
        </w:r>
        <w:r w:rsidR="00E02F0E">
          <w:rPr>
            <w:webHidden/>
          </w:rPr>
          <w:fldChar w:fldCharType="end"/>
        </w:r>
      </w:hyperlink>
    </w:p>
    <w:p w14:paraId="44BFA7CB" w14:textId="77777777" w:rsidR="00E02F0E" w:rsidRDefault="007D3017" w:rsidP="00E02F0E">
      <w:pPr>
        <w:pStyle w:val="2f2"/>
        <w:rPr>
          <w:rFonts w:asciiTheme="minorHAnsi" w:eastAsiaTheme="minorEastAsia" w:hAnsiTheme="minorHAnsi"/>
          <w:b w:val="0"/>
          <w:spacing w:val="0"/>
          <w:sz w:val="21"/>
          <w:szCs w:val="22"/>
        </w:rPr>
      </w:pPr>
      <w:hyperlink w:anchor="_Toc40449660" w:history="1">
        <w:r w:rsidR="00E02F0E" w:rsidRPr="00967EFA">
          <w:rPr>
            <w:rStyle w:val="ad"/>
            <w:rFonts w:eastAsia="Malgun Gothic"/>
          </w:rPr>
          <w:t>4.3</w:t>
        </w:r>
        <w:r w:rsidR="00E02F0E">
          <w:rPr>
            <w:rFonts w:asciiTheme="minorHAnsi" w:eastAsiaTheme="minorEastAsia" w:hAnsiTheme="minorHAnsi"/>
            <w:b w:val="0"/>
            <w:spacing w:val="0"/>
            <w:sz w:val="21"/>
            <w:szCs w:val="22"/>
          </w:rPr>
          <w:tab/>
        </w:r>
        <w:r w:rsidR="00E02F0E" w:rsidRPr="00967EFA">
          <w:rPr>
            <w:rStyle w:val="ad"/>
          </w:rPr>
          <w:t>IRE-12XXX</w:t>
        </w:r>
        <w:r w:rsidR="00E02F0E">
          <w:rPr>
            <w:webHidden/>
          </w:rPr>
          <w:tab/>
        </w:r>
        <w:r w:rsidR="00E02F0E">
          <w:rPr>
            <w:webHidden/>
          </w:rPr>
          <w:fldChar w:fldCharType="begin"/>
        </w:r>
        <w:r w:rsidR="00E02F0E">
          <w:rPr>
            <w:webHidden/>
          </w:rPr>
          <w:instrText xml:space="preserve"> PAGEREF _Toc40449660 \h </w:instrText>
        </w:r>
        <w:r w:rsidR="00E02F0E">
          <w:rPr>
            <w:webHidden/>
          </w:rPr>
        </w:r>
        <w:r w:rsidR="00E02F0E">
          <w:rPr>
            <w:webHidden/>
          </w:rPr>
          <w:fldChar w:fldCharType="separate"/>
        </w:r>
        <w:r w:rsidR="00AB1F2F">
          <w:rPr>
            <w:webHidden/>
          </w:rPr>
          <w:t>163</w:t>
        </w:r>
        <w:r w:rsidR="00E02F0E">
          <w:rPr>
            <w:webHidden/>
          </w:rPr>
          <w:fldChar w:fldCharType="end"/>
        </w:r>
      </w:hyperlink>
    </w:p>
    <w:p w14:paraId="0794F6BC" w14:textId="77777777" w:rsidR="00E02F0E" w:rsidRDefault="007D3017" w:rsidP="00E02F0E">
      <w:pPr>
        <w:pStyle w:val="3d"/>
        <w:rPr>
          <w:rFonts w:asciiTheme="minorHAnsi" w:eastAsiaTheme="minorEastAsia" w:hAnsiTheme="minorHAnsi"/>
          <w:spacing w:val="0"/>
          <w:sz w:val="21"/>
          <w:szCs w:val="22"/>
        </w:rPr>
      </w:pPr>
      <w:hyperlink w:anchor="_Toc40449661" w:history="1">
        <w:r w:rsidR="00E02F0E" w:rsidRPr="00967EFA">
          <w:rPr>
            <w:rStyle w:val="ad"/>
            <w:rFonts w:eastAsia="Malgun Gothic"/>
          </w:rPr>
          <w:t>4.3.1</w:t>
        </w:r>
        <w:r w:rsidR="00E02F0E">
          <w:rPr>
            <w:rFonts w:asciiTheme="minorHAnsi" w:eastAsiaTheme="minorEastAsia" w:hAnsiTheme="minorHAnsi"/>
            <w:spacing w:val="0"/>
            <w:sz w:val="21"/>
            <w:szCs w:val="22"/>
          </w:rPr>
          <w:tab/>
        </w:r>
        <w:r w:rsidR="00E02F0E" w:rsidRPr="00967EFA">
          <w:rPr>
            <w:rStyle w:val="ad"/>
          </w:rPr>
          <w:t>IRE-12100</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_Toc40449661 \h </w:instrText>
        </w:r>
        <w:r w:rsidR="00E02F0E">
          <w:rPr>
            <w:webHidden/>
          </w:rPr>
        </w:r>
        <w:r w:rsidR="00E02F0E">
          <w:rPr>
            <w:webHidden/>
          </w:rPr>
          <w:fldChar w:fldCharType="separate"/>
        </w:r>
        <w:r w:rsidR="00AB1F2F">
          <w:rPr>
            <w:webHidden/>
          </w:rPr>
          <w:t>163</w:t>
        </w:r>
        <w:r w:rsidR="00E02F0E">
          <w:rPr>
            <w:webHidden/>
          </w:rPr>
          <w:fldChar w:fldCharType="end"/>
        </w:r>
      </w:hyperlink>
    </w:p>
    <w:p w14:paraId="78CA318E" w14:textId="77777777" w:rsidR="00E02F0E" w:rsidRDefault="007D3017" w:rsidP="00E02F0E">
      <w:pPr>
        <w:pStyle w:val="3d"/>
        <w:rPr>
          <w:rFonts w:asciiTheme="minorHAnsi" w:eastAsiaTheme="minorEastAsia" w:hAnsiTheme="minorHAnsi"/>
          <w:spacing w:val="0"/>
          <w:sz w:val="21"/>
          <w:szCs w:val="22"/>
        </w:rPr>
      </w:pPr>
      <w:hyperlink w:anchor="_Toc40449662" w:history="1">
        <w:r w:rsidR="00E02F0E" w:rsidRPr="00967EFA">
          <w:rPr>
            <w:rStyle w:val="ad"/>
            <w:rFonts w:eastAsia="Malgun Gothic"/>
          </w:rPr>
          <w:t>4.3.2</w:t>
        </w:r>
        <w:r w:rsidR="00E02F0E">
          <w:rPr>
            <w:rFonts w:asciiTheme="minorHAnsi" w:eastAsiaTheme="minorEastAsia" w:hAnsiTheme="minorHAnsi"/>
            <w:spacing w:val="0"/>
            <w:sz w:val="21"/>
            <w:szCs w:val="22"/>
          </w:rPr>
          <w:tab/>
        </w:r>
        <w:r w:rsidR="00E02F0E" w:rsidRPr="00967EFA">
          <w:rPr>
            <w:rStyle w:val="ad"/>
          </w:rPr>
          <w:t>IRE-12101</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_Toc40449662 \h </w:instrText>
        </w:r>
        <w:r w:rsidR="00E02F0E">
          <w:rPr>
            <w:webHidden/>
          </w:rPr>
        </w:r>
        <w:r w:rsidR="00E02F0E">
          <w:rPr>
            <w:webHidden/>
          </w:rPr>
          <w:fldChar w:fldCharType="separate"/>
        </w:r>
        <w:r w:rsidR="00AB1F2F">
          <w:rPr>
            <w:webHidden/>
          </w:rPr>
          <w:t>164</w:t>
        </w:r>
        <w:r w:rsidR="00E02F0E">
          <w:rPr>
            <w:webHidden/>
          </w:rPr>
          <w:fldChar w:fldCharType="end"/>
        </w:r>
      </w:hyperlink>
    </w:p>
    <w:p w14:paraId="7FDC1BAE" w14:textId="77777777" w:rsidR="00E02F0E" w:rsidRDefault="007D3017" w:rsidP="00E02F0E">
      <w:pPr>
        <w:pStyle w:val="3d"/>
        <w:rPr>
          <w:rFonts w:asciiTheme="minorHAnsi" w:eastAsiaTheme="minorEastAsia" w:hAnsiTheme="minorHAnsi"/>
          <w:spacing w:val="0"/>
          <w:sz w:val="21"/>
          <w:szCs w:val="22"/>
        </w:rPr>
      </w:pPr>
      <w:hyperlink w:anchor="_Toc40449663" w:history="1">
        <w:r w:rsidR="00E02F0E" w:rsidRPr="00967EFA">
          <w:rPr>
            <w:rStyle w:val="ad"/>
            <w:rFonts w:eastAsia="Malgun Gothic"/>
          </w:rPr>
          <w:t>4.3.3</w:t>
        </w:r>
        <w:r w:rsidR="00E02F0E">
          <w:rPr>
            <w:rFonts w:asciiTheme="minorHAnsi" w:eastAsiaTheme="minorEastAsia" w:hAnsiTheme="minorHAnsi"/>
            <w:spacing w:val="0"/>
            <w:sz w:val="21"/>
            <w:szCs w:val="22"/>
          </w:rPr>
          <w:tab/>
        </w:r>
        <w:r w:rsidR="00E02F0E" w:rsidRPr="00967EFA">
          <w:rPr>
            <w:rStyle w:val="ad"/>
          </w:rPr>
          <w:t>IRE-12102</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_Toc40449663 \h </w:instrText>
        </w:r>
        <w:r w:rsidR="00E02F0E">
          <w:rPr>
            <w:webHidden/>
          </w:rPr>
        </w:r>
        <w:r w:rsidR="00E02F0E">
          <w:rPr>
            <w:webHidden/>
          </w:rPr>
          <w:fldChar w:fldCharType="separate"/>
        </w:r>
        <w:r w:rsidR="00AB1F2F">
          <w:rPr>
            <w:webHidden/>
          </w:rPr>
          <w:t>164</w:t>
        </w:r>
        <w:r w:rsidR="00E02F0E">
          <w:rPr>
            <w:webHidden/>
          </w:rPr>
          <w:fldChar w:fldCharType="end"/>
        </w:r>
      </w:hyperlink>
    </w:p>
    <w:p w14:paraId="3A1ECF3B" w14:textId="77777777" w:rsidR="00E02F0E" w:rsidRDefault="007D3017" w:rsidP="00E02F0E">
      <w:pPr>
        <w:pStyle w:val="3d"/>
        <w:rPr>
          <w:rFonts w:asciiTheme="minorHAnsi" w:eastAsiaTheme="minorEastAsia" w:hAnsiTheme="minorHAnsi"/>
          <w:spacing w:val="0"/>
          <w:sz w:val="21"/>
          <w:szCs w:val="22"/>
        </w:rPr>
      </w:pPr>
      <w:hyperlink w:anchor="_Toc40449664" w:history="1">
        <w:r w:rsidR="00E02F0E" w:rsidRPr="00967EFA">
          <w:rPr>
            <w:rStyle w:val="ad"/>
            <w:rFonts w:eastAsia="Malgun Gothic"/>
          </w:rPr>
          <w:t>4.3.4</w:t>
        </w:r>
        <w:r w:rsidR="00E02F0E">
          <w:rPr>
            <w:rFonts w:asciiTheme="minorHAnsi" w:eastAsiaTheme="minorEastAsia" w:hAnsiTheme="minorHAnsi"/>
            <w:spacing w:val="0"/>
            <w:sz w:val="21"/>
            <w:szCs w:val="22"/>
          </w:rPr>
          <w:tab/>
        </w:r>
        <w:r w:rsidR="00E02F0E" w:rsidRPr="00967EFA">
          <w:rPr>
            <w:rStyle w:val="ad"/>
          </w:rPr>
          <w:t>IRE-12103</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_Toc40449664 \h </w:instrText>
        </w:r>
        <w:r w:rsidR="00E02F0E">
          <w:rPr>
            <w:webHidden/>
          </w:rPr>
        </w:r>
        <w:r w:rsidR="00E02F0E">
          <w:rPr>
            <w:webHidden/>
          </w:rPr>
          <w:fldChar w:fldCharType="separate"/>
        </w:r>
        <w:r w:rsidR="00AB1F2F">
          <w:rPr>
            <w:webHidden/>
          </w:rPr>
          <w:t>164</w:t>
        </w:r>
        <w:r w:rsidR="00E02F0E">
          <w:rPr>
            <w:webHidden/>
          </w:rPr>
          <w:fldChar w:fldCharType="end"/>
        </w:r>
      </w:hyperlink>
    </w:p>
    <w:p w14:paraId="4B00EF5D" w14:textId="77777777" w:rsidR="00E02F0E" w:rsidRDefault="007D3017" w:rsidP="00E02F0E">
      <w:pPr>
        <w:pStyle w:val="3d"/>
        <w:rPr>
          <w:rFonts w:asciiTheme="minorHAnsi" w:eastAsiaTheme="minorEastAsia" w:hAnsiTheme="minorHAnsi"/>
          <w:spacing w:val="0"/>
          <w:sz w:val="21"/>
          <w:szCs w:val="22"/>
        </w:rPr>
      </w:pPr>
      <w:hyperlink w:anchor="_Toc40449665" w:history="1">
        <w:r w:rsidR="00E02F0E" w:rsidRPr="00967EFA">
          <w:rPr>
            <w:rStyle w:val="ad"/>
            <w:rFonts w:eastAsia="Malgun Gothic"/>
          </w:rPr>
          <w:t>4.3.5</w:t>
        </w:r>
        <w:r w:rsidR="00E02F0E">
          <w:rPr>
            <w:rFonts w:asciiTheme="minorHAnsi" w:eastAsiaTheme="minorEastAsia" w:hAnsiTheme="minorHAnsi"/>
            <w:spacing w:val="0"/>
            <w:sz w:val="21"/>
            <w:szCs w:val="22"/>
          </w:rPr>
          <w:tab/>
        </w:r>
        <w:r w:rsidR="00E02F0E" w:rsidRPr="00967EFA">
          <w:rPr>
            <w:rStyle w:val="ad"/>
          </w:rPr>
          <w:t>IRE-12104</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_Toc40449665 \h </w:instrText>
        </w:r>
        <w:r w:rsidR="00E02F0E">
          <w:rPr>
            <w:webHidden/>
          </w:rPr>
        </w:r>
        <w:r w:rsidR="00E02F0E">
          <w:rPr>
            <w:webHidden/>
          </w:rPr>
          <w:fldChar w:fldCharType="separate"/>
        </w:r>
        <w:r w:rsidR="00AB1F2F">
          <w:rPr>
            <w:webHidden/>
          </w:rPr>
          <w:t>164</w:t>
        </w:r>
        <w:r w:rsidR="00E02F0E">
          <w:rPr>
            <w:webHidden/>
          </w:rPr>
          <w:fldChar w:fldCharType="end"/>
        </w:r>
      </w:hyperlink>
    </w:p>
    <w:p w14:paraId="7DEB8FF5" w14:textId="77777777" w:rsidR="00E02F0E" w:rsidRDefault="007D3017" w:rsidP="00E02F0E">
      <w:pPr>
        <w:pStyle w:val="3d"/>
        <w:rPr>
          <w:rFonts w:asciiTheme="minorHAnsi" w:eastAsiaTheme="minorEastAsia" w:hAnsiTheme="minorHAnsi"/>
          <w:spacing w:val="0"/>
          <w:sz w:val="21"/>
          <w:szCs w:val="22"/>
        </w:rPr>
      </w:pPr>
      <w:hyperlink w:anchor="_Toc40449666" w:history="1">
        <w:r w:rsidR="00E02F0E" w:rsidRPr="00967EFA">
          <w:rPr>
            <w:rStyle w:val="ad"/>
            <w:rFonts w:eastAsia="Malgun Gothic"/>
          </w:rPr>
          <w:t>4.3.6</w:t>
        </w:r>
        <w:r w:rsidR="00E02F0E">
          <w:rPr>
            <w:rFonts w:asciiTheme="minorHAnsi" w:eastAsiaTheme="minorEastAsia" w:hAnsiTheme="minorHAnsi"/>
            <w:spacing w:val="0"/>
            <w:sz w:val="21"/>
            <w:szCs w:val="22"/>
          </w:rPr>
          <w:tab/>
        </w:r>
        <w:r w:rsidR="00E02F0E" w:rsidRPr="00967EFA">
          <w:rPr>
            <w:rStyle w:val="ad"/>
          </w:rPr>
          <w:t>IRE-12105</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_Toc40449666 \h </w:instrText>
        </w:r>
        <w:r w:rsidR="00E02F0E">
          <w:rPr>
            <w:webHidden/>
          </w:rPr>
        </w:r>
        <w:r w:rsidR="00E02F0E">
          <w:rPr>
            <w:webHidden/>
          </w:rPr>
          <w:fldChar w:fldCharType="separate"/>
        </w:r>
        <w:r w:rsidR="00AB1F2F">
          <w:rPr>
            <w:webHidden/>
          </w:rPr>
          <w:t>165</w:t>
        </w:r>
        <w:r w:rsidR="00E02F0E">
          <w:rPr>
            <w:webHidden/>
          </w:rPr>
          <w:fldChar w:fldCharType="end"/>
        </w:r>
      </w:hyperlink>
    </w:p>
    <w:p w14:paraId="50FEADA7" w14:textId="77777777" w:rsidR="00E02F0E" w:rsidRDefault="007D3017" w:rsidP="00E02F0E">
      <w:pPr>
        <w:pStyle w:val="3d"/>
        <w:rPr>
          <w:rFonts w:asciiTheme="minorHAnsi" w:eastAsiaTheme="minorEastAsia" w:hAnsiTheme="minorHAnsi"/>
          <w:spacing w:val="0"/>
          <w:sz w:val="21"/>
          <w:szCs w:val="22"/>
        </w:rPr>
      </w:pPr>
      <w:hyperlink w:anchor="_Toc40449667" w:history="1">
        <w:r w:rsidR="00E02F0E" w:rsidRPr="00967EFA">
          <w:rPr>
            <w:rStyle w:val="ad"/>
            <w:rFonts w:eastAsia="Malgun Gothic"/>
          </w:rPr>
          <w:t>4.3.7</w:t>
        </w:r>
        <w:r w:rsidR="00E02F0E">
          <w:rPr>
            <w:rFonts w:asciiTheme="minorHAnsi" w:eastAsiaTheme="minorEastAsia" w:hAnsiTheme="minorHAnsi"/>
            <w:spacing w:val="0"/>
            <w:sz w:val="21"/>
            <w:szCs w:val="22"/>
          </w:rPr>
          <w:tab/>
        </w:r>
        <w:r w:rsidR="00E02F0E" w:rsidRPr="00967EFA">
          <w:rPr>
            <w:rStyle w:val="ad"/>
          </w:rPr>
          <w:t>IRE-12106</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_Toc40449667 \h </w:instrText>
        </w:r>
        <w:r w:rsidR="00E02F0E">
          <w:rPr>
            <w:webHidden/>
          </w:rPr>
        </w:r>
        <w:r w:rsidR="00E02F0E">
          <w:rPr>
            <w:webHidden/>
          </w:rPr>
          <w:fldChar w:fldCharType="separate"/>
        </w:r>
        <w:r w:rsidR="00AB1F2F">
          <w:rPr>
            <w:webHidden/>
          </w:rPr>
          <w:t>165</w:t>
        </w:r>
        <w:r w:rsidR="00E02F0E">
          <w:rPr>
            <w:webHidden/>
          </w:rPr>
          <w:fldChar w:fldCharType="end"/>
        </w:r>
      </w:hyperlink>
    </w:p>
    <w:p w14:paraId="5558BF0D" w14:textId="77777777" w:rsidR="00E02F0E" w:rsidRDefault="007D3017" w:rsidP="00E02F0E">
      <w:pPr>
        <w:pStyle w:val="3d"/>
        <w:rPr>
          <w:rFonts w:asciiTheme="minorHAnsi" w:eastAsiaTheme="minorEastAsia" w:hAnsiTheme="minorHAnsi"/>
          <w:spacing w:val="0"/>
          <w:sz w:val="21"/>
          <w:szCs w:val="22"/>
        </w:rPr>
      </w:pPr>
      <w:hyperlink w:anchor="_Toc40449668" w:history="1">
        <w:r w:rsidR="00E02F0E" w:rsidRPr="00967EFA">
          <w:rPr>
            <w:rStyle w:val="ad"/>
            <w:rFonts w:eastAsia="Malgun Gothic"/>
          </w:rPr>
          <w:t>4.3.8</w:t>
        </w:r>
        <w:r w:rsidR="00E02F0E">
          <w:rPr>
            <w:rFonts w:asciiTheme="minorHAnsi" w:eastAsiaTheme="minorEastAsia" w:hAnsiTheme="minorHAnsi"/>
            <w:spacing w:val="0"/>
            <w:sz w:val="21"/>
            <w:szCs w:val="22"/>
          </w:rPr>
          <w:tab/>
        </w:r>
        <w:r w:rsidR="00E02F0E" w:rsidRPr="00967EFA">
          <w:rPr>
            <w:rStyle w:val="ad"/>
          </w:rPr>
          <w:t>IRE-12107</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_Toc40449668 \h </w:instrText>
        </w:r>
        <w:r w:rsidR="00E02F0E">
          <w:rPr>
            <w:webHidden/>
          </w:rPr>
        </w:r>
        <w:r w:rsidR="00E02F0E">
          <w:rPr>
            <w:webHidden/>
          </w:rPr>
          <w:fldChar w:fldCharType="separate"/>
        </w:r>
        <w:r w:rsidR="00AB1F2F">
          <w:rPr>
            <w:webHidden/>
          </w:rPr>
          <w:t>165</w:t>
        </w:r>
        <w:r w:rsidR="00E02F0E">
          <w:rPr>
            <w:webHidden/>
          </w:rPr>
          <w:fldChar w:fldCharType="end"/>
        </w:r>
      </w:hyperlink>
    </w:p>
    <w:p w14:paraId="48A63854" w14:textId="77777777" w:rsidR="00E02F0E" w:rsidRDefault="007D3017" w:rsidP="00E02F0E">
      <w:pPr>
        <w:pStyle w:val="3d"/>
        <w:rPr>
          <w:rFonts w:asciiTheme="minorHAnsi" w:eastAsiaTheme="minorEastAsia" w:hAnsiTheme="minorHAnsi"/>
          <w:spacing w:val="0"/>
          <w:sz w:val="21"/>
          <w:szCs w:val="22"/>
        </w:rPr>
      </w:pPr>
      <w:hyperlink w:anchor="_Toc40449669" w:history="1">
        <w:r w:rsidR="00E02F0E" w:rsidRPr="00967EFA">
          <w:rPr>
            <w:rStyle w:val="ad"/>
            <w:rFonts w:eastAsia="Malgun Gothic"/>
          </w:rPr>
          <w:t>4.3.9</w:t>
        </w:r>
        <w:r w:rsidR="00E02F0E">
          <w:rPr>
            <w:rFonts w:asciiTheme="minorHAnsi" w:eastAsiaTheme="minorEastAsia" w:hAnsiTheme="minorHAnsi"/>
            <w:spacing w:val="0"/>
            <w:sz w:val="21"/>
            <w:szCs w:val="22"/>
          </w:rPr>
          <w:tab/>
        </w:r>
        <w:r w:rsidR="00E02F0E" w:rsidRPr="00967EFA">
          <w:rPr>
            <w:rStyle w:val="ad"/>
          </w:rPr>
          <w:t>IRE-12108</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_Toc40449669 \h </w:instrText>
        </w:r>
        <w:r w:rsidR="00E02F0E">
          <w:rPr>
            <w:webHidden/>
          </w:rPr>
        </w:r>
        <w:r w:rsidR="00E02F0E">
          <w:rPr>
            <w:webHidden/>
          </w:rPr>
          <w:fldChar w:fldCharType="separate"/>
        </w:r>
        <w:r w:rsidR="00AB1F2F">
          <w:rPr>
            <w:webHidden/>
          </w:rPr>
          <w:t>165</w:t>
        </w:r>
        <w:r w:rsidR="00E02F0E">
          <w:rPr>
            <w:webHidden/>
          </w:rPr>
          <w:fldChar w:fldCharType="end"/>
        </w:r>
      </w:hyperlink>
    </w:p>
    <w:p w14:paraId="2BCBC9DB" w14:textId="77777777" w:rsidR="00E02F0E" w:rsidRDefault="007D3017" w:rsidP="00E02F0E">
      <w:pPr>
        <w:pStyle w:val="3d"/>
        <w:rPr>
          <w:rFonts w:asciiTheme="minorHAnsi" w:eastAsiaTheme="minorEastAsia" w:hAnsiTheme="minorHAnsi"/>
          <w:spacing w:val="0"/>
          <w:sz w:val="21"/>
          <w:szCs w:val="22"/>
        </w:rPr>
      </w:pPr>
      <w:hyperlink w:anchor="_Toc40449670" w:history="1">
        <w:r w:rsidR="00E02F0E" w:rsidRPr="00967EFA">
          <w:rPr>
            <w:rStyle w:val="ad"/>
            <w:rFonts w:eastAsia="Malgun Gothic"/>
          </w:rPr>
          <w:t>4.3.10</w:t>
        </w:r>
        <w:r w:rsidR="00E02F0E">
          <w:rPr>
            <w:rFonts w:asciiTheme="minorHAnsi" w:eastAsiaTheme="minorEastAsia" w:hAnsiTheme="minorHAnsi"/>
            <w:spacing w:val="0"/>
            <w:sz w:val="21"/>
            <w:szCs w:val="22"/>
          </w:rPr>
          <w:tab/>
        </w:r>
        <w:r w:rsidR="00E02F0E" w:rsidRPr="00967EFA">
          <w:rPr>
            <w:rStyle w:val="ad"/>
          </w:rPr>
          <w:t>IRE-12109</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_Toc40449670 \h </w:instrText>
        </w:r>
        <w:r w:rsidR="00E02F0E">
          <w:rPr>
            <w:webHidden/>
          </w:rPr>
        </w:r>
        <w:r w:rsidR="00E02F0E">
          <w:rPr>
            <w:webHidden/>
          </w:rPr>
          <w:fldChar w:fldCharType="separate"/>
        </w:r>
        <w:r w:rsidR="00AB1F2F">
          <w:rPr>
            <w:webHidden/>
          </w:rPr>
          <w:t>166</w:t>
        </w:r>
        <w:r w:rsidR="00E02F0E">
          <w:rPr>
            <w:webHidden/>
          </w:rPr>
          <w:fldChar w:fldCharType="end"/>
        </w:r>
      </w:hyperlink>
    </w:p>
    <w:p w14:paraId="440B9A25" w14:textId="77777777" w:rsidR="00E02F0E" w:rsidRDefault="007D3017" w:rsidP="00E02F0E">
      <w:pPr>
        <w:pStyle w:val="3d"/>
        <w:rPr>
          <w:rFonts w:asciiTheme="minorHAnsi" w:eastAsiaTheme="minorEastAsia" w:hAnsiTheme="minorHAnsi"/>
          <w:spacing w:val="0"/>
          <w:sz w:val="21"/>
          <w:szCs w:val="22"/>
        </w:rPr>
      </w:pPr>
      <w:hyperlink w:anchor="_Toc40449671" w:history="1">
        <w:r w:rsidR="00E02F0E" w:rsidRPr="00967EFA">
          <w:rPr>
            <w:rStyle w:val="ad"/>
            <w:rFonts w:eastAsia="Malgun Gothic"/>
          </w:rPr>
          <w:t>4.3.11</w:t>
        </w:r>
        <w:r w:rsidR="00E02F0E">
          <w:rPr>
            <w:rFonts w:asciiTheme="minorHAnsi" w:eastAsiaTheme="minorEastAsia" w:hAnsiTheme="minorHAnsi"/>
            <w:spacing w:val="0"/>
            <w:sz w:val="21"/>
            <w:szCs w:val="22"/>
          </w:rPr>
          <w:tab/>
        </w:r>
        <w:r w:rsidR="00E02F0E" w:rsidRPr="00967EFA">
          <w:rPr>
            <w:rStyle w:val="ad"/>
          </w:rPr>
          <w:t>IRE-12110</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_Toc40449671 \h </w:instrText>
        </w:r>
        <w:r w:rsidR="00E02F0E">
          <w:rPr>
            <w:webHidden/>
          </w:rPr>
        </w:r>
        <w:r w:rsidR="00E02F0E">
          <w:rPr>
            <w:webHidden/>
          </w:rPr>
          <w:fldChar w:fldCharType="separate"/>
        </w:r>
        <w:r w:rsidR="00AB1F2F">
          <w:rPr>
            <w:webHidden/>
          </w:rPr>
          <w:t>166</w:t>
        </w:r>
        <w:r w:rsidR="00E02F0E">
          <w:rPr>
            <w:webHidden/>
          </w:rPr>
          <w:fldChar w:fldCharType="end"/>
        </w:r>
      </w:hyperlink>
    </w:p>
    <w:p w14:paraId="0C255124" w14:textId="77777777" w:rsidR="00E02F0E" w:rsidRDefault="007D3017" w:rsidP="00E02F0E">
      <w:pPr>
        <w:pStyle w:val="3d"/>
        <w:rPr>
          <w:rFonts w:asciiTheme="minorHAnsi" w:eastAsiaTheme="minorEastAsia" w:hAnsiTheme="minorHAnsi"/>
          <w:spacing w:val="0"/>
          <w:sz w:val="21"/>
          <w:szCs w:val="22"/>
        </w:rPr>
      </w:pPr>
      <w:hyperlink w:anchor="_Toc40449672" w:history="1">
        <w:r w:rsidR="00E02F0E" w:rsidRPr="00967EFA">
          <w:rPr>
            <w:rStyle w:val="ad"/>
            <w:rFonts w:eastAsia="Malgun Gothic"/>
          </w:rPr>
          <w:t>4.3.12</w:t>
        </w:r>
        <w:r w:rsidR="00E02F0E">
          <w:rPr>
            <w:rFonts w:asciiTheme="minorHAnsi" w:eastAsiaTheme="minorEastAsia" w:hAnsiTheme="minorHAnsi"/>
            <w:spacing w:val="0"/>
            <w:sz w:val="21"/>
            <w:szCs w:val="22"/>
          </w:rPr>
          <w:tab/>
        </w:r>
        <w:r w:rsidR="00E02F0E" w:rsidRPr="00967EFA">
          <w:rPr>
            <w:rStyle w:val="ad"/>
          </w:rPr>
          <w:t>IRE-12111</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_Toc40449672 \h </w:instrText>
        </w:r>
        <w:r w:rsidR="00E02F0E">
          <w:rPr>
            <w:webHidden/>
          </w:rPr>
        </w:r>
        <w:r w:rsidR="00E02F0E">
          <w:rPr>
            <w:webHidden/>
          </w:rPr>
          <w:fldChar w:fldCharType="separate"/>
        </w:r>
        <w:r w:rsidR="00AB1F2F">
          <w:rPr>
            <w:webHidden/>
          </w:rPr>
          <w:t>166</w:t>
        </w:r>
        <w:r w:rsidR="00E02F0E">
          <w:rPr>
            <w:webHidden/>
          </w:rPr>
          <w:fldChar w:fldCharType="end"/>
        </w:r>
      </w:hyperlink>
    </w:p>
    <w:p w14:paraId="0EA68170" w14:textId="77777777" w:rsidR="00E02F0E" w:rsidRDefault="007D3017" w:rsidP="00E02F0E">
      <w:pPr>
        <w:pStyle w:val="3d"/>
        <w:rPr>
          <w:rFonts w:asciiTheme="minorHAnsi" w:eastAsiaTheme="minorEastAsia" w:hAnsiTheme="minorHAnsi"/>
          <w:spacing w:val="0"/>
          <w:sz w:val="21"/>
          <w:szCs w:val="22"/>
        </w:rPr>
      </w:pPr>
      <w:hyperlink w:anchor="_Toc40449673" w:history="1">
        <w:r w:rsidR="00E02F0E" w:rsidRPr="00967EFA">
          <w:rPr>
            <w:rStyle w:val="ad"/>
            <w:rFonts w:eastAsia="Malgun Gothic"/>
          </w:rPr>
          <w:t>4.3.13</w:t>
        </w:r>
        <w:r w:rsidR="00E02F0E">
          <w:rPr>
            <w:rFonts w:asciiTheme="minorHAnsi" w:eastAsiaTheme="minorEastAsia" w:hAnsiTheme="minorHAnsi"/>
            <w:spacing w:val="0"/>
            <w:sz w:val="21"/>
            <w:szCs w:val="22"/>
          </w:rPr>
          <w:tab/>
        </w:r>
        <w:r w:rsidR="00E02F0E" w:rsidRPr="00967EFA">
          <w:rPr>
            <w:rStyle w:val="ad"/>
          </w:rPr>
          <w:t>IRE-12112</w:t>
        </w:r>
        <w:r w:rsidR="00E02F0E">
          <w:rPr>
            <w:webHidden/>
          </w:rPr>
          <w:tab/>
        </w:r>
        <w:r w:rsidR="00E02F0E">
          <w:rPr>
            <w:webHidden/>
          </w:rPr>
          <w:fldChar w:fldCharType="begin"/>
        </w:r>
        <w:r w:rsidR="00E02F0E">
          <w:rPr>
            <w:webHidden/>
          </w:rPr>
          <w:instrText xml:space="preserve"> PAGEREF _Toc40449673 \h </w:instrText>
        </w:r>
        <w:r w:rsidR="00E02F0E">
          <w:rPr>
            <w:webHidden/>
          </w:rPr>
        </w:r>
        <w:r w:rsidR="00E02F0E">
          <w:rPr>
            <w:webHidden/>
          </w:rPr>
          <w:fldChar w:fldCharType="separate"/>
        </w:r>
        <w:r w:rsidR="00AB1F2F">
          <w:rPr>
            <w:webHidden/>
          </w:rPr>
          <w:t>167</w:t>
        </w:r>
        <w:r w:rsidR="00E02F0E">
          <w:rPr>
            <w:webHidden/>
          </w:rPr>
          <w:fldChar w:fldCharType="end"/>
        </w:r>
      </w:hyperlink>
    </w:p>
    <w:p w14:paraId="24C0515F" w14:textId="77777777" w:rsidR="00E02F0E" w:rsidRDefault="007D3017" w:rsidP="00E02F0E">
      <w:pPr>
        <w:pStyle w:val="3d"/>
        <w:rPr>
          <w:rFonts w:asciiTheme="minorHAnsi" w:eastAsiaTheme="minorEastAsia" w:hAnsiTheme="minorHAnsi"/>
          <w:spacing w:val="0"/>
          <w:sz w:val="21"/>
          <w:szCs w:val="22"/>
        </w:rPr>
      </w:pPr>
      <w:hyperlink w:anchor="_Toc40449674" w:history="1">
        <w:r w:rsidR="00E02F0E" w:rsidRPr="00967EFA">
          <w:rPr>
            <w:rStyle w:val="ad"/>
            <w:rFonts w:eastAsia="Malgun Gothic"/>
          </w:rPr>
          <w:t>4.3.14</w:t>
        </w:r>
        <w:r w:rsidR="00E02F0E">
          <w:rPr>
            <w:rFonts w:asciiTheme="minorHAnsi" w:eastAsiaTheme="minorEastAsia" w:hAnsiTheme="minorHAnsi"/>
            <w:spacing w:val="0"/>
            <w:sz w:val="21"/>
            <w:szCs w:val="22"/>
          </w:rPr>
          <w:tab/>
        </w:r>
        <w:r w:rsidR="00E02F0E" w:rsidRPr="00967EFA">
          <w:rPr>
            <w:rStyle w:val="ad"/>
          </w:rPr>
          <w:t>IRE-12113</w:t>
        </w:r>
        <w:r w:rsidR="00E02F0E">
          <w:rPr>
            <w:webHidden/>
          </w:rPr>
          <w:tab/>
        </w:r>
        <w:r w:rsidR="00E02F0E">
          <w:rPr>
            <w:webHidden/>
          </w:rPr>
          <w:fldChar w:fldCharType="begin"/>
        </w:r>
        <w:r w:rsidR="00E02F0E">
          <w:rPr>
            <w:webHidden/>
          </w:rPr>
          <w:instrText xml:space="preserve"> PAGEREF _Toc40449674 \h </w:instrText>
        </w:r>
        <w:r w:rsidR="00E02F0E">
          <w:rPr>
            <w:webHidden/>
          </w:rPr>
        </w:r>
        <w:r w:rsidR="00E02F0E">
          <w:rPr>
            <w:webHidden/>
          </w:rPr>
          <w:fldChar w:fldCharType="separate"/>
        </w:r>
        <w:r w:rsidR="00AB1F2F">
          <w:rPr>
            <w:webHidden/>
          </w:rPr>
          <w:t>167</w:t>
        </w:r>
        <w:r w:rsidR="00E02F0E">
          <w:rPr>
            <w:webHidden/>
          </w:rPr>
          <w:fldChar w:fldCharType="end"/>
        </w:r>
      </w:hyperlink>
    </w:p>
    <w:p w14:paraId="00FE7F62" w14:textId="77777777" w:rsidR="00E02F0E" w:rsidRDefault="007D3017" w:rsidP="00E02F0E">
      <w:pPr>
        <w:pStyle w:val="3d"/>
        <w:rPr>
          <w:rFonts w:asciiTheme="minorHAnsi" w:eastAsiaTheme="minorEastAsia" w:hAnsiTheme="minorHAnsi"/>
          <w:spacing w:val="0"/>
          <w:sz w:val="21"/>
          <w:szCs w:val="22"/>
        </w:rPr>
      </w:pPr>
      <w:hyperlink w:anchor="_Toc40449675" w:history="1">
        <w:r w:rsidR="00E02F0E" w:rsidRPr="00967EFA">
          <w:rPr>
            <w:rStyle w:val="ad"/>
            <w:rFonts w:eastAsia="Malgun Gothic"/>
          </w:rPr>
          <w:t>4.3.15</w:t>
        </w:r>
        <w:r w:rsidR="00E02F0E">
          <w:rPr>
            <w:rFonts w:asciiTheme="minorHAnsi" w:eastAsiaTheme="minorEastAsia" w:hAnsiTheme="minorHAnsi"/>
            <w:spacing w:val="0"/>
            <w:sz w:val="21"/>
            <w:szCs w:val="22"/>
          </w:rPr>
          <w:tab/>
        </w:r>
        <w:r w:rsidR="00E02F0E" w:rsidRPr="00967EFA">
          <w:rPr>
            <w:rStyle w:val="ad"/>
          </w:rPr>
          <w:t>IRE-12200</w:t>
        </w:r>
        <w:r w:rsidR="00E02F0E">
          <w:rPr>
            <w:webHidden/>
          </w:rPr>
          <w:tab/>
        </w:r>
        <w:r w:rsidR="00E02F0E">
          <w:rPr>
            <w:webHidden/>
          </w:rPr>
          <w:fldChar w:fldCharType="begin"/>
        </w:r>
        <w:r w:rsidR="00E02F0E">
          <w:rPr>
            <w:webHidden/>
          </w:rPr>
          <w:instrText xml:space="preserve"> PAGEREF _Toc40449675 \h </w:instrText>
        </w:r>
        <w:r w:rsidR="00E02F0E">
          <w:rPr>
            <w:webHidden/>
          </w:rPr>
        </w:r>
        <w:r w:rsidR="00E02F0E">
          <w:rPr>
            <w:webHidden/>
          </w:rPr>
          <w:fldChar w:fldCharType="separate"/>
        </w:r>
        <w:r w:rsidR="00AB1F2F">
          <w:rPr>
            <w:webHidden/>
          </w:rPr>
          <w:t>168</w:t>
        </w:r>
        <w:r w:rsidR="00E02F0E">
          <w:rPr>
            <w:webHidden/>
          </w:rPr>
          <w:fldChar w:fldCharType="end"/>
        </w:r>
      </w:hyperlink>
    </w:p>
    <w:p w14:paraId="3E698C39" w14:textId="77777777" w:rsidR="00E02F0E" w:rsidRDefault="007D3017" w:rsidP="00E02F0E">
      <w:pPr>
        <w:pStyle w:val="3d"/>
        <w:rPr>
          <w:rFonts w:asciiTheme="minorHAnsi" w:eastAsiaTheme="minorEastAsia" w:hAnsiTheme="minorHAnsi"/>
          <w:spacing w:val="0"/>
          <w:sz w:val="21"/>
          <w:szCs w:val="22"/>
        </w:rPr>
      </w:pPr>
      <w:hyperlink w:anchor="_Toc40449676" w:history="1">
        <w:r w:rsidR="00E02F0E" w:rsidRPr="00967EFA">
          <w:rPr>
            <w:rStyle w:val="ad"/>
            <w:rFonts w:eastAsia="Malgun Gothic"/>
          </w:rPr>
          <w:t>4.3.16</w:t>
        </w:r>
        <w:r w:rsidR="00E02F0E">
          <w:rPr>
            <w:rFonts w:asciiTheme="minorHAnsi" w:eastAsiaTheme="minorEastAsia" w:hAnsiTheme="minorHAnsi"/>
            <w:spacing w:val="0"/>
            <w:sz w:val="21"/>
            <w:szCs w:val="22"/>
          </w:rPr>
          <w:tab/>
        </w:r>
        <w:r w:rsidR="00E02F0E" w:rsidRPr="00967EFA">
          <w:rPr>
            <w:rStyle w:val="ad"/>
          </w:rPr>
          <w:t>IRE-12300</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_Toc40449676 \h </w:instrText>
        </w:r>
        <w:r w:rsidR="00E02F0E">
          <w:rPr>
            <w:webHidden/>
          </w:rPr>
        </w:r>
        <w:r w:rsidR="00E02F0E">
          <w:rPr>
            <w:webHidden/>
          </w:rPr>
          <w:fldChar w:fldCharType="separate"/>
        </w:r>
        <w:r w:rsidR="00AB1F2F">
          <w:rPr>
            <w:webHidden/>
          </w:rPr>
          <w:t>168</w:t>
        </w:r>
        <w:r w:rsidR="00E02F0E">
          <w:rPr>
            <w:webHidden/>
          </w:rPr>
          <w:fldChar w:fldCharType="end"/>
        </w:r>
      </w:hyperlink>
    </w:p>
    <w:p w14:paraId="72353455" w14:textId="77777777" w:rsidR="00E02F0E" w:rsidRDefault="007D3017" w:rsidP="00E02F0E">
      <w:pPr>
        <w:pStyle w:val="3d"/>
        <w:rPr>
          <w:rFonts w:asciiTheme="minorHAnsi" w:eastAsiaTheme="minorEastAsia" w:hAnsiTheme="minorHAnsi"/>
          <w:spacing w:val="0"/>
          <w:sz w:val="21"/>
          <w:szCs w:val="22"/>
        </w:rPr>
      </w:pPr>
      <w:hyperlink w:anchor="_Toc40449677" w:history="1">
        <w:r w:rsidR="00E02F0E" w:rsidRPr="00967EFA">
          <w:rPr>
            <w:rStyle w:val="ad"/>
            <w:rFonts w:eastAsia="Malgun Gothic"/>
          </w:rPr>
          <w:t>4.3.17</w:t>
        </w:r>
        <w:r w:rsidR="00E02F0E">
          <w:rPr>
            <w:rFonts w:asciiTheme="minorHAnsi" w:eastAsiaTheme="minorEastAsia" w:hAnsiTheme="minorHAnsi"/>
            <w:spacing w:val="0"/>
            <w:sz w:val="21"/>
            <w:szCs w:val="22"/>
          </w:rPr>
          <w:tab/>
        </w:r>
        <w:r w:rsidR="00E02F0E" w:rsidRPr="00967EFA">
          <w:rPr>
            <w:rStyle w:val="ad"/>
          </w:rPr>
          <w:t>IRE-12301</w:t>
        </w:r>
        <w:r w:rsidR="00E02F0E">
          <w:rPr>
            <w:webHidden/>
          </w:rPr>
          <w:tab/>
        </w:r>
        <w:r w:rsidR="00E02F0E">
          <w:rPr>
            <w:webHidden/>
          </w:rPr>
          <w:fldChar w:fldCharType="begin"/>
        </w:r>
        <w:r w:rsidR="00E02F0E">
          <w:rPr>
            <w:webHidden/>
          </w:rPr>
          <w:instrText xml:space="preserve"> PAGEREF _Toc40449677 \h </w:instrText>
        </w:r>
        <w:r w:rsidR="00E02F0E">
          <w:rPr>
            <w:webHidden/>
          </w:rPr>
        </w:r>
        <w:r w:rsidR="00E02F0E">
          <w:rPr>
            <w:webHidden/>
          </w:rPr>
          <w:fldChar w:fldCharType="separate"/>
        </w:r>
        <w:r w:rsidR="00AB1F2F">
          <w:rPr>
            <w:webHidden/>
          </w:rPr>
          <w:t>168</w:t>
        </w:r>
        <w:r w:rsidR="00E02F0E">
          <w:rPr>
            <w:webHidden/>
          </w:rPr>
          <w:fldChar w:fldCharType="end"/>
        </w:r>
      </w:hyperlink>
    </w:p>
    <w:p w14:paraId="7E258D12" w14:textId="77777777" w:rsidR="00E02F0E" w:rsidRDefault="007D3017" w:rsidP="00E02F0E">
      <w:pPr>
        <w:pStyle w:val="3d"/>
        <w:rPr>
          <w:rFonts w:asciiTheme="minorHAnsi" w:eastAsiaTheme="minorEastAsia" w:hAnsiTheme="minorHAnsi"/>
          <w:spacing w:val="0"/>
          <w:sz w:val="21"/>
          <w:szCs w:val="22"/>
        </w:rPr>
      </w:pPr>
      <w:hyperlink w:anchor="_Toc40449678" w:history="1">
        <w:r w:rsidR="00E02F0E" w:rsidRPr="00967EFA">
          <w:rPr>
            <w:rStyle w:val="ad"/>
            <w:rFonts w:eastAsia="Malgun Gothic"/>
          </w:rPr>
          <w:t>4.3.18</w:t>
        </w:r>
        <w:r w:rsidR="00E02F0E">
          <w:rPr>
            <w:rFonts w:asciiTheme="minorHAnsi" w:eastAsiaTheme="minorEastAsia" w:hAnsiTheme="minorHAnsi"/>
            <w:spacing w:val="0"/>
            <w:sz w:val="21"/>
            <w:szCs w:val="22"/>
          </w:rPr>
          <w:tab/>
        </w:r>
        <w:r w:rsidR="00E02F0E" w:rsidRPr="00967EFA">
          <w:rPr>
            <w:rStyle w:val="ad"/>
          </w:rPr>
          <w:t>IRE-12400</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_Toc40449678 \h </w:instrText>
        </w:r>
        <w:r w:rsidR="00E02F0E">
          <w:rPr>
            <w:webHidden/>
          </w:rPr>
        </w:r>
        <w:r w:rsidR="00E02F0E">
          <w:rPr>
            <w:webHidden/>
          </w:rPr>
          <w:fldChar w:fldCharType="separate"/>
        </w:r>
        <w:r w:rsidR="00AB1F2F">
          <w:rPr>
            <w:webHidden/>
          </w:rPr>
          <w:t>169</w:t>
        </w:r>
        <w:r w:rsidR="00E02F0E">
          <w:rPr>
            <w:webHidden/>
          </w:rPr>
          <w:fldChar w:fldCharType="end"/>
        </w:r>
      </w:hyperlink>
    </w:p>
    <w:p w14:paraId="01A1F6D6" w14:textId="77777777" w:rsidR="00E02F0E" w:rsidRDefault="007D3017" w:rsidP="00E02F0E">
      <w:pPr>
        <w:pStyle w:val="3d"/>
        <w:rPr>
          <w:rFonts w:asciiTheme="minorHAnsi" w:eastAsiaTheme="minorEastAsia" w:hAnsiTheme="minorHAnsi"/>
          <w:spacing w:val="0"/>
          <w:sz w:val="21"/>
          <w:szCs w:val="22"/>
        </w:rPr>
      </w:pPr>
      <w:hyperlink w:anchor="_Toc40449679" w:history="1">
        <w:r w:rsidR="00E02F0E" w:rsidRPr="00967EFA">
          <w:rPr>
            <w:rStyle w:val="ad"/>
            <w:rFonts w:eastAsia="Malgun Gothic"/>
          </w:rPr>
          <w:t>4.3.19</w:t>
        </w:r>
        <w:r w:rsidR="00E02F0E">
          <w:rPr>
            <w:rFonts w:asciiTheme="minorHAnsi" w:eastAsiaTheme="minorEastAsia" w:hAnsiTheme="minorHAnsi"/>
            <w:spacing w:val="0"/>
            <w:sz w:val="21"/>
            <w:szCs w:val="22"/>
          </w:rPr>
          <w:tab/>
        </w:r>
        <w:r w:rsidR="00E02F0E" w:rsidRPr="00967EFA">
          <w:rPr>
            <w:rStyle w:val="ad"/>
          </w:rPr>
          <w:t>IRE-12401</w:t>
        </w:r>
        <w:r w:rsidR="00E02F0E">
          <w:rPr>
            <w:webHidden/>
          </w:rPr>
          <w:tab/>
        </w:r>
        <w:r w:rsidR="00E02F0E">
          <w:rPr>
            <w:webHidden/>
          </w:rPr>
          <w:fldChar w:fldCharType="begin"/>
        </w:r>
        <w:r w:rsidR="00E02F0E">
          <w:rPr>
            <w:webHidden/>
          </w:rPr>
          <w:instrText xml:space="preserve"> PAGEREF _Toc40449679 \h </w:instrText>
        </w:r>
        <w:r w:rsidR="00E02F0E">
          <w:rPr>
            <w:webHidden/>
          </w:rPr>
        </w:r>
        <w:r w:rsidR="00E02F0E">
          <w:rPr>
            <w:webHidden/>
          </w:rPr>
          <w:fldChar w:fldCharType="separate"/>
        </w:r>
        <w:r w:rsidR="00AB1F2F">
          <w:rPr>
            <w:webHidden/>
          </w:rPr>
          <w:t>169</w:t>
        </w:r>
        <w:r w:rsidR="00E02F0E">
          <w:rPr>
            <w:webHidden/>
          </w:rPr>
          <w:fldChar w:fldCharType="end"/>
        </w:r>
      </w:hyperlink>
    </w:p>
    <w:p w14:paraId="3D8716A1" w14:textId="77777777" w:rsidR="00E02F0E" w:rsidRDefault="007D3017" w:rsidP="00E02F0E">
      <w:pPr>
        <w:pStyle w:val="3d"/>
        <w:rPr>
          <w:rFonts w:asciiTheme="minorHAnsi" w:eastAsiaTheme="minorEastAsia" w:hAnsiTheme="minorHAnsi"/>
          <w:spacing w:val="0"/>
          <w:sz w:val="21"/>
          <w:szCs w:val="22"/>
        </w:rPr>
      </w:pPr>
      <w:hyperlink w:anchor="_Toc40449680" w:history="1">
        <w:r w:rsidR="00E02F0E" w:rsidRPr="00967EFA">
          <w:rPr>
            <w:rStyle w:val="ad"/>
            <w:rFonts w:eastAsia="Malgun Gothic"/>
          </w:rPr>
          <w:t>4.3.20</w:t>
        </w:r>
        <w:r w:rsidR="00E02F0E">
          <w:rPr>
            <w:rFonts w:asciiTheme="minorHAnsi" w:eastAsiaTheme="minorEastAsia" w:hAnsiTheme="minorHAnsi"/>
            <w:spacing w:val="0"/>
            <w:sz w:val="21"/>
            <w:szCs w:val="22"/>
          </w:rPr>
          <w:tab/>
        </w:r>
        <w:r w:rsidR="00E02F0E" w:rsidRPr="00967EFA">
          <w:rPr>
            <w:rStyle w:val="ad"/>
          </w:rPr>
          <w:t>IRE-12402</w:t>
        </w:r>
        <w:r w:rsidR="00E02F0E" w:rsidRPr="00967EFA">
          <w:rPr>
            <w:rStyle w:val="ad"/>
            <w:vertAlign w:val="superscript"/>
          </w:rPr>
          <w:t>*</w:t>
        </w:r>
        <w:r w:rsidR="00E02F0E">
          <w:rPr>
            <w:webHidden/>
          </w:rPr>
          <w:tab/>
        </w:r>
        <w:r w:rsidR="00E02F0E">
          <w:rPr>
            <w:webHidden/>
          </w:rPr>
          <w:fldChar w:fldCharType="begin"/>
        </w:r>
        <w:r w:rsidR="00E02F0E">
          <w:rPr>
            <w:webHidden/>
          </w:rPr>
          <w:instrText xml:space="preserve"> PAGEREF _Toc40449680 \h </w:instrText>
        </w:r>
        <w:r w:rsidR="00E02F0E">
          <w:rPr>
            <w:webHidden/>
          </w:rPr>
        </w:r>
        <w:r w:rsidR="00E02F0E">
          <w:rPr>
            <w:webHidden/>
          </w:rPr>
          <w:fldChar w:fldCharType="separate"/>
        </w:r>
        <w:r w:rsidR="00AB1F2F">
          <w:rPr>
            <w:webHidden/>
          </w:rPr>
          <w:t>169</w:t>
        </w:r>
        <w:r w:rsidR="00E02F0E">
          <w:rPr>
            <w:webHidden/>
          </w:rPr>
          <w:fldChar w:fldCharType="end"/>
        </w:r>
      </w:hyperlink>
    </w:p>
    <w:p w14:paraId="027C02BF" w14:textId="77777777" w:rsidR="00E02F0E" w:rsidRDefault="007D3017" w:rsidP="00E02F0E">
      <w:pPr>
        <w:pStyle w:val="3d"/>
        <w:rPr>
          <w:rFonts w:asciiTheme="minorHAnsi" w:eastAsiaTheme="minorEastAsia" w:hAnsiTheme="minorHAnsi"/>
          <w:spacing w:val="0"/>
          <w:sz w:val="21"/>
          <w:szCs w:val="22"/>
        </w:rPr>
      </w:pPr>
      <w:hyperlink w:anchor="_Toc40449681" w:history="1">
        <w:r w:rsidR="00E02F0E" w:rsidRPr="00967EFA">
          <w:rPr>
            <w:rStyle w:val="ad"/>
            <w:rFonts w:eastAsia="Malgun Gothic"/>
          </w:rPr>
          <w:t>4.3.21</w:t>
        </w:r>
        <w:r w:rsidR="00E02F0E">
          <w:rPr>
            <w:rFonts w:asciiTheme="minorHAnsi" w:eastAsiaTheme="minorEastAsia" w:hAnsiTheme="minorHAnsi"/>
            <w:spacing w:val="0"/>
            <w:sz w:val="21"/>
            <w:szCs w:val="22"/>
          </w:rPr>
          <w:tab/>
        </w:r>
        <w:r w:rsidR="00E02F0E" w:rsidRPr="00967EFA">
          <w:rPr>
            <w:rStyle w:val="ad"/>
          </w:rPr>
          <w:t>IRE-12997</w:t>
        </w:r>
        <w:r w:rsidR="00E02F0E">
          <w:rPr>
            <w:webHidden/>
          </w:rPr>
          <w:tab/>
        </w:r>
        <w:r w:rsidR="00E02F0E">
          <w:rPr>
            <w:webHidden/>
          </w:rPr>
          <w:fldChar w:fldCharType="begin"/>
        </w:r>
        <w:r w:rsidR="00E02F0E">
          <w:rPr>
            <w:webHidden/>
          </w:rPr>
          <w:instrText xml:space="preserve"> PAGEREF _Toc40449681 \h </w:instrText>
        </w:r>
        <w:r w:rsidR="00E02F0E">
          <w:rPr>
            <w:webHidden/>
          </w:rPr>
        </w:r>
        <w:r w:rsidR="00E02F0E">
          <w:rPr>
            <w:webHidden/>
          </w:rPr>
          <w:fldChar w:fldCharType="separate"/>
        </w:r>
        <w:r w:rsidR="00AB1F2F">
          <w:rPr>
            <w:webHidden/>
          </w:rPr>
          <w:t>170</w:t>
        </w:r>
        <w:r w:rsidR="00E02F0E">
          <w:rPr>
            <w:webHidden/>
          </w:rPr>
          <w:fldChar w:fldCharType="end"/>
        </w:r>
      </w:hyperlink>
    </w:p>
    <w:p w14:paraId="6A8219AC" w14:textId="77777777" w:rsidR="00E02F0E" w:rsidRDefault="007D3017" w:rsidP="00E02F0E">
      <w:pPr>
        <w:pStyle w:val="3d"/>
        <w:rPr>
          <w:rFonts w:asciiTheme="minorHAnsi" w:eastAsiaTheme="minorEastAsia" w:hAnsiTheme="minorHAnsi"/>
          <w:spacing w:val="0"/>
          <w:sz w:val="21"/>
          <w:szCs w:val="22"/>
        </w:rPr>
      </w:pPr>
      <w:hyperlink w:anchor="_Toc40449682" w:history="1">
        <w:r w:rsidR="00E02F0E" w:rsidRPr="00967EFA">
          <w:rPr>
            <w:rStyle w:val="ad"/>
            <w:rFonts w:eastAsia="Malgun Gothic"/>
          </w:rPr>
          <w:t>4.3.22</w:t>
        </w:r>
        <w:r w:rsidR="00E02F0E">
          <w:rPr>
            <w:rFonts w:asciiTheme="minorHAnsi" w:eastAsiaTheme="minorEastAsia" w:hAnsiTheme="minorHAnsi"/>
            <w:spacing w:val="0"/>
            <w:sz w:val="21"/>
            <w:szCs w:val="22"/>
          </w:rPr>
          <w:tab/>
        </w:r>
        <w:r w:rsidR="00E02F0E" w:rsidRPr="00967EFA">
          <w:rPr>
            <w:rStyle w:val="ad"/>
          </w:rPr>
          <w:t>IRE-12998</w:t>
        </w:r>
        <w:r w:rsidR="00E02F0E">
          <w:rPr>
            <w:webHidden/>
          </w:rPr>
          <w:tab/>
        </w:r>
        <w:r w:rsidR="00E02F0E">
          <w:rPr>
            <w:webHidden/>
          </w:rPr>
          <w:fldChar w:fldCharType="begin"/>
        </w:r>
        <w:r w:rsidR="00E02F0E">
          <w:rPr>
            <w:webHidden/>
          </w:rPr>
          <w:instrText xml:space="preserve"> PAGEREF _Toc40449682 \h </w:instrText>
        </w:r>
        <w:r w:rsidR="00E02F0E">
          <w:rPr>
            <w:webHidden/>
          </w:rPr>
        </w:r>
        <w:r w:rsidR="00E02F0E">
          <w:rPr>
            <w:webHidden/>
          </w:rPr>
          <w:fldChar w:fldCharType="separate"/>
        </w:r>
        <w:r w:rsidR="00AB1F2F">
          <w:rPr>
            <w:webHidden/>
          </w:rPr>
          <w:t>170</w:t>
        </w:r>
        <w:r w:rsidR="00E02F0E">
          <w:rPr>
            <w:webHidden/>
          </w:rPr>
          <w:fldChar w:fldCharType="end"/>
        </w:r>
      </w:hyperlink>
    </w:p>
    <w:p w14:paraId="5F049E73" w14:textId="5A9573D8" w:rsidR="005B6671" w:rsidRPr="0049256C" w:rsidRDefault="007069EE" w:rsidP="00EC7890">
      <w:pPr>
        <w:rPr>
          <w:rFonts w:eastAsiaTheme="minorEastAsia"/>
        </w:rPr>
      </w:pPr>
      <w:r w:rsidRPr="0049256C">
        <w:rPr>
          <w:rFonts w:eastAsiaTheme="minorEastAsia"/>
        </w:rPr>
        <w:fldChar w:fldCharType="end"/>
      </w:r>
    </w:p>
    <w:p w14:paraId="4F53623A" w14:textId="77BB4219" w:rsidR="00A8650B" w:rsidDel="008A2EF6" w:rsidRDefault="00A8650B" w:rsidP="00CE4F20">
      <w:pPr>
        <w:pStyle w:val="afffff5"/>
        <w:rPr>
          <w:del w:id="49" w:author="IRK" w:date="2020-04-16T09:25:00Z"/>
        </w:rPr>
      </w:pPr>
    </w:p>
    <w:p w14:paraId="6C3EC657" w14:textId="1D16D060" w:rsidR="00C30306" w:rsidDel="008A2EF6" w:rsidRDefault="00C30306" w:rsidP="00CE4F20">
      <w:pPr>
        <w:pStyle w:val="afffff5"/>
        <w:rPr>
          <w:del w:id="50" w:author="IRK" w:date="2020-04-16T09:25:00Z"/>
        </w:rPr>
      </w:pPr>
    </w:p>
    <w:p w14:paraId="4FA163C6" w14:textId="0F44B7D0" w:rsidR="00C30306" w:rsidDel="008A2EF6" w:rsidRDefault="00C30306" w:rsidP="00CE4F20">
      <w:pPr>
        <w:pStyle w:val="afffff5"/>
        <w:rPr>
          <w:del w:id="51" w:author="IRK" w:date="2020-04-16T09:25:00Z"/>
        </w:rPr>
      </w:pPr>
    </w:p>
    <w:p w14:paraId="59F0153A" w14:textId="5A4C5E3C" w:rsidR="00C30306" w:rsidDel="008A2EF6" w:rsidRDefault="00C30306" w:rsidP="00CE4F20">
      <w:pPr>
        <w:pStyle w:val="afffff5"/>
        <w:rPr>
          <w:del w:id="52" w:author="IRK" w:date="2020-04-16T09:25:00Z"/>
        </w:rPr>
      </w:pPr>
    </w:p>
    <w:p w14:paraId="4845BBC3" w14:textId="3EC7FC10" w:rsidR="0025343B" w:rsidDel="008A2EF6" w:rsidRDefault="0025343B" w:rsidP="00CE4F20">
      <w:pPr>
        <w:pStyle w:val="afffff5"/>
        <w:rPr>
          <w:del w:id="53" w:author="IRK" w:date="2020-04-16T09:25:00Z"/>
        </w:rPr>
      </w:pPr>
    </w:p>
    <w:p w14:paraId="36410101" w14:textId="191DCA9B" w:rsidR="0025343B" w:rsidDel="008A2EF6" w:rsidRDefault="0025343B" w:rsidP="00CE4F20">
      <w:pPr>
        <w:pStyle w:val="afffff5"/>
        <w:rPr>
          <w:del w:id="54" w:author="IRK" w:date="2020-04-16T09:25:00Z"/>
        </w:rPr>
      </w:pPr>
    </w:p>
    <w:p w14:paraId="1CF8598A" w14:textId="26F25927" w:rsidR="00971061" w:rsidDel="008A2EF6" w:rsidRDefault="00971061" w:rsidP="00CE4F20">
      <w:pPr>
        <w:pStyle w:val="afffff5"/>
        <w:rPr>
          <w:del w:id="55" w:author="IRK" w:date="2020-04-16T09:25:00Z"/>
        </w:rPr>
      </w:pPr>
    </w:p>
    <w:p w14:paraId="76D0630B" w14:textId="3A52F387" w:rsidR="0025343B" w:rsidDel="008A2EF6" w:rsidRDefault="0025343B" w:rsidP="00CE4F20">
      <w:pPr>
        <w:pStyle w:val="afffff5"/>
        <w:rPr>
          <w:del w:id="56" w:author="IRK" w:date="2020-04-16T09:25:00Z"/>
        </w:rPr>
      </w:pPr>
    </w:p>
    <w:p w14:paraId="33749B7A" w14:textId="1B554B07" w:rsidR="0025343B" w:rsidDel="008A2EF6" w:rsidRDefault="0025343B" w:rsidP="00CE4F20">
      <w:pPr>
        <w:pStyle w:val="afffff5"/>
        <w:rPr>
          <w:del w:id="57" w:author="IRK" w:date="2020-04-16T09:25:00Z"/>
        </w:rPr>
      </w:pPr>
    </w:p>
    <w:p w14:paraId="78BD9713" w14:textId="7A9C6260" w:rsidR="00AF26F2" w:rsidRPr="0049256C" w:rsidRDefault="00AF26F2" w:rsidP="00CE4F20">
      <w:pPr>
        <w:pStyle w:val="afffff5"/>
      </w:pPr>
      <w:r w:rsidRPr="0049256C">
        <w:rPr>
          <w:rFonts w:hint="eastAsia"/>
        </w:rPr>
        <w:lastRenderedPageBreak/>
        <w:t>図</w:t>
      </w:r>
      <w:r w:rsidRPr="0049256C">
        <w:t>目次</w:t>
      </w:r>
    </w:p>
    <w:p w14:paraId="40A368F4" w14:textId="77777777" w:rsidR="00333094" w:rsidRDefault="00501B62" w:rsidP="00333094">
      <w:pPr>
        <w:pStyle w:val="afff7"/>
        <w:tabs>
          <w:tab w:val="right" w:leader="dot" w:pos="9515"/>
        </w:tabs>
        <w:ind w:left="792" w:hanging="400"/>
        <w:rPr>
          <w:rFonts w:asciiTheme="minorHAnsi" w:eastAsiaTheme="minorEastAsia" w:hAnsiTheme="minorHAnsi"/>
          <w:noProof/>
          <w:spacing w:val="0"/>
          <w:sz w:val="21"/>
          <w:szCs w:val="22"/>
        </w:rPr>
      </w:pPr>
      <w:r>
        <w:rPr>
          <w:rFonts w:eastAsia="Malgun Gothic"/>
          <w:lang w:eastAsia="ko-KR"/>
        </w:rPr>
        <w:fldChar w:fldCharType="begin"/>
      </w:r>
      <w:r>
        <w:rPr>
          <w:rFonts w:eastAsia="Malgun Gothic"/>
          <w:lang w:eastAsia="ko-KR"/>
        </w:rPr>
        <w:instrText xml:space="preserve"> TOC \h \z \c "</w:instrText>
      </w:r>
      <w:r>
        <w:rPr>
          <w:rFonts w:eastAsia="Malgun Gothic"/>
          <w:lang w:eastAsia="ko-KR"/>
        </w:rPr>
        <w:instrText>図</w:instrText>
      </w:r>
      <w:r>
        <w:rPr>
          <w:rFonts w:eastAsia="Malgun Gothic"/>
          <w:lang w:eastAsia="ko-KR"/>
        </w:rPr>
        <w:instrText xml:space="preserve">" </w:instrText>
      </w:r>
      <w:r>
        <w:rPr>
          <w:rFonts w:eastAsia="Malgun Gothic"/>
          <w:lang w:eastAsia="ko-KR"/>
        </w:rPr>
        <w:fldChar w:fldCharType="separate"/>
      </w:r>
      <w:hyperlink w:anchor="_Toc40084695"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 IRBuilder.exe</w:t>
        </w:r>
        <w:r w:rsidR="00333094" w:rsidRPr="000A634B">
          <w:rPr>
            <w:rStyle w:val="ad"/>
            <w:rFonts w:hint="eastAsia"/>
            <w:noProof/>
          </w:rPr>
          <w:t>のアイコン</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_Toc40084695 \h </w:instrText>
        </w:r>
        <w:r w:rsidR="00333094">
          <w:rPr>
            <w:noProof/>
            <w:webHidden/>
          </w:rPr>
        </w:r>
        <w:r w:rsidR="00333094">
          <w:rPr>
            <w:noProof/>
            <w:webHidden/>
          </w:rPr>
          <w:fldChar w:fldCharType="separate"/>
        </w:r>
        <w:r w:rsidR="00AB1F2F">
          <w:rPr>
            <w:noProof/>
            <w:webHidden/>
          </w:rPr>
          <w:t>25</w:t>
        </w:r>
        <w:r w:rsidR="00333094">
          <w:rPr>
            <w:noProof/>
            <w:webHidden/>
          </w:rPr>
          <w:fldChar w:fldCharType="end"/>
        </w:r>
      </w:hyperlink>
    </w:p>
    <w:p w14:paraId="57FE27EA" w14:textId="77777777" w:rsidR="00333094" w:rsidRDefault="00AB1F2F"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696" w:history="1">
        <w:r w:rsidR="00333094" w:rsidRPr="000A634B">
          <w:rPr>
            <w:rStyle w:val="ad"/>
            <w:noProof/>
          </w:rPr>
          <w:t>[</w:t>
        </w:r>
        <w:r w:rsidR="00333094" w:rsidRPr="000A634B">
          <w:rPr>
            <w:rStyle w:val="ad"/>
            <w:rFonts w:hint="eastAsia"/>
            <w:noProof/>
          </w:rPr>
          <w:t>図</w:t>
        </w:r>
        <w:r w:rsidR="00333094" w:rsidRPr="000A634B">
          <w:rPr>
            <w:rStyle w:val="ad"/>
            <w:noProof/>
          </w:rPr>
          <w:t xml:space="preserve"> 2 </w:t>
        </w:r>
        <w:r w:rsidR="00333094" w:rsidRPr="000A634B">
          <w:rPr>
            <w:rStyle w:val="ad"/>
            <w:rFonts w:hint="eastAsia"/>
            <w:noProof/>
          </w:rPr>
          <w:t>ルールビルダーのログイン画面</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_Toc40084696 \h </w:instrText>
        </w:r>
        <w:r w:rsidR="00333094">
          <w:rPr>
            <w:noProof/>
            <w:webHidden/>
          </w:rPr>
        </w:r>
        <w:r w:rsidR="00333094">
          <w:rPr>
            <w:noProof/>
            <w:webHidden/>
          </w:rPr>
          <w:fldChar w:fldCharType="separate"/>
        </w:r>
        <w:r>
          <w:rPr>
            <w:noProof/>
            <w:webHidden/>
          </w:rPr>
          <w:t>26</w:t>
        </w:r>
        <w:r w:rsidR="00333094">
          <w:rPr>
            <w:noProof/>
            <w:webHidden/>
          </w:rPr>
          <w:fldChar w:fldCharType="end"/>
        </w:r>
      </w:hyperlink>
    </w:p>
    <w:p w14:paraId="4C4E1C97" w14:textId="77777777" w:rsidR="00333094" w:rsidRDefault="00AB1F2F"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697" w:history="1">
        <w:r w:rsidR="00333094" w:rsidRPr="000A634B">
          <w:rPr>
            <w:rStyle w:val="ad"/>
            <w:noProof/>
          </w:rPr>
          <w:t>[</w:t>
        </w:r>
        <w:r w:rsidR="00333094" w:rsidRPr="000A634B">
          <w:rPr>
            <w:rStyle w:val="ad"/>
            <w:rFonts w:hint="eastAsia"/>
            <w:noProof/>
          </w:rPr>
          <w:t>図</w:t>
        </w:r>
        <w:r w:rsidR="00333094" w:rsidRPr="000A634B">
          <w:rPr>
            <w:rStyle w:val="ad"/>
            <w:noProof/>
          </w:rPr>
          <w:t xml:space="preserve"> 3 </w:t>
        </w:r>
        <w:r w:rsidR="00333094" w:rsidRPr="000A634B">
          <w:rPr>
            <w:rStyle w:val="ad"/>
            <w:rFonts w:hint="eastAsia"/>
            <w:noProof/>
          </w:rPr>
          <w:t>接続情報の入力画面</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_Toc40084697 \h </w:instrText>
        </w:r>
        <w:r w:rsidR="00333094">
          <w:rPr>
            <w:noProof/>
            <w:webHidden/>
          </w:rPr>
        </w:r>
        <w:r w:rsidR="00333094">
          <w:rPr>
            <w:noProof/>
            <w:webHidden/>
          </w:rPr>
          <w:fldChar w:fldCharType="separate"/>
        </w:r>
        <w:r>
          <w:rPr>
            <w:noProof/>
            <w:webHidden/>
          </w:rPr>
          <w:t>26</w:t>
        </w:r>
        <w:r w:rsidR="00333094">
          <w:rPr>
            <w:noProof/>
            <w:webHidden/>
          </w:rPr>
          <w:fldChar w:fldCharType="end"/>
        </w:r>
      </w:hyperlink>
    </w:p>
    <w:p w14:paraId="6BABABDD" w14:textId="77777777" w:rsidR="00333094" w:rsidRDefault="00AB1F2F"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698" w:history="1">
        <w:r w:rsidR="00333094" w:rsidRPr="000A634B">
          <w:rPr>
            <w:rStyle w:val="ad"/>
            <w:noProof/>
          </w:rPr>
          <w:t>[</w:t>
        </w:r>
        <w:r w:rsidR="00333094" w:rsidRPr="000A634B">
          <w:rPr>
            <w:rStyle w:val="ad"/>
            <w:rFonts w:hint="eastAsia"/>
            <w:noProof/>
          </w:rPr>
          <w:t>図</w:t>
        </w:r>
        <w:r w:rsidR="00333094" w:rsidRPr="000A634B">
          <w:rPr>
            <w:rStyle w:val="ad"/>
            <w:noProof/>
          </w:rPr>
          <w:t xml:space="preserve"> 4 </w:t>
        </w:r>
        <w:r w:rsidR="00333094" w:rsidRPr="000A634B">
          <w:rPr>
            <w:rStyle w:val="ad"/>
            <w:rFonts w:hint="eastAsia"/>
            <w:noProof/>
          </w:rPr>
          <w:t>初期ログイン情報の入力画面</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_Toc40084698 \h </w:instrText>
        </w:r>
        <w:r w:rsidR="00333094">
          <w:rPr>
            <w:noProof/>
            <w:webHidden/>
          </w:rPr>
        </w:r>
        <w:r w:rsidR="00333094">
          <w:rPr>
            <w:noProof/>
            <w:webHidden/>
          </w:rPr>
          <w:fldChar w:fldCharType="separate"/>
        </w:r>
        <w:r>
          <w:rPr>
            <w:noProof/>
            <w:webHidden/>
          </w:rPr>
          <w:t>27</w:t>
        </w:r>
        <w:r w:rsidR="00333094">
          <w:rPr>
            <w:noProof/>
            <w:webHidden/>
          </w:rPr>
          <w:fldChar w:fldCharType="end"/>
        </w:r>
      </w:hyperlink>
    </w:p>
    <w:p w14:paraId="33ED236A" w14:textId="77777777" w:rsidR="00333094" w:rsidRDefault="00AB1F2F"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699" w:history="1">
        <w:r w:rsidR="00333094" w:rsidRPr="000A634B">
          <w:rPr>
            <w:rStyle w:val="ad"/>
            <w:noProof/>
          </w:rPr>
          <w:t>[</w:t>
        </w:r>
        <w:r w:rsidR="00333094" w:rsidRPr="000A634B">
          <w:rPr>
            <w:rStyle w:val="ad"/>
            <w:rFonts w:hint="eastAsia"/>
            <w:noProof/>
          </w:rPr>
          <w:t>図</w:t>
        </w:r>
        <w:r w:rsidR="00333094" w:rsidRPr="000A634B">
          <w:rPr>
            <w:rStyle w:val="ad"/>
            <w:noProof/>
          </w:rPr>
          <w:t xml:space="preserve"> 5 </w:t>
        </w:r>
        <w:r w:rsidR="00333094" w:rsidRPr="000A634B">
          <w:rPr>
            <w:rStyle w:val="ad"/>
            <w:rFonts w:hint="eastAsia"/>
            <w:noProof/>
          </w:rPr>
          <w:t>ログイン正常実行後画面</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_Toc40084699 \h </w:instrText>
        </w:r>
        <w:r w:rsidR="00333094">
          <w:rPr>
            <w:noProof/>
            <w:webHidden/>
          </w:rPr>
        </w:r>
        <w:r w:rsidR="00333094">
          <w:rPr>
            <w:noProof/>
            <w:webHidden/>
          </w:rPr>
          <w:fldChar w:fldCharType="separate"/>
        </w:r>
        <w:r>
          <w:rPr>
            <w:noProof/>
            <w:webHidden/>
          </w:rPr>
          <w:t>27</w:t>
        </w:r>
        <w:r w:rsidR="00333094">
          <w:rPr>
            <w:noProof/>
            <w:webHidden/>
          </w:rPr>
          <w:fldChar w:fldCharType="end"/>
        </w:r>
      </w:hyperlink>
    </w:p>
    <w:p w14:paraId="2B74632A"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0" w:history="1">
        <w:r w:rsidR="00333094" w:rsidRPr="000A634B">
          <w:rPr>
            <w:rStyle w:val="ad"/>
            <w:noProof/>
          </w:rPr>
          <w:t>[</w:t>
        </w:r>
        <w:r w:rsidR="00333094" w:rsidRPr="000A634B">
          <w:rPr>
            <w:rStyle w:val="ad"/>
            <w:rFonts w:hint="eastAsia"/>
            <w:noProof/>
          </w:rPr>
          <w:t>図</w:t>
        </w:r>
        <w:r w:rsidR="00333094" w:rsidRPr="000A634B">
          <w:rPr>
            <w:rStyle w:val="ad"/>
            <w:noProof/>
          </w:rPr>
          <w:t xml:space="preserve"> 6 </w:t>
        </w:r>
        <w:r w:rsidR="00333094" w:rsidRPr="000A634B">
          <w:rPr>
            <w:rStyle w:val="ad"/>
            <w:rFonts w:hint="eastAsia"/>
            <w:noProof/>
          </w:rPr>
          <w:t>移管の例</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_Toc40084700 \h </w:instrText>
        </w:r>
        <w:r w:rsidR="00333094">
          <w:rPr>
            <w:noProof/>
            <w:webHidden/>
          </w:rPr>
        </w:r>
        <w:r w:rsidR="00333094">
          <w:rPr>
            <w:noProof/>
            <w:webHidden/>
          </w:rPr>
          <w:fldChar w:fldCharType="separate"/>
        </w:r>
        <w:r w:rsidR="00AB1F2F">
          <w:rPr>
            <w:noProof/>
            <w:webHidden/>
          </w:rPr>
          <w:t>106</w:t>
        </w:r>
        <w:r w:rsidR="00333094">
          <w:rPr>
            <w:noProof/>
            <w:webHidden/>
          </w:rPr>
          <w:fldChar w:fldCharType="end"/>
        </w:r>
      </w:hyperlink>
    </w:p>
    <w:p w14:paraId="2B0D0AF1"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1" w:history="1">
        <w:r w:rsidR="00333094" w:rsidRPr="000A634B">
          <w:rPr>
            <w:rStyle w:val="ad"/>
            <w:noProof/>
          </w:rPr>
          <w:t>[</w:t>
        </w:r>
        <w:r w:rsidR="00333094" w:rsidRPr="000A634B">
          <w:rPr>
            <w:rStyle w:val="ad"/>
            <w:rFonts w:hint="eastAsia"/>
            <w:noProof/>
          </w:rPr>
          <w:t>図</w:t>
        </w:r>
        <w:r w:rsidR="00333094" w:rsidRPr="000A634B">
          <w:rPr>
            <w:rStyle w:val="ad"/>
            <w:noProof/>
          </w:rPr>
          <w:t xml:space="preserve"> 7 </w:t>
        </w:r>
        <w:r w:rsidR="00333094" w:rsidRPr="000A634B">
          <w:rPr>
            <w:rStyle w:val="ad"/>
            <w:rFonts w:hint="eastAsia"/>
            <w:noProof/>
          </w:rPr>
          <w:t>移管の制約</w:t>
        </w:r>
        <w:r w:rsidR="00333094" w:rsidRPr="000A634B">
          <w:rPr>
            <w:rStyle w:val="ad"/>
            <w:noProof/>
          </w:rPr>
          <w:t>]</w:t>
        </w:r>
        <w:r w:rsidR="00333094">
          <w:rPr>
            <w:noProof/>
            <w:webHidden/>
          </w:rPr>
          <w:tab/>
        </w:r>
        <w:r w:rsidR="00333094">
          <w:rPr>
            <w:noProof/>
            <w:webHidden/>
          </w:rPr>
          <w:fldChar w:fldCharType="begin"/>
        </w:r>
        <w:r w:rsidR="00333094">
          <w:rPr>
            <w:noProof/>
            <w:webHidden/>
          </w:rPr>
          <w:instrText xml:space="preserve"> PAGEREF _Toc40084701 \h </w:instrText>
        </w:r>
        <w:r w:rsidR="00333094">
          <w:rPr>
            <w:noProof/>
            <w:webHidden/>
          </w:rPr>
        </w:r>
        <w:r w:rsidR="00333094">
          <w:rPr>
            <w:noProof/>
            <w:webHidden/>
          </w:rPr>
          <w:fldChar w:fldCharType="separate"/>
        </w:r>
        <w:r w:rsidR="00AB1F2F">
          <w:rPr>
            <w:noProof/>
            <w:webHidden/>
          </w:rPr>
          <w:t>107</w:t>
        </w:r>
        <w:r w:rsidR="00333094">
          <w:rPr>
            <w:noProof/>
            <w:webHidden/>
          </w:rPr>
          <w:fldChar w:fldCharType="end"/>
        </w:r>
      </w:hyperlink>
    </w:p>
    <w:p w14:paraId="2E697A5F"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2" w:history="1">
        <w:r w:rsidR="00333094" w:rsidRPr="000A634B">
          <w:rPr>
            <w:rStyle w:val="ad"/>
            <w:noProof/>
          </w:rPr>
          <w:t>[</w:t>
        </w:r>
        <w:r w:rsidR="00333094" w:rsidRPr="000A634B">
          <w:rPr>
            <w:rStyle w:val="ad"/>
            <w:rFonts w:hint="eastAsia"/>
            <w:noProof/>
          </w:rPr>
          <w:t>図</w:t>
        </w:r>
        <w:r w:rsidR="00333094" w:rsidRPr="000A634B">
          <w:rPr>
            <w:rStyle w:val="ad"/>
            <w:noProof/>
          </w:rPr>
          <w:t xml:space="preserve"> 8 Business Database]</w:t>
        </w:r>
        <w:r w:rsidR="00333094">
          <w:rPr>
            <w:noProof/>
            <w:webHidden/>
          </w:rPr>
          <w:tab/>
        </w:r>
        <w:r w:rsidR="00333094">
          <w:rPr>
            <w:noProof/>
            <w:webHidden/>
          </w:rPr>
          <w:fldChar w:fldCharType="begin"/>
        </w:r>
        <w:r w:rsidR="00333094">
          <w:rPr>
            <w:noProof/>
            <w:webHidden/>
          </w:rPr>
          <w:instrText xml:space="preserve"> PAGEREF _Toc40084702 \h </w:instrText>
        </w:r>
        <w:r w:rsidR="00333094">
          <w:rPr>
            <w:noProof/>
            <w:webHidden/>
          </w:rPr>
        </w:r>
        <w:r w:rsidR="00333094">
          <w:rPr>
            <w:noProof/>
            <w:webHidden/>
          </w:rPr>
          <w:fldChar w:fldCharType="separate"/>
        </w:r>
        <w:r w:rsidR="00AB1F2F">
          <w:rPr>
            <w:noProof/>
            <w:webHidden/>
          </w:rPr>
          <w:t>107</w:t>
        </w:r>
        <w:r w:rsidR="00333094">
          <w:rPr>
            <w:noProof/>
            <w:webHidden/>
          </w:rPr>
          <w:fldChar w:fldCharType="end"/>
        </w:r>
      </w:hyperlink>
    </w:p>
    <w:p w14:paraId="1F88588B"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3" w:history="1">
        <w:r w:rsidR="00333094" w:rsidRPr="000A634B">
          <w:rPr>
            <w:rStyle w:val="ad"/>
            <w:noProof/>
          </w:rPr>
          <w:t>[</w:t>
        </w:r>
        <w:r w:rsidR="00333094" w:rsidRPr="000A634B">
          <w:rPr>
            <w:rStyle w:val="ad"/>
            <w:rFonts w:hint="eastAsia"/>
            <w:noProof/>
          </w:rPr>
          <w:t>図</w:t>
        </w:r>
        <w:r w:rsidR="00333094" w:rsidRPr="000A634B">
          <w:rPr>
            <w:rStyle w:val="ad"/>
            <w:noProof/>
          </w:rPr>
          <w:t xml:space="preserve"> 9 Remote Rule Server]</w:t>
        </w:r>
        <w:r w:rsidR="00333094">
          <w:rPr>
            <w:noProof/>
            <w:webHidden/>
          </w:rPr>
          <w:tab/>
        </w:r>
        <w:r w:rsidR="00333094">
          <w:rPr>
            <w:noProof/>
            <w:webHidden/>
          </w:rPr>
          <w:fldChar w:fldCharType="begin"/>
        </w:r>
        <w:r w:rsidR="00333094">
          <w:rPr>
            <w:noProof/>
            <w:webHidden/>
          </w:rPr>
          <w:instrText xml:space="preserve"> PAGEREF _Toc40084703 \h </w:instrText>
        </w:r>
        <w:r w:rsidR="00333094">
          <w:rPr>
            <w:noProof/>
            <w:webHidden/>
          </w:rPr>
        </w:r>
        <w:r w:rsidR="00333094">
          <w:rPr>
            <w:noProof/>
            <w:webHidden/>
          </w:rPr>
          <w:fldChar w:fldCharType="separate"/>
        </w:r>
        <w:r w:rsidR="00AB1F2F">
          <w:rPr>
            <w:noProof/>
            <w:webHidden/>
          </w:rPr>
          <w:t>109</w:t>
        </w:r>
        <w:r w:rsidR="00333094">
          <w:rPr>
            <w:noProof/>
            <w:webHidden/>
          </w:rPr>
          <w:fldChar w:fldCharType="end"/>
        </w:r>
      </w:hyperlink>
    </w:p>
    <w:p w14:paraId="4CB991A8"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4"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10 Referencing a Data Source from a Rule Web Application]</w:t>
        </w:r>
        <w:r w:rsidR="00333094">
          <w:rPr>
            <w:noProof/>
            <w:webHidden/>
          </w:rPr>
          <w:tab/>
        </w:r>
        <w:r w:rsidR="00333094">
          <w:rPr>
            <w:noProof/>
            <w:webHidden/>
          </w:rPr>
          <w:fldChar w:fldCharType="begin"/>
        </w:r>
        <w:r w:rsidR="00333094">
          <w:rPr>
            <w:noProof/>
            <w:webHidden/>
          </w:rPr>
          <w:instrText xml:space="preserve"> PAGEREF _Toc40084704 \h </w:instrText>
        </w:r>
        <w:r w:rsidR="00333094">
          <w:rPr>
            <w:noProof/>
            <w:webHidden/>
          </w:rPr>
        </w:r>
        <w:r w:rsidR="00333094">
          <w:rPr>
            <w:noProof/>
            <w:webHidden/>
          </w:rPr>
          <w:fldChar w:fldCharType="separate"/>
        </w:r>
        <w:r w:rsidR="00AB1F2F">
          <w:rPr>
            <w:noProof/>
            <w:webHidden/>
          </w:rPr>
          <w:t>114</w:t>
        </w:r>
        <w:r w:rsidR="00333094">
          <w:rPr>
            <w:noProof/>
            <w:webHidden/>
          </w:rPr>
          <w:fldChar w:fldCharType="end"/>
        </w:r>
      </w:hyperlink>
    </w:p>
    <w:p w14:paraId="0615A69D"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5"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11 Rule Interface]</w:t>
        </w:r>
        <w:r w:rsidR="00333094">
          <w:rPr>
            <w:noProof/>
            <w:webHidden/>
          </w:rPr>
          <w:tab/>
        </w:r>
        <w:r w:rsidR="00333094">
          <w:rPr>
            <w:noProof/>
            <w:webHidden/>
          </w:rPr>
          <w:fldChar w:fldCharType="begin"/>
        </w:r>
        <w:r w:rsidR="00333094">
          <w:rPr>
            <w:noProof/>
            <w:webHidden/>
          </w:rPr>
          <w:instrText xml:space="preserve"> PAGEREF _Toc40084705 \h </w:instrText>
        </w:r>
        <w:r w:rsidR="00333094">
          <w:rPr>
            <w:noProof/>
            <w:webHidden/>
          </w:rPr>
        </w:r>
        <w:r w:rsidR="00333094">
          <w:rPr>
            <w:noProof/>
            <w:webHidden/>
          </w:rPr>
          <w:fldChar w:fldCharType="separate"/>
        </w:r>
        <w:r w:rsidR="00AB1F2F">
          <w:rPr>
            <w:noProof/>
            <w:webHidden/>
          </w:rPr>
          <w:t>115</w:t>
        </w:r>
        <w:r w:rsidR="00333094">
          <w:rPr>
            <w:noProof/>
            <w:webHidden/>
          </w:rPr>
          <w:fldChar w:fldCharType="end"/>
        </w:r>
      </w:hyperlink>
    </w:p>
    <w:p w14:paraId="07A57A94"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6"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12 Examples of Rule Application Initializations]</w:t>
        </w:r>
        <w:r w:rsidR="00333094">
          <w:rPr>
            <w:noProof/>
            <w:webHidden/>
          </w:rPr>
          <w:tab/>
        </w:r>
        <w:r w:rsidR="00333094">
          <w:rPr>
            <w:noProof/>
            <w:webHidden/>
          </w:rPr>
          <w:fldChar w:fldCharType="begin"/>
        </w:r>
        <w:r w:rsidR="00333094">
          <w:rPr>
            <w:noProof/>
            <w:webHidden/>
          </w:rPr>
          <w:instrText xml:space="preserve"> PAGEREF _Toc40084706 \h </w:instrText>
        </w:r>
        <w:r w:rsidR="00333094">
          <w:rPr>
            <w:noProof/>
            <w:webHidden/>
          </w:rPr>
        </w:r>
        <w:r w:rsidR="00333094">
          <w:rPr>
            <w:noProof/>
            <w:webHidden/>
          </w:rPr>
          <w:fldChar w:fldCharType="separate"/>
        </w:r>
        <w:r w:rsidR="00AB1F2F">
          <w:rPr>
            <w:noProof/>
            <w:webHidden/>
          </w:rPr>
          <w:t>117</w:t>
        </w:r>
        <w:r w:rsidR="00333094">
          <w:rPr>
            <w:noProof/>
            <w:webHidden/>
          </w:rPr>
          <w:fldChar w:fldCharType="end"/>
        </w:r>
      </w:hyperlink>
    </w:p>
    <w:p w14:paraId="725C3350"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7"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13 An Example of Management Service Configuration]</w:t>
        </w:r>
        <w:r w:rsidR="00333094">
          <w:rPr>
            <w:noProof/>
            <w:webHidden/>
          </w:rPr>
          <w:tab/>
        </w:r>
        <w:r w:rsidR="00333094">
          <w:rPr>
            <w:noProof/>
            <w:webHidden/>
          </w:rPr>
          <w:fldChar w:fldCharType="begin"/>
        </w:r>
        <w:r w:rsidR="00333094">
          <w:rPr>
            <w:noProof/>
            <w:webHidden/>
          </w:rPr>
          <w:instrText xml:space="preserve"> PAGEREF _Toc40084707 \h </w:instrText>
        </w:r>
        <w:r w:rsidR="00333094">
          <w:rPr>
            <w:noProof/>
            <w:webHidden/>
          </w:rPr>
        </w:r>
        <w:r w:rsidR="00333094">
          <w:rPr>
            <w:noProof/>
            <w:webHidden/>
          </w:rPr>
          <w:fldChar w:fldCharType="separate"/>
        </w:r>
        <w:r w:rsidR="00AB1F2F">
          <w:rPr>
            <w:noProof/>
            <w:webHidden/>
          </w:rPr>
          <w:t>128</w:t>
        </w:r>
        <w:r w:rsidR="00333094">
          <w:rPr>
            <w:noProof/>
            <w:webHidden/>
          </w:rPr>
          <w:fldChar w:fldCharType="end"/>
        </w:r>
      </w:hyperlink>
    </w:p>
    <w:p w14:paraId="56298311"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8"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14 Monitor Session]</w:t>
        </w:r>
        <w:r w:rsidR="00333094">
          <w:rPr>
            <w:noProof/>
            <w:webHidden/>
          </w:rPr>
          <w:tab/>
        </w:r>
        <w:r w:rsidR="00333094">
          <w:rPr>
            <w:noProof/>
            <w:webHidden/>
          </w:rPr>
          <w:fldChar w:fldCharType="begin"/>
        </w:r>
        <w:r w:rsidR="00333094">
          <w:rPr>
            <w:noProof/>
            <w:webHidden/>
          </w:rPr>
          <w:instrText xml:space="preserve"> PAGEREF _Toc40084708 \h </w:instrText>
        </w:r>
        <w:r w:rsidR="00333094">
          <w:rPr>
            <w:noProof/>
            <w:webHidden/>
          </w:rPr>
        </w:r>
        <w:r w:rsidR="00333094">
          <w:rPr>
            <w:noProof/>
            <w:webHidden/>
          </w:rPr>
          <w:fldChar w:fldCharType="separate"/>
        </w:r>
        <w:r w:rsidR="00AB1F2F">
          <w:rPr>
            <w:noProof/>
            <w:webHidden/>
          </w:rPr>
          <w:t>129</w:t>
        </w:r>
        <w:r w:rsidR="00333094">
          <w:rPr>
            <w:noProof/>
            <w:webHidden/>
          </w:rPr>
          <w:fldChar w:fldCharType="end"/>
        </w:r>
      </w:hyperlink>
    </w:p>
    <w:p w14:paraId="1195F886"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09"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15 An Example of Rule Builder Server Clustering]</w:t>
        </w:r>
        <w:r w:rsidR="00333094">
          <w:rPr>
            <w:noProof/>
            <w:webHidden/>
          </w:rPr>
          <w:tab/>
        </w:r>
        <w:r w:rsidR="00333094">
          <w:rPr>
            <w:noProof/>
            <w:webHidden/>
          </w:rPr>
          <w:fldChar w:fldCharType="begin"/>
        </w:r>
        <w:r w:rsidR="00333094">
          <w:rPr>
            <w:noProof/>
            <w:webHidden/>
          </w:rPr>
          <w:instrText xml:space="preserve"> PAGEREF _Toc40084709 \h </w:instrText>
        </w:r>
        <w:r w:rsidR="00333094">
          <w:rPr>
            <w:noProof/>
            <w:webHidden/>
          </w:rPr>
        </w:r>
        <w:r w:rsidR="00333094">
          <w:rPr>
            <w:noProof/>
            <w:webHidden/>
          </w:rPr>
          <w:fldChar w:fldCharType="separate"/>
        </w:r>
        <w:r w:rsidR="00AB1F2F">
          <w:rPr>
            <w:noProof/>
            <w:webHidden/>
          </w:rPr>
          <w:t>131</w:t>
        </w:r>
        <w:r w:rsidR="00333094">
          <w:rPr>
            <w:noProof/>
            <w:webHidden/>
          </w:rPr>
          <w:fldChar w:fldCharType="end"/>
        </w:r>
      </w:hyperlink>
    </w:p>
    <w:p w14:paraId="416BDBE2"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0"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16 Single Configuration Cluster]</w:t>
        </w:r>
        <w:r w:rsidR="00333094">
          <w:rPr>
            <w:noProof/>
            <w:webHidden/>
          </w:rPr>
          <w:tab/>
        </w:r>
        <w:r w:rsidR="00333094">
          <w:rPr>
            <w:noProof/>
            <w:webHidden/>
          </w:rPr>
          <w:fldChar w:fldCharType="begin"/>
        </w:r>
        <w:r w:rsidR="00333094">
          <w:rPr>
            <w:noProof/>
            <w:webHidden/>
          </w:rPr>
          <w:instrText xml:space="preserve"> PAGEREF _Toc40084710 \h </w:instrText>
        </w:r>
        <w:r w:rsidR="00333094">
          <w:rPr>
            <w:noProof/>
            <w:webHidden/>
          </w:rPr>
        </w:r>
        <w:r w:rsidR="00333094">
          <w:rPr>
            <w:noProof/>
            <w:webHidden/>
          </w:rPr>
          <w:fldChar w:fldCharType="separate"/>
        </w:r>
        <w:r w:rsidR="00AB1F2F">
          <w:rPr>
            <w:noProof/>
            <w:webHidden/>
          </w:rPr>
          <w:t>132</w:t>
        </w:r>
        <w:r w:rsidR="00333094">
          <w:rPr>
            <w:noProof/>
            <w:webHidden/>
          </w:rPr>
          <w:fldChar w:fldCharType="end"/>
        </w:r>
      </w:hyperlink>
    </w:p>
    <w:p w14:paraId="61DF5793"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1"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17 Separated Configuration Cluster]</w:t>
        </w:r>
        <w:r w:rsidR="00333094">
          <w:rPr>
            <w:noProof/>
            <w:webHidden/>
          </w:rPr>
          <w:tab/>
        </w:r>
        <w:r w:rsidR="00333094">
          <w:rPr>
            <w:noProof/>
            <w:webHidden/>
          </w:rPr>
          <w:fldChar w:fldCharType="begin"/>
        </w:r>
        <w:r w:rsidR="00333094">
          <w:rPr>
            <w:noProof/>
            <w:webHidden/>
          </w:rPr>
          <w:instrText xml:space="preserve"> PAGEREF _Toc40084711 \h </w:instrText>
        </w:r>
        <w:r w:rsidR="00333094">
          <w:rPr>
            <w:noProof/>
            <w:webHidden/>
          </w:rPr>
        </w:r>
        <w:r w:rsidR="00333094">
          <w:rPr>
            <w:noProof/>
            <w:webHidden/>
          </w:rPr>
          <w:fldChar w:fldCharType="separate"/>
        </w:r>
        <w:r w:rsidR="00AB1F2F">
          <w:rPr>
            <w:noProof/>
            <w:webHidden/>
          </w:rPr>
          <w:t>133</w:t>
        </w:r>
        <w:r w:rsidR="00333094">
          <w:rPr>
            <w:noProof/>
            <w:webHidden/>
          </w:rPr>
          <w:fldChar w:fldCharType="end"/>
        </w:r>
      </w:hyperlink>
    </w:p>
    <w:p w14:paraId="502F8083"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2"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18 Multi-Step Rule System]</w:t>
        </w:r>
        <w:r w:rsidR="00333094">
          <w:rPr>
            <w:noProof/>
            <w:webHidden/>
          </w:rPr>
          <w:tab/>
        </w:r>
        <w:r w:rsidR="00333094">
          <w:rPr>
            <w:noProof/>
            <w:webHidden/>
          </w:rPr>
          <w:fldChar w:fldCharType="begin"/>
        </w:r>
        <w:r w:rsidR="00333094">
          <w:rPr>
            <w:noProof/>
            <w:webHidden/>
          </w:rPr>
          <w:instrText xml:space="preserve"> PAGEREF _Toc40084712 \h </w:instrText>
        </w:r>
        <w:r w:rsidR="00333094">
          <w:rPr>
            <w:noProof/>
            <w:webHidden/>
          </w:rPr>
        </w:r>
        <w:r w:rsidR="00333094">
          <w:rPr>
            <w:noProof/>
            <w:webHidden/>
          </w:rPr>
          <w:fldChar w:fldCharType="separate"/>
        </w:r>
        <w:r w:rsidR="00AB1F2F">
          <w:rPr>
            <w:noProof/>
            <w:webHidden/>
          </w:rPr>
          <w:t>135</w:t>
        </w:r>
        <w:r w:rsidR="00333094">
          <w:rPr>
            <w:noProof/>
            <w:webHidden/>
          </w:rPr>
          <w:fldChar w:fldCharType="end"/>
        </w:r>
      </w:hyperlink>
    </w:p>
    <w:p w14:paraId="496200D3"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3" w:history="1">
        <w:r w:rsidR="00333094" w:rsidRPr="000A634B">
          <w:rPr>
            <w:rStyle w:val="ad"/>
            <w:noProof/>
          </w:rPr>
          <w:t>[</w:t>
        </w:r>
        <w:r w:rsidR="00333094" w:rsidRPr="000A634B">
          <w:rPr>
            <w:rStyle w:val="ad"/>
            <w:rFonts w:hint="eastAsia"/>
            <w:noProof/>
          </w:rPr>
          <w:t>図</w:t>
        </w:r>
        <w:r w:rsidR="00333094" w:rsidRPr="000A634B">
          <w:rPr>
            <w:rStyle w:val="ad"/>
            <w:noProof/>
          </w:rPr>
          <w:t xml:space="preserve"> 19 Another Multi-Step Rule System]</w:t>
        </w:r>
        <w:r w:rsidR="00333094">
          <w:rPr>
            <w:noProof/>
            <w:webHidden/>
          </w:rPr>
          <w:tab/>
        </w:r>
        <w:r w:rsidR="00333094">
          <w:rPr>
            <w:noProof/>
            <w:webHidden/>
          </w:rPr>
          <w:fldChar w:fldCharType="begin"/>
        </w:r>
        <w:r w:rsidR="00333094">
          <w:rPr>
            <w:noProof/>
            <w:webHidden/>
          </w:rPr>
          <w:instrText xml:space="preserve"> PAGEREF _Toc40084713 \h </w:instrText>
        </w:r>
        <w:r w:rsidR="00333094">
          <w:rPr>
            <w:noProof/>
            <w:webHidden/>
          </w:rPr>
        </w:r>
        <w:r w:rsidR="00333094">
          <w:rPr>
            <w:noProof/>
            <w:webHidden/>
          </w:rPr>
          <w:fldChar w:fldCharType="separate"/>
        </w:r>
        <w:r w:rsidR="00AB1F2F">
          <w:rPr>
            <w:noProof/>
            <w:webHidden/>
          </w:rPr>
          <w:t>136</w:t>
        </w:r>
        <w:r w:rsidR="00333094">
          <w:rPr>
            <w:noProof/>
            <w:webHidden/>
          </w:rPr>
          <w:fldChar w:fldCharType="end"/>
        </w:r>
      </w:hyperlink>
    </w:p>
    <w:p w14:paraId="4FC67352"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4" w:history="1">
        <w:r w:rsidR="00333094" w:rsidRPr="000A634B">
          <w:rPr>
            <w:rStyle w:val="ad"/>
            <w:noProof/>
          </w:rPr>
          <w:t>[</w:t>
        </w:r>
        <w:r w:rsidR="00333094" w:rsidRPr="000A634B">
          <w:rPr>
            <w:rStyle w:val="ad"/>
            <w:rFonts w:hint="eastAsia"/>
            <w:noProof/>
          </w:rPr>
          <w:t>図</w:t>
        </w:r>
        <w:r w:rsidR="00333094" w:rsidRPr="000A634B">
          <w:rPr>
            <w:rStyle w:val="ad"/>
            <w:noProof/>
          </w:rPr>
          <w:t xml:space="preserve"> 20 TCP Connector Service]</w:t>
        </w:r>
        <w:r w:rsidR="00333094">
          <w:rPr>
            <w:noProof/>
            <w:webHidden/>
          </w:rPr>
          <w:tab/>
        </w:r>
        <w:r w:rsidR="00333094">
          <w:rPr>
            <w:noProof/>
            <w:webHidden/>
          </w:rPr>
          <w:fldChar w:fldCharType="begin"/>
        </w:r>
        <w:r w:rsidR="00333094">
          <w:rPr>
            <w:noProof/>
            <w:webHidden/>
          </w:rPr>
          <w:instrText xml:space="preserve"> PAGEREF _Toc40084714 \h </w:instrText>
        </w:r>
        <w:r w:rsidR="00333094">
          <w:rPr>
            <w:noProof/>
            <w:webHidden/>
          </w:rPr>
        </w:r>
        <w:r w:rsidR="00333094">
          <w:rPr>
            <w:noProof/>
            <w:webHidden/>
          </w:rPr>
          <w:fldChar w:fldCharType="separate"/>
        </w:r>
        <w:r w:rsidR="00AB1F2F">
          <w:rPr>
            <w:noProof/>
            <w:webHidden/>
          </w:rPr>
          <w:t>137</w:t>
        </w:r>
        <w:r w:rsidR="00333094">
          <w:rPr>
            <w:noProof/>
            <w:webHidden/>
          </w:rPr>
          <w:fldChar w:fldCharType="end"/>
        </w:r>
      </w:hyperlink>
    </w:p>
    <w:p w14:paraId="0B42F45F"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5" w:history="1">
        <w:r w:rsidR="00333094" w:rsidRPr="000A634B">
          <w:rPr>
            <w:rStyle w:val="ad"/>
            <w:noProof/>
          </w:rPr>
          <w:t>[</w:t>
        </w:r>
        <w:r w:rsidR="00333094" w:rsidRPr="000A634B">
          <w:rPr>
            <w:rStyle w:val="ad"/>
            <w:rFonts w:hint="eastAsia"/>
            <w:noProof/>
          </w:rPr>
          <w:t>図</w:t>
        </w:r>
        <w:r w:rsidR="00333094" w:rsidRPr="000A634B">
          <w:rPr>
            <w:rStyle w:val="ad"/>
            <w:noProof/>
          </w:rPr>
          <w:t xml:space="preserve"> 21 An Example of a Replication]</w:t>
        </w:r>
        <w:r w:rsidR="00333094">
          <w:rPr>
            <w:noProof/>
            <w:webHidden/>
          </w:rPr>
          <w:tab/>
        </w:r>
        <w:r w:rsidR="00333094">
          <w:rPr>
            <w:noProof/>
            <w:webHidden/>
          </w:rPr>
          <w:fldChar w:fldCharType="begin"/>
        </w:r>
        <w:r w:rsidR="00333094">
          <w:rPr>
            <w:noProof/>
            <w:webHidden/>
          </w:rPr>
          <w:instrText xml:space="preserve"> PAGEREF _Toc40084715 \h </w:instrText>
        </w:r>
        <w:r w:rsidR="00333094">
          <w:rPr>
            <w:noProof/>
            <w:webHidden/>
          </w:rPr>
        </w:r>
        <w:r w:rsidR="00333094">
          <w:rPr>
            <w:noProof/>
            <w:webHidden/>
          </w:rPr>
          <w:fldChar w:fldCharType="separate"/>
        </w:r>
        <w:r w:rsidR="00AB1F2F">
          <w:rPr>
            <w:noProof/>
            <w:webHidden/>
          </w:rPr>
          <w:t>139</w:t>
        </w:r>
        <w:r w:rsidR="00333094">
          <w:rPr>
            <w:noProof/>
            <w:webHidden/>
          </w:rPr>
          <w:fldChar w:fldCharType="end"/>
        </w:r>
      </w:hyperlink>
    </w:p>
    <w:p w14:paraId="22A5A35A" w14:textId="77777777" w:rsidR="00333094" w:rsidRDefault="007D3017" w:rsidP="00333094">
      <w:pPr>
        <w:pStyle w:val="afff7"/>
        <w:tabs>
          <w:tab w:val="right" w:leader="dot" w:pos="9515"/>
        </w:tabs>
        <w:ind w:left="792" w:hanging="400"/>
        <w:rPr>
          <w:rFonts w:asciiTheme="minorHAnsi" w:eastAsiaTheme="minorEastAsia" w:hAnsiTheme="minorHAnsi"/>
          <w:noProof/>
          <w:spacing w:val="0"/>
          <w:sz w:val="21"/>
          <w:szCs w:val="22"/>
        </w:rPr>
      </w:pPr>
      <w:hyperlink w:anchor="_Toc40084716" w:history="1">
        <w:r w:rsidR="00333094" w:rsidRPr="000A634B">
          <w:rPr>
            <w:rStyle w:val="ad"/>
            <w:noProof/>
          </w:rPr>
          <w:t>[</w:t>
        </w:r>
        <w:r w:rsidR="00333094" w:rsidRPr="000A634B">
          <w:rPr>
            <w:rStyle w:val="ad"/>
            <w:rFonts w:hint="eastAsia"/>
            <w:noProof/>
          </w:rPr>
          <w:t>図</w:t>
        </w:r>
        <w:r w:rsidR="00333094" w:rsidRPr="000A634B">
          <w:rPr>
            <w:rStyle w:val="ad"/>
            <w:noProof/>
          </w:rPr>
          <w:t xml:space="preserve"> 22 An Example of a Replication with Local First Option]</w:t>
        </w:r>
        <w:r w:rsidR="00333094">
          <w:rPr>
            <w:noProof/>
            <w:webHidden/>
          </w:rPr>
          <w:tab/>
        </w:r>
        <w:r w:rsidR="00333094">
          <w:rPr>
            <w:noProof/>
            <w:webHidden/>
          </w:rPr>
          <w:fldChar w:fldCharType="begin"/>
        </w:r>
        <w:r w:rsidR="00333094">
          <w:rPr>
            <w:noProof/>
            <w:webHidden/>
          </w:rPr>
          <w:instrText xml:space="preserve"> PAGEREF _Toc40084716 \h </w:instrText>
        </w:r>
        <w:r w:rsidR="00333094">
          <w:rPr>
            <w:noProof/>
            <w:webHidden/>
          </w:rPr>
        </w:r>
        <w:r w:rsidR="00333094">
          <w:rPr>
            <w:noProof/>
            <w:webHidden/>
          </w:rPr>
          <w:fldChar w:fldCharType="separate"/>
        </w:r>
        <w:r w:rsidR="00AB1F2F">
          <w:rPr>
            <w:noProof/>
            <w:webHidden/>
          </w:rPr>
          <w:t>139</w:t>
        </w:r>
        <w:r w:rsidR="00333094">
          <w:rPr>
            <w:noProof/>
            <w:webHidden/>
          </w:rPr>
          <w:fldChar w:fldCharType="end"/>
        </w:r>
      </w:hyperlink>
    </w:p>
    <w:p w14:paraId="54DD26E2" w14:textId="015B6656" w:rsidR="005B6671" w:rsidRDefault="00501B62" w:rsidP="00EC7890">
      <w:pPr>
        <w:rPr>
          <w:rFonts w:eastAsiaTheme="minorEastAsia"/>
        </w:rPr>
      </w:pPr>
      <w:r>
        <w:rPr>
          <w:rFonts w:eastAsia="Malgun Gothic"/>
          <w:lang w:eastAsia="ko-KR"/>
        </w:rPr>
        <w:fldChar w:fldCharType="end"/>
      </w:r>
    </w:p>
    <w:p w14:paraId="2D8B0320" w14:textId="77777777" w:rsidR="005B6671" w:rsidRPr="0049256C" w:rsidRDefault="005B6671" w:rsidP="00EC7890">
      <w:r w:rsidRPr="0049256C">
        <w:br w:type="page"/>
      </w:r>
    </w:p>
    <w:p w14:paraId="4903B57F" w14:textId="2B3AFD3B" w:rsidR="005B6671" w:rsidRPr="0049256C" w:rsidRDefault="005B6671">
      <w:pPr>
        <w:pStyle w:val="11"/>
        <w:numPr>
          <w:ilvl w:val="0"/>
          <w:numId w:val="29"/>
        </w:numPr>
        <w:pPrChange w:id="58" w:author="IRK" w:date="2020-05-11T09:34:00Z">
          <w:pPr>
            <w:pStyle w:val="11"/>
            <w:numPr>
              <w:numId w:val="29"/>
            </w:numPr>
            <w:spacing w:before="0" w:line="320" w:lineRule="exact"/>
            <w:jc w:val="left"/>
          </w:pPr>
        </w:pPrChange>
      </w:pPr>
      <w:bookmarkStart w:id="59" w:name="_Toc441755263"/>
      <w:bookmarkStart w:id="60" w:name="_Toc40449504"/>
      <w:r w:rsidRPr="0049256C">
        <w:lastRenderedPageBreak/>
        <w:t>Quick Start</w:t>
      </w:r>
      <w:bookmarkEnd w:id="59"/>
      <w:bookmarkEnd w:id="60"/>
    </w:p>
    <w:p w14:paraId="2E569EEE" w14:textId="022F2CF0" w:rsidR="005B6671" w:rsidRPr="0049256C" w:rsidRDefault="005B6671" w:rsidP="00EC7890">
      <w:r w:rsidRPr="0049256C">
        <w:t>この章では、</w:t>
      </w:r>
      <w:r w:rsidRPr="0049256C">
        <w:t>InnoRules</w:t>
      </w:r>
      <w:r w:rsidRPr="0049256C">
        <w:t>をインストールして構成する方法を</w:t>
      </w:r>
      <w:r w:rsidRPr="0049256C">
        <w:rPr>
          <w:rFonts w:hint="eastAsia"/>
        </w:rPr>
        <w:t>説明す</w:t>
      </w:r>
      <w:r w:rsidRPr="0049256C">
        <w:t>る。インストール先のシステム構成は、次の</w:t>
      </w:r>
      <w:del w:id="61" w:author="IRK" w:date="2020-03-11T16:22:00Z">
        <w:r w:rsidRPr="0049256C" w:rsidDel="003A26C2">
          <w:delText>通り</w:delText>
        </w:r>
      </w:del>
      <w:ins w:id="62" w:author="IRK" w:date="2020-03-11T16:22:00Z">
        <w:r w:rsidR="003A26C2">
          <w:rPr>
            <w:rFonts w:hint="eastAsia"/>
          </w:rPr>
          <w:t>とおり</w:t>
        </w:r>
      </w:ins>
      <w:r w:rsidRPr="0049256C">
        <w:t>である。</w:t>
      </w:r>
    </w:p>
    <w:p w14:paraId="4C1BE97A" w14:textId="77777777" w:rsidR="005B6671" w:rsidRPr="00CE4F20" w:rsidRDefault="005B6671" w:rsidP="001210CF">
      <w:pPr>
        <w:pStyle w:val="10"/>
      </w:pPr>
      <w:r w:rsidRPr="00CE4F20">
        <w:t>ルールシステムは、</w:t>
      </w:r>
      <w:r w:rsidRPr="00CE4F20">
        <w:rPr>
          <w:rFonts w:hint="eastAsia"/>
        </w:rPr>
        <w:t>開発</w:t>
      </w:r>
      <w:r w:rsidRPr="00CE4F20">
        <w:t>と</w:t>
      </w:r>
      <w:r w:rsidRPr="00CE4F20">
        <w:rPr>
          <w:rFonts w:hint="eastAsia"/>
        </w:rPr>
        <w:t>運用</w:t>
      </w:r>
      <w:r w:rsidRPr="00CE4F20">
        <w:t>の</w:t>
      </w:r>
      <w:r w:rsidRPr="00CE4F20">
        <w:t>2</w:t>
      </w:r>
      <w:r w:rsidRPr="00CE4F20">
        <w:t>つの単位ルールシステムで構成される。</w:t>
      </w:r>
    </w:p>
    <w:p w14:paraId="65D8BF11" w14:textId="77777777" w:rsidR="005B6671" w:rsidRPr="0049256C" w:rsidRDefault="005B6671" w:rsidP="001210CF">
      <w:pPr>
        <w:pStyle w:val="10"/>
      </w:pPr>
      <w:r w:rsidRPr="0049256C">
        <w:t>ルールビルダーサービスを有効にする。</w:t>
      </w:r>
    </w:p>
    <w:p w14:paraId="4726CF89" w14:textId="77777777" w:rsidR="005B6671" w:rsidRPr="0049256C" w:rsidRDefault="005B6671" w:rsidP="00EC7890">
      <w:pPr>
        <w:rPr>
          <w:rFonts w:eastAsiaTheme="minorEastAsia"/>
        </w:rPr>
      </w:pPr>
    </w:p>
    <w:p w14:paraId="5D9A5180" w14:textId="77777777" w:rsidR="005B6671" w:rsidRPr="0049256C" w:rsidRDefault="005B6671">
      <w:pPr>
        <w:pStyle w:val="22"/>
        <w:numPr>
          <w:ilvl w:val="1"/>
          <w:numId w:val="139"/>
        </w:numPr>
        <w:rPr>
          <w:lang w:eastAsia="ja-JP"/>
        </w:rPr>
        <w:pPrChange w:id="63" w:author="IRK" w:date="2020-05-11T09:34:00Z">
          <w:pPr>
            <w:pStyle w:val="22"/>
            <w:numPr>
              <w:numId w:val="27"/>
            </w:numPr>
            <w:spacing w:before="0" w:after="100" w:line="320" w:lineRule="exact"/>
            <w:jc w:val="left"/>
          </w:pPr>
        </w:pPrChange>
      </w:pPr>
      <w:bookmarkStart w:id="64" w:name="_Toc441755264"/>
      <w:bookmarkStart w:id="65" w:name="_Ref34323007"/>
      <w:bookmarkStart w:id="66" w:name="_Ref34323013"/>
      <w:bookmarkStart w:id="67" w:name="_Ref34323017"/>
      <w:bookmarkStart w:id="68" w:name="_Ref34323021"/>
      <w:bookmarkStart w:id="69" w:name="_Toc40449505"/>
      <w:r w:rsidRPr="0049256C">
        <w:rPr>
          <w:lang w:eastAsia="ja-JP"/>
        </w:rPr>
        <w:t>インストール前の必要事項</w:t>
      </w:r>
      <w:bookmarkEnd w:id="64"/>
      <w:bookmarkEnd w:id="65"/>
      <w:bookmarkEnd w:id="66"/>
      <w:bookmarkEnd w:id="67"/>
      <w:bookmarkEnd w:id="68"/>
      <w:bookmarkEnd w:id="69"/>
    </w:p>
    <w:p w14:paraId="04358A53" w14:textId="663538DA" w:rsidR="005B6671" w:rsidRPr="00562041" w:rsidRDefault="005B6671" w:rsidP="00EC7890">
      <w:r w:rsidRPr="0049256C">
        <w:t>InnoRules Quick Start</w:t>
      </w:r>
      <w:r w:rsidRPr="0049256C">
        <w:t>を実行するためには、</w:t>
      </w:r>
      <w:del w:id="70" w:author="IRK" w:date="2020-03-11T16:11:00Z">
        <w:r w:rsidRPr="0049256C" w:rsidDel="0090373D">
          <w:delText>以下</w:delText>
        </w:r>
      </w:del>
      <w:ins w:id="71" w:author="IRK" w:date="2020-03-11T16:11:00Z">
        <w:r w:rsidR="0090373D">
          <w:rPr>
            <w:rFonts w:hint="eastAsia"/>
          </w:rPr>
          <w:t>次</w:t>
        </w:r>
      </w:ins>
      <w:r w:rsidRPr="0049256C">
        <w:t>の</w:t>
      </w:r>
      <w:r w:rsidRPr="00562041">
        <w:rPr>
          <w:rFonts w:hint="eastAsia"/>
        </w:rPr>
        <w:t>環境</w:t>
      </w:r>
      <w:r w:rsidR="00634013" w:rsidRPr="00562041">
        <w:rPr>
          <w:rFonts w:hint="eastAsia"/>
        </w:rPr>
        <w:t>を用意する</w:t>
      </w:r>
      <w:r w:rsidRPr="00562041">
        <w:t>必要がある。</w:t>
      </w:r>
    </w:p>
    <w:p w14:paraId="15083812" w14:textId="77777777" w:rsidR="005B6671" w:rsidRPr="00562041" w:rsidRDefault="005B6671" w:rsidP="001210CF">
      <w:pPr>
        <w:pStyle w:val="10"/>
      </w:pPr>
      <w:r w:rsidRPr="00562041">
        <w:t>InnoRules</w:t>
      </w:r>
      <w:r w:rsidRPr="00562041">
        <w:t>用</w:t>
      </w:r>
      <w:r w:rsidRPr="00562041">
        <w:t>OS</w:t>
      </w:r>
      <w:r w:rsidRPr="00562041">
        <w:t>アカウント</w:t>
      </w:r>
    </w:p>
    <w:p w14:paraId="775BBA91" w14:textId="11F94D87" w:rsidR="005B6671" w:rsidRPr="00562041" w:rsidRDefault="005B6671" w:rsidP="001210CF">
      <w:pPr>
        <w:pStyle w:val="13"/>
      </w:pPr>
      <w:r w:rsidRPr="00562041">
        <w:t>OS</w:t>
      </w:r>
      <w:r w:rsidRPr="00562041">
        <w:t>にログインしてインストールを実行し、</w:t>
      </w:r>
      <w:r w:rsidRPr="00562041">
        <w:t>InnoRules</w:t>
      </w:r>
      <w:r w:rsidRPr="00562041">
        <w:t>サーバを実行するためのアカウントである。</w:t>
      </w:r>
      <w:ins w:id="72" w:author="IRK" w:date="2020-04-16T09:26:00Z">
        <w:r w:rsidR="008A2EF6">
          <w:rPr>
            <w:rFonts w:hint="eastAsia"/>
          </w:rPr>
          <w:t>書き込み権限が付与されている必要がある。</w:t>
        </w:r>
      </w:ins>
    </w:p>
    <w:p w14:paraId="15113714" w14:textId="4DF37101" w:rsidR="005B6671" w:rsidRPr="00562041" w:rsidRDefault="005B6671" w:rsidP="001210CF">
      <w:pPr>
        <w:pStyle w:val="10"/>
      </w:pPr>
      <w:r w:rsidRPr="00562041">
        <w:t>JDK 6</w:t>
      </w:r>
      <w:r w:rsidR="00D41DE5">
        <w:rPr>
          <w:rFonts w:eastAsia="Malgun Gothic" w:hint="eastAsia"/>
          <w:lang w:eastAsia="ko-KR"/>
        </w:rPr>
        <w:t>.0</w:t>
      </w:r>
      <w:r w:rsidRPr="00562041">
        <w:t>以上</w:t>
      </w:r>
    </w:p>
    <w:p w14:paraId="507AAB0B" w14:textId="77777777" w:rsidR="005B6671" w:rsidRPr="00562041" w:rsidRDefault="005B6671" w:rsidP="001210CF">
      <w:pPr>
        <w:pStyle w:val="10"/>
      </w:pPr>
      <w:r w:rsidRPr="00562041">
        <w:t>最小インストール空き容量</w:t>
      </w:r>
      <w:r w:rsidRPr="00562041">
        <w:t>30MB</w:t>
      </w:r>
    </w:p>
    <w:p w14:paraId="0D00A85B" w14:textId="2C30A161" w:rsidR="005B6671" w:rsidRPr="00562041" w:rsidRDefault="005B6671" w:rsidP="001210CF">
      <w:pPr>
        <w:pStyle w:val="13"/>
      </w:pPr>
      <w:r w:rsidRPr="00562041">
        <w:t>InnoRules</w:t>
      </w:r>
      <w:r w:rsidRPr="00562041">
        <w:t>がインストールされるファイルシステム上の必要な</w:t>
      </w:r>
      <w:r w:rsidR="00634013" w:rsidRPr="00562041">
        <w:rPr>
          <w:rFonts w:hint="eastAsia"/>
        </w:rPr>
        <w:t>最小の</w:t>
      </w:r>
      <w:r w:rsidRPr="00562041">
        <w:t>空き容量で</w:t>
      </w:r>
      <w:r w:rsidR="00634013" w:rsidRPr="00562041">
        <w:rPr>
          <w:rFonts w:hint="eastAsia"/>
        </w:rPr>
        <w:t>あ</w:t>
      </w:r>
      <w:ins w:id="73" w:author="IRK" w:date="2020-04-16T09:27:00Z">
        <w:r w:rsidR="008A2EF6">
          <w:rPr>
            <w:rFonts w:hint="eastAsia"/>
          </w:rPr>
          <w:t>る。</w:t>
        </w:r>
      </w:ins>
      <w:del w:id="74" w:author="IRK" w:date="2020-04-16T09:27:00Z">
        <w:r w:rsidR="00634013" w:rsidRPr="00562041" w:rsidDel="008A2EF6">
          <w:rPr>
            <w:rFonts w:hint="eastAsia"/>
          </w:rPr>
          <w:delText>り</w:delText>
        </w:r>
        <w:r w:rsidRPr="00562041" w:rsidDel="008A2EF6">
          <w:delText>、上記の</w:delText>
        </w:r>
        <w:r w:rsidRPr="00562041" w:rsidDel="008A2EF6">
          <w:delText>OS</w:delText>
        </w:r>
        <w:r w:rsidRPr="00562041" w:rsidDel="008A2EF6">
          <w:delText>アカウントに書き込み権限が付与されている必要がある。</w:delText>
        </w:r>
      </w:del>
    </w:p>
    <w:p w14:paraId="6D4758FD" w14:textId="77777777" w:rsidR="005B6671" w:rsidRPr="00562041" w:rsidRDefault="005B6671" w:rsidP="001210CF">
      <w:pPr>
        <w:pStyle w:val="10"/>
      </w:pPr>
      <w:r w:rsidRPr="00562041">
        <w:t>InnoRules</w:t>
      </w:r>
      <w:r w:rsidRPr="00562041">
        <w:t>インストールウィザード</w:t>
      </w:r>
      <w:r w:rsidRPr="00562041">
        <w:rPr>
          <w:rFonts w:hint="eastAsia"/>
        </w:rPr>
        <w:t>：</w:t>
      </w:r>
      <w:r w:rsidRPr="00562041">
        <w:t>innorules-inst.jar</w:t>
      </w:r>
    </w:p>
    <w:p w14:paraId="652DC902" w14:textId="77777777" w:rsidR="005B6671" w:rsidRPr="00562041" w:rsidRDefault="005B6671" w:rsidP="001210CF">
      <w:pPr>
        <w:pStyle w:val="13"/>
      </w:pPr>
      <w:r w:rsidRPr="00562041">
        <w:t>InnoRules</w:t>
      </w:r>
      <w:r w:rsidRPr="00562041">
        <w:t>をインストールする実行可能な</w:t>
      </w:r>
      <w:r w:rsidRPr="00562041">
        <w:t>jar</w:t>
      </w:r>
      <w:r w:rsidRPr="00562041">
        <w:t>ファイルである。</w:t>
      </w:r>
    </w:p>
    <w:p w14:paraId="28854F88" w14:textId="77777777" w:rsidR="005B6671" w:rsidRPr="00562041" w:rsidRDefault="005B6671" w:rsidP="001210CF">
      <w:pPr>
        <w:pStyle w:val="10"/>
      </w:pPr>
      <w:r w:rsidRPr="00562041">
        <w:t>InnoRules</w:t>
      </w:r>
      <w:r w:rsidRPr="00562041">
        <w:t>ライセンスファイル</w:t>
      </w:r>
    </w:p>
    <w:p w14:paraId="1D48ED46" w14:textId="77777777" w:rsidR="005B6671" w:rsidRPr="00562041" w:rsidRDefault="005B6671" w:rsidP="001210CF">
      <w:pPr>
        <w:pStyle w:val="10"/>
      </w:pPr>
      <w:r w:rsidRPr="00562041">
        <w:t>データベースサーバ</w:t>
      </w:r>
      <w:r w:rsidRPr="00562041">
        <w:rPr>
          <w:rFonts w:hint="eastAsia"/>
        </w:rPr>
        <w:t>および</w:t>
      </w:r>
      <w:r w:rsidRPr="00562041">
        <w:t>アカウント</w:t>
      </w:r>
    </w:p>
    <w:p w14:paraId="11C35A3E" w14:textId="5490416C" w:rsidR="005B6671" w:rsidRPr="0049256C" w:rsidRDefault="005B6671" w:rsidP="001210CF">
      <w:pPr>
        <w:pStyle w:val="13"/>
      </w:pPr>
      <w:r w:rsidRPr="00562041">
        <w:t>データベースは</w:t>
      </w:r>
      <w:r w:rsidR="00634013" w:rsidRPr="00562041">
        <w:t>、各単位ルールシステムのルールデータを保存するために使用され</w:t>
      </w:r>
      <w:r w:rsidR="00634013" w:rsidRPr="00562041">
        <w:rPr>
          <w:rFonts w:hint="eastAsia"/>
        </w:rPr>
        <w:t>、</w:t>
      </w:r>
      <w:r w:rsidRPr="00562041">
        <w:t>単位システムごとに</w:t>
      </w:r>
      <w:r w:rsidRPr="00562041">
        <w:rPr>
          <w:rFonts w:hint="eastAsia"/>
        </w:rPr>
        <w:t>異なる</w:t>
      </w:r>
      <w:r w:rsidRPr="00562041">
        <w:t>データベースアカウントが必要</w:t>
      </w:r>
      <w:r w:rsidRPr="00562041">
        <w:rPr>
          <w:rFonts w:hint="eastAsia"/>
        </w:rPr>
        <w:t>である</w:t>
      </w:r>
      <w:r w:rsidR="00634013" w:rsidRPr="00562041">
        <w:t>。本</w:t>
      </w:r>
      <w:r w:rsidR="00634013" w:rsidRPr="00562041">
        <w:rPr>
          <w:rFonts w:hint="eastAsia"/>
        </w:rPr>
        <w:t>マニュアル</w:t>
      </w:r>
      <w:r w:rsidRPr="00562041">
        <w:t>では、開発、</w:t>
      </w:r>
      <w:r w:rsidRPr="00562041">
        <w:rPr>
          <w:rFonts w:hint="eastAsia"/>
        </w:rPr>
        <w:t>運用</w:t>
      </w:r>
      <w:r w:rsidRPr="00562041">
        <w:t>システムを構成するため</w:t>
      </w:r>
      <w:r w:rsidRPr="00562041">
        <w:t>2</w:t>
      </w:r>
      <w:r w:rsidRPr="00562041">
        <w:t>つのデータベースアカウント</w:t>
      </w:r>
      <w:r w:rsidR="00634013" w:rsidRPr="00562041">
        <w:rPr>
          <w:rFonts w:hint="eastAsia"/>
        </w:rPr>
        <w:t>を設定している</w:t>
      </w:r>
      <w:r w:rsidRPr="00562041">
        <w:rPr>
          <w:rFonts w:hint="eastAsia"/>
        </w:rPr>
        <w:t>。</w:t>
      </w:r>
      <w:r w:rsidR="00634013" w:rsidRPr="00562041">
        <w:rPr>
          <w:rFonts w:hint="eastAsia"/>
        </w:rPr>
        <w:t>なお、</w:t>
      </w:r>
      <w:r w:rsidRPr="00562041">
        <w:t>データベースアカウント</w:t>
      </w:r>
      <w:r w:rsidR="00634013" w:rsidRPr="00562041">
        <w:rPr>
          <w:rFonts w:hint="eastAsia"/>
        </w:rPr>
        <w:t>には</w:t>
      </w:r>
      <w:del w:id="75" w:author="IRK" w:date="2020-03-11T16:11:00Z">
        <w:r w:rsidR="00634013" w:rsidRPr="00562041" w:rsidDel="0090373D">
          <w:rPr>
            <w:rFonts w:hint="eastAsia"/>
          </w:rPr>
          <w:delText>以下</w:delText>
        </w:r>
      </w:del>
      <w:ins w:id="76" w:author="IRK" w:date="2020-03-11T16:11:00Z">
        <w:r w:rsidR="0090373D">
          <w:rPr>
            <w:rFonts w:hint="eastAsia"/>
          </w:rPr>
          <w:t>次</w:t>
        </w:r>
      </w:ins>
      <w:r w:rsidRPr="00562041">
        <w:rPr>
          <w:rFonts w:hint="eastAsia"/>
        </w:rPr>
        <w:t>の権限が</w:t>
      </w:r>
      <w:r w:rsidR="00634013" w:rsidRPr="00562041">
        <w:rPr>
          <w:rFonts w:hint="eastAsia"/>
        </w:rPr>
        <w:t>必要である</w:t>
      </w:r>
      <w:r w:rsidRPr="0049256C">
        <w:t>。</w:t>
      </w:r>
    </w:p>
    <w:p w14:paraId="0E69BEC3" w14:textId="60ABC3AE" w:rsidR="005B6671" w:rsidRPr="001210CF" w:rsidRDefault="005B6671" w:rsidP="001210CF">
      <w:pPr>
        <w:pStyle w:val="23"/>
      </w:pPr>
      <w:r w:rsidRPr="001210CF">
        <w:t>データベース</w:t>
      </w:r>
      <w:del w:id="77" w:author="IRK" w:date="2020-04-16T09:28:00Z">
        <w:r w:rsidRPr="001210CF" w:rsidDel="008A2EF6">
          <w:delText>に</w:delText>
        </w:r>
      </w:del>
      <w:r w:rsidRPr="001210CF">
        <w:t>接続</w:t>
      </w:r>
    </w:p>
    <w:p w14:paraId="09C80833" w14:textId="77777777" w:rsidR="005B6671" w:rsidRPr="001210CF" w:rsidRDefault="005B6671" w:rsidP="001210CF">
      <w:pPr>
        <w:pStyle w:val="23"/>
      </w:pPr>
      <w:r w:rsidRPr="001210CF">
        <w:t>テーブル作成</w:t>
      </w:r>
    </w:p>
    <w:p w14:paraId="59EF3955" w14:textId="77777777" w:rsidR="005B6671" w:rsidRPr="001210CF" w:rsidRDefault="005B6671" w:rsidP="001210CF">
      <w:pPr>
        <w:pStyle w:val="23"/>
      </w:pPr>
      <w:r w:rsidRPr="001210CF">
        <w:t>データ作成、削除</w:t>
      </w:r>
      <w:r w:rsidRPr="001210CF">
        <w:rPr>
          <w:rFonts w:hint="eastAsia"/>
        </w:rPr>
        <w:t>および</w:t>
      </w:r>
      <w:r w:rsidRPr="001210CF">
        <w:t>照会</w:t>
      </w:r>
    </w:p>
    <w:p w14:paraId="4977638B" w14:textId="77777777" w:rsidR="005B6671" w:rsidRPr="0049256C" w:rsidRDefault="005B6671" w:rsidP="001210CF">
      <w:pPr>
        <w:pStyle w:val="10"/>
      </w:pPr>
      <w:r w:rsidRPr="0049256C">
        <w:t>JDBC</w:t>
      </w:r>
      <w:r w:rsidRPr="0049256C">
        <w:t>ドライバ</w:t>
      </w:r>
    </w:p>
    <w:p w14:paraId="0432BA65" w14:textId="77777777" w:rsidR="005B6671" w:rsidRPr="0049256C" w:rsidRDefault="005B6671" w:rsidP="001210CF">
      <w:pPr>
        <w:pStyle w:val="13"/>
      </w:pPr>
      <w:r w:rsidRPr="0049256C">
        <w:t>設定ウィザード</w:t>
      </w:r>
      <w:r w:rsidRPr="0049256C">
        <w:rPr>
          <w:rFonts w:hint="eastAsia"/>
        </w:rPr>
        <w:t>および</w:t>
      </w:r>
      <w:r w:rsidRPr="0049256C">
        <w:t>InnoRules</w:t>
      </w:r>
      <w:r w:rsidRPr="0049256C">
        <w:t>サーバが上記のデータベースにアクセスするために必要である。</w:t>
      </w:r>
    </w:p>
    <w:p w14:paraId="29256193" w14:textId="77777777" w:rsidR="005B6671" w:rsidRPr="0049256C" w:rsidRDefault="005B6671" w:rsidP="001210CF">
      <w:pPr>
        <w:pStyle w:val="10"/>
      </w:pPr>
      <w:r w:rsidRPr="0049256C">
        <w:t>ルールビルダー</w:t>
      </w:r>
    </w:p>
    <w:p w14:paraId="68FBAF41" w14:textId="15A609DB" w:rsidR="005B6671" w:rsidRDefault="005B6671" w:rsidP="001210CF">
      <w:pPr>
        <w:pStyle w:val="13"/>
      </w:pPr>
      <w:r w:rsidRPr="0049256C">
        <w:t>ルール</w:t>
      </w:r>
      <w:del w:id="78" w:author="IRK" w:date="2020-04-16T10:54:00Z">
        <w:r w:rsidRPr="0049256C" w:rsidDel="00E23F19">
          <w:delText>著作</w:delText>
        </w:r>
      </w:del>
      <w:ins w:id="79" w:author="IRK" w:date="2020-04-16T10:54:00Z">
        <w:r w:rsidR="00E23F19">
          <w:rPr>
            <w:rFonts w:hint="eastAsia"/>
          </w:rPr>
          <w:t>管理</w:t>
        </w:r>
      </w:ins>
      <w:r w:rsidRPr="0049256C">
        <w:t>クライアントツールで、ルールビルダーサービスを呼び出す。</w:t>
      </w:r>
    </w:p>
    <w:p w14:paraId="1030E805" w14:textId="29C57FE1" w:rsidR="008857A1" w:rsidRDefault="008857A1">
      <w:pPr>
        <w:jc w:val="left"/>
      </w:pPr>
      <w:r>
        <w:br w:type="page"/>
      </w:r>
    </w:p>
    <w:p w14:paraId="205D9E55" w14:textId="77777777" w:rsidR="005B6671" w:rsidRPr="0049256C" w:rsidRDefault="005B6671" w:rsidP="00333094">
      <w:pPr>
        <w:pStyle w:val="22"/>
        <w:rPr>
          <w:lang w:eastAsia="ja-JP"/>
        </w:rPr>
      </w:pPr>
      <w:bookmarkStart w:id="80" w:name="_Toc465078462"/>
      <w:bookmarkStart w:id="81" w:name="_Toc465092037"/>
      <w:bookmarkStart w:id="82" w:name="_Toc465078463"/>
      <w:bookmarkStart w:id="83" w:name="_Toc465092038"/>
      <w:bookmarkStart w:id="84" w:name="_Toc441755265"/>
      <w:bookmarkStart w:id="85" w:name="_Ref34381333"/>
      <w:bookmarkStart w:id="86" w:name="_Ref34381344"/>
      <w:bookmarkStart w:id="87" w:name="_Ref34381348"/>
      <w:bookmarkStart w:id="88" w:name="_Ref34381352"/>
      <w:bookmarkStart w:id="89" w:name="_Toc40449506"/>
      <w:bookmarkEnd w:id="80"/>
      <w:bookmarkEnd w:id="81"/>
      <w:bookmarkEnd w:id="82"/>
      <w:bookmarkEnd w:id="83"/>
      <w:r w:rsidRPr="0049256C">
        <w:rPr>
          <w:lang w:eastAsia="ja-JP"/>
        </w:rPr>
        <w:lastRenderedPageBreak/>
        <w:t>インストールウィザードの実行</w:t>
      </w:r>
      <w:bookmarkEnd w:id="84"/>
      <w:bookmarkEnd w:id="85"/>
      <w:bookmarkEnd w:id="86"/>
      <w:bookmarkEnd w:id="87"/>
      <w:bookmarkEnd w:id="88"/>
      <w:bookmarkEnd w:id="89"/>
    </w:p>
    <w:p w14:paraId="4DF114C8" w14:textId="53A6A7EC" w:rsidR="00E344AB" w:rsidRPr="0049256C" w:rsidRDefault="005B6671" w:rsidP="00521FC6">
      <w:r w:rsidRPr="0049256C">
        <w:t>InnoRules</w:t>
      </w:r>
      <w:r w:rsidRPr="0049256C">
        <w:t>インストールウィザードは、</w:t>
      </w:r>
      <w:r w:rsidRPr="0049256C">
        <w:rPr>
          <w:rFonts w:hint="eastAsia"/>
        </w:rPr>
        <w:t>コマンドライン</w:t>
      </w:r>
      <w:r w:rsidRPr="0049256C">
        <w:t>ベー</w:t>
      </w:r>
      <w:r w:rsidR="00634013">
        <w:t>スのアプリケーションである。インストールする</w:t>
      </w:r>
      <w:r w:rsidR="00634013" w:rsidRPr="0033287B">
        <w:t>ためには、</w:t>
      </w:r>
      <w:r w:rsidR="00634013" w:rsidRPr="0033287B">
        <w:rPr>
          <w:rFonts w:hint="eastAsia"/>
        </w:rPr>
        <w:t>コンソール</w:t>
      </w:r>
      <w:r w:rsidRPr="0033287B">
        <w:t>にログインする必要がある。本例では、</w:t>
      </w:r>
      <w:r w:rsidR="008857A1" w:rsidRPr="008857A1">
        <w:rPr>
          <w:rFonts w:hint="eastAsia"/>
        </w:rPr>
        <w:t>UNIX</w:t>
      </w:r>
      <w:r w:rsidR="008857A1" w:rsidRPr="008857A1">
        <w:rPr>
          <w:rFonts w:hint="eastAsia"/>
        </w:rPr>
        <w:t>ターミナル</w:t>
      </w:r>
      <w:r w:rsidRPr="0033287B">
        <w:t>における実行を例に挙げるが、</w:t>
      </w:r>
      <w:r w:rsidRPr="0033287B">
        <w:t>Windows</w:t>
      </w:r>
      <w:r w:rsidR="00634013" w:rsidRPr="0033287B">
        <w:t>環境でも実行方法</w:t>
      </w:r>
      <w:r w:rsidR="00634013" w:rsidRPr="0033287B">
        <w:rPr>
          <w:rFonts w:hint="eastAsia"/>
        </w:rPr>
        <w:t>は変わらない</w:t>
      </w:r>
      <w:r w:rsidR="00634013" w:rsidRPr="0033287B">
        <w:t>。インストールウィザード</w:t>
      </w:r>
      <w:r w:rsidR="00634013" w:rsidRPr="0033287B">
        <w:rPr>
          <w:rFonts w:hint="eastAsia"/>
        </w:rPr>
        <w:t>の</w:t>
      </w:r>
      <w:r w:rsidR="00634013" w:rsidRPr="0033287B">
        <w:t>実行</w:t>
      </w:r>
      <w:r w:rsidRPr="0033287B">
        <w:t>前に、</w:t>
      </w:r>
      <w:del w:id="90" w:author="IRK" w:date="2020-03-05T17:57:00Z">
        <w:r w:rsidR="00B02597" w:rsidRPr="0033287B" w:rsidDel="00CB3A02">
          <w:delText>表</w:delText>
        </w:r>
        <w:r w:rsidR="00B02597" w:rsidRPr="0033287B" w:rsidDel="00CB3A02">
          <w:rPr>
            <w:rFonts w:hint="eastAsia"/>
          </w:rPr>
          <w:delText>1</w:delText>
        </w:r>
      </w:del>
      <w:ins w:id="91" w:author="IRK" w:date="2020-03-05T17:57:00Z">
        <w:r w:rsidR="00CB3A02">
          <w:rPr>
            <w:rFonts w:hint="eastAsia"/>
          </w:rPr>
          <w:t>次の表</w:t>
        </w:r>
      </w:ins>
      <w:r w:rsidRPr="0033287B">
        <w:t>のようにインストールするホストにインストールウィザードファイル</w:t>
      </w:r>
      <w:r w:rsidRPr="0049256C">
        <w:t>とライセンスファイルを</w:t>
      </w:r>
      <w:r w:rsidRPr="0049256C">
        <w:rPr>
          <w:rFonts w:hint="eastAsia"/>
        </w:rPr>
        <w:t>コピーする</w:t>
      </w:r>
      <w:r w:rsidRPr="0049256C">
        <w:t>。</w:t>
      </w:r>
    </w:p>
    <w:p w14:paraId="3820DE5A" w14:textId="77777777" w:rsidR="003045C5" w:rsidRPr="0049256C" w:rsidRDefault="003045C5" w:rsidP="00EC7890"/>
    <w:p w14:paraId="2D52DFC1" w14:textId="09CA1725" w:rsidR="00173DF8" w:rsidRPr="0049256C" w:rsidRDefault="00373C0B" w:rsidP="00521FC6">
      <w:pPr>
        <w:pStyle w:val="afff6"/>
      </w:pPr>
      <w:del w:id="92" w:author="IRK" w:date="2020-03-05T17:30:00Z">
        <w:r w:rsidRPr="0049256C" w:rsidDel="00517895">
          <w:delText xml:space="preserve"> </w:delText>
        </w:r>
        <w:bookmarkStart w:id="93" w:name="_Toc34839467"/>
        <w:r w:rsidR="00173DF8" w:rsidRPr="0049256C" w:rsidDel="00517895">
          <w:delText>[</w:delText>
        </w:r>
        <w:r w:rsidR="00173DF8" w:rsidRPr="0049256C" w:rsidDel="00517895">
          <w:delText>表</w:delText>
        </w:r>
        <w:r w:rsidR="00173DF8"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1</w:delText>
        </w:r>
        <w:r w:rsidR="003561C7" w:rsidRPr="0049256C" w:rsidDel="00517895">
          <w:rPr>
            <w:noProof/>
          </w:rPr>
          <w:fldChar w:fldCharType="end"/>
        </w:r>
        <w:r w:rsidR="00173DF8" w:rsidRPr="0049256C" w:rsidDel="00517895">
          <w:rPr>
            <w:rFonts w:hint="eastAsia"/>
          </w:rPr>
          <w:delText>]</w:delText>
        </w:r>
      </w:del>
      <w:ins w:id="94" w:author="IRK" w:date="2020-03-05T17:31:00Z">
        <w:r w:rsidR="00517895">
          <w:rPr>
            <w:rFonts w:hint="eastAsia"/>
          </w:rPr>
          <w:t>[</w:t>
        </w:r>
      </w:ins>
      <w:ins w:id="95" w:author="IRK" w:date="2020-03-05T17:30:00Z">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1</w:t>
      </w:r>
      <w:ins w:id="96" w:author="IRK" w:date="2020-03-05T17:30:00Z">
        <w:r w:rsidR="00517895">
          <w:fldChar w:fldCharType="end"/>
        </w:r>
        <w:r w:rsidR="00517895">
          <w:rPr>
            <w:rFonts w:hint="eastAsia"/>
          </w:rPr>
          <w:t>]</w:t>
        </w:r>
      </w:ins>
      <w:bookmarkEnd w:id="9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97" w:author="IRK" w:date="2020-04-16T11:01:00Z">
          <w:tblPr>
            <w:tblW w:w="0" w:type="auto"/>
            <w:tblInd w:w="108" w:type="dxa"/>
            <w:tblLook w:val="04A0" w:firstRow="1" w:lastRow="0" w:firstColumn="1" w:lastColumn="0" w:noHBand="0" w:noVBand="1"/>
          </w:tblPr>
        </w:tblPrChange>
      </w:tblPr>
      <w:tblGrid>
        <w:gridCol w:w="9356"/>
        <w:tblGridChange w:id="98">
          <w:tblGrid>
            <w:gridCol w:w="9356"/>
          </w:tblGrid>
        </w:tblGridChange>
      </w:tblGrid>
      <w:tr w:rsidR="005B6671" w:rsidRPr="0049256C" w14:paraId="5BC01CCD" w14:textId="77777777" w:rsidTr="00521FC6">
        <w:trPr>
          <w:jc w:val="center"/>
        </w:trPr>
        <w:tc>
          <w:tcPr>
            <w:tcW w:w="9356" w:type="dxa"/>
            <w:tcPrChange w:id="99" w:author="IRK" w:date="2020-04-16T11:01:00Z">
              <w:tcPr>
                <w:tcW w:w="9356" w:type="dxa"/>
              </w:tcPr>
            </w:tcPrChange>
          </w:tcPr>
          <w:p w14:paraId="70438CB3" w14:textId="77777777" w:rsidR="005B6671" w:rsidRPr="0049256C" w:rsidRDefault="005B6671">
            <w:pPr>
              <w:pStyle w:val="16"/>
              <w:pPrChange w:id="100" w:author="IRK" w:date="2020-04-27T17:26:00Z">
                <w:pPr/>
              </w:pPrChange>
            </w:pPr>
            <w:r w:rsidRPr="0049256C">
              <w:t>Innorules:~/install$ ls</w:t>
            </w:r>
          </w:p>
          <w:p w14:paraId="6A799142" w14:textId="77777777" w:rsidR="005B6671" w:rsidRPr="0049256C" w:rsidRDefault="005B6671">
            <w:pPr>
              <w:pStyle w:val="16"/>
              <w:pPrChange w:id="101" w:author="IRK" w:date="2020-04-27T17:26:00Z">
                <w:pPr/>
              </w:pPrChange>
            </w:pPr>
            <w:r w:rsidRPr="0049256C">
              <w:t>innorules-inst.jar  innorules.lic</w:t>
            </w:r>
            <w:del w:id="102" w:author="IRK" w:date="2020-03-10T14:49:00Z">
              <w:r w:rsidRPr="0049256C" w:rsidDel="00C20986">
                <w:delText xml:space="preserve"> </w:delText>
              </w:r>
            </w:del>
          </w:p>
          <w:p w14:paraId="54C66FE9" w14:textId="77777777" w:rsidR="005B6671" w:rsidRPr="0049256C" w:rsidRDefault="005B6671">
            <w:pPr>
              <w:pStyle w:val="16"/>
              <w:pPrChange w:id="103" w:author="IRK" w:date="2020-04-27T17:26:00Z">
                <w:pPr/>
              </w:pPrChange>
            </w:pPr>
            <w:r w:rsidRPr="0049256C">
              <w:t>Innorules:~/install$</w:t>
            </w:r>
          </w:p>
        </w:tc>
      </w:tr>
    </w:tbl>
    <w:p w14:paraId="3808E779" w14:textId="77777777" w:rsidR="005B6671" w:rsidRPr="0049256C" w:rsidRDefault="005B6671" w:rsidP="00EC7890"/>
    <w:p w14:paraId="48A4CF6B" w14:textId="7A1112FD" w:rsidR="005B6671" w:rsidRPr="00562041" w:rsidRDefault="005B6671" w:rsidP="00EC7890">
      <w:r w:rsidRPr="0049256C">
        <w:t>InnoRules</w:t>
      </w:r>
      <w:r w:rsidRPr="0049256C">
        <w:t>インストールウィザードを</w:t>
      </w:r>
      <w:del w:id="104" w:author="IRK" w:date="2020-03-05T17:31:00Z">
        <w:r w:rsidR="00B02597" w:rsidRPr="00A201E5" w:rsidDel="00517895">
          <w:rPr>
            <w:rFonts w:hint="eastAsia"/>
            <w:spacing w:val="-6"/>
          </w:rPr>
          <w:delText>表</w:delText>
        </w:r>
        <w:r w:rsidR="006C448E" w:rsidDel="00517895">
          <w:rPr>
            <w:rFonts w:eastAsia="Malgun Gothic" w:hint="eastAsia"/>
            <w:spacing w:val="-6"/>
          </w:rPr>
          <w:delText>2</w:delText>
        </w:r>
      </w:del>
      <w:ins w:id="105" w:author="IRK" w:date="2020-03-05T17:57:00Z">
        <w:r w:rsidR="00CB3A02">
          <w:rPr>
            <w:rFonts w:hint="eastAsia"/>
          </w:rPr>
          <w:t>次の表</w:t>
        </w:r>
      </w:ins>
      <w:r w:rsidRPr="00A201E5">
        <w:rPr>
          <w:rFonts w:hint="eastAsia"/>
          <w:spacing w:val="-6"/>
        </w:rPr>
        <w:t>の</w:t>
      </w:r>
      <w:r w:rsidRPr="0049256C">
        <w:t>よう</w:t>
      </w:r>
      <w:r w:rsidRPr="00562041">
        <w:t>に実行する。</w:t>
      </w:r>
      <w:r w:rsidR="00320A85" w:rsidRPr="00562041">
        <w:rPr>
          <w:rFonts w:hint="eastAsia"/>
        </w:rPr>
        <w:t>環境変数の</w:t>
      </w:r>
      <w:r w:rsidRPr="00562041">
        <w:t>PATH</w:t>
      </w:r>
      <w:r w:rsidRPr="00562041">
        <w:t>に</w:t>
      </w:r>
      <w:r w:rsidR="00764712">
        <w:t>J</w:t>
      </w:r>
      <w:r w:rsidR="008857A1">
        <w:t>AVA_HOME</w:t>
      </w:r>
      <w:r w:rsidRPr="00562041">
        <w:t>が登録されていない場合は、</w:t>
      </w:r>
      <w:r w:rsidRPr="00562041">
        <w:rPr>
          <w:rFonts w:hint="eastAsia"/>
        </w:rPr>
        <w:t>J</w:t>
      </w:r>
      <w:r w:rsidRPr="00562041">
        <w:t>ava</w:t>
      </w:r>
      <w:r w:rsidR="00634013" w:rsidRPr="00562041">
        <w:rPr>
          <w:rFonts w:hint="eastAsia"/>
        </w:rPr>
        <w:t>のフル</w:t>
      </w:r>
      <w:r w:rsidRPr="00562041">
        <w:t>パスを入力する。</w:t>
      </w:r>
    </w:p>
    <w:p w14:paraId="75B61A21" w14:textId="77777777" w:rsidR="005B6671" w:rsidRPr="0049256C" w:rsidRDefault="005B6671" w:rsidP="00EC7890"/>
    <w:p w14:paraId="078BF756" w14:textId="3E0BB616" w:rsidR="00173DF8" w:rsidRPr="0049256C" w:rsidRDefault="00173DF8" w:rsidP="007D3017">
      <w:pPr>
        <w:pStyle w:val="afff6"/>
      </w:pPr>
      <w:bookmarkStart w:id="106" w:name="_Toc34839468"/>
      <w:del w:id="107" w:author="IRK" w:date="2020-03-05T17:30:00Z">
        <w:r w:rsidRPr="0049256C" w:rsidDel="00517895">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2</w:delText>
        </w:r>
        <w:r w:rsidR="003561C7" w:rsidRPr="0049256C" w:rsidDel="00517895">
          <w:rPr>
            <w:noProof/>
          </w:rPr>
          <w:fldChar w:fldCharType="end"/>
        </w:r>
        <w:r w:rsidRPr="0049256C" w:rsidDel="00517895">
          <w:rPr>
            <w:rFonts w:hint="eastAsia"/>
          </w:rPr>
          <w:delText>]</w:delText>
        </w:r>
      </w:del>
      <w:ins w:id="108" w:author="IRK" w:date="2020-03-05T17:30:00Z">
        <w:r w:rsidR="00517895">
          <w:rPr>
            <w:rFonts w:hint="eastAsia"/>
          </w:rPr>
          <w:t>[</w:t>
        </w:r>
        <w:r w:rsidR="005B05BD">
          <w:rPr>
            <w:rFonts w:hint="eastAsia"/>
          </w:rPr>
          <w:t>表</w:t>
        </w:r>
        <w:r w:rsidR="005B05BD">
          <w:rPr>
            <w:rFonts w:hint="eastAsia"/>
          </w:rPr>
          <w:t xml:space="preserve"> </w:t>
        </w:r>
        <w:r w:rsidR="005B05BD">
          <w:fldChar w:fldCharType="begin"/>
        </w:r>
        <w:r w:rsidR="005B05BD">
          <w:instrText xml:space="preserve"> </w:instrText>
        </w:r>
        <w:r w:rsidR="005B05BD">
          <w:rPr>
            <w:rFonts w:hint="eastAsia"/>
          </w:rPr>
          <w:instrText xml:space="preserve">SEQ </w:instrText>
        </w:r>
        <w:r w:rsidR="005B05BD">
          <w:rPr>
            <w:rFonts w:hint="eastAsia"/>
          </w:rPr>
          <w:instrText>表</w:instrText>
        </w:r>
        <w:r w:rsidR="005B05BD">
          <w:rPr>
            <w:rFonts w:hint="eastAsia"/>
          </w:rPr>
          <w:instrText xml:space="preserve"> \* ARABIC</w:instrText>
        </w:r>
        <w:r w:rsidR="005B05BD">
          <w:instrText xml:space="preserve"> </w:instrText>
        </w:r>
      </w:ins>
      <w:r w:rsidR="005B05BD">
        <w:fldChar w:fldCharType="separate"/>
      </w:r>
      <w:r w:rsidR="00AB1F2F">
        <w:rPr>
          <w:noProof/>
        </w:rPr>
        <w:t>2</w:t>
      </w:r>
      <w:ins w:id="109" w:author="IRK" w:date="2020-03-05T17:30:00Z">
        <w:r w:rsidR="005B05BD">
          <w:fldChar w:fldCharType="end"/>
        </w:r>
        <w:r w:rsidR="00517895">
          <w:rPr>
            <w:rFonts w:hint="eastAsia"/>
          </w:rPr>
          <w:t>]</w:t>
        </w:r>
      </w:ins>
      <w:bookmarkEnd w:id="10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10" w:author="IRK" w:date="2020-04-16T11:01:00Z">
          <w:tblPr>
            <w:tblW w:w="0" w:type="auto"/>
            <w:tblInd w:w="108" w:type="dxa"/>
            <w:tblLook w:val="04A0" w:firstRow="1" w:lastRow="0" w:firstColumn="1" w:lastColumn="0" w:noHBand="0" w:noVBand="1"/>
          </w:tblPr>
        </w:tblPrChange>
      </w:tblPr>
      <w:tblGrid>
        <w:gridCol w:w="9356"/>
        <w:tblGridChange w:id="111">
          <w:tblGrid>
            <w:gridCol w:w="9356"/>
          </w:tblGrid>
        </w:tblGridChange>
      </w:tblGrid>
      <w:tr w:rsidR="005B6671" w:rsidRPr="0049256C" w14:paraId="5AD75E65" w14:textId="77777777" w:rsidTr="00521FC6">
        <w:trPr>
          <w:jc w:val="center"/>
        </w:trPr>
        <w:tc>
          <w:tcPr>
            <w:tcW w:w="9356" w:type="dxa"/>
            <w:tcPrChange w:id="112" w:author="IRK" w:date="2020-04-16T11:01:00Z">
              <w:tcPr>
                <w:tcW w:w="9356" w:type="dxa"/>
              </w:tcPr>
            </w:tcPrChange>
          </w:tcPr>
          <w:p w14:paraId="66155128" w14:textId="77777777" w:rsidR="005B6671" w:rsidRPr="0049256C" w:rsidRDefault="005B6671">
            <w:pPr>
              <w:pStyle w:val="16"/>
              <w:pPrChange w:id="113" w:author="IRK" w:date="2020-04-27T17:26:00Z">
                <w:pPr/>
              </w:pPrChange>
            </w:pPr>
            <w:r w:rsidRPr="0049256C">
              <w:t>Innorules:~/install$ java -jar innorules-inst.jar</w:t>
            </w:r>
          </w:p>
        </w:tc>
      </w:tr>
    </w:tbl>
    <w:p w14:paraId="13D04EF3" w14:textId="77777777" w:rsidR="005B6671" w:rsidRPr="0049256C" w:rsidRDefault="005B6671" w:rsidP="00EC7890"/>
    <w:p w14:paraId="3971722E" w14:textId="715CAE92" w:rsidR="005B6671" w:rsidRPr="0049256C" w:rsidRDefault="005B6671" w:rsidP="00EC7890">
      <w:r w:rsidRPr="0049256C">
        <w:rPr>
          <w:spacing w:val="-6"/>
        </w:rPr>
        <w:t>インストールウィザードを実行すると</w:t>
      </w:r>
      <w:r w:rsidRPr="00562041">
        <w:rPr>
          <w:spacing w:val="-6"/>
        </w:rPr>
        <w:t>、</w:t>
      </w:r>
      <w:del w:id="114" w:author="IRK" w:date="2020-03-05T17:58:00Z">
        <w:r w:rsidR="00B02597" w:rsidRPr="00562041" w:rsidDel="00CB3A02">
          <w:rPr>
            <w:spacing w:val="-6"/>
          </w:rPr>
          <w:delText>表</w:delText>
        </w:r>
        <w:r w:rsidR="00B02597" w:rsidRPr="00562041" w:rsidDel="00CB3A02">
          <w:rPr>
            <w:rFonts w:hint="eastAsia"/>
            <w:spacing w:val="-6"/>
          </w:rPr>
          <w:delText>3</w:delText>
        </w:r>
      </w:del>
      <w:ins w:id="115" w:author="IRK" w:date="2020-03-05T17:58:00Z">
        <w:r w:rsidR="00CB3A02">
          <w:rPr>
            <w:rFonts w:hint="eastAsia"/>
            <w:spacing w:val="-6"/>
          </w:rPr>
          <w:t>次の表</w:t>
        </w:r>
      </w:ins>
      <w:r w:rsidR="00320A85" w:rsidRPr="00562041">
        <w:rPr>
          <w:spacing w:val="-6"/>
        </w:rPr>
        <w:t>のように</w:t>
      </w:r>
      <w:ins w:id="116" w:author="IRK" w:date="2020-03-12T11:10:00Z">
        <w:r w:rsidR="0019782A">
          <w:rPr>
            <w:rFonts w:hint="eastAsia"/>
            <w:spacing w:val="-6"/>
          </w:rPr>
          <w:t>[</w:t>
        </w:r>
      </w:ins>
      <w:r w:rsidR="00320A85" w:rsidRPr="00562041">
        <w:rPr>
          <w:rFonts w:hint="eastAsia"/>
          <w:spacing w:val="-6"/>
        </w:rPr>
        <w:t>導入</w:t>
      </w:r>
      <w:ins w:id="117" w:author="IRK" w:date="2020-03-12T11:10:00Z">
        <w:r w:rsidR="0019782A">
          <w:rPr>
            <w:rFonts w:hint="eastAsia"/>
            <w:spacing w:val="-6"/>
          </w:rPr>
          <w:t>]</w:t>
        </w:r>
      </w:ins>
      <w:r w:rsidRPr="00562041">
        <w:rPr>
          <w:spacing w:val="-6"/>
        </w:rPr>
        <w:t>画面が出力される。インストールする</w:t>
      </w:r>
      <w:r w:rsidRPr="00562041">
        <w:rPr>
          <w:spacing w:val="-6"/>
        </w:rPr>
        <w:t>InnoRules</w:t>
      </w:r>
      <w:r w:rsidRPr="00562041">
        <w:t>のバージョンを確認し、事前</w:t>
      </w:r>
      <w:r w:rsidR="00B3526F">
        <w:rPr>
          <w:rFonts w:hint="eastAsia"/>
        </w:rPr>
        <w:t>確認</w:t>
      </w:r>
      <w:r w:rsidRPr="00562041">
        <w:t>事項を確認する。本例では、</w:t>
      </w:r>
      <w:r w:rsidRPr="00562041">
        <w:t>InnoRules</w:t>
      </w:r>
      <w:r w:rsidRPr="00562041">
        <w:t>サーバを利用してルールビルダーサービスを有効にするため、</w:t>
      </w:r>
      <w:r w:rsidR="008857A1" w:rsidRPr="008857A1">
        <w:rPr>
          <w:rFonts w:hint="eastAsia"/>
        </w:rPr>
        <w:t>サービスの</w:t>
      </w:r>
      <w:r w:rsidRPr="00562041">
        <w:t>HTTP</w:t>
      </w:r>
      <w:r w:rsidR="003D5ACA" w:rsidRPr="00562041">
        <w:t>サービスポートと制御ポートの割り当てが必要</w:t>
      </w:r>
      <w:r w:rsidR="003D5ACA" w:rsidRPr="00562041">
        <w:rPr>
          <w:rFonts w:hint="eastAsia"/>
        </w:rPr>
        <w:t>である。</w:t>
      </w:r>
      <w:r w:rsidR="008857A1" w:rsidRPr="008857A1">
        <w:rPr>
          <w:rFonts w:hint="eastAsia"/>
        </w:rPr>
        <w:t>そ</w:t>
      </w:r>
      <w:r w:rsidR="008857A1">
        <w:rPr>
          <w:rFonts w:hint="eastAsia"/>
        </w:rPr>
        <w:t>のため、ポートの割り当てについてはシステム管理者に確認すること</w:t>
      </w:r>
      <w:r w:rsidRPr="00562041">
        <w:t>。準備</w:t>
      </w:r>
      <w:r w:rsidRPr="00562041">
        <w:rPr>
          <w:rFonts w:hint="eastAsia"/>
        </w:rPr>
        <w:t>完了後</w:t>
      </w:r>
      <w:r w:rsidR="003D5ACA" w:rsidRPr="00562041">
        <w:t>、エンター</w:t>
      </w:r>
      <w:r w:rsidR="003D5ACA" w:rsidRPr="00562041">
        <w:rPr>
          <w:rFonts w:hint="eastAsia"/>
        </w:rPr>
        <w:t>キー</w:t>
      </w:r>
      <w:r w:rsidR="003D5ACA" w:rsidRPr="00562041">
        <w:t>を</w:t>
      </w:r>
      <w:r w:rsidR="003D5ACA" w:rsidRPr="00562041">
        <w:rPr>
          <w:rFonts w:hint="eastAsia"/>
        </w:rPr>
        <w:t>押</w:t>
      </w:r>
      <w:del w:id="118" w:author="IRK" w:date="2020-04-17T09:53:00Z">
        <w:r w:rsidR="003D5ACA" w:rsidRPr="00562041" w:rsidDel="000A63B7">
          <w:rPr>
            <w:rFonts w:hint="eastAsia"/>
          </w:rPr>
          <w:delText>下</w:delText>
        </w:r>
      </w:del>
      <w:r w:rsidR="003D5ACA" w:rsidRPr="00562041">
        <w:rPr>
          <w:rFonts w:hint="eastAsia"/>
        </w:rPr>
        <w:t>し</w:t>
      </w:r>
      <w:r w:rsidRPr="00562041">
        <w:t>て次に進む。</w:t>
      </w:r>
    </w:p>
    <w:p w14:paraId="50362780" w14:textId="77777777" w:rsidR="005B6671" w:rsidRPr="0049256C" w:rsidRDefault="005B6671" w:rsidP="00EC7890"/>
    <w:p w14:paraId="37EBB39E" w14:textId="30EDFEFE" w:rsidR="00173DF8" w:rsidRPr="0049256C" w:rsidRDefault="00173DF8" w:rsidP="007D3017">
      <w:pPr>
        <w:pStyle w:val="afff6"/>
      </w:pPr>
      <w:bookmarkStart w:id="119" w:name="_Toc34839469"/>
      <w:del w:id="120" w:author="IRK" w:date="2020-03-05T17:31:00Z">
        <w:r w:rsidRPr="0049256C" w:rsidDel="00517895">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3</w:delText>
        </w:r>
        <w:r w:rsidR="003561C7" w:rsidRPr="0049256C" w:rsidDel="00517895">
          <w:rPr>
            <w:noProof/>
          </w:rPr>
          <w:fldChar w:fldCharType="end"/>
        </w:r>
        <w:r w:rsidRPr="0049256C" w:rsidDel="00517895">
          <w:rPr>
            <w:rFonts w:hint="eastAsia"/>
          </w:rPr>
          <w:delText>]</w:delText>
        </w:r>
      </w:del>
      <w:ins w:id="121" w:author="IRK" w:date="2020-03-05T17:31:00Z">
        <w:r w:rsidR="00517895">
          <w:rPr>
            <w:rFonts w:hint="eastAsia"/>
          </w:rPr>
          <w:t>[</w:t>
        </w:r>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3</w:t>
      </w:r>
      <w:ins w:id="122" w:author="IRK" w:date="2020-03-05T17:31:00Z">
        <w:r w:rsidR="00517895">
          <w:fldChar w:fldCharType="end"/>
        </w:r>
        <w:r w:rsidR="00517895">
          <w:rPr>
            <w:rFonts w:hint="eastAsia"/>
          </w:rPr>
          <w:t>]</w:t>
        </w:r>
      </w:ins>
      <w:bookmarkEnd w:id="11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23" w:author="IRK" w:date="2020-04-16T11:02:00Z">
          <w:tblPr>
            <w:tblW w:w="0" w:type="auto"/>
            <w:tblInd w:w="108" w:type="dxa"/>
            <w:tblLook w:val="04A0" w:firstRow="1" w:lastRow="0" w:firstColumn="1" w:lastColumn="0" w:noHBand="0" w:noVBand="1"/>
          </w:tblPr>
        </w:tblPrChange>
      </w:tblPr>
      <w:tblGrid>
        <w:gridCol w:w="9356"/>
        <w:tblGridChange w:id="124">
          <w:tblGrid>
            <w:gridCol w:w="9356"/>
          </w:tblGrid>
        </w:tblGridChange>
      </w:tblGrid>
      <w:tr w:rsidR="005B6671" w:rsidRPr="0049256C" w14:paraId="74783895" w14:textId="77777777" w:rsidTr="00521FC6">
        <w:trPr>
          <w:jc w:val="center"/>
        </w:trPr>
        <w:tc>
          <w:tcPr>
            <w:tcW w:w="9356" w:type="dxa"/>
            <w:tcPrChange w:id="125" w:author="IRK" w:date="2020-04-16T11:02:00Z">
              <w:tcPr>
                <w:tcW w:w="9356" w:type="dxa"/>
              </w:tcPr>
            </w:tcPrChange>
          </w:tcPr>
          <w:p w14:paraId="48963CB4" w14:textId="77777777" w:rsidR="005B6671" w:rsidRPr="0049256C" w:rsidRDefault="005B6671">
            <w:pPr>
              <w:pStyle w:val="16"/>
              <w:pPrChange w:id="126" w:author="IRK" w:date="2020-04-27T17:26:00Z">
                <w:pPr/>
              </w:pPrChange>
            </w:pPr>
            <w:r w:rsidRPr="0049256C">
              <w:t>********************************************************************************</w:t>
            </w:r>
          </w:p>
          <w:p w14:paraId="46A3B21D" w14:textId="77777777" w:rsidR="005B6671" w:rsidRPr="0049256C" w:rsidRDefault="005B6671">
            <w:pPr>
              <w:pStyle w:val="16"/>
              <w:pPrChange w:id="127" w:author="IRK" w:date="2020-04-27T17:26:00Z">
                <w:pPr/>
              </w:pPrChange>
            </w:pPr>
          </w:p>
          <w:p w14:paraId="10F4CB85" w14:textId="35A4C12E" w:rsidR="005B6671" w:rsidRPr="00562041" w:rsidRDefault="003D5ACA">
            <w:pPr>
              <w:pStyle w:val="16"/>
              <w:pPrChange w:id="128" w:author="IRK" w:date="2020-04-27T17:26:00Z">
                <w:pPr/>
              </w:pPrChange>
            </w:pPr>
            <w:r w:rsidRPr="00562041">
              <w:rPr>
                <w:rFonts w:hint="eastAsia"/>
              </w:rPr>
              <w:t>導入</w:t>
            </w:r>
          </w:p>
          <w:p w14:paraId="1A305DA6" w14:textId="77777777" w:rsidR="005B6671" w:rsidRPr="00562041" w:rsidRDefault="005B6671">
            <w:pPr>
              <w:pStyle w:val="16"/>
              <w:pPrChange w:id="129" w:author="IRK" w:date="2020-04-27T17:26:00Z">
                <w:pPr/>
              </w:pPrChange>
            </w:pPr>
          </w:p>
          <w:p w14:paraId="4C8562D9" w14:textId="77777777" w:rsidR="005B6671" w:rsidRPr="00562041" w:rsidRDefault="005B6671">
            <w:pPr>
              <w:pStyle w:val="16"/>
              <w:pPrChange w:id="130" w:author="IRK" w:date="2020-04-27T17:26:00Z">
                <w:pPr/>
              </w:pPrChange>
            </w:pPr>
            <w:r w:rsidRPr="00562041">
              <w:t>********************************************************************************</w:t>
            </w:r>
          </w:p>
          <w:p w14:paraId="342E0BDB" w14:textId="77777777" w:rsidR="005B6671" w:rsidRPr="00562041" w:rsidRDefault="005B6671">
            <w:pPr>
              <w:pStyle w:val="16"/>
              <w:pPrChange w:id="131" w:author="IRK" w:date="2020-04-27T17:26:00Z">
                <w:pPr/>
              </w:pPrChange>
            </w:pPr>
          </w:p>
          <w:p w14:paraId="65898F0C" w14:textId="50FE2E18" w:rsidR="005B6671" w:rsidRPr="00562041" w:rsidRDefault="005B6671">
            <w:pPr>
              <w:pStyle w:val="16"/>
              <w:pPrChange w:id="132" w:author="IRK" w:date="2020-04-27T17:26:00Z">
                <w:pPr/>
              </w:pPrChange>
            </w:pPr>
            <w:r w:rsidRPr="00562041">
              <w:t>InnoRules</w:t>
            </w:r>
            <w:ins w:id="133" w:author="IRK" w:date="2020-03-10T06:34:00Z">
              <w:r w:rsidR="00F566E4">
                <w:rPr>
                  <w:rFonts w:hint="eastAsia"/>
                </w:rPr>
                <w:t xml:space="preserve"> </w:t>
              </w:r>
            </w:ins>
            <w:del w:id="134" w:author="IRK" w:date="2020-03-10T06:34:00Z">
              <w:r w:rsidR="00135531" w:rsidDel="00F566E4">
                <w:rPr>
                  <w:rFonts w:hint="eastAsia"/>
                </w:rPr>
                <w:delText xml:space="preserve">　</w:delText>
              </w:r>
            </w:del>
            <w:r w:rsidRPr="00562041">
              <w:t>7.</w:t>
            </w:r>
            <w:del w:id="135" w:author="IRK" w:date="2020-03-10T09:40:00Z">
              <w:r w:rsidR="005D472E" w:rsidDel="00B53235">
                <w:delText>1</w:delText>
              </w:r>
            </w:del>
            <w:ins w:id="136" w:author="IRK" w:date="2020-03-10T09:40:00Z">
              <w:r w:rsidR="00B53235">
                <w:rPr>
                  <w:rFonts w:hint="eastAsia"/>
                </w:rPr>
                <w:t>2</w:t>
              </w:r>
            </w:ins>
            <w:r w:rsidRPr="00562041">
              <w:t>.0</w:t>
            </w:r>
            <w:r w:rsidRPr="00562041">
              <w:t>のインストールへようこそ。インストール</w:t>
            </w:r>
            <w:r w:rsidRPr="00562041">
              <w:rPr>
                <w:rFonts w:hint="eastAsia"/>
              </w:rPr>
              <w:t>する前</w:t>
            </w:r>
            <w:r w:rsidR="00624156" w:rsidRPr="00562041">
              <w:t>に</w:t>
            </w:r>
            <w:r w:rsidR="00624156" w:rsidRPr="00562041">
              <w:rPr>
                <w:rFonts w:hint="eastAsia"/>
              </w:rPr>
              <w:t>以下</w:t>
            </w:r>
            <w:r w:rsidR="003D5ACA" w:rsidRPr="00562041">
              <w:t>の事前</w:t>
            </w:r>
            <w:r w:rsidR="003D5ACA" w:rsidRPr="00562041">
              <w:rPr>
                <w:rFonts w:hint="eastAsia"/>
              </w:rPr>
              <w:t>確認</w:t>
            </w:r>
            <w:r w:rsidRPr="00562041">
              <w:t>事項を確認してください。</w:t>
            </w:r>
          </w:p>
          <w:p w14:paraId="6941ABEE" w14:textId="77777777" w:rsidR="005B6671" w:rsidRPr="00562041" w:rsidRDefault="005B6671">
            <w:pPr>
              <w:pStyle w:val="16"/>
              <w:pPrChange w:id="137" w:author="IRK" w:date="2020-04-27T17:26:00Z">
                <w:pPr/>
              </w:pPrChange>
            </w:pPr>
            <w:r w:rsidRPr="00562041">
              <w:tab/>
              <w:t>- JDK6.0</w:t>
            </w:r>
            <w:r w:rsidRPr="00562041">
              <w:t>（</w:t>
            </w:r>
            <w:r w:rsidRPr="00562041">
              <w:rPr>
                <w:rFonts w:hint="eastAsia"/>
              </w:rPr>
              <w:t>また</w:t>
            </w:r>
            <w:r w:rsidRPr="00562041">
              <w:t>はそれ以上）</w:t>
            </w:r>
          </w:p>
          <w:p w14:paraId="176DAADF" w14:textId="77777777" w:rsidR="005B6671" w:rsidRPr="00562041" w:rsidRDefault="005B6671">
            <w:pPr>
              <w:pStyle w:val="16"/>
              <w:pPrChange w:id="138" w:author="IRK" w:date="2020-04-27T17:26:00Z">
                <w:pPr/>
              </w:pPrChange>
            </w:pPr>
            <w:r w:rsidRPr="00562041">
              <w:tab/>
              <w:t>- InnoRules</w:t>
            </w:r>
            <w:r w:rsidRPr="00562041">
              <w:t>インストールディレクトリは、少なくとも</w:t>
            </w:r>
            <w:r w:rsidRPr="00562041">
              <w:t>30MB</w:t>
            </w:r>
            <w:r w:rsidRPr="00562041">
              <w:t>以上の空き容量が必要です。</w:t>
            </w:r>
          </w:p>
          <w:p w14:paraId="6540E595" w14:textId="77777777" w:rsidR="005B6671" w:rsidRPr="00562041" w:rsidRDefault="005B6671">
            <w:pPr>
              <w:pStyle w:val="16"/>
              <w:pPrChange w:id="139" w:author="IRK" w:date="2020-04-27T17:26:00Z">
                <w:pPr/>
              </w:pPrChange>
            </w:pPr>
            <w:r w:rsidRPr="00562041">
              <w:tab/>
              <w:t xml:space="preserve">- </w:t>
            </w:r>
            <w:r w:rsidRPr="00562041">
              <w:t>（選択事項）</w:t>
            </w:r>
            <w:r w:rsidRPr="00562041">
              <w:t>HTTP</w:t>
            </w:r>
            <w:r w:rsidRPr="00562041">
              <w:t>サービスポートと制御ポートが割り当てられていなければなりません。</w:t>
            </w:r>
          </w:p>
          <w:p w14:paraId="05B4644B" w14:textId="2AE3D8F4" w:rsidR="005B6671" w:rsidRPr="0049256C" w:rsidRDefault="005B6671">
            <w:pPr>
              <w:pStyle w:val="16"/>
              <w:rPr>
                <w:rFonts w:eastAsiaTheme="minorEastAsia"/>
              </w:rPr>
              <w:pPrChange w:id="140" w:author="IRK" w:date="2020-04-27T17:26:00Z">
                <w:pPr/>
              </w:pPrChange>
            </w:pPr>
            <w:r w:rsidRPr="00562041">
              <w:t>[</w:t>
            </w:r>
            <w:r w:rsidR="003D5ACA" w:rsidRPr="00562041">
              <w:t>エンターキーを</w:t>
            </w:r>
            <w:r w:rsidR="003D5ACA" w:rsidRPr="00562041">
              <w:rPr>
                <w:rFonts w:hint="eastAsia"/>
              </w:rPr>
              <w:t>押下し</w:t>
            </w:r>
            <w:r w:rsidRPr="00562041">
              <w:t>てください。</w:t>
            </w:r>
            <w:r w:rsidRPr="00562041">
              <w:t>]</w:t>
            </w:r>
          </w:p>
        </w:tc>
      </w:tr>
    </w:tbl>
    <w:p w14:paraId="7A28C350" w14:textId="77777777" w:rsidR="00864A8D" w:rsidRPr="0049256C" w:rsidRDefault="00864A8D" w:rsidP="00EC7890"/>
    <w:p w14:paraId="12833150" w14:textId="2B0C8509" w:rsidR="00E344AB" w:rsidRPr="00562041" w:rsidRDefault="00E344AB" w:rsidP="007D3017">
      <w:pPr>
        <w:rPr>
          <w:rFonts w:eastAsia="Malgun Gothic"/>
        </w:rPr>
      </w:pPr>
      <w:r w:rsidRPr="0049256C">
        <w:t>インストールウィザード</w:t>
      </w:r>
      <w:r w:rsidRPr="0049256C">
        <w:rPr>
          <w:rFonts w:hint="eastAsia"/>
        </w:rPr>
        <w:t>および</w:t>
      </w:r>
      <w:r w:rsidRPr="0049256C">
        <w:t>InnoRules</w:t>
      </w:r>
      <w:r w:rsidRPr="0049256C">
        <w:t>サーバが使用する</w:t>
      </w:r>
      <w:r w:rsidRPr="0049256C">
        <w:t>JDK</w:t>
      </w:r>
      <w:r w:rsidRPr="0049256C">
        <w:t>の場所を指定する</w:t>
      </w:r>
      <w:r w:rsidRPr="0049256C">
        <w:t>(</w:t>
      </w:r>
      <w:ins w:id="141" w:author="IRK" w:date="2020-03-05T17:36:00Z">
        <w:r w:rsidR="00517895">
          <w:fldChar w:fldCharType="begin"/>
        </w:r>
        <w:r w:rsidR="00517895">
          <w:instrText xml:space="preserve"> REF _Ref34322234 \h </w:instrText>
        </w:r>
      </w:ins>
      <w:r w:rsidR="00517895">
        <w:fldChar w:fldCharType="separate"/>
      </w:r>
      <w:ins w:id="142" w:author="IRK" w:date="2020-03-05T17:29:00Z">
        <w:r w:rsidR="00AB1F2F">
          <w:rPr>
            <w:rFonts w:hint="eastAsia"/>
          </w:rPr>
          <w:t>[</w:t>
        </w:r>
      </w:ins>
      <w:ins w:id="143" w:author="IRK" w:date="2020-03-05T17:28:00Z">
        <w:r w:rsidR="00AB1F2F" w:rsidRPr="005B05BD">
          <w:rPr>
            <w:rFonts w:hint="eastAsia"/>
          </w:rPr>
          <w:t>表</w:t>
        </w:r>
        <w:r w:rsidR="00AB1F2F" w:rsidRPr="005B05BD">
          <w:rPr>
            <w:rFonts w:hint="eastAsia"/>
          </w:rPr>
          <w:t xml:space="preserve"> </w:t>
        </w:r>
      </w:ins>
      <w:r w:rsidR="00AB1F2F">
        <w:rPr>
          <w:noProof/>
        </w:rPr>
        <w:t>4</w:t>
      </w:r>
      <w:ins w:id="144" w:author="IRK" w:date="2020-03-05T17:29:00Z">
        <w:r w:rsidR="00AB1F2F">
          <w:rPr>
            <w:rFonts w:hint="eastAsia"/>
          </w:rPr>
          <w:t>]</w:t>
        </w:r>
      </w:ins>
      <w:ins w:id="145" w:author="IRK" w:date="2020-03-05T17:36:00Z">
        <w:r w:rsidR="00517895">
          <w:fldChar w:fldCharType="end"/>
        </w:r>
      </w:ins>
      <w:del w:id="146" w:author="IRK" w:date="2020-03-05T17:36:00Z">
        <w:r w:rsidRPr="0049256C" w:rsidDel="00517895">
          <w:delText>表</w:delText>
        </w:r>
        <w:r w:rsidRPr="0049256C" w:rsidDel="00517895">
          <w:rPr>
            <w:rFonts w:hint="eastAsia"/>
          </w:rPr>
          <w:delText>4</w:delText>
        </w:r>
      </w:del>
      <w:r w:rsidRPr="0049256C">
        <w:t>)</w:t>
      </w:r>
      <w:r w:rsidR="003D5ACA">
        <w:t>。</w:t>
      </w:r>
      <w:r w:rsidR="008857A1" w:rsidRPr="008857A1">
        <w:rPr>
          <w:rFonts w:hint="eastAsia"/>
        </w:rPr>
        <w:t>インストールウィザードは、デフォルト値として</w:t>
      </w:r>
      <w:r w:rsidR="008857A1" w:rsidRPr="008857A1">
        <w:rPr>
          <w:rFonts w:hint="eastAsia"/>
        </w:rPr>
        <w:t>JDK6.0(</w:t>
      </w:r>
      <w:del w:id="147" w:author="IRK" w:date="2020-03-05T17:58:00Z">
        <w:r w:rsidR="008857A1" w:rsidRPr="008857A1" w:rsidDel="00CB3A02">
          <w:rPr>
            <w:rFonts w:hint="eastAsia"/>
          </w:rPr>
          <w:delText>1.6</w:delText>
        </w:r>
      </w:del>
      <w:ins w:id="148" w:author="IRK" w:date="2020-03-10T22:08:00Z">
        <w:r w:rsidR="001075B0">
          <w:rPr>
            <w:rFonts w:hint="eastAsia"/>
          </w:rPr>
          <w:t>「</w:t>
        </w:r>
      </w:ins>
      <w:ins w:id="149" w:author="IRK" w:date="2020-03-05T17:58:00Z">
        <w:r w:rsidR="00CB3A02">
          <w:fldChar w:fldCharType="begin"/>
        </w:r>
        <w:r w:rsidR="00CB3A02">
          <w:instrText xml:space="preserve"> REF _Ref34323534 \w \h </w:instrText>
        </w:r>
      </w:ins>
      <w:r w:rsidR="00CB3A02">
        <w:fldChar w:fldCharType="separate"/>
      </w:r>
      <w:r w:rsidR="00AB1F2F">
        <w:t xml:space="preserve">1.6 </w:t>
      </w:r>
      <w:ins w:id="150" w:author="IRK" w:date="2020-03-05T17:58:00Z">
        <w:r w:rsidR="00CB3A02">
          <w:fldChar w:fldCharType="end"/>
        </w:r>
        <w:r w:rsidR="00CB3A02">
          <w:fldChar w:fldCharType="begin"/>
        </w:r>
        <w:r w:rsidR="00CB3A02">
          <w:instrText xml:space="preserve"> REF _Ref34323538 \h </w:instrText>
        </w:r>
      </w:ins>
      <w:r w:rsidR="00CB3A02">
        <w:fldChar w:fldCharType="separate"/>
      </w:r>
      <w:r w:rsidR="00AB1F2F" w:rsidRPr="0049256C">
        <w:t>ルールビルダーの接続</w:t>
      </w:r>
      <w:ins w:id="151" w:author="IRK" w:date="2020-03-05T17:58:00Z">
        <w:r w:rsidR="00CB3A02">
          <w:fldChar w:fldCharType="end"/>
        </w:r>
      </w:ins>
      <w:ins w:id="152" w:author="IRK" w:date="2020-03-10T22:08:00Z">
        <w:r w:rsidR="001075B0">
          <w:rPr>
            <w:rFonts w:hint="eastAsia"/>
          </w:rPr>
          <w:t>」</w:t>
        </w:r>
      </w:ins>
      <w:r w:rsidR="008857A1" w:rsidRPr="008857A1">
        <w:rPr>
          <w:rFonts w:hint="eastAsia"/>
        </w:rPr>
        <w:t>)</w:t>
      </w:r>
      <w:r w:rsidR="008857A1" w:rsidRPr="008857A1">
        <w:rPr>
          <w:rFonts w:hint="eastAsia"/>
        </w:rPr>
        <w:t>のインストールディレクトリを表示する。</w:t>
      </w:r>
      <w:r w:rsidRPr="00562041">
        <w:rPr>
          <w:rFonts w:hint="eastAsia"/>
        </w:rPr>
        <w:t>デフォ</w:t>
      </w:r>
      <w:r w:rsidRPr="00562041">
        <w:rPr>
          <w:rFonts w:hint="eastAsia"/>
        </w:rPr>
        <w:lastRenderedPageBreak/>
        <w:t>ルト</w:t>
      </w:r>
      <w:r w:rsidR="009703FD" w:rsidRPr="00562041">
        <w:rPr>
          <w:rFonts w:hint="eastAsia"/>
        </w:rPr>
        <w:t>値</w:t>
      </w:r>
      <w:r w:rsidRPr="00562041">
        <w:t>として表示された</w:t>
      </w:r>
      <w:r w:rsidRPr="00562041">
        <w:t>JDK</w:t>
      </w:r>
      <w:r w:rsidRPr="00562041">
        <w:t>をそのまま使用する場合はエンター</w:t>
      </w:r>
      <w:r w:rsidR="003D5ACA" w:rsidRPr="00562041">
        <w:rPr>
          <w:rFonts w:hint="eastAsia"/>
        </w:rPr>
        <w:t>キー</w:t>
      </w:r>
      <w:r w:rsidR="003D5ACA" w:rsidRPr="00562041">
        <w:t>を</w:t>
      </w:r>
      <w:r w:rsidR="003D5ACA" w:rsidRPr="00562041">
        <w:rPr>
          <w:rFonts w:hint="eastAsia"/>
        </w:rPr>
        <w:t>押</w:t>
      </w:r>
      <w:del w:id="153" w:author="IRK" w:date="2020-04-17T09:57:00Z">
        <w:r w:rsidR="003D5ACA" w:rsidRPr="00562041" w:rsidDel="000A63B7">
          <w:rPr>
            <w:rFonts w:hint="eastAsia"/>
          </w:rPr>
          <w:delText>下</w:delText>
        </w:r>
      </w:del>
      <w:r w:rsidRPr="00562041">
        <w:t>し、他の</w:t>
      </w:r>
      <w:r w:rsidRPr="00562041">
        <w:t>JDK</w:t>
      </w:r>
      <w:r w:rsidR="003D5ACA" w:rsidRPr="00562041">
        <w:t>を使用する場合は直接パスを入力し</w:t>
      </w:r>
      <w:r w:rsidR="003D5ACA" w:rsidRPr="00562041">
        <w:rPr>
          <w:rFonts w:hint="eastAsia"/>
        </w:rPr>
        <w:t>、</w:t>
      </w:r>
      <w:r w:rsidRPr="00562041">
        <w:t>エンター</w:t>
      </w:r>
      <w:r w:rsidR="003D5ACA" w:rsidRPr="00562041">
        <w:rPr>
          <w:rFonts w:hint="eastAsia"/>
        </w:rPr>
        <w:t>キー</w:t>
      </w:r>
      <w:r w:rsidR="003D5ACA" w:rsidRPr="00562041">
        <w:t>を</w:t>
      </w:r>
      <w:del w:id="154" w:author="IRK" w:date="2020-04-17T09:55:00Z">
        <w:r w:rsidR="003D5ACA" w:rsidRPr="00562041" w:rsidDel="000A63B7">
          <w:rPr>
            <w:rFonts w:hint="eastAsia"/>
          </w:rPr>
          <w:delText>押下する</w:delText>
        </w:r>
      </w:del>
      <w:ins w:id="155" w:author="IRK" w:date="2020-04-17T09:55:00Z">
        <w:r w:rsidR="000A63B7">
          <w:rPr>
            <w:rFonts w:hint="eastAsia"/>
          </w:rPr>
          <w:t>押す</w:t>
        </w:r>
      </w:ins>
      <w:r w:rsidRPr="00562041">
        <w:t>。</w:t>
      </w:r>
    </w:p>
    <w:p w14:paraId="34028EF5" w14:textId="77777777" w:rsidR="005B6671" w:rsidRPr="0049256C" w:rsidRDefault="005B6671" w:rsidP="00EC7890"/>
    <w:p w14:paraId="58CA646E" w14:textId="7E56C89B" w:rsidR="00173DF8" w:rsidRPr="0049256C" w:rsidRDefault="00173DF8" w:rsidP="007D3017">
      <w:pPr>
        <w:pStyle w:val="afff6"/>
      </w:pPr>
      <w:bookmarkStart w:id="156" w:name="_Ref34322234"/>
      <w:bookmarkStart w:id="157" w:name="_Toc34839470"/>
      <w:del w:id="158" w:author="IRK" w:date="2020-03-05T17:29:00Z">
        <w:r w:rsidRPr="0049256C" w:rsidDel="005B05BD">
          <w:delText>[</w:delText>
        </w:r>
        <w:r w:rsidRPr="0049256C" w:rsidDel="005B05BD">
          <w:delText>表</w:delText>
        </w:r>
        <w:r w:rsidRPr="0049256C" w:rsidDel="005B05BD">
          <w:delText xml:space="preserve"> </w:delText>
        </w:r>
        <w:r w:rsidR="003561C7" w:rsidRPr="0049256C" w:rsidDel="005B05BD">
          <w:fldChar w:fldCharType="begin"/>
        </w:r>
        <w:r w:rsidR="003561C7" w:rsidRPr="0049256C" w:rsidDel="005B05BD">
          <w:delInstrText xml:space="preserve"> SEQ [</w:delInstrText>
        </w:r>
        <w:r w:rsidR="003561C7" w:rsidRPr="0049256C" w:rsidDel="005B05BD">
          <w:delInstrText>表</w:delInstrText>
        </w:r>
        <w:r w:rsidR="003561C7" w:rsidRPr="0049256C" w:rsidDel="005B05BD">
          <w:delInstrText xml:space="preserve"> \* ARABIC </w:delInstrText>
        </w:r>
        <w:r w:rsidR="003561C7" w:rsidRPr="0049256C" w:rsidDel="005B05BD">
          <w:fldChar w:fldCharType="separate"/>
        </w:r>
        <w:r w:rsidR="000132DF" w:rsidDel="005B05BD">
          <w:rPr>
            <w:noProof/>
          </w:rPr>
          <w:delText>4</w:delText>
        </w:r>
        <w:r w:rsidR="003561C7" w:rsidRPr="0049256C" w:rsidDel="005B05BD">
          <w:rPr>
            <w:noProof/>
          </w:rPr>
          <w:fldChar w:fldCharType="end"/>
        </w:r>
        <w:r w:rsidRPr="0049256C" w:rsidDel="005B05BD">
          <w:rPr>
            <w:rFonts w:hint="eastAsia"/>
          </w:rPr>
          <w:delText>]</w:delText>
        </w:r>
      </w:del>
      <w:ins w:id="159" w:author="IRK" w:date="2020-03-05T17:29:00Z">
        <w:r w:rsidR="005B05BD">
          <w:rPr>
            <w:rFonts w:hint="eastAsia"/>
          </w:rPr>
          <w:t>[</w:t>
        </w:r>
      </w:ins>
      <w:ins w:id="160" w:author="IRK" w:date="2020-03-05T17:28:00Z">
        <w:r w:rsidR="005B05BD" w:rsidRPr="005B05BD">
          <w:rPr>
            <w:rFonts w:hint="eastAsia"/>
          </w:rPr>
          <w:t>表</w:t>
        </w:r>
        <w:r w:rsidR="005B05BD" w:rsidRPr="005B05BD">
          <w:rPr>
            <w:rFonts w:hint="eastAsia"/>
          </w:rPr>
          <w:t xml:space="preserve"> </w:t>
        </w:r>
        <w:r w:rsidR="005B05BD" w:rsidRPr="005B05BD">
          <w:fldChar w:fldCharType="begin"/>
        </w:r>
        <w:r w:rsidR="005B05BD" w:rsidRPr="005B05BD">
          <w:instrText xml:space="preserve"> SEQ </w:instrText>
        </w:r>
        <w:r w:rsidR="005B05BD" w:rsidRPr="005B05BD">
          <w:rPr>
            <w:rFonts w:hint="eastAsia"/>
          </w:rPr>
          <w:instrText>表</w:instrText>
        </w:r>
        <w:r w:rsidR="005B05BD" w:rsidRPr="005B05BD">
          <w:instrText xml:space="preserve"> \* ARABIC </w:instrText>
        </w:r>
      </w:ins>
      <w:r w:rsidR="005B05BD" w:rsidRPr="005B05BD">
        <w:rPr>
          <w:rPrChange w:id="161" w:author="IRK" w:date="2020-03-05T17:29:00Z">
            <w:rPr/>
          </w:rPrChange>
        </w:rPr>
        <w:fldChar w:fldCharType="separate"/>
      </w:r>
      <w:r w:rsidR="00AB1F2F">
        <w:rPr>
          <w:noProof/>
        </w:rPr>
        <w:t>4</w:t>
      </w:r>
      <w:ins w:id="162" w:author="IRK" w:date="2020-03-05T17:28:00Z">
        <w:r w:rsidR="005B05BD" w:rsidRPr="005B05BD">
          <w:fldChar w:fldCharType="end"/>
        </w:r>
      </w:ins>
      <w:ins w:id="163" w:author="IRK" w:date="2020-03-05T17:29:00Z">
        <w:r w:rsidR="005B05BD">
          <w:rPr>
            <w:rFonts w:hint="eastAsia"/>
          </w:rPr>
          <w:t>]</w:t>
        </w:r>
      </w:ins>
      <w:bookmarkEnd w:id="156"/>
      <w:bookmarkEnd w:id="15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64" w:author="IRK" w:date="2020-04-16T11:02:00Z">
          <w:tblPr>
            <w:tblW w:w="0" w:type="auto"/>
            <w:tblInd w:w="108" w:type="dxa"/>
            <w:tblLook w:val="04A0" w:firstRow="1" w:lastRow="0" w:firstColumn="1" w:lastColumn="0" w:noHBand="0" w:noVBand="1"/>
          </w:tblPr>
        </w:tblPrChange>
      </w:tblPr>
      <w:tblGrid>
        <w:gridCol w:w="9356"/>
        <w:tblGridChange w:id="165">
          <w:tblGrid>
            <w:gridCol w:w="9356"/>
          </w:tblGrid>
        </w:tblGridChange>
      </w:tblGrid>
      <w:tr w:rsidR="005B6671" w:rsidRPr="0049256C" w14:paraId="2C4A45AA" w14:textId="77777777" w:rsidTr="00521FC6">
        <w:trPr>
          <w:jc w:val="center"/>
        </w:trPr>
        <w:tc>
          <w:tcPr>
            <w:tcW w:w="9356" w:type="dxa"/>
            <w:tcPrChange w:id="166" w:author="IRK" w:date="2020-04-16T11:02:00Z">
              <w:tcPr>
                <w:tcW w:w="9356" w:type="dxa"/>
              </w:tcPr>
            </w:tcPrChange>
          </w:tcPr>
          <w:p w14:paraId="6133196E" w14:textId="77777777" w:rsidR="005B6671" w:rsidRPr="0049256C" w:rsidRDefault="005B6671">
            <w:pPr>
              <w:pStyle w:val="16"/>
              <w:pPrChange w:id="167" w:author="IRK" w:date="2020-04-27T17:26:00Z">
                <w:pPr/>
              </w:pPrChange>
            </w:pPr>
            <w:r w:rsidRPr="0049256C">
              <w:t>********************************************************************************</w:t>
            </w:r>
          </w:p>
          <w:p w14:paraId="0063754B" w14:textId="77777777" w:rsidR="005B6671" w:rsidRPr="0049256C" w:rsidRDefault="005B6671">
            <w:pPr>
              <w:pStyle w:val="16"/>
              <w:pPrChange w:id="168" w:author="IRK" w:date="2020-04-27T17:26:00Z">
                <w:pPr/>
              </w:pPrChange>
            </w:pPr>
          </w:p>
          <w:p w14:paraId="02977A0B" w14:textId="77777777" w:rsidR="005B6671" w:rsidRPr="0049256C" w:rsidRDefault="005B6671">
            <w:pPr>
              <w:pStyle w:val="16"/>
              <w:pPrChange w:id="169" w:author="IRK" w:date="2020-04-27T17:26:00Z">
                <w:pPr/>
              </w:pPrChange>
            </w:pPr>
            <w:r w:rsidRPr="0049256C">
              <w:t>JDK</w:t>
            </w:r>
            <w:r w:rsidRPr="0049256C">
              <w:t>ホームディレクトリ</w:t>
            </w:r>
          </w:p>
          <w:p w14:paraId="0831A987" w14:textId="77777777" w:rsidR="005B6671" w:rsidRPr="0049256C" w:rsidRDefault="005B6671">
            <w:pPr>
              <w:pStyle w:val="16"/>
              <w:pPrChange w:id="170" w:author="IRK" w:date="2020-04-27T17:26:00Z">
                <w:pPr/>
              </w:pPrChange>
            </w:pPr>
          </w:p>
          <w:p w14:paraId="7441645D" w14:textId="77777777" w:rsidR="005B6671" w:rsidRPr="0049256C" w:rsidRDefault="005B6671">
            <w:pPr>
              <w:pStyle w:val="16"/>
              <w:pPrChange w:id="171" w:author="IRK" w:date="2020-04-27T17:26:00Z">
                <w:pPr/>
              </w:pPrChange>
            </w:pPr>
            <w:r w:rsidRPr="0049256C">
              <w:t>********************************************************************************</w:t>
            </w:r>
          </w:p>
          <w:p w14:paraId="0BB436EA" w14:textId="77777777" w:rsidR="005B6671" w:rsidRPr="00EC7890" w:rsidRDefault="005B6671">
            <w:pPr>
              <w:pStyle w:val="16"/>
              <w:rPr>
                <w:rFonts w:eastAsia="Malgun Gothic"/>
              </w:rPr>
              <w:pPrChange w:id="172" w:author="IRK" w:date="2020-04-27T17:26:00Z">
                <w:pPr/>
              </w:pPrChange>
            </w:pPr>
          </w:p>
          <w:p w14:paraId="1BAB7944" w14:textId="75DC392B" w:rsidR="005B6671" w:rsidRPr="0049256C" w:rsidRDefault="005B6671">
            <w:pPr>
              <w:pStyle w:val="16"/>
              <w:pPrChange w:id="173" w:author="IRK" w:date="2020-04-27T17:26:00Z">
                <w:pPr/>
              </w:pPrChange>
            </w:pPr>
            <w:r w:rsidRPr="0049256C">
              <w:t>JDK</w:t>
            </w:r>
            <w:r w:rsidRPr="0049256C">
              <w:t>がインストールされた</w:t>
            </w:r>
            <w:r w:rsidRPr="0033287B">
              <w:t>ディレクトリ</w:t>
            </w:r>
            <w:r w:rsidR="003D5ACA" w:rsidRPr="0033287B">
              <w:rPr>
                <w:rFonts w:hint="eastAsia"/>
              </w:rPr>
              <w:t>を指定してください</w:t>
            </w:r>
            <w:r w:rsidR="0033287B" w:rsidRPr="0033287B">
              <w:rPr>
                <w:rFonts w:hint="eastAsia"/>
              </w:rPr>
              <w:t>。</w:t>
            </w:r>
            <w:r w:rsidRPr="0033287B">
              <w:t>JDK</w:t>
            </w:r>
            <w:r w:rsidRPr="0033287B">
              <w:t>バージョンは</w:t>
            </w:r>
            <w:r w:rsidRPr="0033287B">
              <w:t>6.0</w:t>
            </w:r>
            <w:r w:rsidRPr="0033287B">
              <w:t>（</w:t>
            </w:r>
            <w:r w:rsidRPr="0033287B">
              <w:t>1.6</w:t>
            </w:r>
            <w:r w:rsidRPr="0033287B">
              <w:t>）以上でなければなりません。</w:t>
            </w:r>
            <w:r w:rsidRPr="0033287B">
              <w:t>(</w:t>
            </w:r>
            <w:r w:rsidR="003D5ACA" w:rsidRPr="0033287B">
              <w:t>デフォルト</w:t>
            </w:r>
            <w:r w:rsidR="009703FD" w:rsidRPr="0033287B">
              <w:rPr>
                <w:rFonts w:hint="eastAsia"/>
              </w:rPr>
              <w:t>値</w:t>
            </w:r>
            <w:r w:rsidRPr="0033287B">
              <w:t>: /opt/java/sun-jdk-1.6.0-64)</w:t>
            </w:r>
          </w:p>
          <w:p w14:paraId="1C57D968" w14:textId="77777777" w:rsidR="005B6671" w:rsidRPr="0049256C" w:rsidRDefault="005B6671">
            <w:pPr>
              <w:pStyle w:val="16"/>
              <w:pPrChange w:id="174" w:author="IRK" w:date="2020-04-27T17:26:00Z">
                <w:pPr/>
              </w:pPrChange>
            </w:pPr>
          </w:p>
          <w:p w14:paraId="713C2AFE" w14:textId="77777777" w:rsidR="005B6671" w:rsidRPr="0049256C" w:rsidRDefault="005B6671">
            <w:pPr>
              <w:pStyle w:val="16"/>
              <w:pPrChange w:id="175" w:author="IRK" w:date="2020-04-27T17:26:00Z">
                <w:pPr/>
              </w:pPrChange>
            </w:pPr>
            <w:r w:rsidRPr="0049256C">
              <w:t xml:space="preserve"> &gt;&gt;</w:t>
            </w:r>
          </w:p>
        </w:tc>
      </w:tr>
    </w:tbl>
    <w:p w14:paraId="3D10A55C" w14:textId="77777777" w:rsidR="005B6671" w:rsidRPr="0049256C" w:rsidRDefault="005B6671" w:rsidP="00EC7890"/>
    <w:p w14:paraId="42A4954F" w14:textId="15DA9320" w:rsidR="005B6671" w:rsidRPr="0049256C" w:rsidRDefault="005B6671" w:rsidP="00EC7890">
      <w:r w:rsidRPr="0049256C">
        <w:t>InnoRules</w:t>
      </w:r>
      <w:r w:rsidRPr="0049256C">
        <w:t>をインストールするディレクトリを指定する</w:t>
      </w:r>
      <w:r w:rsidRPr="0049256C">
        <w:t>(</w:t>
      </w:r>
      <w:del w:id="176" w:author="IRK" w:date="2020-03-05T17:37:00Z">
        <w:r w:rsidR="00B02597" w:rsidRPr="0049256C" w:rsidDel="00517895">
          <w:delText>表</w:delText>
        </w:r>
        <w:r w:rsidR="00B02597" w:rsidRPr="0049256C" w:rsidDel="00517895">
          <w:rPr>
            <w:rFonts w:hint="eastAsia"/>
          </w:rPr>
          <w:delText>5</w:delText>
        </w:r>
      </w:del>
      <w:ins w:id="177" w:author="IRK" w:date="2020-03-05T17:37:00Z">
        <w:r w:rsidR="00517895">
          <w:fldChar w:fldCharType="begin"/>
        </w:r>
        <w:r w:rsidR="00517895">
          <w:instrText xml:space="preserve"> </w:instrText>
        </w:r>
        <w:r w:rsidR="00517895">
          <w:rPr>
            <w:rFonts w:hint="eastAsia"/>
          </w:rPr>
          <w:instrText>REF _Ref34322282 \h</w:instrText>
        </w:r>
        <w:r w:rsidR="00517895">
          <w:instrText xml:space="preserve"> </w:instrText>
        </w:r>
      </w:ins>
      <w:r w:rsidR="00517895">
        <w:fldChar w:fldCharType="separate"/>
      </w:r>
      <w:ins w:id="178" w:author="IRK" w:date="2020-03-05T17:37:00Z">
        <w:r w:rsidR="00AB1F2F">
          <w:rPr>
            <w:rFonts w:hint="eastAsia"/>
          </w:rPr>
          <w:t>[</w:t>
        </w:r>
        <w:r w:rsidR="00AB1F2F">
          <w:rPr>
            <w:rFonts w:hint="eastAsia"/>
          </w:rPr>
          <w:t>表</w:t>
        </w:r>
        <w:r w:rsidR="00AB1F2F">
          <w:rPr>
            <w:rFonts w:hint="eastAsia"/>
          </w:rPr>
          <w:t xml:space="preserve"> </w:t>
        </w:r>
      </w:ins>
      <w:r w:rsidR="00AB1F2F">
        <w:rPr>
          <w:noProof/>
        </w:rPr>
        <w:t>5</w:t>
      </w:r>
      <w:ins w:id="179" w:author="IRK" w:date="2020-03-05T17:37:00Z">
        <w:r w:rsidR="00AB1F2F">
          <w:rPr>
            <w:rFonts w:hint="eastAsia"/>
          </w:rPr>
          <w:t>]</w:t>
        </w:r>
        <w:r w:rsidR="00517895">
          <w:fldChar w:fldCharType="end"/>
        </w:r>
      </w:ins>
      <w:r w:rsidRPr="0049256C">
        <w:t>)</w:t>
      </w:r>
      <w:r w:rsidRPr="0049256C">
        <w:t>。</w:t>
      </w:r>
      <w:r w:rsidRPr="0033287B">
        <w:rPr>
          <w:rFonts w:hint="eastAsia"/>
        </w:rPr>
        <w:t>デフォルト</w:t>
      </w:r>
      <w:r w:rsidRPr="0033287B">
        <w:t>としてユーザホームディレクトリの</w:t>
      </w:r>
      <w:r w:rsidRPr="0033287B">
        <w:t>innorules-home</w:t>
      </w:r>
      <w:r w:rsidRPr="0033287B">
        <w:t>が指定される。変更する</w:t>
      </w:r>
      <w:r w:rsidRPr="0033287B">
        <w:rPr>
          <w:rFonts w:hint="eastAsia"/>
        </w:rPr>
        <w:t>場合は</w:t>
      </w:r>
      <w:r w:rsidRPr="0033287B">
        <w:t>、インストール</w:t>
      </w:r>
      <w:r w:rsidR="003D5ACA" w:rsidRPr="0033287B">
        <w:rPr>
          <w:rFonts w:hint="eastAsia"/>
        </w:rPr>
        <w:t>対象</w:t>
      </w:r>
      <w:r w:rsidR="003D5ACA" w:rsidRPr="0033287B">
        <w:t>ディレクトリの</w:t>
      </w:r>
      <w:r w:rsidR="003D5ACA" w:rsidRPr="0033287B">
        <w:rPr>
          <w:rFonts w:hint="eastAsia"/>
        </w:rPr>
        <w:t>フル</w:t>
      </w:r>
      <w:r w:rsidR="003D5ACA" w:rsidRPr="0033287B">
        <w:t>パスを入力する。</w:t>
      </w:r>
      <w:r w:rsidR="003D5ACA" w:rsidRPr="0033287B">
        <w:rPr>
          <w:rFonts w:hint="eastAsia"/>
        </w:rPr>
        <w:t>その際に</w:t>
      </w:r>
      <w:r w:rsidRPr="0033287B">
        <w:t>、</w:t>
      </w:r>
      <w:r w:rsidR="003D5ACA" w:rsidRPr="0033287B">
        <w:rPr>
          <w:rFonts w:hint="eastAsia"/>
        </w:rPr>
        <w:t>ウィザードを実行しているシステムアカウントへインストールディレクトリの</w:t>
      </w:r>
      <w:r w:rsidRPr="0033287B">
        <w:rPr>
          <w:rFonts w:hint="eastAsia"/>
        </w:rPr>
        <w:t>書き込み権限が設定されている必要がある</w:t>
      </w:r>
      <w:r w:rsidR="003431A4" w:rsidRPr="0049256C">
        <w:t>。</w:t>
      </w:r>
    </w:p>
    <w:p w14:paraId="3F00DE34" w14:textId="77777777" w:rsidR="005B6671" w:rsidRPr="0049256C" w:rsidRDefault="005B6671" w:rsidP="00EC7890"/>
    <w:p w14:paraId="2F984E34" w14:textId="36AD9DB7" w:rsidR="005B26EF" w:rsidRPr="0049256C" w:rsidRDefault="005B26EF" w:rsidP="007D3017">
      <w:pPr>
        <w:pStyle w:val="afff6"/>
      </w:pPr>
      <w:bookmarkStart w:id="180" w:name="_Ref34322282"/>
      <w:bookmarkStart w:id="181" w:name="_Toc34839471"/>
      <w:del w:id="182" w:author="IRK" w:date="2020-03-05T17:37:00Z">
        <w:r w:rsidRPr="0049256C" w:rsidDel="00517895">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5</w:delText>
        </w:r>
        <w:r w:rsidR="003561C7" w:rsidRPr="0049256C" w:rsidDel="00517895">
          <w:rPr>
            <w:noProof/>
          </w:rPr>
          <w:fldChar w:fldCharType="end"/>
        </w:r>
        <w:r w:rsidRPr="0049256C" w:rsidDel="00517895">
          <w:rPr>
            <w:rFonts w:hint="eastAsia"/>
          </w:rPr>
          <w:delText>]</w:delText>
        </w:r>
      </w:del>
      <w:ins w:id="183" w:author="IRK" w:date="2020-03-05T17:37:00Z">
        <w:r w:rsidR="00517895">
          <w:rPr>
            <w:rFonts w:hint="eastAsia"/>
          </w:rPr>
          <w:t>[</w:t>
        </w:r>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5</w:t>
      </w:r>
      <w:ins w:id="184" w:author="IRK" w:date="2020-03-05T17:37:00Z">
        <w:r w:rsidR="00517895">
          <w:fldChar w:fldCharType="end"/>
        </w:r>
        <w:r w:rsidR="00517895">
          <w:rPr>
            <w:rFonts w:hint="eastAsia"/>
          </w:rPr>
          <w:t>]</w:t>
        </w:r>
      </w:ins>
      <w:bookmarkEnd w:id="180"/>
      <w:bookmarkEnd w:id="18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85" w:author="IRK" w:date="2020-04-16T11:02:00Z">
          <w:tblPr>
            <w:tblW w:w="0" w:type="auto"/>
            <w:tblInd w:w="108" w:type="dxa"/>
            <w:tblLook w:val="04A0" w:firstRow="1" w:lastRow="0" w:firstColumn="1" w:lastColumn="0" w:noHBand="0" w:noVBand="1"/>
          </w:tblPr>
        </w:tblPrChange>
      </w:tblPr>
      <w:tblGrid>
        <w:gridCol w:w="9356"/>
        <w:tblGridChange w:id="186">
          <w:tblGrid>
            <w:gridCol w:w="9356"/>
          </w:tblGrid>
        </w:tblGridChange>
      </w:tblGrid>
      <w:tr w:rsidR="005B6671" w:rsidRPr="0049256C" w14:paraId="6BB4FC79" w14:textId="77777777" w:rsidTr="00521FC6">
        <w:trPr>
          <w:jc w:val="center"/>
        </w:trPr>
        <w:tc>
          <w:tcPr>
            <w:tcW w:w="9356" w:type="dxa"/>
            <w:tcPrChange w:id="187" w:author="IRK" w:date="2020-04-16T11:02:00Z">
              <w:tcPr>
                <w:tcW w:w="9356" w:type="dxa"/>
              </w:tcPr>
            </w:tcPrChange>
          </w:tcPr>
          <w:p w14:paraId="1F5936F3" w14:textId="77777777" w:rsidR="005B6671" w:rsidRPr="0049256C" w:rsidRDefault="005B6671">
            <w:pPr>
              <w:pStyle w:val="16"/>
              <w:pPrChange w:id="188" w:author="IRK" w:date="2020-04-27T17:26:00Z">
                <w:pPr/>
              </w:pPrChange>
            </w:pPr>
            <w:r w:rsidRPr="0049256C">
              <w:t>********************************************************************************</w:t>
            </w:r>
          </w:p>
          <w:p w14:paraId="3C9DDBBF" w14:textId="77777777" w:rsidR="005B6671" w:rsidRPr="0049256C" w:rsidRDefault="005B6671">
            <w:pPr>
              <w:pStyle w:val="16"/>
              <w:pPrChange w:id="189" w:author="IRK" w:date="2020-04-27T17:26:00Z">
                <w:pPr/>
              </w:pPrChange>
            </w:pPr>
          </w:p>
          <w:p w14:paraId="0F041591" w14:textId="77777777" w:rsidR="005B6671" w:rsidRPr="0049256C" w:rsidRDefault="005B6671">
            <w:pPr>
              <w:pStyle w:val="16"/>
              <w:pPrChange w:id="190" w:author="IRK" w:date="2020-04-27T17:26:00Z">
                <w:pPr/>
              </w:pPrChange>
            </w:pPr>
            <w:r w:rsidRPr="0049256C">
              <w:rPr>
                <w:rFonts w:hint="eastAsia"/>
              </w:rPr>
              <w:t>インストールディレクトリ</w:t>
            </w:r>
          </w:p>
          <w:p w14:paraId="2ABC13B9" w14:textId="77777777" w:rsidR="005B6671" w:rsidRPr="0049256C" w:rsidRDefault="005B6671">
            <w:pPr>
              <w:pStyle w:val="16"/>
              <w:pPrChange w:id="191" w:author="IRK" w:date="2020-04-27T17:26:00Z">
                <w:pPr/>
              </w:pPrChange>
            </w:pPr>
          </w:p>
          <w:p w14:paraId="0C4D74F4" w14:textId="77777777" w:rsidR="005B6671" w:rsidRPr="0049256C" w:rsidRDefault="005B6671">
            <w:pPr>
              <w:pStyle w:val="16"/>
              <w:pPrChange w:id="192" w:author="IRK" w:date="2020-04-27T17:26:00Z">
                <w:pPr/>
              </w:pPrChange>
            </w:pPr>
            <w:r w:rsidRPr="0049256C">
              <w:t>********************************************************************************</w:t>
            </w:r>
          </w:p>
          <w:p w14:paraId="128C78D4" w14:textId="77777777" w:rsidR="005B6671" w:rsidRPr="0049256C" w:rsidRDefault="005B6671">
            <w:pPr>
              <w:pStyle w:val="16"/>
              <w:pPrChange w:id="193" w:author="IRK" w:date="2020-04-27T17:26:00Z">
                <w:pPr/>
              </w:pPrChange>
            </w:pPr>
          </w:p>
          <w:p w14:paraId="32041BBB" w14:textId="2E5EEBAB" w:rsidR="005B6671" w:rsidRPr="0049256C" w:rsidRDefault="005B6671">
            <w:pPr>
              <w:pStyle w:val="16"/>
              <w:pPrChange w:id="194" w:author="IRK" w:date="2020-04-27T17:26:00Z">
                <w:pPr/>
              </w:pPrChange>
            </w:pPr>
            <w:r w:rsidRPr="0049256C">
              <w:t>InnoRules</w:t>
            </w:r>
            <w:r w:rsidRPr="0049256C">
              <w:t>をどのディレクトリにインストールしますか？</w:t>
            </w:r>
            <w:r w:rsidRPr="0049256C">
              <w:t>(</w:t>
            </w:r>
            <w:r w:rsidR="003D5ACA">
              <w:t>デフォルト</w:t>
            </w:r>
            <w:r w:rsidR="009703FD" w:rsidRPr="009703FD">
              <w:rPr>
                <w:rFonts w:hint="eastAsia"/>
              </w:rPr>
              <w:t>値</w:t>
            </w:r>
            <w:r w:rsidRPr="0049256C">
              <w:t>: /home/</w:t>
            </w:r>
            <w:r w:rsidRPr="0049256C">
              <w:rPr>
                <w:rFonts w:hint="eastAsia"/>
              </w:rPr>
              <w:t>innorules</w:t>
            </w:r>
            <w:r w:rsidRPr="0049256C">
              <w:t>/innorules-home)</w:t>
            </w:r>
          </w:p>
          <w:p w14:paraId="62A8B00B" w14:textId="77777777" w:rsidR="005B6671" w:rsidRPr="0049256C" w:rsidRDefault="005B6671">
            <w:pPr>
              <w:pStyle w:val="16"/>
              <w:pPrChange w:id="195" w:author="IRK" w:date="2020-04-27T17:26:00Z">
                <w:pPr/>
              </w:pPrChange>
            </w:pPr>
          </w:p>
          <w:p w14:paraId="7C769166" w14:textId="77777777" w:rsidR="005B6671" w:rsidRPr="0049256C" w:rsidRDefault="005B6671">
            <w:pPr>
              <w:pStyle w:val="16"/>
              <w:pPrChange w:id="196" w:author="IRK" w:date="2020-04-27T17:26:00Z">
                <w:pPr/>
              </w:pPrChange>
            </w:pPr>
            <w:r w:rsidRPr="0049256C">
              <w:t xml:space="preserve"> &gt;&gt;</w:t>
            </w:r>
          </w:p>
        </w:tc>
      </w:tr>
    </w:tbl>
    <w:p w14:paraId="46D0B56F" w14:textId="77777777" w:rsidR="005B6671" w:rsidRPr="0049256C" w:rsidRDefault="005B6671" w:rsidP="00EC7890"/>
    <w:p w14:paraId="4FCD4F5F" w14:textId="508621FF" w:rsidR="005B6671" w:rsidRPr="0033287B" w:rsidRDefault="005B6671" w:rsidP="00EC7890">
      <w:r w:rsidRPr="0049256C">
        <w:t>InnoRules</w:t>
      </w:r>
      <w:r w:rsidR="003D5ACA">
        <w:t>で提供するサービスから出力される</w:t>
      </w:r>
      <w:r w:rsidR="003D5ACA" w:rsidRPr="0033287B">
        <w:t>ログファイルの</w:t>
      </w:r>
      <w:r w:rsidR="003D5ACA" w:rsidRPr="0033287B">
        <w:rPr>
          <w:rFonts w:hint="eastAsia"/>
        </w:rPr>
        <w:t>パス</w:t>
      </w:r>
      <w:r w:rsidRPr="0033287B">
        <w:t>を、</w:t>
      </w:r>
      <w:del w:id="197" w:author="IRK" w:date="2020-03-05T17:59:00Z">
        <w:r w:rsidRPr="0033287B" w:rsidDel="00CB3A02">
          <w:delText>以下の</w:delText>
        </w:r>
      </w:del>
      <w:del w:id="198" w:author="IRK" w:date="2020-03-05T17:38:00Z">
        <w:r w:rsidR="009A20B2" w:rsidRPr="0033287B" w:rsidDel="00517895">
          <w:rPr>
            <w:rFonts w:hint="eastAsia"/>
          </w:rPr>
          <w:delText>表</w:delText>
        </w:r>
        <w:r w:rsidRPr="0033287B" w:rsidDel="00517895">
          <w:delText>6</w:delText>
        </w:r>
      </w:del>
      <w:ins w:id="199" w:author="IRK" w:date="2020-03-05T17:59:00Z">
        <w:r w:rsidR="00CB3A02">
          <w:rPr>
            <w:rFonts w:hint="eastAsia"/>
          </w:rPr>
          <w:t>次の表</w:t>
        </w:r>
      </w:ins>
      <w:r w:rsidRPr="0033287B">
        <w:t>のように指定する。</w:t>
      </w:r>
      <w:r w:rsidRPr="0033287B">
        <w:rPr>
          <w:rFonts w:hint="eastAsia"/>
        </w:rPr>
        <w:t>デフォルト</w:t>
      </w:r>
      <w:r w:rsidR="003D5ACA" w:rsidRPr="0033287B">
        <w:rPr>
          <w:rFonts w:hint="eastAsia"/>
        </w:rPr>
        <w:t>パス</w:t>
      </w:r>
      <w:r w:rsidRPr="0033287B">
        <w:t>は、</w:t>
      </w:r>
      <w:r w:rsidRPr="0033287B">
        <w:t>InnoRules</w:t>
      </w:r>
      <w:r w:rsidRPr="0033287B">
        <w:t>サーバの</w:t>
      </w:r>
      <w:r w:rsidRPr="0033287B">
        <w:rPr>
          <w:rFonts w:hint="eastAsia"/>
        </w:rPr>
        <w:t>デフォルト</w:t>
      </w:r>
      <w:r w:rsidRPr="0033287B">
        <w:t>ログディレクトリである。変更する</w:t>
      </w:r>
      <w:r w:rsidR="003D5ACA" w:rsidRPr="0033287B">
        <w:rPr>
          <w:rFonts w:hint="eastAsia"/>
        </w:rPr>
        <w:t>場合</w:t>
      </w:r>
      <w:r w:rsidRPr="0033287B">
        <w:t>は、ログファイルディレクトリの</w:t>
      </w:r>
      <w:r w:rsidR="003D5ACA" w:rsidRPr="0033287B">
        <w:rPr>
          <w:rFonts w:hint="eastAsia"/>
        </w:rPr>
        <w:t>フル</w:t>
      </w:r>
      <w:r w:rsidRPr="0033287B">
        <w:t>パスを入力する。ただし、</w:t>
      </w:r>
      <w:r w:rsidRPr="0033287B">
        <w:t>InnoRules</w:t>
      </w:r>
      <w:r w:rsidR="003D5ACA" w:rsidRPr="0033287B">
        <w:t>サーバ</w:t>
      </w:r>
      <w:r w:rsidR="003D5ACA" w:rsidRPr="0033287B">
        <w:rPr>
          <w:rFonts w:hint="eastAsia"/>
        </w:rPr>
        <w:t>に</w:t>
      </w:r>
      <w:r w:rsidR="003D5ACA" w:rsidRPr="0033287B">
        <w:t>ログディレクトリ</w:t>
      </w:r>
      <w:r w:rsidR="003D5ACA" w:rsidRPr="0033287B">
        <w:rPr>
          <w:rFonts w:hint="eastAsia"/>
        </w:rPr>
        <w:t>への</w:t>
      </w:r>
      <w:r w:rsidRPr="0033287B">
        <w:t>書き込み</w:t>
      </w:r>
      <w:r w:rsidRPr="0033287B">
        <w:rPr>
          <w:rFonts w:hint="eastAsia"/>
        </w:rPr>
        <w:t>権限</w:t>
      </w:r>
      <w:r w:rsidRPr="0033287B">
        <w:t>が</w:t>
      </w:r>
      <w:r w:rsidRPr="0033287B">
        <w:rPr>
          <w:rFonts w:hint="eastAsia"/>
        </w:rPr>
        <w:t>設定されている</w:t>
      </w:r>
      <w:r w:rsidRPr="0033287B">
        <w:t>必要がある。</w:t>
      </w:r>
      <w:r w:rsidRPr="0033287B">
        <w:t>InnoRules</w:t>
      </w:r>
      <w:r w:rsidRPr="0033287B">
        <w:t>サービスについては、</w:t>
      </w:r>
      <w:del w:id="200" w:author="IRK" w:date="2020-03-05T17:11:00Z">
        <w:r w:rsidRPr="0033287B" w:rsidDel="008C3073">
          <w:delText>3.8 InnoRules</w:delText>
        </w:r>
        <w:r w:rsidRPr="0033287B" w:rsidDel="008C3073">
          <w:delText>サー</w:delText>
        </w:r>
        <w:r w:rsidRPr="0033287B" w:rsidDel="008C3073">
          <w:rPr>
            <w:rFonts w:hint="eastAsia"/>
          </w:rPr>
          <w:delText>ビス</w:delText>
        </w:r>
      </w:del>
      <w:ins w:id="201" w:author="IRK" w:date="2020-03-10T22:08:00Z">
        <w:r w:rsidR="001075B0">
          <w:rPr>
            <w:rFonts w:hint="eastAsia"/>
          </w:rPr>
          <w:t>「</w:t>
        </w:r>
        <w:r w:rsidR="001075B0">
          <w:fldChar w:fldCharType="begin"/>
        </w:r>
        <w:r w:rsidR="001075B0">
          <w:instrText xml:space="preserve"> REF _Ref34320702 \n \h </w:instrText>
        </w:r>
      </w:ins>
      <w:ins w:id="202" w:author="IRK" w:date="2020-03-10T22:08:00Z">
        <w:r w:rsidR="001075B0">
          <w:fldChar w:fldCharType="separate"/>
        </w:r>
      </w:ins>
      <w:r w:rsidR="00AB1F2F">
        <w:t xml:space="preserve">3.8 </w:t>
      </w:r>
      <w:ins w:id="203" w:author="IRK" w:date="2020-03-10T22:08:00Z">
        <w:r w:rsidR="001075B0">
          <w:fldChar w:fldCharType="end"/>
        </w:r>
        <w:r w:rsidR="001075B0">
          <w:fldChar w:fldCharType="begin"/>
        </w:r>
        <w:r w:rsidR="001075B0">
          <w:instrText xml:space="preserve"> REF _Ref34320719 \h </w:instrText>
        </w:r>
      </w:ins>
      <w:ins w:id="204" w:author="IRK" w:date="2020-03-10T22:08:00Z">
        <w:r w:rsidR="001075B0">
          <w:fldChar w:fldCharType="separate"/>
        </w:r>
      </w:ins>
      <w:r w:rsidR="00AB1F2F" w:rsidRPr="0049256C">
        <w:t>InnoRules</w:t>
      </w:r>
      <w:r w:rsidR="00AB1F2F" w:rsidRPr="0049256C">
        <w:t>サービス</w:t>
      </w:r>
      <w:ins w:id="205" w:author="IRK" w:date="2020-03-10T22:08:00Z">
        <w:r w:rsidR="001075B0">
          <w:fldChar w:fldCharType="end"/>
        </w:r>
        <w:r w:rsidR="001075B0">
          <w:rPr>
            <w:rFonts w:hint="eastAsia"/>
          </w:rPr>
          <w:t>」</w:t>
        </w:r>
      </w:ins>
      <w:r w:rsidRPr="0033287B">
        <w:t>を参照のこと。</w:t>
      </w:r>
    </w:p>
    <w:p w14:paraId="126AC682" w14:textId="32415A92" w:rsidR="004B68A5" w:rsidRDefault="004B68A5">
      <w:pPr>
        <w:jc w:val="left"/>
        <w:rPr>
          <w:b/>
          <w:bCs/>
        </w:rPr>
      </w:pPr>
      <w:r>
        <w:br w:type="page"/>
      </w:r>
    </w:p>
    <w:p w14:paraId="2BA8A4C6" w14:textId="559C4323" w:rsidR="009A20B2" w:rsidRPr="0049256C" w:rsidRDefault="009A20B2" w:rsidP="007D3017">
      <w:pPr>
        <w:pStyle w:val="afff6"/>
      </w:pPr>
      <w:bookmarkStart w:id="206" w:name="_Ref34322318"/>
      <w:bookmarkStart w:id="207" w:name="_Toc34839472"/>
      <w:del w:id="208" w:author="IRK" w:date="2020-03-05T17:38:00Z">
        <w:r w:rsidRPr="0049256C" w:rsidDel="00517895">
          <w:lastRenderedPageBreak/>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6</w:delText>
        </w:r>
        <w:r w:rsidR="003561C7" w:rsidRPr="0049256C" w:rsidDel="00517895">
          <w:rPr>
            <w:noProof/>
          </w:rPr>
          <w:fldChar w:fldCharType="end"/>
        </w:r>
        <w:r w:rsidRPr="0049256C" w:rsidDel="00517895">
          <w:delText>]</w:delText>
        </w:r>
      </w:del>
      <w:ins w:id="209" w:author="IRK" w:date="2020-03-05T17:38:00Z">
        <w:r w:rsidR="00517895">
          <w:rPr>
            <w:rFonts w:hint="eastAsia"/>
          </w:rPr>
          <w:t>[</w:t>
        </w:r>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6</w:t>
      </w:r>
      <w:ins w:id="210" w:author="IRK" w:date="2020-03-05T17:38:00Z">
        <w:r w:rsidR="00517895">
          <w:fldChar w:fldCharType="end"/>
        </w:r>
        <w:r w:rsidR="00517895">
          <w:rPr>
            <w:rFonts w:hint="eastAsia"/>
          </w:rPr>
          <w:t>]</w:t>
        </w:r>
      </w:ins>
      <w:bookmarkEnd w:id="206"/>
      <w:bookmarkEnd w:id="20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11" w:author="IRK" w:date="2020-04-16T11:02:00Z">
          <w:tblPr>
            <w:tblW w:w="0" w:type="auto"/>
            <w:tblInd w:w="108" w:type="dxa"/>
            <w:tblLook w:val="04A0" w:firstRow="1" w:lastRow="0" w:firstColumn="1" w:lastColumn="0" w:noHBand="0" w:noVBand="1"/>
          </w:tblPr>
        </w:tblPrChange>
      </w:tblPr>
      <w:tblGrid>
        <w:gridCol w:w="9356"/>
        <w:tblGridChange w:id="212">
          <w:tblGrid>
            <w:gridCol w:w="9356"/>
          </w:tblGrid>
        </w:tblGridChange>
      </w:tblGrid>
      <w:tr w:rsidR="005B6671" w:rsidRPr="0049256C" w14:paraId="59611884" w14:textId="77777777" w:rsidTr="00521FC6">
        <w:trPr>
          <w:jc w:val="center"/>
        </w:trPr>
        <w:tc>
          <w:tcPr>
            <w:tcW w:w="9356" w:type="dxa"/>
            <w:tcPrChange w:id="213" w:author="IRK" w:date="2020-04-16T11:02:00Z">
              <w:tcPr>
                <w:tcW w:w="9356" w:type="dxa"/>
              </w:tcPr>
            </w:tcPrChange>
          </w:tcPr>
          <w:p w14:paraId="254E1849" w14:textId="77777777" w:rsidR="005B6671" w:rsidRPr="0049256C" w:rsidRDefault="005B6671">
            <w:pPr>
              <w:pStyle w:val="16"/>
              <w:pPrChange w:id="214" w:author="IRK" w:date="2020-04-27T17:26:00Z">
                <w:pPr/>
              </w:pPrChange>
            </w:pPr>
            <w:r w:rsidRPr="0049256C">
              <w:t>********************************************************************************</w:t>
            </w:r>
          </w:p>
          <w:p w14:paraId="40065EB1" w14:textId="77777777" w:rsidR="005B6671" w:rsidRPr="0049256C" w:rsidRDefault="005B6671">
            <w:pPr>
              <w:pStyle w:val="16"/>
              <w:pPrChange w:id="215" w:author="IRK" w:date="2020-04-27T17:26:00Z">
                <w:pPr/>
              </w:pPrChange>
            </w:pPr>
          </w:p>
          <w:p w14:paraId="4F6B92A7" w14:textId="77777777" w:rsidR="005B6671" w:rsidRPr="0049256C" w:rsidRDefault="005B6671">
            <w:pPr>
              <w:pStyle w:val="16"/>
              <w:pPrChange w:id="216" w:author="IRK" w:date="2020-04-27T17:26:00Z">
                <w:pPr/>
              </w:pPrChange>
            </w:pPr>
            <w:r w:rsidRPr="0049256C">
              <w:rPr>
                <w:rFonts w:hint="eastAsia"/>
              </w:rPr>
              <w:t>ログディレクトリ</w:t>
            </w:r>
          </w:p>
          <w:p w14:paraId="6CE5EF26" w14:textId="77777777" w:rsidR="005B6671" w:rsidRPr="0049256C" w:rsidRDefault="005B6671">
            <w:pPr>
              <w:pStyle w:val="16"/>
              <w:pPrChange w:id="217" w:author="IRK" w:date="2020-04-27T17:26:00Z">
                <w:pPr/>
              </w:pPrChange>
            </w:pPr>
          </w:p>
          <w:p w14:paraId="4C1486E1" w14:textId="77777777" w:rsidR="005B6671" w:rsidRPr="0049256C" w:rsidRDefault="005B6671">
            <w:pPr>
              <w:pStyle w:val="16"/>
              <w:pPrChange w:id="218" w:author="IRK" w:date="2020-04-27T17:26:00Z">
                <w:pPr/>
              </w:pPrChange>
            </w:pPr>
            <w:r w:rsidRPr="0049256C">
              <w:t>********************************************************************************</w:t>
            </w:r>
          </w:p>
          <w:p w14:paraId="4A874C2A" w14:textId="77777777" w:rsidR="005B6671" w:rsidRPr="0049256C" w:rsidRDefault="005B6671">
            <w:pPr>
              <w:pStyle w:val="16"/>
              <w:pPrChange w:id="219" w:author="IRK" w:date="2020-04-27T17:26:00Z">
                <w:pPr/>
              </w:pPrChange>
            </w:pPr>
          </w:p>
          <w:p w14:paraId="4381CCB6" w14:textId="7B003E65" w:rsidR="005B6671" w:rsidRPr="0049256C" w:rsidRDefault="005B6671">
            <w:pPr>
              <w:pStyle w:val="16"/>
              <w:pPrChange w:id="220" w:author="IRK" w:date="2020-04-27T17:26:00Z">
                <w:pPr/>
              </w:pPrChange>
            </w:pPr>
            <w:r w:rsidRPr="0033287B">
              <w:rPr>
                <w:rFonts w:hint="eastAsia"/>
              </w:rPr>
              <w:t>ログファイルを</w:t>
            </w:r>
            <w:r w:rsidR="003D5ACA" w:rsidRPr="0033287B">
              <w:rPr>
                <w:rFonts w:hint="eastAsia"/>
              </w:rPr>
              <w:t>出力する</w:t>
            </w:r>
            <w:r w:rsidR="00830BB9" w:rsidRPr="0033287B">
              <w:rPr>
                <w:rFonts w:hint="eastAsia"/>
              </w:rPr>
              <w:t>ディレクトリを指定してください</w:t>
            </w:r>
            <w:r w:rsidR="0033287B" w:rsidRPr="0033287B">
              <w:rPr>
                <w:rFonts w:hint="eastAsia"/>
              </w:rPr>
              <w:t>。</w:t>
            </w:r>
            <w:r w:rsidRPr="0033287B">
              <w:t>InnoRules</w:t>
            </w:r>
            <w:r w:rsidRPr="0049256C">
              <w:t>サービスと</w:t>
            </w:r>
            <w:r w:rsidRPr="0033287B">
              <w:t>ルールランタイ</w:t>
            </w:r>
            <w:r w:rsidR="002230E8" w:rsidRPr="0033287B">
              <w:t>ムが</w:t>
            </w:r>
            <w:r w:rsidR="002230E8" w:rsidRPr="0033287B">
              <w:rPr>
                <w:rFonts w:hint="eastAsia"/>
              </w:rPr>
              <w:t>該当</w:t>
            </w:r>
            <w:r w:rsidRPr="0033287B">
              <w:t>ディレクトリ</w:t>
            </w:r>
            <w:r w:rsidRPr="0049256C">
              <w:t>にログを記録します。</w:t>
            </w:r>
            <w:r w:rsidRPr="0049256C">
              <w:t>(</w:t>
            </w:r>
            <w:r w:rsidR="00830BB9">
              <w:t>デフォルト</w:t>
            </w:r>
            <w:r w:rsidR="009703FD" w:rsidRPr="009703FD">
              <w:rPr>
                <w:rFonts w:hint="eastAsia"/>
              </w:rPr>
              <w:t>値</w:t>
            </w:r>
            <w:r w:rsidRPr="0049256C">
              <w:t>: /home/</w:t>
            </w:r>
            <w:r w:rsidRPr="0049256C">
              <w:rPr>
                <w:rFonts w:hint="eastAsia"/>
              </w:rPr>
              <w:t>innorules</w:t>
            </w:r>
            <w:r w:rsidRPr="0049256C">
              <w:t>/innorules-home/innorules-server/logs)</w:t>
            </w:r>
          </w:p>
          <w:p w14:paraId="659739B5" w14:textId="77777777" w:rsidR="005B6671" w:rsidRPr="0049256C" w:rsidRDefault="005B6671">
            <w:pPr>
              <w:pStyle w:val="16"/>
              <w:pPrChange w:id="221" w:author="IRK" w:date="2020-04-27T17:26:00Z">
                <w:pPr/>
              </w:pPrChange>
            </w:pPr>
          </w:p>
          <w:p w14:paraId="758DBB8D" w14:textId="77777777" w:rsidR="005B6671" w:rsidRPr="0049256C" w:rsidRDefault="005B6671">
            <w:pPr>
              <w:pStyle w:val="16"/>
              <w:pPrChange w:id="222" w:author="IRK" w:date="2020-04-27T17:26:00Z">
                <w:pPr/>
              </w:pPrChange>
            </w:pPr>
            <w:r w:rsidRPr="0049256C">
              <w:t xml:space="preserve"> &gt;&gt;</w:t>
            </w:r>
          </w:p>
        </w:tc>
      </w:tr>
    </w:tbl>
    <w:p w14:paraId="799CC03C" w14:textId="77777777" w:rsidR="004B68A5" w:rsidRDefault="004B68A5" w:rsidP="00EC7890"/>
    <w:p w14:paraId="6236F5AB" w14:textId="33FDD653" w:rsidR="005B6671" w:rsidRPr="0033287B" w:rsidRDefault="005B6671" w:rsidP="00EC7890">
      <w:r w:rsidRPr="0049256C">
        <w:t>InnoRules</w:t>
      </w:r>
      <w:r w:rsidRPr="0049256C">
        <w:t>サーバで使用するサービスポートと制御ポートを、</w:t>
      </w:r>
      <w:del w:id="223" w:author="IRK" w:date="2020-03-05T17:38:00Z">
        <w:r w:rsidR="009A20B2" w:rsidRPr="0049256C" w:rsidDel="00517895">
          <w:rPr>
            <w:rFonts w:hint="eastAsia"/>
          </w:rPr>
          <w:delText>表</w:delText>
        </w:r>
        <w:r w:rsidRPr="0049256C" w:rsidDel="00517895">
          <w:delText>7</w:delText>
        </w:r>
      </w:del>
      <w:ins w:id="224" w:author="IRK" w:date="2020-03-05T17:59:00Z">
        <w:r w:rsidR="00CB3A02">
          <w:rPr>
            <w:rFonts w:hint="eastAsia"/>
          </w:rPr>
          <w:t>次の表</w:t>
        </w:r>
      </w:ins>
      <w:r w:rsidRPr="0049256C">
        <w:t>のように指定する。これらのポートは、</w:t>
      </w:r>
      <w:r w:rsidRPr="0049256C">
        <w:t>InnoRules</w:t>
      </w:r>
      <w:r w:rsidR="00830BB9">
        <w:t>サーバが使用</w:t>
      </w:r>
      <w:r w:rsidR="00830BB9" w:rsidRPr="0033287B">
        <w:t>する</w:t>
      </w:r>
      <w:r w:rsidR="00B3526F">
        <w:rPr>
          <w:rFonts w:hint="eastAsia"/>
        </w:rPr>
        <w:t>。</w:t>
      </w:r>
      <w:r w:rsidR="00830BB9" w:rsidRPr="0033287B">
        <w:rPr>
          <w:rFonts w:hint="eastAsia"/>
        </w:rPr>
        <w:t>InnoRules</w:t>
      </w:r>
      <w:r w:rsidRPr="0033287B">
        <w:t>サーバを実行しない場合は任意の値</w:t>
      </w:r>
      <w:r w:rsidRPr="0033287B">
        <w:rPr>
          <w:rFonts w:hint="eastAsia"/>
        </w:rPr>
        <w:t>を許容する</w:t>
      </w:r>
      <w:r w:rsidRPr="0033287B">
        <w:t>。ビルダーサービス</w:t>
      </w:r>
      <w:r w:rsidR="00830BB9" w:rsidRPr="0033287B">
        <w:rPr>
          <w:rFonts w:hint="eastAsia"/>
        </w:rPr>
        <w:t>のような</w:t>
      </w:r>
      <w:r w:rsidR="00830BB9" w:rsidRPr="0033287B">
        <w:t>InnoRules</w:t>
      </w:r>
      <w:r w:rsidR="00830BB9" w:rsidRPr="0033287B">
        <w:rPr>
          <w:rFonts w:hint="eastAsia"/>
        </w:rPr>
        <w:t>サービス</w:t>
      </w:r>
      <w:r w:rsidRPr="0033287B">
        <w:t>を使用する</w:t>
      </w:r>
      <w:r w:rsidRPr="0033287B">
        <w:rPr>
          <w:rFonts w:hint="eastAsia"/>
        </w:rPr>
        <w:t>場合</w:t>
      </w:r>
      <w:r w:rsidRPr="0033287B">
        <w:t>、システム管理者</w:t>
      </w:r>
      <w:r w:rsidR="00830BB9" w:rsidRPr="0033287B">
        <w:t>と協議してサービスポートと制御ポートを付与してもらう</w:t>
      </w:r>
      <w:r w:rsidR="00830BB9" w:rsidRPr="0033287B">
        <w:rPr>
          <w:rFonts w:hint="eastAsia"/>
        </w:rPr>
        <w:t>必要がある。</w:t>
      </w:r>
    </w:p>
    <w:p w14:paraId="717B7E7B" w14:textId="77777777" w:rsidR="005B6671" w:rsidRPr="0049256C" w:rsidRDefault="005B6671" w:rsidP="00EC7890"/>
    <w:p w14:paraId="5DDEA387" w14:textId="430D79A0" w:rsidR="009A20B2" w:rsidRPr="0049256C" w:rsidRDefault="009A20B2" w:rsidP="007D3017">
      <w:pPr>
        <w:pStyle w:val="afff6"/>
      </w:pPr>
      <w:bookmarkStart w:id="225" w:name="_Ref34322353"/>
      <w:bookmarkStart w:id="226" w:name="_Toc34839473"/>
      <w:del w:id="227" w:author="IRK" w:date="2020-03-05T17:38:00Z">
        <w:r w:rsidRPr="0049256C" w:rsidDel="00517895">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7</w:delText>
        </w:r>
        <w:r w:rsidR="003561C7" w:rsidRPr="0049256C" w:rsidDel="00517895">
          <w:rPr>
            <w:noProof/>
          </w:rPr>
          <w:fldChar w:fldCharType="end"/>
        </w:r>
        <w:r w:rsidRPr="0049256C" w:rsidDel="00517895">
          <w:rPr>
            <w:rFonts w:hint="eastAsia"/>
          </w:rPr>
          <w:delText>]</w:delText>
        </w:r>
      </w:del>
      <w:ins w:id="228" w:author="IRK" w:date="2020-03-05T17:38:00Z">
        <w:r w:rsidR="00517895">
          <w:rPr>
            <w:rFonts w:hint="eastAsia"/>
          </w:rPr>
          <w:t>[</w:t>
        </w:r>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7</w:t>
      </w:r>
      <w:ins w:id="229" w:author="IRK" w:date="2020-03-05T17:38:00Z">
        <w:r w:rsidR="00517895">
          <w:fldChar w:fldCharType="end"/>
        </w:r>
        <w:r w:rsidR="00517895">
          <w:rPr>
            <w:rFonts w:hint="eastAsia"/>
          </w:rPr>
          <w:t>]</w:t>
        </w:r>
      </w:ins>
      <w:bookmarkEnd w:id="225"/>
      <w:bookmarkEnd w:id="22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30" w:author="IRK" w:date="2020-04-16T11:02:00Z">
          <w:tblPr>
            <w:tblW w:w="0" w:type="auto"/>
            <w:tblInd w:w="108" w:type="dxa"/>
            <w:tblLook w:val="04A0" w:firstRow="1" w:lastRow="0" w:firstColumn="1" w:lastColumn="0" w:noHBand="0" w:noVBand="1"/>
          </w:tblPr>
        </w:tblPrChange>
      </w:tblPr>
      <w:tblGrid>
        <w:gridCol w:w="9356"/>
        <w:tblGridChange w:id="231">
          <w:tblGrid>
            <w:gridCol w:w="9356"/>
          </w:tblGrid>
        </w:tblGridChange>
      </w:tblGrid>
      <w:tr w:rsidR="005B6671" w:rsidRPr="0049256C" w14:paraId="066A35E9" w14:textId="77777777" w:rsidTr="00521FC6">
        <w:trPr>
          <w:jc w:val="center"/>
        </w:trPr>
        <w:tc>
          <w:tcPr>
            <w:tcW w:w="9356" w:type="dxa"/>
            <w:tcPrChange w:id="232" w:author="IRK" w:date="2020-04-16T11:02:00Z">
              <w:tcPr>
                <w:tcW w:w="9356" w:type="dxa"/>
              </w:tcPr>
            </w:tcPrChange>
          </w:tcPr>
          <w:p w14:paraId="29B01AF6" w14:textId="77777777" w:rsidR="005B6671" w:rsidRPr="0049256C" w:rsidRDefault="005B6671">
            <w:pPr>
              <w:pStyle w:val="16"/>
              <w:pPrChange w:id="233" w:author="IRK" w:date="2020-04-27T17:26:00Z">
                <w:pPr/>
              </w:pPrChange>
            </w:pPr>
            <w:r w:rsidRPr="0049256C">
              <w:t>********************************************************************************</w:t>
            </w:r>
          </w:p>
          <w:p w14:paraId="640726F5" w14:textId="77777777" w:rsidR="005B6671" w:rsidRPr="0049256C" w:rsidRDefault="005B6671">
            <w:pPr>
              <w:pStyle w:val="16"/>
              <w:pPrChange w:id="234" w:author="IRK" w:date="2020-04-27T17:26:00Z">
                <w:pPr/>
              </w:pPrChange>
            </w:pPr>
          </w:p>
          <w:p w14:paraId="016E6BCF" w14:textId="77777777" w:rsidR="005B6671" w:rsidRPr="0049256C" w:rsidRDefault="005B6671">
            <w:pPr>
              <w:pStyle w:val="16"/>
              <w:pPrChange w:id="235" w:author="IRK" w:date="2020-04-27T17:26:00Z">
                <w:pPr/>
              </w:pPrChange>
            </w:pPr>
            <w:r w:rsidRPr="0049256C">
              <w:t>InnoRules</w:t>
            </w:r>
            <w:r w:rsidRPr="0049256C">
              <w:t>サーバ設定</w:t>
            </w:r>
          </w:p>
          <w:p w14:paraId="042A9FC5" w14:textId="77777777" w:rsidR="005B6671" w:rsidRPr="0049256C" w:rsidRDefault="005B6671">
            <w:pPr>
              <w:pStyle w:val="16"/>
              <w:pPrChange w:id="236" w:author="IRK" w:date="2020-04-27T17:26:00Z">
                <w:pPr/>
              </w:pPrChange>
            </w:pPr>
          </w:p>
          <w:p w14:paraId="72400B8D" w14:textId="77777777" w:rsidR="005B6671" w:rsidRPr="0049256C" w:rsidRDefault="005B6671">
            <w:pPr>
              <w:pStyle w:val="16"/>
              <w:pPrChange w:id="237" w:author="IRK" w:date="2020-04-27T17:26:00Z">
                <w:pPr/>
              </w:pPrChange>
            </w:pPr>
            <w:r w:rsidRPr="0049256C">
              <w:t>********************************************************************************</w:t>
            </w:r>
          </w:p>
          <w:p w14:paraId="1E081466" w14:textId="77777777" w:rsidR="005B6671" w:rsidRPr="0049256C" w:rsidRDefault="005B6671">
            <w:pPr>
              <w:pStyle w:val="16"/>
              <w:pPrChange w:id="238" w:author="IRK" w:date="2020-04-27T17:26:00Z">
                <w:pPr/>
              </w:pPrChange>
            </w:pPr>
          </w:p>
          <w:p w14:paraId="37033E22" w14:textId="0A501B66" w:rsidR="005B6671" w:rsidRPr="0049256C" w:rsidRDefault="005B6671">
            <w:pPr>
              <w:pStyle w:val="16"/>
              <w:pPrChange w:id="239" w:author="IRK" w:date="2020-04-27T17:26:00Z">
                <w:pPr/>
              </w:pPrChange>
            </w:pPr>
            <w:r w:rsidRPr="0049256C">
              <w:t>InnoRules</w:t>
            </w:r>
            <w:r w:rsidRPr="0049256C">
              <w:t>サーバは管理サービス、ルールビルダーサービス等のサービスを提供する独立サーバです。サーバはこのインストールノ</w:t>
            </w:r>
            <w:r w:rsidR="00830BB9">
              <w:t>ードで実行</w:t>
            </w:r>
            <w:r w:rsidR="00830BB9" w:rsidRPr="0033287B">
              <w:t>される可能性があ</w:t>
            </w:r>
            <w:r w:rsidR="002230E8" w:rsidRPr="0033287B">
              <w:rPr>
                <w:rFonts w:hint="eastAsia"/>
              </w:rPr>
              <w:t>るので</w:t>
            </w:r>
            <w:r w:rsidRPr="0033287B">
              <w:t>、先にポートを設定することをお勧めします。</w:t>
            </w:r>
            <w:r w:rsidR="00830BB9" w:rsidRPr="0033287B">
              <w:rPr>
                <w:rFonts w:hint="eastAsia"/>
              </w:rPr>
              <w:t>また、</w:t>
            </w:r>
            <w:r w:rsidRPr="0033287B">
              <w:t>制御ポート</w:t>
            </w:r>
            <w:r w:rsidRPr="0049256C">
              <w:t>は</w:t>
            </w:r>
            <w:r w:rsidRPr="0049256C">
              <w:t>InnoRules</w:t>
            </w:r>
            <w:r w:rsidRPr="0049256C">
              <w:t>サーバを停止するために使用します。</w:t>
            </w:r>
          </w:p>
          <w:p w14:paraId="12737738" w14:textId="77777777" w:rsidR="005B6671" w:rsidRPr="0049256C" w:rsidRDefault="005B6671">
            <w:pPr>
              <w:pStyle w:val="16"/>
              <w:pPrChange w:id="240" w:author="IRK" w:date="2020-04-27T17:26:00Z">
                <w:pPr/>
              </w:pPrChange>
            </w:pPr>
          </w:p>
          <w:p w14:paraId="72B16327" w14:textId="77777777" w:rsidR="005B6671" w:rsidRPr="0049256C" w:rsidRDefault="005B6671">
            <w:pPr>
              <w:pStyle w:val="16"/>
              <w:pPrChange w:id="241" w:author="IRK" w:date="2020-04-27T17:26:00Z">
                <w:pPr/>
              </w:pPrChange>
            </w:pPr>
            <w:r w:rsidRPr="0049256C">
              <w:rPr>
                <w:rFonts w:hint="eastAsia"/>
              </w:rPr>
              <w:t>ポート番号を入力してください。</w:t>
            </w:r>
          </w:p>
          <w:p w14:paraId="1A35B7C5" w14:textId="77777777" w:rsidR="005B6671" w:rsidRPr="0049256C" w:rsidRDefault="005B6671">
            <w:pPr>
              <w:pStyle w:val="16"/>
              <w:pPrChange w:id="242" w:author="IRK" w:date="2020-04-27T17:26:00Z">
                <w:pPr/>
              </w:pPrChange>
            </w:pPr>
          </w:p>
          <w:p w14:paraId="19D7C9ED" w14:textId="77777777" w:rsidR="005B6671" w:rsidRPr="0049256C" w:rsidRDefault="005B6671">
            <w:pPr>
              <w:pStyle w:val="16"/>
              <w:pPrChange w:id="243" w:author="IRK" w:date="2020-04-27T17:26:00Z">
                <w:pPr/>
              </w:pPrChange>
            </w:pPr>
            <w:r w:rsidRPr="0049256C">
              <w:t>[</w:t>
            </w:r>
            <w:r w:rsidRPr="0049256C">
              <w:t>必須</w:t>
            </w:r>
            <w:r w:rsidRPr="0049256C">
              <w:t>] HTTP</w:t>
            </w:r>
            <w:r w:rsidRPr="0049256C">
              <w:t>サービスポート</w:t>
            </w:r>
            <w:r w:rsidRPr="0049256C">
              <w:t>(</w:t>
            </w:r>
            <w:r w:rsidRPr="0049256C">
              <w:t>デフォルト値</w:t>
            </w:r>
            <w:r w:rsidRPr="0049256C">
              <w:t>: 25802) &gt;&gt;</w:t>
            </w:r>
          </w:p>
        </w:tc>
      </w:tr>
    </w:tbl>
    <w:p w14:paraId="54068ACE" w14:textId="77777777" w:rsidR="00864A8D" w:rsidRPr="0049256C" w:rsidRDefault="00864A8D" w:rsidP="00EC7890">
      <w:pPr>
        <w:jc w:val="left"/>
      </w:pPr>
    </w:p>
    <w:p w14:paraId="716407DE" w14:textId="1A9F76CC" w:rsidR="005B6671" w:rsidRPr="0033287B" w:rsidRDefault="005B6671">
      <w:pPr>
        <w:pPrChange w:id="244" w:author="IRK" w:date="2020-05-11T09:53:00Z">
          <w:pPr>
            <w:jc w:val="left"/>
          </w:pPr>
        </w:pPrChange>
      </w:pPr>
      <w:r w:rsidRPr="0049256C">
        <w:t>InnoRules</w:t>
      </w:r>
      <w:r w:rsidRPr="0049256C">
        <w:t>サーバが使用するポートを指定する</w:t>
      </w:r>
      <w:r w:rsidR="009A20B2" w:rsidRPr="0049256C">
        <w:t>(</w:t>
      </w:r>
      <w:del w:id="245" w:author="IRK" w:date="2020-03-05T17:39:00Z">
        <w:r w:rsidR="009A20B2" w:rsidRPr="0049256C" w:rsidDel="00517895">
          <w:rPr>
            <w:rFonts w:hint="eastAsia"/>
          </w:rPr>
          <w:delText>表</w:delText>
        </w:r>
        <w:r w:rsidRPr="0049256C" w:rsidDel="00517895">
          <w:delText>8</w:delText>
        </w:r>
      </w:del>
      <w:ins w:id="246" w:author="IRK" w:date="2020-03-05T17:39:00Z">
        <w:r w:rsidR="00517895">
          <w:fldChar w:fldCharType="begin"/>
        </w:r>
        <w:r w:rsidR="00517895">
          <w:instrText xml:space="preserve"> REF _Ref34322379 \h </w:instrText>
        </w:r>
      </w:ins>
      <w:r w:rsidR="00517895">
        <w:fldChar w:fldCharType="separate"/>
      </w:r>
      <w:ins w:id="247" w:author="IRK" w:date="2020-03-05T17:39:00Z">
        <w:r w:rsidR="00AB1F2F">
          <w:rPr>
            <w:rFonts w:hint="eastAsia"/>
          </w:rPr>
          <w:t>[</w:t>
        </w:r>
        <w:r w:rsidR="00AB1F2F">
          <w:rPr>
            <w:rFonts w:hint="eastAsia"/>
          </w:rPr>
          <w:t>表</w:t>
        </w:r>
        <w:r w:rsidR="00AB1F2F">
          <w:rPr>
            <w:rFonts w:hint="eastAsia"/>
          </w:rPr>
          <w:t xml:space="preserve"> </w:t>
        </w:r>
      </w:ins>
      <w:r w:rsidR="00AB1F2F">
        <w:rPr>
          <w:noProof/>
        </w:rPr>
        <w:t>8</w:t>
      </w:r>
      <w:ins w:id="248" w:author="IRK" w:date="2020-03-05T17:39:00Z">
        <w:r w:rsidR="00AB1F2F">
          <w:rPr>
            <w:rFonts w:hint="eastAsia"/>
          </w:rPr>
          <w:t>]</w:t>
        </w:r>
        <w:r w:rsidR="00517895">
          <w:fldChar w:fldCharType="end"/>
        </w:r>
      </w:ins>
      <w:r w:rsidRPr="0049256C">
        <w:t>)</w:t>
      </w:r>
      <w:r w:rsidRPr="0049256C">
        <w:t>。</w:t>
      </w:r>
      <w:r w:rsidRPr="0049256C">
        <w:t>InnoRules</w:t>
      </w:r>
      <w:r w:rsidRPr="0049256C">
        <w:t>サーバは基本的に</w:t>
      </w:r>
      <w:r w:rsidRPr="0049256C">
        <w:t>2</w:t>
      </w:r>
      <w:r w:rsidRPr="0049256C">
        <w:t>つのポートを使用するが、</w:t>
      </w:r>
      <w:r w:rsidRPr="0049256C">
        <w:t>1</w:t>
      </w:r>
      <w:r w:rsidRPr="0049256C">
        <w:t>つは</w:t>
      </w:r>
      <w:r w:rsidRPr="0049256C">
        <w:t>HTTP</w:t>
      </w:r>
      <w:r w:rsidRPr="0049256C">
        <w:t>サービスのためのポートで、もう</w:t>
      </w:r>
      <w:r w:rsidRPr="0049256C">
        <w:t>1</w:t>
      </w:r>
      <w:r w:rsidRPr="0049256C">
        <w:t>つはサーバを制御するためのポートである。サービスポートと制御ポートを入力し、</w:t>
      </w:r>
      <w:r w:rsidRPr="0033287B">
        <w:t>エンター</w:t>
      </w:r>
      <w:r w:rsidR="00830BB9" w:rsidRPr="0033287B">
        <w:rPr>
          <w:rFonts w:hint="eastAsia"/>
        </w:rPr>
        <w:t>キー</w:t>
      </w:r>
      <w:r w:rsidR="00830BB9" w:rsidRPr="0033287B">
        <w:t>を</w:t>
      </w:r>
      <w:r w:rsidR="00830BB9" w:rsidRPr="0033287B">
        <w:rPr>
          <w:rFonts w:hint="eastAsia"/>
        </w:rPr>
        <w:t>押</w:t>
      </w:r>
      <w:del w:id="249" w:author="IRK" w:date="2020-04-17T09:56:00Z">
        <w:r w:rsidR="00830BB9" w:rsidRPr="0033287B" w:rsidDel="000A63B7">
          <w:rPr>
            <w:rFonts w:hint="eastAsia"/>
          </w:rPr>
          <w:delText>下</w:delText>
        </w:r>
      </w:del>
      <w:r w:rsidRPr="0033287B">
        <w:t>して次に進む。</w:t>
      </w:r>
    </w:p>
    <w:p w14:paraId="258EBA6C" w14:textId="77777777" w:rsidR="005B6671" w:rsidRPr="0049256C" w:rsidRDefault="005B6671" w:rsidP="00EC7890"/>
    <w:p w14:paraId="0571F3B6" w14:textId="46B01D98" w:rsidR="009A20B2" w:rsidRPr="0049256C" w:rsidRDefault="009A20B2" w:rsidP="007D3017">
      <w:pPr>
        <w:pStyle w:val="afff6"/>
      </w:pPr>
      <w:bookmarkStart w:id="250" w:name="_Ref34322379"/>
      <w:bookmarkStart w:id="251" w:name="_Toc34839474"/>
      <w:del w:id="252" w:author="IRK" w:date="2020-03-05T17:39:00Z">
        <w:r w:rsidRPr="0049256C" w:rsidDel="00517895">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8</w:delText>
        </w:r>
        <w:r w:rsidR="003561C7" w:rsidRPr="0049256C" w:rsidDel="00517895">
          <w:rPr>
            <w:noProof/>
          </w:rPr>
          <w:fldChar w:fldCharType="end"/>
        </w:r>
        <w:r w:rsidRPr="0049256C" w:rsidDel="00517895">
          <w:rPr>
            <w:rFonts w:hint="eastAsia"/>
          </w:rPr>
          <w:delText>]</w:delText>
        </w:r>
      </w:del>
      <w:ins w:id="253" w:author="IRK" w:date="2020-03-05T17:39:00Z">
        <w:r w:rsidR="00517895">
          <w:rPr>
            <w:rFonts w:hint="eastAsia"/>
          </w:rPr>
          <w:t>[</w:t>
        </w:r>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8</w:t>
      </w:r>
      <w:ins w:id="254" w:author="IRK" w:date="2020-03-05T17:39:00Z">
        <w:r w:rsidR="00517895">
          <w:fldChar w:fldCharType="end"/>
        </w:r>
        <w:r w:rsidR="00517895">
          <w:rPr>
            <w:rFonts w:hint="eastAsia"/>
          </w:rPr>
          <w:t>]</w:t>
        </w:r>
      </w:ins>
      <w:bookmarkEnd w:id="250"/>
      <w:bookmarkEnd w:id="25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55" w:author="IRK" w:date="2020-04-16T11:02:00Z">
          <w:tblPr>
            <w:tblW w:w="0" w:type="auto"/>
            <w:tblInd w:w="108" w:type="dxa"/>
            <w:tblLook w:val="04A0" w:firstRow="1" w:lastRow="0" w:firstColumn="1" w:lastColumn="0" w:noHBand="0" w:noVBand="1"/>
          </w:tblPr>
        </w:tblPrChange>
      </w:tblPr>
      <w:tblGrid>
        <w:gridCol w:w="9356"/>
        <w:tblGridChange w:id="256">
          <w:tblGrid>
            <w:gridCol w:w="9356"/>
          </w:tblGrid>
        </w:tblGridChange>
      </w:tblGrid>
      <w:tr w:rsidR="005B6671" w:rsidRPr="0049256C" w14:paraId="5B25CB02" w14:textId="77777777" w:rsidTr="00521FC6">
        <w:trPr>
          <w:jc w:val="center"/>
        </w:trPr>
        <w:tc>
          <w:tcPr>
            <w:tcW w:w="9356" w:type="dxa"/>
            <w:tcPrChange w:id="257" w:author="IRK" w:date="2020-04-16T11:02:00Z">
              <w:tcPr>
                <w:tcW w:w="9356" w:type="dxa"/>
              </w:tcPr>
            </w:tcPrChange>
          </w:tcPr>
          <w:p w14:paraId="6F9294ED" w14:textId="77777777" w:rsidR="005B6671" w:rsidRPr="0049256C" w:rsidRDefault="005B6671">
            <w:pPr>
              <w:pStyle w:val="16"/>
              <w:pPrChange w:id="258" w:author="IRK" w:date="2020-04-27T17:26:00Z">
                <w:pPr/>
              </w:pPrChange>
            </w:pPr>
            <w:r w:rsidRPr="0049256C">
              <w:t>…</w:t>
            </w:r>
            <w:del w:id="259" w:author="IRK" w:date="2020-03-10T14:50:00Z">
              <w:r w:rsidRPr="0049256C" w:rsidDel="00C20986">
                <w:delText xml:space="preserve"> </w:delText>
              </w:r>
            </w:del>
          </w:p>
          <w:p w14:paraId="6568442D" w14:textId="77777777" w:rsidR="005B6671" w:rsidRPr="0049256C" w:rsidRDefault="005B6671">
            <w:pPr>
              <w:pStyle w:val="16"/>
              <w:pPrChange w:id="260" w:author="IRK" w:date="2020-04-27T17:26:00Z">
                <w:pPr/>
              </w:pPrChange>
            </w:pPr>
            <w:r w:rsidRPr="0049256C">
              <w:rPr>
                <w:rFonts w:hint="eastAsia"/>
              </w:rPr>
              <w:lastRenderedPageBreak/>
              <w:t>ポート番号を入力してください。</w:t>
            </w:r>
          </w:p>
          <w:p w14:paraId="6C0C6AC1" w14:textId="77777777" w:rsidR="005B6671" w:rsidRPr="0049256C" w:rsidRDefault="005B6671">
            <w:pPr>
              <w:pStyle w:val="16"/>
              <w:pPrChange w:id="261" w:author="IRK" w:date="2020-04-27T17:26:00Z">
                <w:pPr/>
              </w:pPrChange>
            </w:pPr>
          </w:p>
          <w:p w14:paraId="33686A58" w14:textId="77777777" w:rsidR="005B6671" w:rsidRPr="0049256C" w:rsidRDefault="005B6671">
            <w:pPr>
              <w:pStyle w:val="16"/>
              <w:pPrChange w:id="262" w:author="IRK" w:date="2020-04-27T17:26:00Z">
                <w:pPr/>
              </w:pPrChange>
            </w:pPr>
            <w:r w:rsidRPr="0049256C">
              <w:t>[</w:t>
            </w:r>
            <w:r w:rsidRPr="0049256C">
              <w:t>必須</w:t>
            </w:r>
            <w:r w:rsidRPr="0049256C">
              <w:t>] HTTP</w:t>
            </w:r>
            <w:r w:rsidRPr="0049256C">
              <w:t>サービスポート</w:t>
            </w:r>
            <w:r w:rsidRPr="0049256C">
              <w:t>(</w:t>
            </w:r>
            <w:r w:rsidRPr="0049256C">
              <w:t>デフォルト値</w:t>
            </w:r>
            <w:r w:rsidRPr="0049256C">
              <w:t>: 25802) &gt;&gt;</w:t>
            </w:r>
            <w:del w:id="263" w:author="IRK" w:date="2020-03-10T06:36:00Z">
              <w:r w:rsidRPr="0049256C" w:rsidDel="00F566E4">
                <w:delText xml:space="preserve"> </w:delText>
              </w:r>
            </w:del>
          </w:p>
          <w:p w14:paraId="47C4921A" w14:textId="77777777" w:rsidR="005B6671" w:rsidRPr="0049256C" w:rsidRDefault="005B6671">
            <w:pPr>
              <w:pStyle w:val="16"/>
              <w:pPrChange w:id="264" w:author="IRK" w:date="2020-04-27T17:26:00Z">
                <w:pPr/>
              </w:pPrChange>
            </w:pPr>
            <w:r w:rsidRPr="0049256C">
              <w:t>[</w:t>
            </w:r>
            <w:r w:rsidRPr="0049256C">
              <w:t>必須</w:t>
            </w:r>
            <w:r w:rsidRPr="0049256C">
              <w:t xml:space="preserve">] </w:t>
            </w:r>
            <w:r w:rsidRPr="0049256C">
              <w:t>制御ポート</w:t>
            </w:r>
            <w:r w:rsidRPr="0049256C">
              <w:t>(</w:t>
            </w:r>
            <w:r w:rsidRPr="0049256C">
              <w:t>デフォルト値</w:t>
            </w:r>
            <w:r w:rsidRPr="0049256C">
              <w:t>: 25805) &gt;&gt;</w:t>
            </w:r>
          </w:p>
        </w:tc>
      </w:tr>
    </w:tbl>
    <w:p w14:paraId="1E8FE2D8" w14:textId="46D4856C" w:rsidR="008857A1" w:rsidRDefault="008857A1">
      <w:pPr>
        <w:jc w:val="left"/>
      </w:pPr>
    </w:p>
    <w:p w14:paraId="423166B1" w14:textId="5E20EB8B" w:rsidR="005B6671" w:rsidRPr="0049256C" w:rsidRDefault="005B6671" w:rsidP="00EC7890">
      <w:del w:id="265" w:author="IRK" w:date="2020-03-11T15:35:00Z">
        <w:r w:rsidRPr="0049256C" w:rsidDel="003D3631">
          <w:rPr>
            <w:rFonts w:hint="eastAsia"/>
          </w:rPr>
          <w:delText>下記</w:delText>
        </w:r>
        <w:r w:rsidRPr="0049256C" w:rsidDel="003D3631">
          <w:delText>は</w:delText>
        </w:r>
      </w:del>
      <w:ins w:id="266" w:author="IRK" w:date="2020-03-11T15:36:00Z">
        <w:r w:rsidR="003D3631">
          <w:rPr>
            <w:rFonts w:hint="eastAsia"/>
          </w:rPr>
          <w:t>次は</w:t>
        </w:r>
      </w:ins>
      <w:r w:rsidRPr="0049256C">
        <w:t>、製品のライセンスを入力する段階である</w:t>
      </w:r>
      <w:r w:rsidR="009A20B2" w:rsidRPr="0049256C">
        <w:t>(</w:t>
      </w:r>
      <w:del w:id="267" w:author="IRK" w:date="2020-03-05T17:39:00Z">
        <w:r w:rsidR="009A20B2" w:rsidRPr="0049256C" w:rsidDel="00517895">
          <w:rPr>
            <w:rFonts w:hint="eastAsia"/>
          </w:rPr>
          <w:delText>表</w:delText>
        </w:r>
        <w:r w:rsidRPr="0049256C" w:rsidDel="00517895">
          <w:delText>9</w:delText>
        </w:r>
      </w:del>
      <w:ins w:id="268" w:author="IRK" w:date="2020-03-05T17:40:00Z">
        <w:r w:rsidR="00517895">
          <w:fldChar w:fldCharType="begin"/>
        </w:r>
        <w:r w:rsidR="00517895">
          <w:instrText xml:space="preserve"> REF _Ref34322419 \h </w:instrText>
        </w:r>
      </w:ins>
      <w:r w:rsidR="00517895">
        <w:fldChar w:fldCharType="separate"/>
      </w:r>
      <w:ins w:id="269" w:author="IRK" w:date="2020-03-05T17:39:00Z">
        <w:r w:rsidR="00AB1F2F">
          <w:rPr>
            <w:rFonts w:hint="eastAsia"/>
          </w:rPr>
          <w:t>[</w:t>
        </w:r>
        <w:r w:rsidR="00AB1F2F">
          <w:rPr>
            <w:rFonts w:hint="eastAsia"/>
          </w:rPr>
          <w:t>表</w:t>
        </w:r>
        <w:r w:rsidR="00AB1F2F">
          <w:rPr>
            <w:rFonts w:hint="eastAsia"/>
          </w:rPr>
          <w:t xml:space="preserve"> </w:t>
        </w:r>
      </w:ins>
      <w:r w:rsidR="00AB1F2F">
        <w:rPr>
          <w:noProof/>
        </w:rPr>
        <w:t>9</w:t>
      </w:r>
      <w:ins w:id="270" w:author="IRK" w:date="2020-03-05T17:39:00Z">
        <w:r w:rsidR="00AB1F2F">
          <w:rPr>
            <w:rFonts w:hint="eastAsia"/>
          </w:rPr>
          <w:t>]</w:t>
        </w:r>
      </w:ins>
      <w:ins w:id="271" w:author="IRK" w:date="2020-03-05T17:40:00Z">
        <w:r w:rsidR="00517895">
          <w:fldChar w:fldCharType="end"/>
        </w:r>
      </w:ins>
      <w:r w:rsidRPr="0049256C">
        <w:t>)</w:t>
      </w:r>
      <w:r w:rsidRPr="0049256C">
        <w:t>。インストールウィザードは、作業ディレクトリで使用</w:t>
      </w:r>
      <w:r w:rsidR="00206831">
        <w:rPr>
          <w:rFonts w:hint="eastAsia"/>
        </w:rPr>
        <w:t>できる</w:t>
      </w:r>
      <w:r w:rsidRPr="0049256C">
        <w:t>ライセンスファイルを検索して表示する。</w:t>
      </w:r>
      <w:r w:rsidR="000134A1" w:rsidRPr="000134A1">
        <w:rPr>
          <w:rFonts w:hint="eastAsia"/>
        </w:rPr>
        <w:t>ライセンスファイルの設定は、本手順のようにインストール時に一覧から使用するライセンスファイルを指定をするか、インストール後にもライセンスファイルを所定のフォルダにコピーすることで設定することもできる。</w:t>
      </w:r>
    </w:p>
    <w:p w14:paraId="7C3D5BC7" w14:textId="001A998B" w:rsidR="001A6A0C" w:rsidRDefault="001A6A0C">
      <w:pPr>
        <w:jc w:val="left"/>
      </w:pPr>
    </w:p>
    <w:p w14:paraId="2C819DB3" w14:textId="5A7FDD16" w:rsidR="009A20B2" w:rsidRPr="0049256C" w:rsidRDefault="009A20B2" w:rsidP="007D3017">
      <w:pPr>
        <w:pStyle w:val="afff6"/>
      </w:pPr>
      <w:bookmarkStart w:id="272" w:name="_Ref34322419"/>
      <w:bookmarkStart w:id="273" w:name="_Toc34839475"/>
      <w:del w:id="274" w:author="IRK" w:date="2020-03-05T17:39:00Z">
        <w:r w:rsidRPr="0049256C" w:rsidDel="00517895">
          <w:delText>[</w:delText>
        </w:r>
        <w:r w:rsidRPr="0049256C" w:rsidDel="00517895">
          <w:delText>表</w:delText>
        </w:r>
        <w:r w:rsidRPr="0049256C" w:rsidDel="00517895">
          <w:delText xml:space="preserve"> </w:delText>
        </w:r>
        <w:r w:rsidR="003561C7" w:rsidRPr="0049256C" w:rsidDel="00517895">
          <w:fldChar w:fldCharType="begin"/>
        </w:r>
        <w:r w:rsidR="003561C7" w:rsidRPr="0049256C" w:rsidDel="00517895">
          <w:delInstrText xml:space="preserve"> SEQ [</w:delInstrText>
        </w:r>
        <w:r w:rsidR="003561C7" w:rsidRPr="0049256C" w:rsidDel="00517895">
          <w:delInstrText>表</w:delInstrText>
        </w:r>
        <w:r w:rsidR="003561C7" w:rsidRPr="0049256C" w:rsidDel="00517895">
          <w:delInstrText xml:space="preserve"> \* ARABIC </w:delInstrText>
        </w:r>
        <w:r w:rsidR="003561C7" w:rsidRPr="0049256C" w:rsidDel="00517895">
          <w:fldChar w:fldCharType="separate"/>
        </w:r>
        <w:r w:rsidR="000132DF" w:rsidDel="00517895">
          <w:rPr>
            <w:noProof/>
          </w:rPr>
          <w:delText>9</w:delText>
        </w:r>
        <w:r w:rsidR="003561C7" w:rsidRPr="0049256C" w:rsidDel="00517895">
          <w:rPr>
            <w:noProof/>
          </w:rPr>
          <w:fldChar w:fldCharType="end"/>
        </w:r>
        <w:r w:rsidRPr="0049256C" w:rsidDel="00517895">
          <w:rPr>
            <w:rFonts w:hint="eastAsia"/>
          </w:rPr>
          <w:delText>]</w:delText>
        </w:r>
      </w:del>
      <w:ins w:id="275" w:author="IRK" w:date="2020-03-05T17:39:00Z">
        <w:r w:rsidR="00517895">
          <w:rPr>
            <w:rFonts w:hint="eastAsia"/>
          </w:rPr>
          <w:t>[</w:t>
        </w:r>
        <w:r w:rsidR="00517895">
          <w:rPr>
            <w:rFonts w:hint="eastAsia"/>
          </w:rPr>
          <w:t>表</w:t>
        </w:r>
        <w:r w:rsidR="00517895">
          <w:rPr>
            <w:rFonts w:hint="eastAsia"/>
          </w:rPr>
          <w:t xml:space="preserve"> </w:t>
        </w:r>
        <w:r w:rsidR="00517895">
          <w:fldChar w:fldCharType="begin"/>
        </w:r>
        <w:r w:rsidR="00517895">
          <w:instrText xml:space="preserve"> </w:instrText>
        </w:r>
        <w:r w:rsidR="00517895">
          <w:rPr>
            <w:rFonts w:hint="eastAsia"/>
          </w:rPr>
          <w:instrText xml:space="preserve">SEQ </w:instrText>
        </w:r>
        <w:r w:rsidR="00517895">
          <w:rPr>
            <w:rFonts w:hint="eastAsia"/>
          </w:rPr>
          <w:instrText>表</w:instrText>
        </w:r>
        <w:r w:rsidR="00517895">
          <w:rPr>
            <w:rFonts w:hint="eastAsia"/>
          </w:rPr>
          <w:instrText xml:space="preserve"> \* ARABIC</w:instrText>
        </w:r>
        <w:r w:rsidR="00517895">
          <w:instrText xml:space="preserve"> </w:instrText>
        </w:r>
      </w:ins>
      <w:r w:rsidR="00517895">
        <w:fldChar w:fldCharType="separate"/>
      </w:r>
      <w:r w:rsidR="00AB1F2F">
        <w:rPr>
          <w:noProof/>
        </w:rPr>
        <w:t>9</w:t>
      </w:r>
      <w:ins w:id="276" w:author="IRK" w:date="2020-03-05T17:39:00Z">
        <w:r w:rsidR="00517895">
          <w:fldChar w:fldCharType="end"/>
        </w:r>
        <w:r w:rsidR="00517895">
          <w:rPr>
            <w:rFonts w:hint="eastAsia"/>
          </w:rPr>
          <w:t>]</w:t>
        </w:r>
      </w:ins>
      <w:bookmarkEnd w:id="272"/>
      <w:bookmarkEnd w:id="27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77" w:author="IRK" w:date="2020-04-16T11:03:00Z">
          <w:tblPr>
            <w:tblW w:w="0" w:type="auto"/>
            <w:tblInd w:w="108" w:type="dxa"/>
            <w:tblLook w:val="04A0" w:firstRow="1" w:lastRow="0" w:firstColumn="1" w:lastColumn="0" w:noHBand="0" w:noVBand="1"/>
          </w:tblPr>
        </w:tblPrChange>
      </w:tblPr>
      <w:tblGrid>
        <w:gridCol w:w="9356"/>
        <w:tblGridChange w:id="278">
          <w:tblGrid>
            <w:gridCol w:w="9356"/>
          </w:tblGrid>
        </w:tblGridChange>
      </w:tblGrid>
      <w:tr w:rsidR="005B6671" w:rsidRPr="0049256C" w14:paraId="4BD3306D" w14:textId="77777777" w:rsidTr="00521FC6">
        <w:trPr>
          <w:jc w:val="center"/>
        </w:trPr>
        <w:tc>
          <w:tcPr>
            <w:tcW w:w="9356" w:type="dxa"/>
            <w:tcPrChange w:id="279" w:author="IRK" w:date="2020-04-16T11:03:00Z">
              <w:tcPr>
                <w:tcW w:w="9356" w:type="dxa"/>
              </w:tcPr>
            </w:tcPrChange>
          </w:tcPr>
          <w:p w14:paraId="58F6EC6F" w14:textId="77777777" w:rsidR="005B6671" w:rsidRPr="0049256C" w:rsidRDefault="005B6671">
            <w:pPr>
              <w:pStyle w:val="16"/>
              <w:pPrChange w:id="280" w:author="IRK" w:date="2020-04-27T17:26:00Z">
                <w:pPr/>
              </w:pPrChange>
            </w:pPr>
            <w:r w:rsidRPr="0049256C">
              <w:t>********************************************************************************</w:t>
            </w:r>
          </w:p>
          <w:p w14:paraId="13D94401" w14:textId="77777777" w:rsidR="005B6671" w:rsidRPr="0049256C" w:rsidRDefault="005B6671">
            <w:pPr>
              <w:pStyle w:val="16"/>
              <w:pPrChange w:id="281" w:author="IRK" w:date="2020-04-27T17:26:00Z">
                <w:pPr/>
              </w:pPrChange>
            </w:pPr>
          </w:p>
          <w:p w14:paraId="1112A080" w14:textId="77777777" w:rsidR="005B6671" w:rsidRPr="0049256C" w:rsidRDefault="005B6671">
            <w:pPr>
              <w:pStyle w:val="16"/>
              <w:pPrChange w:id="282" w:author="IRK" w:date="2020-04-27T17:26:00Z">
                <w:pPr/>
              </w:pPrChange>
            </w:pPr>
            <w:r w:rsidRPr="0049256C">
              <w:rPr>
                <w:rFonts w:hint="eastAsia"/>
              </w:rPr>
              <w:t>ライセンスファイル</w:t>
            </w:r>
          </w:p>
          <w:p w14:paraId="12A40294" w14:textId="77777777" w:rsidR="005B6671" w:rsidRPr="0049256C" w:rsidRDefault="005B6671">
            <w:pPr>
              <w:pStyle w:val="16"/>
              <w:pPrChange w:id="283" w:author="IRK" w:date="2020-04-27T17:26:00Z">
                <w:pPr/>
              </w:pPrChange>
            </w:pPr>
          </w:p>
          <w:p w14:paraId="3903A475" w14:textId="77777777" w:rsidR="005B6671" w:rsidRPr="0049256C" w:rsidRDefault="005B6671">
            <w:pPr>
              <w:pStyle w:val="16"/>
              <w:pPrChange w:id="284" w:author="IRK" w:date="2020-04-27T17:26:00Z">
                <w:pPr/>
              </w:pPrChange>
            </w:pPr>
            <w:r w:rsidRPr="0049256C">
              <w:t>********************************************************************************</w:t>
            </w:r>
          </w:p>
          <w:p w14:paraId="5BC8FB49" w14:textId="77777777" w:rsidR="005B6671" w:rsidRPr="0049256C" w:rsidRDefault="005B6671">
            <w:pPr>
              <w:pStyle w:val="16"/>
              <w:pPrChange w:id="285" w:author="IRK" w:date="2020-04-27T17:26:00Z">
                <w:pPr/>
              </w:pPrChange>
            </w:pPr>
          </w:p>
          <w:p w14:paraId="485D171B" w14:textId="64070B00" w:rsidR="005B6671" w:rsidRPr="0049256C" w:rsidRDefault="00707053">
            <w:pPr>
              <w:pStyle w:val="16"/>
              <w:pPrChange w:id="286" w:author="IRK" w:date="2020-04-27T17:26:00Z">
                <w:pPr/>
              </w:pPrChange>
            </w:pPr>
            <w:r>
              <w:rPr>
                <w:rFonts w:hint="eastAsia"/>
              </w:rPr>
              <w:t>現</w:t>
            </w:r>
            <w:r w:rsidR="005B6671" w:rsidRPr="0049256C">
              <w:rPr>
                <w:rFonts w:hint="eastAsia"/>
              </w:rPr>
              <w:t>作業ディレクトリから次のライセンスファイルを発見しました。どのライセンスファイルをインストールしますか？</w:t>
            </w:r>
          </w:p>
          <w:p w14:paraId="364C3CC1" w14:textId="77777777" w:rsidR="005B6671" w:rsidRPr="0049256C" w:rsidRDefault="005B6671">
            <w:pPr>
              <w:pStyle w:val="16"/>
              <w:pPrChange w:id="287" w:author="IRK" w:date="2020-04-27T17:26:00Z">
                <w:pPr/>
              </w:pPrChange>
            </w:pPr>
            <w:r w:rsidRPr="0049256C">
              <w:t>(*) 1. innorules.lic</w:t>
            </w:r>
          </w:p>
          <w:p w14:paraId="25C378B4" w14:textId="77777777" w:rsidR="005B6671" w:rsidRPr="0049256C" w:rsidRDefault="005B6671">
            <w:pPr>
              <w:pStyle w:val="16"/>
              <w:pPrChange w:id="288" w:author="IRK" w:date="2020-04-27T17:26:00Z">
                <w:pPr/>
              </w:pPrChange>
            </w:pPr>
            <w:r w:rsidRPr="0049256C">
              <w:t xml:space="preserve">        </w:t>
            </w:r>
            <w:r w:rsidRPr="0049256C">
              <w:rPr>
                <w:rFonts w:hint="eastAsia"/>
              </w:rPr>
              <w:t>Test</w:t>
            </w:r>
            <w:r w:rsidRPr="0049256C">
              <w:t xml:space="preserve"> (Expires: 2016-01-31)</w:t>
            </w:r>
          </w:p>
          <w:p w14:paraId="56FA5AE5" w14:textId="77777777" w:rsidR="005B6671" w:rsidRPr="0049256C" w:rsidRDefault="005B6671">
            <w:pPr>
              <w:pStyle w:val="16"/>
              <w:pPrChange w:id="289" w:author="IRK" w:date="2020-04-27T17:26:00Z">
                <w:pPr/>
              </w:pPrChange>
            </w:pPr>
            <w:r w:rsidRPr="0049256C">
              <w:t xml:space="preserve">    2. </w:t>
            </w:r>
            <w:r w:rsidRPr="0049256C">
              <w:t>インストール後、手作業でコピー</w:t>
            </w:r>
          </w:p>
          <w:p w14:paraId="5D7DE44C" w14:textId="77777777" w:rsidR="005B6671" w:rsidRPr="0049256C" w:rsidRDefault="005B6671">
            <w:pPr>
              <w:pStyle w:val="16"/>
              <w:pPrChange w:id="290" w:author="IRK" w:date="2020-04-27T17:26:00Z">
                <w:pPr/>
              </w:pPrChange>
            </w:pPr>
          </w:p>
          <w:p w14:paraId="41AC2109" w14:textId="77777777" w:rsidR="005B6671" w:rsidRPr="0049256C" w:rsidRDefault="005B6671">
            <w:pPr>
              <w:pStyle w:val="16"/>
              <w:pPrChange w:id="291" w:author="IRK" w:date="2020-04-27T17:26:00Z">
                <w:pPr/>
              </w:pPrChange>
            </w:pPr>
          </w:p>
          <w:p w14:paraId="037C1F8E" w14:textId="77777777" w:rsidR="005B6671" w:rsidRPr="0049256C" w:rsidRDefault="005B6671">
            <w:pPr>
              <w:pStyle w:val="16"/>
              <w:pPrChange w:id="292" w:author="IRK" w:date="2020-04-27T17:26:00Z">
                <w:pPr/>
              </w:pPrChange>
            </w:pPr>
            <w:r w:rsidRPr="0049256C">
              <w:rPr>
                <w:rFonts w:hint="eastAsia"/>
              </w:rPr>
              <w:t>選択してください。</w:t>
            </w:r>
            <w:r w:rsidRPr="0049256C">
              <w:t xml:space="preserve"> &gt;&gt;</w:t>
            </w:r>
          </w:p>
        </w:tc>
      </w:tr>
    </w:tbl>
    <w:p w14:paraId="0B62CF57" w14:textId="77777777" w:rsidR="005B6671" w:rsidRPr="0049256C" w:rsidRDefault="005B6671" w:rsidP="00EC7890"/>
    <w:p w14:paraId="196C2C7A" w14:textId="6A94A169" w:rsidR="005B6671" w:rsidRPr="0033287B" w:rsidRDefault="005B6671">
      <w:pPr>
        <w:pPrChange w:id="293" w:author="IRK" w:date="2020-05-11T09:53:00Z">
          <w:pPr>
            <w:jc w:val="left"/>
          </w:pPr>
        </w:pPrChange>
      </w:pPr>
      <w:r w:rsidRPr="0049256C">
        <w:t>インストールウィザードの作業ディレクトリにライセンスファイルがない場合は、</w:t>
      </w:r>
      <w:r w:rsidRPr="0033287B">
        <w:t>ライセンスファイル</w:t>
      </w:r>
      <w:r w:rsidR="00830BB9" w:rsidRPr="0033287B">
        <w:rPr>
          <w:rFonts w:hint="eastAsia"/>
        </w:rPr>
        <w:t>の</w:t>
      </w:r>
      <w:r w:rsidR="00830BB9" w:rsidRPr="0033287B">
        <w:t>一覧</w:t>
      </w:r>
      <w:r w:rsidRPr="0033287B">
        <w:rPr>
          <w:rFonts w:hint="eastAsia"/>
        </w:rPr>
        <w:t>ではなく</w:t>
      </w:r>
      <w:del w:id="294" w:author="IRK" w:date="2020-03-05T17:40:00Z">
        <w:r w:rsidR="00AC0716" w:rsidRPr="0033287B" w:rsidDel="0082286F">
          <w:delText>表</w:delText>
        </w:r>
        <w:r w:rsidR="00173DF8" w:rsidRPr="0033287B" w:rsidDel="0082286F">
          <w:delText>1</w:delText>
        </w:r>
        <w:r w:rsidRPr="0033287B" w:rsidDel="0082286F">
          <w:delText>0</w:delText>
        </w:r>
      </w:del>
      <w:ins w:id="295" w:author="IRK" w:date="2020-03-05T17:40:00Z">
        <w:r w:rsidR="0082286F">
          <w:fldChar w:fldCharType="begin"/>
        </w:r>
        <w:r w:rsidR="0082286F">
          <w:instrText xml:space="preserve"> REF _Ref34322456 \h </w:instrText>
        </w:r>
      </w:ins>
      <w:r w:rsidR="0082286F">
        <w:fldChar w:fldCharType="separate"/>
      </w:r>
      <w:ins w:id="296" w:author="IRK" w:date="2020-03-05T17:40:00Z">
        <w:r w:rsidR="00AB1F2F">
          <w:rPr>
            <w:rFonts w:hint="eastAsia"/>
          </w:rPr>
          <w:t>[</w:t>
        </w:r>
        <w:r w:rsidR="00AB1F2F">
          <w:rPr>
            <w:rFonts w:hint="eastAsia"/>
          </w:rPr>
          <w:t>表</w:t>
        </w:r>
        <w:r w:rsidR="00AB1F2F">
          <w:rPr>
            <w:rFonts w:hint="eastAsia"/>
          </w:rPr>
          <w:t xml:space="preserve"> </w:t>
        </w:r>
      </w:ins>
      <w:r w:rsidR="00AB1F2F">
        <w:rPr>
          <w:noProof/>
        </w:rPr>
        <w:t>10</w:t>
      </w:r>
      <w:ins w:id="297" w:author="IRK" w:date="2020-03-05T17:40:00Z">
        <w:r w:rsidR="00AB1F2F">
          <w:rPr>
            <w:rFonts w:hint="eastAsia"/>
          </w:rPr>
          <w:t>]</w:t>
        </w:r>
        <w:r w:rsidR="0082286F">
          <w:fldChar w:fldCharType="end"/>
        </w:r>
      </w:ins>
      <w:r w:rsidRPr="0033287B">
        <w:t>のメッセージが出力される。</w:t>
      </w:r>
      <w:r w:rsidRPr="0033287B">
        <w:rPr>
          <w:rFonts w:hint="eastAsia"/>
        </w:rPr>
        <w:t>この場合でも</w:t>
      </w:r>
      <w:r w:rsidRPr="0033287B">
        <w:t>、インストール</w:t>
      </w:r>
      <w:r w:rsidRPr="0033287B">
        <w:rPr>
          <w:rFonts w:hint="eastAsia"/>
        </w:rPr>
        <w:t>作業</w:t>
      </w:r>
      <w:r w:rsidRPr="0033287B">
        <w:t>には支障はないが、インストール完了後</w:t>
      </w:r>
      <w:r w:rsidR="00830BB9" w:rsidRPr="0033287B">
        <w:rPr>
          <w:rFonts w:hint="eastAsia"/>
        </w:rPr>
        <w:t>に該当ディレクトリへ</w:t>
      </w:r>
      <w:r w:rsidRPr="0033287B">
        <w:t>ライセンスファイルを手作業でコピー</w:t>
      </w:r>
      <w:r w:rsidRPr="0033287B">
        <w:rPr>
          <w:rFonts w:hint="eastAsia"/>
        </w:rPr>
        <w:t>後に</w:t>
      </w:r>
      <w:r w:rsidRPr="0033287B">
        <w:t>InnoRules</w:t>
      </w:r>
      <w:r w:rsidRPr="0033287B">
        <w:t>を使用する</w:t>
      </w:r>
      <w:r w:rsidRPr="0033287B">
        <w:rPr>
          <w:rFonts w:hint="eastAsia"/>
        </w:rPr>
        <w:t>必要がある</w:t>
      </w:r>
      <w:r w:rsidRPr="0033287B">
        <w:t>。</w:t>
      </w:r>
    </w:p>
    <w:p w14:paraId="65F302BC" w14:textId="77777777" w:rsidR="005B6671" w:rsidRPr="0049256C" w:rsidRDefault="005B6671" w:rsidP="00EC7890"/>
    <w:p w14:paraId="20C50145" w14:textId="2685E936" w:rsidR="005C43E1" w:rsidRPr="0049256C" w:rsidRDefault="005C43E1" w:rsidP="007D3017">
      <w:pPr>
        <w:pStyle w:val="afff6"/>
      </w:pPr>
      <w:bookmarkStart w:id="298" w:name="_Ref34322456"/>
      <w:bookmarkStart w:id="299" w:name="_Toc34839476"/>
      <w:del w:id="300" w:author="IRK" w:date="2020-03-05T17:40:00Z">
        <w:r w:rsidRPr="0049256C" w:rsidDel="0082286F">
          <w:delText>[</w:delText>
        </w:r>
        <w:r w:rsidRPr="0049256C" w:rsidDel="0082286F">
          <w:delText>表</w:delText>
        </w:r>
        <w:r w:rsidRPr="0049256C" w:rsidDel="0082286F">
          <w:delText xml:space="preserve"> </w:delText>
        </w:r>
        <w:r w:rsidR="003561C7" w:rsidRPr="0049256C" w:rsidDel="0082286F">
          <w:fldChar w:fldCharType="begin"/>
        </w:r>
        <w:r w:rsidR="003561C7" w:rsidRPr="0049256C" w:rsidDel="0082286F">
          <w:delInstrText xml:space="preserve"> SEQ [</w:delInstrText>
        </w:r>
        <w:r w:rsidR="003561C7" w:rsidRPr="0049256C" w:rsidDel="0082286F">
          <w:delInstrText>表</w:delInstrText>
        </w:r>
        <w:r w:rsidR="003561C7" w:rsidRPr="0049256C" w:rsidDel="0082286F">
          <w:delInstrText xml:space="preserve"> \* ARABIC </w:delInstrText>
        </w:r>
        <w:r w:rsidR="003561C7" w:rsidRPr="0049256C" w:rsidDel="0082286F">
          <w:fldChar w:fldCharType="separate"/>
        </w:r>
        <w:r w:rsidR="000132DF" w:rsidDel="0082286F">
          <w:rPr>
            <w:noProof/>
          </w:rPr>
          <w:delText>10</w:delText>
        </w:r>
        <w:r w:rsidR="003561C7" w:rsidRPr="0049256C" w:rsidDel="0082286F">
          <w:rPr>
            <w:noProof/>
          </w:rPr>
          <w:fldChar w:fldCharType="end"/>
        </w:r>
        <w:r w:rsidRPr="0049256C" w:rsidDel="0082286F">
          <w:rPr>
            <w:rFonts w:hint="eastAsia"/>
          </w:rPr>
          <w:delText>]</w:delText>
        </w:r>
      </w:del>
      <w:ins w:id="301" w:author="IRK" w:date="2020-03-05T17:40:00Z">
        <w:r w:rsidR="0082286F">
          <w:rPr>
            <w:rFonts w:hint="eastAsia"/>
          </w:rPr>
          <w:t>[</w:t>
        </w:r>
        <w:r w:rsidR="0082286F">
          <w:rPr>
            <w:rFonts w:hint="eastAsia"/>
          </w:rPr>
          <w:t>表</w:t>
        </w:r>
        <w:r w:rsidR="0082286F">
          <w:rPr>
            <w:rFonts w:hint="eastAsia"/>
          </w:rPr>
          <w:t xml:space="preserve"> </w:t>
        </w:r>
        <w:r w:rsidR="0082286F">
          <w:fldChar w:fldCharType="begin"/>
        </w:r>
        <w:r w:rsidR="0082286F">
          <w:instrText xml:space="preserve"> </w:instrText>
        </w:r>
        <w:r w:rsidR="0082286F">
          <w:rPr>
            <w:rFonts w:hint="eastAsia"/>
          </w:rPr>
          <w:instrText xml:space="preserve">SEQ </w:instrText>
        </w:r>
        <w:r w:rsidR="0082286F">
          <w:rPr>
            <w:rFonts w:hint="eastAsia"/>
          </w:rPr>
          <w:instrText>表</w:instrText>
        </w:r>
        <w:r w:rsidR="0082286F">
          <w:rPr>
            <w:rFonts w:hint="eastAsia"/>
          </w:rPr>
          <w:instrText xml:space="preserve"> \* ARABIC</w:instrText>
        </w:r>
        <w:r w:rsidR="0082286F">
          <w:instrText xml:space="preserve"> </w:instrText>
        </w:r>
      </w:ins>
      <w:r w:rsidR="0082286F">
        <w:fldChar w:fldCharType="separate"/>
      </w:r>
      <w:r w:rsidR="00AB1F2F">
        <w:rPr>
          <w:noProof/>
        </w:rPr>
        <w:t>10</w:t>
      </w:r>
      <w:ins w:id="302" w:author="IRK" w:date="2020-03-05T17:40:00Z">
        <w:r w:rsidR="0082286F">
          <w:fldChar w:fldCharType="end"/>
        </w:r>
        <w:r w:rsidR="0082286F">
          <w:rPr>
            <w:rFonts w:hint="eastAsia"/>
          </w:rPr>
          <w:t>]</w:t>
        </w:r>
      </w:ins>
      <w:bookmarkEnd w:id="298"/>
      <w:bookmarkEnd w:id="29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03" w:author="IRK" w:date="2020-04-16T11:03:00Z">
          <w:tblPr>
            <w:tblW w:w="0" w:type="auto"/>
            <w:tblInd w:w="108" w:type="dxa"/>
            <w:tblLook w:val="04A0" w:firstRow="1" w:lastRow="0" w:firstColumn="1" w:lastColumn="0" w:noHBand="0" w:noVBand="1"/>
          </w:tblPr>
        </w:tblPrChange>
      </w:tblPr>
      <w:tblGrid>
        <w:gridCol w:w="9356"/>
        <w:tblGridChange w:id="304">
          <w:tblGrid>
            <w:gridCol w:w="9356"/>
          </w:tblGrid>
        </w:tblGridChange>
      </w:tblGrid>
      <w:tr w:rsidR="005B6671" w:rsidRPr="0049256C" w14:paraId="170110B3" w14:textId="77777777" w:rsidTr="00521FC6">
        <w:trPr>
          <w:jc w:val="center"/>
        </w:trPr>
        <w:tc>
          <w:tcPr>
            <w:tcW w:w="9356" w:type="dxa"/>
            <w:tcPrChange w:id="305" w:author="IRK" w:date="2020-04-16T11:03:00Z">
              <w:tcPr>
                <w:tcW w:w="9356" w:type="dxa"/>
              </w:tcPr>
            </w:tcPrChange>
          </w:tcPr>
          <w:p w14:paraId="36BCCBE7" w14:textId="77777777" w:rsidR="005B6671" w:rsidRPr="0049256C" w:rsidRDefault="005B6671">
            <w:pPr>
              <w:pStyle w:val="16"/>
              <w:pPrChange w:id="306" w:author="IRK" w:date="2020-04-27T17:26:00Z">
                <w:pPr/>
              </w:pPrChange>
            </w:pPr>
            <w:r w:rsidRPr="0049256C">
              <w:t>********************************************************************************</w:t>
            </w:r>
          </w:p>
          <w:p w14:paraId="03E71C16" w14:textId="77777777" w:rsidR="005B6671" w:rsidRPr="0049256C" w:rsidRDefault="005B6671">
            <w:pPr>
              <w:pStyle w:val="16"/>
              <w:pPrChange w:id="307" w:author="IRK" w:date="2020-04-27T17:26:00Z">
                <w:pPr/>
              </w:pPrChange>
            </w:pPr>
          </w:p>
          <w:p w14:paraId="542D3030" w14:textId="77777777" w:rsidR="005B6671" w:rsidRPr="0049256C" w:rsidRDefault="005B6671">
            <w:pPr>
              <w:pStyle w:val="16"/>
              <w:pPrChange w:id="308" w:author="IRK" w:date="2020-04-27T17:26:00Z">
                <w:pPr/>
              </w:pPrChange>
            </w:pPr>
            <w:r w:rsidRPr="0049256C">
              <w:rPr>
                <w:rFonts w:hint="eastAsia"/>
              </w:rPr>
              <w:t>ライセンスファイル</w:t>
            </w:r>
          </w:p>
          <w:p w14:paraId="649E841E" w14:textId="77777777" w:rsidR="005B6671" w:rsidRPr="0049256C" w:rsidRDefault="005B6671">
            <w:pPr>
              <w:pStyle w:val="16"/>
              <w:pPrChange w:id="309" w:author="IRK" w:date="2020-04-27T17:26:00Z">
                <w:pPr/>
              </w:pPrChange>
            </w:pPr>
          </w:p>
          <w:p w14:paraId="303F5535" w14:textId="77777777" w:rsidR="005B6671" w:rsidRPr="0049256C" w:rsidRDefault="005B6671">
            <w:pPr>
              <w:pStyle w:val="16"/>
              <w:pPrChange w:id="310" w:author="IRK" w:date="2020-04-27T17:26:00Z">
                <w:pPr/>
              </w:pPrChange>
            </w:pPr>
            <w:r w:rsidRPr="0049256C">
              <w:t>********************************************************************************</w:t>
            </w:r>
          </w:p>
          <w:p w14:paraId="08B491B9" w14:textId="77777777" w:rsidR="005B6671" w:rsidRPr="0049256C" w:rsidRDefault="005B6671">
            <w:pPr>
              <w:pStyle w:val="16"/>
              <w:pPrChange w:id="311" w:author="IRK" w:date="2020-04-27T17:26:00Z">
                <w:pPr/>
              </w:pPrChange>
            </w:pPr>
          </w:p>
          <w:p w14:paraId="124713EB" w14:textId="34FF1A20" w:rsidR="005B6671" w:rsidRPr="0033287B" w:rsidRDefault="00707053">
            <w:pPr>
              <w:pStyle w:val="16"/>
              <w:pPrChange w:id="312" w:author="IRK" w:date="2020-04-27T17:26:00Z">
                <w:pPr/>
              </w:pPrChange>
            </w:pPr>
            <w:r>
              <w:rPr>
                <w:rFonts w:hint="eastAsia"/>
              </w:rPr>
              <w:t>現</w:t>
            </w:r>
            <w:r w:rsidR="005B6671" w:rsidRPr="0049256C">
              <w:rPr>
                <w:rFonts w:hint="eastAsia"/>
              </w:rPr>
              <w:t>作業ディレクトリからライセンスファイルを発見できませんでした。インス</w:t>
            </w:r>
            <w:r>
              <w:rPr>
                <w:rFonts w:hint="eastAsia"/>
              </w:rPr>
              <w:t>トール後に手作業で</w:t>
            </w:r>
            <w:r w:rsidRPr="0033287B">
              <w:rPr>
                <w:rFonts w:hint="eastAsia"/>
              </w:rPr>
              <w:t>ライセンスファイルをコピーする必要があります</w:t>
            </w:r>
            <w:r w:rsidR="005B6671" w:rsidRPr="0033287B">
              <w:rPr>
                <w:rFonts w:hint="eastAsia"/>
              </w:rPr>
              <w:t>。</w:t>
            </w:r>
          </w:p>
          <w:p w14:paraId="4BD3CA34" w14:textId="23B29E20" w:rsidR="005B6671" w:rsidRPr="0049256C" w:rsidRDefault="005B6671">
            <w:pPr>
              <w:pStyle w:val="16"/>
              <w:pPrChange w:id="313" w:author="IRK" w:date="2020-04-27T17:26:00Z">
                <w:pPr/>
              </w:pPrChange>
            </w:pPr>
            <w:r w:rsidRPr="0033287B">
              <w:lastRenderedPageBreak/>
              <w:t>[</w:t>
            </w:r>
            <w:r w:rsidR="00707053" w:rsidRPr="0033287B">
              <w:t>エンターキーを</w:t>
            </w:r>
            <w:r w:rsidR="00707053" w:rsidRPr="0033287B">
              <w:rPr>
                <w:rFonts w:hint="eastAsia"/>
              </w:rPr>
              <w:t>押下し</w:t>
            </w:r>
            <w:r w:rsidRPr="0033287B">
              <w:t>てください。</w:t>
            </w:r>
            <w:r w:rsidRPr="0033287B">
              <w:t>]</w:t>
            </w:r>
          </w:p>
        </w:tc>
      </w:tr>
    </w:tbl>
    <w:p w14:paraId="6BEBE378" w14:textId="77777777" w:rsidR="00E23F19" w:rsidRDefault="00E23F19" w:rsidP="00EC7890">
      <w:pPr>
        <w:rPr>
          <w:ins w:id="314" w:author="IRK" w:date="2020-04-16T10:57:00Z"/>
        </w:rPr>
      </w:pPr>
    </w:p>
    <w:p w14:paraId="1D3B2039" w14:textId="729D1F9C" w:rsidR="005B6671" w:rsidRDefault="000134A1" w:rsidP="00EC7890">
      <w:pPr>
        <w:rPr>
          <w:ins w:id="315" w:author="IRK" w:date="2020-03-05T17:40:00Z"/>
        </w:rPr>
      </w:pPr>
      <w:r w:rsidRPr="000134A1">
        <w:rPr>
          <w:rFonts w:hint="eastAsia"/>
        </w:rPr>
        <w:t>InnoRules</w:t>
      </w:r>
      <w:r w:rsidRPr="000134A1">
        <w:rPr>
          <w:rFonts w:hint="eastAsia"/>
        </w:rPr>
        <w:t>の</w:t>
      </w:r>
      <w:ins w:id="316" w:author="IRK" w:date="2020-03-12T11:11:00Z">
        <w:r w:rsidR="00BB5A47">
          <w:rPr>
            <w:rFonts w:hint="eastAsia"/>
          </w:rPr>
          <w:t>[</w:t>
        </w:r>
      </w:ins>
      <w:r w:rsidRPr="000134A1">
        <w:rPr>
          <w:rFonts w:hint="eastAsia"/>
        </w:rPr>
        <w:t>インストール</w:t>
      </w:r>
      <w:del w:id="317" w:author="IRK" w:date="2020-03-12T11:11:00Z">
        <w:r w:rsidRPr="000134A1" w:rsidDel="00BB5A47">
          <w:rPr>
            <w:rFonts w:hint="eastAsia"/>
          </w:rPr>
          <w:delText>確認</w:delText>
        </w:r>
      </w:del>
      <w:ins w:id="318" w:author="IRK" w:date="2020-03-12T11:11:00Z">
        <w:r w:rsidR="00BB5A47">
          <w:rPr>
            <w:rFonts w:hint="eastAsia"/>
          </w:rPr>
          <w:t>概要</w:t>
        </w:r>
        <w:r w:rsidR="00BB5A47">
          <w:rPr>
            <w:rFonts w:hint="eastAsia"/>
          </w:rPr>
          <w:t>]</w:t>
        </w:r>
      </w:ins>
      <w:r w:rsidRPr="000134A1">
        <w:rPr>
          <w:rFonts w:hint="eastAsia"/>
        </w:rPr>
        <w:t>画面である。</w:t>
      </w:r>
      <w:ins w:id="319" w:author="IRK" w:date="2020-04-16T10:57:00Z">
        <w:r w:rsidR="00E23F19">
          <w:rPr>
            <w:rFonts w:hint="eastAsia"/>
          </w:rPr>
          <w:t>次の表のように</w:t>
        </w:r>
      </w:ins>
      <w:r w:rsidR="005B6671" w:rsidRPr="0049256C">
        <w:t>今まで設定した内容の</w:t>
      </w:r>
      <w:r w:rsidR="005B6671" w:rsidRPr="0049256C">
        <w:rPr>
          <w:rFonts w:hint="eastAsia"/>
        </w:rPr>
        <w:t>概要</w:t>
      </w:r>
      <w:del w:id="320" w:author="IRK" w:date="2020-04-16T10:58:00Z">
        <w:r w:rsidR="005B6671" w:rsidRPr="0049256C" w:rsidDel="00E23F19">
          <w:delText>とインストールの実行選択を、</w:delText>
        </w:r>
      </w:del>
      <w:del w:id="321" w:author="IRK" w:date="2020-03-05T18:00:00Z">
        <w:r w:rsidR="005B6671" w:rsidRPr="0049256C" w:rsidDel="008B5DC9">
          <w:delText>以下</w:delText>
        </w:r>
        <w:r w:rsidR="005B6671" w:rsidRPr="0033287B" w:rsidDel="008B5DC9">
          <w:delText>の</w:delText>
        </w:r>
        <w:r w:rsidR="00AE2C90" w:rsidRPr="0033287B" w:rsidDel="008B5DC9">
          <w:delText>表</w:delText>
        </w:r>
        <w:r w:rsidR="00AE2C90" w:rsidRPr="0033287B" w:rsidDel="008B5DC9">
          <w:rPr>
            <w:rFonts w:hint="eastAsia"/>
          </w:rPr>
          <w:delText>11</w:delText>
        </w:r>
      </w:del>
      <w:del w:id="322" w:author="IRK" w:date="2020-04-16T10:58:00Z">
        <w:r w:rsidR="00707053" w:rsidRPr="0033287B" w:rsidDel="00E23F19">
          <w:rPr>
            <w:rFonts w:hint="eastAsia"/>
          </w:rPr>
          <w:delText>と同様</w:delText>
        </w:r>
        <w:r w:rsidR="005B6671" w:rsidRPr="0033287B" w:rsidDel="00E23F19">
          <w:delText>に確認する。</w:delText>
        </w:r>
      </w:del>
      <w:ins w:id="323" w:author="IRK" w:date="2020-04-16T10:58:00Z">
        <w:r w:rsidR="00E23F19">
          <w:rPr>
            <w:rFonts w:hint="eastAsia"/>
          </w:rPr>
          <w:t>が表示されるので確認する。</w:t>
        </w:r>
      </w:ins>
      <w:r w:rsidR="00707053" w:rsidRPr="0033287B">
        <w:rPr>
          <w:rFonts w:hint="eastAsia"/>
        </w:rPr>
        <w:t>確認後</w:t>
      </w:r>
      <w:ins w:id="324" w:author="IRK" w:date="2020-04-16T10:58:00Z">
        <w:r w:rsidR="00E23F19">
          <w:rPr>
            <w:rFonts w:hint="eastAsia"/>
          </w:rPr>
          <w:t>、問題なければ</w:t>
        </w:r>
      </w:ins>
      <w:r w:rsidR="005B6671" w:rsidRPr="0033287B">
        <w:t>Yes</w:t>
      </w:r>
      <w:r w:rsidR="005B6671" w:rsidRPr="0033287B">
        <w:t>または</w:t>
      </w:r>
      <w:r w:rsidR="005B6671" w:rsidRPr="0033287B">
        <w:t>Y</w:t>
      </w:r>
      <w:r w:rsidR="005B6671" w:rsidRPr="0033287B">
        <w:t>を入力し、エンター</w:t>
      </w:r>
      <w:r w:rsidR="00707053" w:rsidRPr="0033287B">
        <w:rPr>
          <w:rFonts w:hint="eastAsia"/>
        </w:rPr>
        <w:t>キー</w:t>
      </w:r>
      <w:r w:rsidR="00707053" w:rsidRPr="0033287B">
        <w:t>を</w:t>
      </w:r>
      <w:r w:rsidR="00707053" w:rsidRPr="0033287B">
        <w:rPr>
          <w:rFonts w:hint="eastAsia"/>
        </w:rPr>
        <w:t>押</w:t>
      </w:r>
      <w:del w:id="325" w:author="IRK" w:date="2020-04-17T09:56:00Z">
        <w:r w:rsidR="00707053" w:rsidRPr="0033287B" w:rsidDel="000A63B7">
          <w:rPr>
            <w:rFonts w:hint="eastAsia"/>
          </w:rPr>
          <w:delText>下</w:delText>
        </w:r>
      </w:del>
      <w:r w:rsidR="00707053" w:rsidRPr="0033287B">
        <w:rPr>
          <w:rFonts w:hint="eastAsia"/>
        </w:rPr>
        <w:t>し</w:t>
      </w:r>
      <w:r w:rsidR="005B6671" w:rsidRPr="0033287B">
        <w:t>て次に進む。</w:t>
      </w:r>
    </w:p>
    <w:p w14:paraId="63013C58" w14:textId="77777777" w:rsidR="0082286F" w:rsidRPr="0033287B" w:rsidRDefault="0082286F" w:rsidP="00EC7890"/>
    <w:p w14:paraId="0F410DDC" w14:textId="7809B287" w:rsidR="005C43E1" w:rsidRPr="0049256C" w:rsidRDefault="005C43E1" w:rsidP="007D3017">
      <w:pPr>
        <w:pStyle w:val="afff6"/>
      </w:pPr>
      <w:bookmarkStart w:id="326" w:name="_Toc34839477"/>
      <w:del w:id="327" w:author="IRK" w:date="2020-03-05T17:40:00Z">
        <w:r w:rsidRPr="0049256C" w:rsidDel="0082286F">
          <w:delText>[</w:delText>
        </w:r>
        <w:r w:rsidRPr="0049256C" w:rsidDel="0082286F">
          <w:delText>表</w:delText>
        </w:r>
        <w:r w:rsidRPr="0049256C" w:rsidDel="0082286F">
          <w:delText xml:space="preserve"> </w:delText>
        </w:r>
        <w:r w:rsidR="003561C7" w:rsidRPr="0049256C" w:rsidDel="0082286F">
          <w:fldChar w:fldCharType="begin"/>
        </w:r>
        <w:r w:rsidR="003561C7" w:rsidRPr="0049256C" w:rsidDel="0082286F">
          <w:delInstrText xml:space="preserve"> SEQ [</w:delInstrText>
        </w:r>
        <w:r w:rsidR="003561C7" w:rsidRPr="0049256C" w:rsidDel="0082286F">
          <w:delInstrText>表</w:delInstrText>
        </w:r>
        <w:r w:rsidR="003561C7" w:rsidRPr="0049256C" w:rsidDel="0082286F">
          <w:delInstrText xml:space="preserve"> \* ARABIC </w:delInstrText>
        </w:r>
        <w:r w:rsidR="003561C7" w:rsidRPr="0049256C" w:rsidDel="0082286F">
          <w:fldChar w:fldCharType="separate"/>
        </w:r>
        <w:r w:rsidR="000132DF" w:rsidDel="0082286F">
          <w:rPr>
            <w:noProof/>
          </w:rPr>
          <w:delText>11</w:delText>
        </w:r>
        <w:r w:rsidR="003561C7" w:rsidRPr="0049256C" w:rsidDel="0082286F">
          <w:rPr>
            <w:noProof/>
          </w:rPr>
          <w:fldChar w:fldCharType="end"/>
        </w:r>
        <w:r w:rsidRPr="0049256C" w:rsidDel="0082286F">
          <w:rPr>
            <w:rFonts w:hint="eastAsia"/>
          </w:rPr>
          <w:delText>]</w:delText>
        </w:r>
      </w:del>
      <w:ins w:id="328" w:author="IRK" w:date="2020-03-05T17:40:00Z">
        <w:r w:rsidR="0082286F">
          <w:rPr>
            <w:rFonts w:hint="eastAsia"/>
          </w:rPr>
          <w:t>[</w:t>
        </w:r>
        <w:r w:rsidR="0082286F">
          <w:rPr>
            <w:rFonts w:hint="eastAsia"/>
          </w:rPr>
          <w:t>表</w:t>
        </w:r>
        <w:r w:rsidR="0082286F">
          <w:rPr>
            <w:rFonts w:hint="eastAsia"/>
          </w:rPr>
          <w:t xml:space="preserve"> </w:t>
        </w:r>
        <w:r w:rsidR="0082286F">
          <w:fldChar w:fldCharType="begin"/>
        </w:r>
        <w:r w:rsidR="0082286F">
          <w:instrText xml:space="preserve"> </w:instrText>
        </w:r>
        <w:r w:rsidR="0082286F">
          <w:rPr>
            <w:rFonts w:hint="eastAsia"/>
          </w:rPr>
          <w:instrText xml:space="preserve">SEQ </w:instrText>
        </w:r>
        <w:r w:rsidR="0082286F">
          <w:rPr>
            <w:rFonts w:hint="eastAsia"/>
          </w:rPr>
          <w:instrText>表</w:instrText>
        </w:r>
        <w:r w:rsidR="0082286F">
          <w:rPr>
            <w:rFonts w:hint="eastAsia"/>
          </w:rPr>
          <w:instrText xml:space="preserve"> \* ARABIC</w:instrText>
        </w:r>
        <w:r w:rsidR="0082286F">
          <w:instrText xml:space="preserve"> </w:instrText>
        </w:r>
      </w:ins>
      <w:r w:rsidR="0082286F">
        <w:fldChar w:fldCharType="separate"/>
      </w:r>
      <w:r w:rsidR="00AB1F2F">
        <w:rPr>
          <w:noProof/>
        </w:rPr>
        <w:t>11</w:t>
      </w:r>
      <w:ins w:id="329" w:author="IRK" w:date="2020-03-05T17:40:00Z">
        <w:r w:rsidR="0082286F">
          <w:fldChar w:fldCharType="end"/>
        </w:r>
        <w:r w:rsidR="0082286F">
          <w:rPr>
            <w:rFonts w:hint="eastAsia"/>
          </w:rPr>
          <w:t>]</w:t>
        </w:r>
      </w:ins>
      <w:bookmarkEnd w:id="32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30" w:author="IRK" w:date="2020-04-16T11:03:00Z">
          <w:tblPr>
            <w:tblW w:w="0" w:type="auto"/>
            <w:tblInd w:w="108" w:type="dxa"/>
            <w:tblLook w:val="04A0" w:firstRow="1" w:lastRow="0" w:firstColumn="1" w:lastColumn="0" w:noHBand="0" w:noVBand="1"/>
          </w:tblPr>
        </w:tblPrChange>
      </w:tblPr>
      <w:tblGrid>
        <w:gridCol w:w="9356"/>
        <w:tblGridChange w:id="331">
          <w:tblGrid>
            <w:gridCol w:w="9356"/>
          </w:tblGrid>
        </w:tblGridChange>
      </w:tblGrid>
      <w:tr w:rsidR="005B6671" w:rsidRPr="0049256C" w14:paraId="1A8C40E9" w14:textId="77777777" w:rsidTr="00521FC6">
        <w:trPr>
          <w:jc w:val="center"/>
        </w:trPr>
        <w:tc>
          <w:tcPr>
            <w:tcW w:w="9356" w:type="dxa"/>
            <w:tcPrChange w:id="332" w:author="IRK" w:date="2020-04-16T11:03:00Z">
              <w:tcPr>
                <w:tcW w:w="9356" w:type="dxa"/>
              </w:tcPr>
            </w:tcPrChange>
          </w:tcPr>
          <w:p w14:paraId="157B46AF" w14:textId="77777777" w:rsidR="005B6671" w:rsidRPr="00560C96" w:rsidRDefault="005B6671">
            <w:pPr>
              <w:pStyle w:val="16"/>
              <w:pPrChange w:id="333" w:author="IRK" w:date="2020-04-27T17:26:00Z">
                <w:pPr/>
              </w:pPrChange>
            </w:pPr>
            <w:r w:rsidRPr="00560C96">
              <w:t>********************************************************************************</w:t>
            </w:r>
          </w:p>
          <w:p w14:paraId="3553750D" w14:textId="77777777" w:rsidR="005B6671" w:rsidRPr="003732F9" w:rsidRDefault="005B6671">
            <w:pPr>
              <w:pStyle w:val="16"/>
              <w:pPrChange w:id="334" w:author="IRK" w:date="2020-04-27T17:26:00Z">
                <w:pPr/>
              </w:pPrChange>
            </w:pPr>
          </w:p>
          <w:p w14:paraId="5DBE54E2" w14:textId="68CBD678" w:rsidR="005B6671" w:rsidRPr="00560C96" w:rsidRDefault="005B6671">
            <w:pPr>
              <w:pStyle w:val="16"/>
              <w:pPrChange w:id="335" w:author="IRK" w:date="2020-04-27T17:26:00Z">
                <w:pPr/>
              </w:pPrChange>
            </w:pPr>
            <w:r w:rsidRPr="00560C96">
              <w:rPr>
                <w:rFonts w:hint="eastAsia"/>
              </w:rPr>
              <w:t>インストール</w:t>
            </w:r>
            <w:r w:rsidR="00707053" w:rsidRPr="00560C96">
              <w:rPr>
                <w:rFonts w:hint="eastAsia"/>
              </w:rPr>
              <w:t>概要</w:t>
            </w:r>
          </w:p>
          <w:p w14:paraId="69CB5A5C" w14:textId="77777777" w:rsidR="005B6671" w:rsidRPr="00560C96" w:rsidRDefault="005B6671">
            <w:pPr>
              <w:pStyle w:val="16"/>
              <w:pPrChange w:id="336" w:author="IRK" w:date="2020-04-27T17:26:00Z">
                <w:pPr/>
              </w:pPrChange>
            </w:pPr>
          </w:p>
          <w:p w14:paraId="395669B8" w14:textId="754D03A7" w:rsidR="005B6671" w:rsidRPr="00560C96" w:rsidRDefault="005B6671">
            <w:pPr>
              <w:pStyle w:val="16"/>
              <w:pPrChange w:id="337" w:author="IRK" w:date="2020-04-27T17:26:00Z">
                <w:pPr/>
              </w:pPrChange>
            </w:pPr>
            <w:r w:rsidRPr="00560C96">
              <w:t xml:space="preserve">JDK Home          : </w:t>
            </w:r>
            <w:r w:rsidR="009A04EF" w:rsidRPr="00560C96">
              <w:t>/opt/java/default-jdk</w:t>
            </w:r>
          </w:p>
          <w:p w14:paraId="432279B5" w14:textId="26920466" w:rsidR="005B6671" w:rsidRPr="00560C96" w:rsidRDefault="005B6671">
            <w:pPr>
              <w:pStyle w:val="16"/>
              <w:pPrChange w:id="338" w:author="IRK" w:date="2020-04-27T17:26:00Z">
                <w:pPr/>
              </w:pPrChange>
            </w:pPr>
            <w:r w:rsidRPr="00560C96">
              <w:t xml:space="preserve">Install Directory : </w:t>
            </w:r>
            <w:r w:rsidR="009A04EF" w:rsidRPr="00560C96">
              <w:t>/home/innorules/innorules-home</w:t>
            </w:r>
          </w:p>
          <w:p w14:paraId="1CA3E1A2" w14:textId="77777777" w:rsidR="005B6671" w:rsidRPr="00560C96" w:rsidRDefault="005B6671">
            <w:pPr>
              <w:pStyle w:val="16"/>
              <w:pPrChange w:id="339" w:author="IRK" w:date="2020-04-27T17:26:00Z">
                <w:pPr/>
              </w:pPrChange>
            </w:pPr>
            <w:r w:rsidRPr="00560C96">
              <w:t>Service Port      : 25802</w:t>
            </w:r>
          </w:p>
          <w:p w14:paraId="5613C543" w14:textId="77777777" w:rsidR="005B6671" w:rsidRPr="00560C96" w:rsidRDefault="005B6671">
            <w:pPr>
              <w:pStyle w:val="16"/>
              <w:pPrChange w:id="340" w:author="IRK" w:date="2020-04-27T17:26:00Z">
                <w:pPr/>
              </w:pPrChange>
            </w:pPr>
            <w:r w:rsidRPr="00560C96">
              <w:t>Admin Port        : 25805</w:t>
            </w:r>
          </w:p>
          <w:p w14:paraId="4F838B22" w14:textId="77777777" w:rsidR="005B6671" w:rsidRPr="00560C96" w:rsidRDefault="005B6671">
            <w:pPr>
              <w:pStyle w:val="16"/>
              <w:pPrChange w:id="341" w:author="IRK" w:date="2020-04-27T17:26:00Z">
                <w:pPr/>
              </w:pPrChange>
            </w:pPr>
            <w:r w:rsidRPr="00560C96">
              <w:t>License File      : /home/innorules/install/innorules.lic</w:t>
            </w:r>
          </w:p>
          <w:p w14:paraId="047D717F" w14:textId="77777777" w:rsidR="005B6671" w:rsidRPr="00560C96" w:rsidRDefault="005B6671">
            <w:pPr>
              <w:pStyle w:val="16"/>
              <w:pPrChange w:id="342" w:author="IRK" w:date="2020-04-27T17:26:00Z">
                <w:pPr/>
              </w:pPrChange>
            </w:pPr>
          </w:p>
          <w:p w14:paraId="5B77B5F4" w14:textId="60951A77" w:rsidR="005B6671" w:rsidRPr="00560C96" w:rsidRDefault="005B6671">
            <w:pPr>
              <w:pStyle w:val="16"/>
              <w:pPrChange w:id="343" w:author="IRK" w:date="2020-04-27T17:26:00Z">
                <w:pPr/>
              </w:pPrChange>
            </w:pPr>
            <w:r w:rsidRPr="00560C96">
              <w:rPr>
                <w:rFonts w:hint="eastAsia"/>
              </w:rPr>
              <w:t>この設定で</w:t>
            </w:r>
            <w:r w:rsidRPr="00560C96">
              <w:t>InnoRules</w:t>
            </w:r>
            <w:r w:rsidR="00624156" w:rsidRPr="00560C96">
              <w:rPr>
                <w:rFonts w:hint="eastAsia"/>
              </w:rPr>
              <w:t>をインストールします。よろしいですか</w:t>
            </w:r>
            <w:r w:rsidRPr="00560C96">
              <w:rPr>
                <w:rFonts w:hint="eastAsia"/>
              </w:rPr>
              <w:t>？</w:t>
            </w:r>
            <w:r w:rsidRPr="00560C96">
              <w:t xml:space="preserve"> (Yes/No) &gt;&gt; Yes</w:t>
            </w:r>
          </w:p>
        </w:tc>
      </w:tr>
    </w:tbl>
    <w:p w14:paraId="346BCC2E" w14:textId="77777777" w:rsidR="005B6671" w:rsidRPr="0049256C" w:rsidRDefault="005B6671" w:rsidP="00EC7890"/>
    <w:p w14:paraId="2684C6FF" w14:textId="1A587114" w:rsidR="005B6671" w:rsidRPr="0049256C" w:rsidRDefault="000134A1" w:rsidP="00EC7890">
      <w:r w:rsidRPr="000134A1">
        <w:rPr>
          <w:rFonts w:hint="eastAsia"/>
        </w:rPr>
        <w:t>正常にインストールが完了すると</w:t>
      </w:r>
      <w:r w:rsidR="005B6671" w:rsidRPr="0049256C">
        <w:t>、</w:t>
      </w:r>
      <w:del w:id="344" w:author="IRK" w:date="2020-03-05T18:00:00Z">
        <w:r w:rsidR="005B6671" w:rsidRPr="0049256C" w:rsidDel="008B5DC9">
          <w:delText>以下の</w:delText>
        </w:r>
      </w:del>
      <w:del w:id="345" w:author="IRK" w:date="2020-03-05T17:41:00Z">
        <w:r w:rsidR="00173DF8" w:rsidRPr="0049256C" w:rsidDel="0082286F">
          <w:delText>表</w:delText>
        </w:r>
        <w:r w:rsidR="00173DF8" w:rsidRPr="0049256C" w:rsidDel="0082286F">
          <w:delText>1</w:delText>
        </w:r>
        <w:r w:rsidR="005B6671" w:rsidRPr="0049256C" w:rsidDel="0082286F">
          <w:delText>2</w:delText>
        </w:r>
      </w:del>
      <w:ins w:id="346" w:author="IRK" w:date="2020-03-05T18:01:00Z">
        <w:r w:rsidR="008B5DC9">
          <w:rPr>
            <w:rFonts w:hint="eastAsia"/>
          </w:rPr>
          <w:t>次の表</w:t>
        </w:r>
      </w:ins>
      <w:r w:rsidR="005B6671" w:rsidRPr="0049256C">
        <w:t>のインストール成功メッセージが出力される。エンター</w:t>
      </w:r>
      <w:ins w:id="347" w:author="IRK" w:date="2020-03-11T16:06:00Z">
        <w:r w:rsidR="00150C4F">
          <w:rPr>
            <w:rFonts w:hint="eastAsia"/>
          </w:rPr>
          <w:t>キー</w:t>
        </w:r>
      </w:ins>
      <w:r w:rsidR="005B6671" w:rsidRPr="0049256C">
        <w:t>を</w:t>
      </w:r>
      <w:r w:rsidR="007B7CEA" w:rsidRPr="007B7CEA">
        <w:rPr>
          <w:rFonts w:hint="eastAsia"/>
        </w:rPr>
        <w:t>押</w:t>
      </w:r>
      <w:del w:id="348" w:author="IRK" w:date="2020-04-17T09:57:00Z">
        <w:r w:rsidR="007B7CEA" w:rsidRPr="007B7CEA" w:rsidDel="000A63B7">
          <w:rPr>
            <w:rFonts w:hint="eastAsia"/>
          </w:rPr>
          <w:delText>下</w:delText>
        </w:r>
      </w:del>
      <w:r w:rsidR="007B7CEA" w:rsidRPr="007B7CEA">
        <w:rPr>
          <w:rFonts w:hint="eastAsia"/>
        </w:rPr>
        <w:t>して</w:t>
      </w:r>
      <w:r w:rsidR="005B6671" w:rsidRPr="0049256C">
        <w:t>インストールを終了する。</w:t>
      </w:r>
    </w:p>
    <w:p w14:paraId="4ED2E6A6" w14:textId="77777777" w:rsidR="005B6671" w:rsidRPr="0049256C" w:rsidRDefault="005B6671" w:rsidP="00EC7890"/>
    <w:p w14:paraId="673F0F6B" w14:textId="4E00243E" w:rsidR="005C43E1" w:rsidRPr="0049256C" w:rsidRDefault="005C43E1" w:rsidP="007D3017">
      <w:pPr>
        <w:pStyle w:val="afff6"/>
      </w:pPr>
      <w:bookmarkStart w:id="349" w:name="_Ref34322502"/>
      <w:bookmarkStart w:id="350" w:name="_Toc34839478"/>
      <w:del w:id="351" w:author="IRK" w:date="2020-03-05T17:41:00Z">
        <w:r w:rsidRPr="0049256C" w:rsidDel="0082286F">
          <w:delText>[</w:delText>
        </w:r>
        <w:r w:rsidRPr="0049256C" w:rsidDel="0082286F">
          <w:delText>表</w:delText>
        </w:r>
        <w:r w:rsidRPr="0049256C" w:rsidDel="0082286F">
          <w:delText xml:space="preserve"> </w:delText>
        </w:r>
        <w:r w:rsidR="003561C7" w:rsidRPr="0049256C" w:rsidDel="0082286F">
          <w:fldChar w:fldCharType="begin"/>
        </w:r>
        <w:r w:rsidR="003561C7" w:rsidRPr="0049256C" w:rsidDel="0082286F">
          <w:delInstrText xml:space="preserve"> SEQ [</w:delInstrText>
        </w:r>
        <w:r w:rsidR="003561C7" w:rsidRPr="0049256C" w:rsidDel="0082286F">
          <w:delInstrText>表</w:delInstrText>
        </w:r>
        <w:r w:rsidR="003561C7" w:rsidRPr="0049256C" w:rsidDel="0082286F">
          <w:delInstrText xml:space="preserve"> \* ARABIC </w:delInstrText>
        </w:r>
        <w:r w:rsidR="003561C7" w:rsidRPr="0049256C" w:rsidDel="0082286F">
          <w:fldChar w:fldCharType="separate"/>
        </w:r>
        <w:r w:rsidR="000132DF" w:rsidDel="0082286F">
          <w:rPr>
            <w:noProof/>
          </w:rPr>
          <w:delText>12</w:delText>
        </w:r>
        <w:r w:rsidR="003561C7" w:rsidRPr="0049256C" w:rsidDel="0082286F">
          <w:rPr>
            <w:noProof/>
          </w:rPr>
          <w:fldChar w:fldCharType="end"/>
        </w:r>
        <w:r w:rsidRPr="0049256C" w:rsidDel="0082286F">
          <w:rPr>
            <w:rFonts w:hint="eastAsia"/>
          </w:rPr>
          <w:delText>]</w:delText>
        </w:r>
      </w:del>
      <w:ins w:id="352" w:author="IRK" w:date="2020-03-05T17:41:00Z">
        <w:r w:rsidR="0082286F">
          <w:rPr>
            <w:rFonts w:hint="eastAsia"/>
          </w:rPr>
          <w:t>[</w:t>
        </w:r>
        <w:r w:rsidR="0082286F">
          <w:rPr>
            <w:rFonts w:hint="eastAsia"/>
          </w:rPr>
          <w:t>表</w:t>
        </w:r>
        <w:r w:rsidR="0082286F">
          <w:rPr>
            <w:rFonts w:hint="eastAsia"/>
          </w:rPr>
          <w:t xml:space="preserve"> </w:t>
        </w:r>
        <w:r w:rsidR="0082286F">
          <w:fldChar w:fldCharType="begin"/>
        </w:r>
        <w:r w:rsidR="0082286F">
          <w:instrText xml:space="preserve"> </w:instrText>
        </w:r>
        <w:r w:rsidR="0082286F">
          <w:rPr>
            <w:rFonts w:hint="eastAsia"/>
          </w:rPr>
          <w:instrText xml:space="preserve">SEQ </w:instrText>
        </w:r>
        <w:r w:rsidR="0082286F">
          <w:rPr>
            <w:rFonts w:hint="eastAsia"/>
          </w:rPr>
          <w:instrText>表</w:instrText>
        </w:r>
        <w:r w:rsidR="0082286F">
          <w:rPr>
            <w:rFonts w:hint="eastAsia"/>
          </w:rPr>
          <w:instrText xml:space="preserve"> \* ARABIC</w:instrText>
        </w:r>
        <w:r w:rsidR="0082286F">
          <w:instrText xml:space="preserve"> </w:instrText>
        </w:r>
      </w:ins>
      <w:r w:rsidR="0082286F">
        <w:fldChar w:fldCharType="separate"/>
      </w:r>
      <w:r w:rsidR="00AB1F2F">
        <w:rPr>
          <w:noProof/>
        </w:rPr>
        <w:t>12</w:t>
      </w:r>
      <w:ins w:id="353" w:author="IRK" w:date="2020-03-05T17:41:00Z">
        <w:r w:rsidR="0082286F">
          <w:fldChar w:fldCharType="end"/>
        </w:r>
        <w:r w:rsidR="0082286F">
          <w:rPr>
            <w:rFonts w:hint="eastAsia"/>
          </w:rPr>
          <w:t>]</w:t>
        </w:r>
      </w:ins>
      <w:bookmarkEnd w:id="349"/>
      <w:bookmarkEnd w:id="35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54" w:author="IRK" w:date="2020-04-16T11:03:00Z">
          <w:tblPr>
            <w:tblW w:w="0" w:type="auto"/>
            <w:tblInd w:w="108" w:type="dxa"/>
            <w:tblLook w:val="04A0" w:firstRow="1" w:lastRow="0" w:firstColumn="1" w:lastColumn="0" w:noHBand="0" w:noVBand="1"/>
          </w:tblPr>
        </w:tblPrChange>
      </w:tblPr>
      <w:tblGrid>
        <w:gridCol w:w="9356"/>
        <w:tblGridChange w:id="355">
          <w:tblGrid>
            <w:gridCol w:w="9356"/>
          </w:tblGrid>
        </w:tblGridChange>
      </w:tblGrid>
      <w:tr w:rsidR="005B6671" w:rsidRPr="0049256C" w14:paraId="42ECE36F" w14:textId="77777777" w:rsidTr="001A5482">
        <w:trPr>
          <w:jc w:val="center"/>
        </w:trPr>
        <w:tc>
          <w:tcPr>
            <w:tcW w:w="9356" w:type="dxa"/>
            <w:tcPrChange w:id="356" w:author="IRK" w:date="2020-04-16T11:03:00Z">
              <w:tcPr>
                <w:tcW w:w="9356" w:type="dxa"/>
              </w:tcPr>
            </w:tcPrChange>
          </w:tcPr>
          <w:p w14:paraId="0BE7491F" w14:textId="24626B5F" w:rsidR="005B6671" w:rsidRPr="0049256C" w:rsidRDefault="005B6671">
            <w:pPr>
              <w:pStyle w:val="16"/>
              <w:pPrChange w:id="357" w:author="IRK" w:date="2020-04-27T17:26:00Z">
                <w:pPr/>
              </w:pPrChange>
            </w:pPr>
            <w:r w:rsidRPr="0049256C">
              <w:t>[</w:t>
            </w:r>
            <w:r w:rsidRPr="0049256C">
              <w:t>情報</w:t>
            </w:r>
            <w:r w:rsidRPr="0049256C">
              <w:t>] Installation succeeded.[</w:t>
            </w:r>
            <w:r w:rsidR="001F6E31">
              <w:t>エンターキー</w:t>
            </w:r>
            <w:r w:rsidR="001F6E31" w:rsidRPr="0033287B">
              <w:t>を</w:t>
            </w:r>
            <w:r w:rsidR="001F6E31" w:rsidRPr="0033287B">
              <w:rPr>
                <w:rFonts w:hint="eastAsia"/>
              </w:rPr>
              <w:t>押下し</w:t>
            </w:r>
            <w:r w:rsidRPr="0033287B">
              <w:t>てください。</w:t>
            </w:r>
            <w:r w:rsidRPr="0033287B">
              <w:t>]</w:t>
            </w:r>
          </w:p>
        </w:tc>
      </w:tr>
    </w:tbl>
    <w:p w14:paraId="1F6D9EF6" w14:textId="77777777" w:rsidR="005B6671" w:rsidRPr="0049256C" w:rsidRDefault="005B6671" w:rsidP="00EC7890"/>
    <w:p w14:paraId="56CC510B" w14:textId="345A4121" w:rsidR="005B6671" w:rsidRPr="0033287B" w:rsidRDefault="005B6671">
      <w:pPr>
        <w:pPrChange w:id="358" w:author="IRK" w:date="2020-05-11T09:54:00Z">
          <w:pPr>
            <w:jc w:val="left"/>
          </w:pPr>
        </w:pPrChange>
      </w:pPr>
      <w:r w:rsidRPr="0049256C">
        <w:t>InnoRules</w:t>
      </w:r>
      <w:r w:rsidRPr="0049256C">
        <w:t>インストール</w:t>
      </w:r>
      <w:r w:rsidRPr="0049256C">
        <w:rPr>
          <w:rFonts w:hint="eastAsia"/>
        </w:rPr>
        <w:t>の</w:t>
      </w:r>
      <w:r w:rsidRPr="0049256C">
        <w:t>完了</w:t>
      </w:r>
      <w:r w:rsidRPr="0049256C">
        <w:rPr>
          <w:rFonts w:hint="eastAsia"/>
        </w:rPr>
        <w:t>後</w:t>
      </w:r>
      <w:r w:rsidRPr="0049256C">
        <w:t>、インストールウィザードで指定した</w:t>
      </w:r>
      <w:r w:rsidRPr="0049256C">
        <w:t>InnoRules</w:t>
      </w:r>
      <w:r w:rsidRPr="0049256C">
        <w:t>インストールディレクトリの下位</w:t>
      </w:r>
      <w:r w:rsidR="001F6E31">
        <w:rPr>
          <w:rFonts w:hint="eastAsia"/>
        </w:rPr>
        <w:t>ディレクトリへ</w:t>
      </w:r>
      <w:del w:id="359" w:author="IRK" w:date="2020-03-05T18:01:00Z">
        <w:r w:rsidRPr="0049256C" w:rsidDel="008B5DC9">
          <w:delText>以下の</w:delText>
        </w:r>
      </w:del>
      <w:del w:id="360" w:author="IRK" w:date="2020-03-05T17:41:00Z">
        <w:r w:rsidR="008F0015" w:rsidRPr="0049256C" w:rsidDel="0082286F">
          <w:delText>表</w:delText>
        </w:r>
        <w:r w:rsidR="00173DF8" w:rsidRPr="0049256C" w:rsidDel="0082286F">
          <w:delText>1</w:delText>
        </w:r>
        <w:r w:rsidRPr="0049256C" w:rsidDel="0082286F">
          <w:delText>3</w:delText>
        </w:r>
      </w:del>
      <w:ins w:id="361" w:author="IRK" w:date="2020-03-05T18:01:00Z">
        <w:r w:rsidR="008B5DC9">
          <w:rPr>
            <w:rFonts w:hint="eastAsia"/>
          </w:rPr>
          <w:t>次の表</w:t>
        </w:r>
      </w:ins>
      <w:r w:rsidRPr="0049256C">
        <w:t>のようにフォルダが作成</w:t>
      </w:r>
      <w:r w:rsidRPr="0033287B">
        <w:t>されたこと</w:t>
      </w:r>
      <w:r w:rsidR="001F6E31" w:rsidRPr="0033287B">
        <w:rPr>
          <w:rFonts w:hint="eastAsia"/>
        </w:rPr>
        <w:t>の</w:t>
      </w:r>
      <w:r w:rsidRPr="0033287B">
        <w:t>確認</w:t>
      </w:r>
      <w:r w:rsidR="001F6E31" w:rsidRPr="0033287B">
        <w:rPr>
          <w:rFonts w:hint="eastAsia"/>
        </w:rPr>
        <w:t>が</w:t>
      </w:r>
      <w:r w:rsidRPr="0033287B">
        <w:t>できる。</w:t>
      </w:r>
    </w:p>
    <w:p w14:paraId="774DE5DD" w14:textId="77777777" w:rsidR="005B6671" w:rsidRPr="0049256C" w:rsidRDefault="005B6671" w:rsidP="00EC7890"/>
    <w:p w14:paraId="52239DAA" w14:textId="43BE5994" w:rsidR="008F0015" w:rsidRPr="0049256C" w:rsidRDefault="008F0015" w:rsidP="007D3017">
      <w:pPr>
        <w:pStyle w:val="afff6"/>
      </w:pPr>
      <w:bookmarkStart w:id="362" w:name="_Ref34322525"/>
      <w:bookmarkStart w:id="363" w:name="_Toc34839479"/>
      <w:del w:id="364" w:author="IRK" w:date="2020-03-05T17:41:00Z">
        <w:r w:rsidRPr="0049256C" w:rsidDel="0082286F">
          <w:delText>[</w:delText>
        </w:r>
        <w:r w:rsidRPr="0049256C" w:rsidDel="0082286F">
          <w:delText>表</w:delText>
        </w:r>
        <w:r w:rsidRPr="0049256C" w:rsidDel="0082286F">
          <w:delText xml:space="preserve"> </w:delText>
        </w:r>
        <w:r w:rsidR="003561C7" w:rsidRPr="0049256C" w:rsidDel="0082286F">
          <w:fldChar w:fldCharType="begin"/>
        </w:r>
        <w:r w:rsidR="003561C7" w:rsidRPr="0049256C" w:rsidDel="0082286F">
          <w:delInstrText xml:space="preserve"> SEQ [</w:delInstrText>
        </w:r>
        <w:r w:rsidR="003561C7" w:rsidRPr="0049256C" w:rsidDel="0082286F">
          <w:delInstrText>表</w:delInstrText>
        </w:r>
        <w:r w:rsidR="003561C7" w:rsidRPr="0049256C" w:rsidDel="0082286F">
          <w:delInstrText xml:space="preserve"> \* ARABIC </w:delInstrText>
        </w:r>
        <w:r w:rsidR="003561C7" w:rsidRPr="0049256C" w:rsidDel="0082286F">
          <w:fldChar w:fldCharType="separate"/>
        </w:r>
        <w:r w:rsidR="000132DF" w:rsidDel="0082286F">
          <w:rPr>
            <w:noProof/>
          </w:rPr>
          <w:delText>13</w:delText>
        </w:r>
        <w:r w:rsidR="003561C7" w:rsidRPr="0049256C" w:rsidDel="0082286F">
          <w:rPr>
            <w:noProof/>
          </w:rPr>
          <w:fldChar w:fldCharType="end"/>
        </w:r>
        <w:r w:rsidRPr="0049256C" w:rsidDel="0082286F">
          <w:rPr>
            <w:rFonts w:hint="eastAsia"/>
          </w:rPr>
          <w:delText>]</w:delText>
        </w:r>
      </w:del>
      <w:ins w:id="365" w:author="IRK" w:date="2020-03-05T17:41:00Z">
        <w:r w:rsidR="0082286F">
          <w:rPr>
            <w:rFonts w:hint="eastAsia"/>
          </w:rPr>
          <w:t>[</w:t>
        </w:r>
        <w:r w:rsidR="0082286F">
          <w:rPr>
            <w:rFonts w:hint="eastAsia"/>
          </w:rPr>
          <w:t>表</w:t>
        </w:r>
        <w:r w:rsidR="0082286F">
          <w:rPr>
            <w:rFonts w:hint="eastAsia"/>
          </w:rPr>
          <w:t xml:space="preserve"> </w:t>
        </w:r>
        <w:r w:rsidR="0082286F">
          <w:fldChar w:fldCharType="begin"/>
        </w:r>
        <w:r w:rsidR="0082286F">
          <w:instrText xml:space="preserve"> </w:instrText>
        </w:r>
        <w:r w:rsidR="0082286F">
          <w:rPr>
            <w:rFonts w:hint="eastAsia"/>
          </w:rPr>
          <w:instrText xml:space="preserve">SEQ </w:instrText>
        </w:r>
        <w:r w:rsidR="0082286F">
          <w:rPr>
            <w:rFonts w:hint="eastAsia"/>
          </w:rPr>
          <w:instrText>表</w:instrText>
        </w:r>
        <w:r w:rsidR="0082286F">
          <w:rPr>
            <w:rFonts w:hint="eastAsia"/>
          </w:rPr>
          <w:instrText xml:space="preserve"> \* ARABIC</w:instrText>
        </w:r>
        <w:r w:rsidR="0082286F">
          <w:instrText xml:space="preserve"> </w:instrText>
        </w:r>
      </w:ins>
      <w:r w:rsidR="0082286F">
        <w:fldChar w:fldCharType="separate"/>
      </w:r>
      <w:r w:rsidR="00AB1F2F">
        <w:rPr>
          <w:noProof/>
        </w:rPr>
        <w:t>13</w:t>
      </w:r>
      <w:ins w:id="366" w:author="IRK" w:date="2020-03-05T17:41:00Z">
        <w:r w:rsidR="0082286F">
          <w:fldChar w:fldCharType="end"/>
        </w:r>
        <w:r w:rsidR="0082286F">
          <w:rPr>
            <w:rFonts w:hint="eastAsia"/>
          </w:rPr>
          <w:t>]</w:t>
        </w:r>
      </w:ins>
      <w:bookmarkEnd w:id="362"/>
      <w:bookmarkEnd w:id="36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67" w:author="IRK" w:date="2020-04-16T11:03:00Z">
          <w:tblPr>
            <w:tblW w:w="0" w:type="auto"/>
            <w:tblInd w:w="108" w:type="dxa"/>
            <w:tblLook w:val="04A0" w:firstRow="1" w:lastRow="0" w:firstColumn="1" w:lastColumn="0" w:noHBand="0" w:noVBand="1"/>
          </w:tblPr>
        </w:tblPrChange>
      </w:tblPr>
      <w:tblGrid>
        <w:gridCol w:w="9356"/>
        <w:tblGridChange w:id="368">
          <w:tblGrid>
            <w:gridCol w:w="9356"/>
          </w:tblGrid>
        </w:tblGridChange>
      </w:tblGrid>
      <w:tr w:rsidR="005B6671" w:rsidRPr="0049256C" w14:paraId="1565C8CC" w14:textId="77777777" w:rsidTr="001A5482">
        <w:trPr>
          <w:jc w:val="center"/>
        </w:trPr>
        <w:tc>
          <w:tcPr>
            <w:tcW w:w="9356" w:type="dxa"/>
            <w:tcPrChange w:id="369" w:author="IRK" w:date="2020-04-16T11:03:00Z">
              <w:tcPr>
                <w:tcW w:w="9356" w:type="dxa"/>
              </w:tcPr>
            </w:tcPrChange>
          </w:tcPr>
          <w:p w14:paraId="02784B72" w14:textId="77777777" w:rsidR="005B6671" w:rsidRPr="0049256C" w:rsidRDefault="005B6671">
            <w:pPr>
              <w:pStyle w:val="16"/>
              <w:pPrChange w:id="370" w:author="IRK" w:date="2020-04-27T17:26:00Z">
                <w:pPr/>
              </w:pPrChange>
            </w:pPr>
            <w:r w:rsidRPr="0049256C">
              <w:t>innorules:~/innorules-home$ ls</w:t>
            </w:r>
          </w:p>
          <w:p w14:paraId="5BF30724" w14:textId="77777777" w:rsidR="005B6671" w:rsidRPr="0049256C" w:rsidRDefault="005B6671">
            <w:pPr>
              <w:pStyle w:val="16"/>
              <w:pPrChange w:id="371" w:author="IRK" w:date="2020-04-27T17:26:00Z">
                <w:pPr/>
              </w:pPrChange>
            </w:pPr>
            <w:r w:rsidRPr="0049256C">
              <w:t>config  innorules-server  lib  license  manual-config  script</w:t>
            </w:r>
          </w:p>
        </w:tc>
      </w:tr>
    </w:tbl>
    <w:p w14:paraId="44930EA8" w14:textId="77777777" w:rsidR="005B6671" w:rsidRPr="0049256C" w:rsidRDefault="005B6671" w:rsidP="00EC7890">
      <w:pPr>
        <w:rPr>
          <w:rFonts w:eastAsiaTheme="minorEastAsia"/>
        </w:rPr>
      </w:pPr>
    </w:p>
    <w:p w14:paraId="58A62423" w14:textId="77777777" w:rsidR="005B6671" w:rsidRPr="0049256C" w:rsidRDefault="005B6671">
      <w:pPr>
        <w:pStyle w:val="22"/>
        <w:numPr>
          <w:ilvl w:val="1"/>
          <w:numId w:val="139"/>
        </w:numPr>
        <w:rPr>
          <w:lang w:eastAsia="ja-JP"/>
        </w:rPr>
        <w:pPrChange w:id="372" w:author="IRK" w:date="2020-05-11T09:35:00Z">
          <w:pPr>
            <w:pStyle w:val="22"/>
            <w:numPr>
              <w:numId w:val="27"/>
            </w:numPr>
            <w:spacing w:before="0" w:after="100" w:line="320" w:lineRule="exact"/>
            <w:jc w:val="left"/>
          </w:pPr>
        </w:pPrChange>
      </w:pPr>
      <w:bookmarkStart w:id="373" w:name="_Toc441755266"/>
      <w:bookmarkStart w:id="374" w:name="_Toc40449507"/>
      <w:r w:rsidRPr="0049256C">
        <w:rPr>
          <w:lang w:eastAsia="ja-JP"/>
        </w:rPr>
        <w:t>ルールシステム構成ウィザードの実行</w:t>
      </w:r>
      <w:bookmarkEnd w:id="373"/>
      <w:bookmarkEnd w:id="374"/>
    </w:p>
    <w:p w14:paraId="78C53C23" w14:textId="2517A34D" w:rsidR="005B6671" w:rsidRPr="0049256C" w:rsidRDefault="005B6671" w:rsidP="00EC7890">
      <w:r w:rsidRPr="0049256C">
        <w:t>インストール完了</w:t>
      </w:r>
      <w:r w:rsidRPr="0049256C">
        <w:rPr>
          <w:rFonts w:hint="eastAsia"/>
        </w:rPr>
        <w:t>後に</w:t>
      </w:r>
      <w:r w:rsidRPr="0049256C">
        <w:t>、単位ルールシステムを構成する。単位ルールシステムを構成するために、ルール</w:t>
      </w:r>
      <w:r w:rsidR="000134A1">
        <w:rPr>
          <w:rFonts w:hint="eastAsia"/>
        </w:rPr>
        <w:t>を</w:t>
      </w:r>
      <w:r w:rsidRPr="0049256C">
        <w:t>保存</w:t>
      </w:r>
      <w:r w:rsidR="000134A1">
        <w:rPr>
          <w:rFonts w:hint="eastAsia"/>
        </w:rPr>
        <w:t>す</w:t>
      </w:r>
      <w:r w:rsidRPr="0049256C">
        <w:t>るデータベース</w:t>
      </w:r>
      <w:r w:rsidRPr="0049256C">
        <w:rPr>
          <w:rFonts w:hint="eastAsia"/>
        </w:rPr>
        <w:t>のアクセス権の設定が必要である。</w:t>
      </w:r>
      <w:r w:rsidRPr="0049256C">
        <w:t>データベースにアクセスするために、</w:t>
      </w:r>
      <w:del w:id="375" w:author="IRK" w:date="2020-03-05T17:49:00Z">
        <w:r w:rsidRPr="0049256C" w:rsidDel="00640AC8">
          <w:delText>1.1</w:delText>
        </w:r>
      </w:del>
      <w:ins w:id="376" w:author="IRK" w:date="2020-03-10T22:09:00Z">
        <w:r w:rsidR="001075B0">
          <w:rPr>
            <w:rFonts w:hint="eastAsia"/>
          </w:rPr>
          <w:t>「</w:t>
        </w:r>
      </w:ins>
      <w:ins w:id="377" w:author="IRK" w:date="2020-03-05T17:50:00Z">
        <w:r w:rsidR="00640AC8">
          <w:fldChar w:fldCharType="begin"/>
        </w:r>
        <w:r w:rsidR="00640AC8">
          <w:instrText xml:space="preserve"> REF _Ref34323017 \w \h </w:instrText>
        </w:r>
      </w:ins>
      <w:r w:rsidR="00640AC8">
        <w:fldChar w:fldCharType="separate"/>
      </w:r>
      <w:r w:rsidR="00AB1F2F">
        <w:t xml:space="preserve">1.1 </w:t>
      </w:r>
      <w:ins w:id="378" w:author="IRK" w:date="2020-03-05T17:50:00Z">
        <w:r w:rsidR="00640AC8">
          <w:fldChar w:fldCharType="end"/>
        </w:r>
        <w:r w:rsidR="00640AC8">
          <w:fldChar w:fldCharType="begin"/>
        </w:r>
        <w:r w:rsidR="00640AC8">
          <w:instrText xml:space="preserve"> REF _Ref34323021 \h </w:instrText>
        </w:r>
      </w:ins>
      <w:r w:rsidR="00640AC8">
        <w:fldChar w:fldCharType="separate"/>
      </w:r>
      <w:r w:rsidR="00AB1F2F" w:rsidRPr="0049256C">
        <w:t>インストール前の必要事項</w:t>
      </w:r>
      <w:ins w:id="379" w:author="IRK" w:date="2020-03-05T17:50:00Z">
        <w:r w:rsidR="00640AC8">
          <w:fldChar w:fldCharType="end"/>
        </w:r>
      </w:ins>
      <w:ins w:id="380" w:author="IRK" w:date="2020-03-10T22:09:00Z">
        <w:r w:rsidR="001075B0">
          <w:rPr>
            <w:rFonts w:hint="eastAsia"/>
          </w:rPr>
          <w:t>」</w:t>
        </w:r>
      </w:ins>
      <w:r w:rsidRPr="0049256C">
        <w:t>で準備した</w:t>
      </w:r>
      <w:r w:rsidRPr="0049256C">
        <w:t>JDBC</w:t>
      </w:r>
      <w:r w:rsidRPr="0049256C">
        <w:t>ドライバをインストールディレクトリの</w:t>
      </w:r>
      <w:r w:rsidRPr="0049256C">
        <w:t>lib/jdbc-drivers</w:t>
      </w:r>
      <w:r w:rsidRPr="0049256C">
        <w:t>にコピーする。例えば、ルールデータを</w:t>
      </w:r>
      <w:r w:rsidR="000134A1" w:rsidRPr="000134A1">
        <w:t>Oracle</w:t>
      </w:r>
      <w:r w:rsidRPr="0049256C">
        <w:t>データベースに保存する</w:t>
      </w:r>
      <w:r w:rsidRPr="0033287B">
        <w:t>場合</w:t>
      </w:r>
      <w:r w:rsidRPr="0033287B">
        <w:t>(</w:t>
      </w:r>
      <w:r w:rsidR="001F6E31" w:rsidRPr="0033287B">
        <w:rPr>
          <w:rFonts w:hint="eastAsia"/>
        </w:rPr>
        <w:t>かつ</w:t>
      </w:r>
      <w:r w:rsidRPr="0033287B">
        <w:t>JDK6</w:t>
      </w:r>
      <w:r w:rsidR="001F6E31" w:rsidRPr="0033287B">
        <w:t>を</w:t>
      </w:r>
      <w:r w:rsidR="001F6E31">
        <w:t>使用する場合</w:t>
      </w:r>
      <w:r w:rsidRPr="0049256C">
        <w:t>)</w:t>
      </w:r>
      <w:r w:rsidR="00D4737A" w:rsidRPr="0033287B">
        <w:t>は</w:t>
      </w:r>
      <w:r w:rsidRPr="0049256C">
        <w:t>、</w:t>
      </w:r>
      <w:del w:id="381" w:author="IRK" w:date="2020-03-05T17:51:00Z">
        <w:r w:rsidR="008F0015" w:rsidRPr="0049256C" w:rsidDel="00CB3A02">
          <w:delText>表</w:delText>
        </w:r>
        <w:r w:rsidR="00173DF8" w:rsidRPr="0049256C" w:rsidDel="00CB3A02">
          <w:delText>1</w:delText>
        </w:r>
        <w:r w:rsidRPr="0049256C" w:rsidDel="00CB3A02">
          <w:delText>4</w:delText>
        </w:r>
      </w:del>
      <w:ins w:id="382" w:author="IRK" w:date="2020-03-05T18:01:00Z">
        <w:r w:rsidR="008B5DC9">
          <w:rPr>
            <w:rFonts w:hint="eastAsia"/>
          </w:rPr>
          <w:t>次の表</w:t>
        </w:r>
      </w:ins>
      <w:r w:rsidRPr="0049256C">
        <w:t>のように</w:t>
      </w:r>
      <w:r w:rsidRPr="0049256C">
        <w:t>ojdbc6.jar</w:t>
      </w:r>
      <w:r w:rsidRPr="0049256C">
        <w:t>を</w:t>
      </w:r>
      <w:r w:rsidRPr="0049256C">
        <w:t>lib/jdbc-drivers</w:t>
      </w:r>
      <w:r w:rsidRPr="0049256C">
        <w:t>にコピーする。</w:t>
      </w:r>
    </w:p>
    <w:p w14:paraId="41A0FA5C" w14:textId="77777777" w:rsidR="005B6671" w:rsidRPr="0049256C" w:rsidRDefault="005B6671" w:rsidP="00EC7890"/>
    <w:p w14:paraId="371A3A21" w14:textId="4E6278AC" w:rsidR="008F0015" w:rsidRPr="0049256C" w:rsidRDefault="008F0015" w:rsidP="007D3017">
      <w:pPr>
        <w:pStyle w:val="afff6"/>
      </w:pPr>
      <w:bookmarkStart w:id="383" w:name="_Ref34323122"/>
      <w:bookmarkStart w:id="384" w:name="_Toc34839480"/>
      <w:del w:id="385" w:author="IRK" w:date="2020-03-05T17:51:00Z">
        <w:r w:rsidRPr="0049256C" w:rsidDel="00CB3A02">
          <w:delText>[</w:delText>
        </w:r>
        <w:r w:rsidRPr="0049256C" w:rsidDel="00CB3A02">
          <w:delText>表</w:delText>
        </w:r>
        <w:r w:rsidRPr="0049256C" w:rsidDel="00CB3A02">
          <w:delText xml:space="preserve"> </w:delText>
        </w:r>
        <w:r w:rsidR="003561C7" w:rsidRPr="0049256C" w:rsidDel="00CB3A02">
          <w:fldChar w:fldCharType="begin"/>
        </w:r>
        <w:r w:rsidR="003561C7" w:rsidRPr="0049256C" w:rsidDel="00CB3A02">
          <w:delInstrText xml:space="preserve"> SEQ [</w:delInstrText>
        </w:r>
        <w:r w:rsidR="003561C7" w:rsidRPr="0049256C" w:rsidDel="00CB3A02">
          <w:delInstrText>表</w:delInstrText>
        </w:r>
        <w:r w:rsidR="003561C7" w:rsidRPr="0049256C" w:rsidDel="00CB3A02">
          <w:delInstrText xml:space="preserve"> \* ARABIC </w:delInstrText>
        </w:r>
        <w:r w:rsidR="003561C7" w:rsidRPr="0049256C" w:rsidDel="00CB3A02">
          <w:fldChar w:fldCharType="separate"/>
        </w:r>
        <w:r w:rsidR="000132DF" w:rsidDel="00CB3A02">
          <w:rPr>
            <w:noProof/>
          </w:rPr>
          <w:delText>14</w:delText>
        </w:r>
        <w:r w:rsidR="003561C7" w:rsidRPr="0049256C" w:rsidDel="00CB3A02">
          <w:rPr>
            <w:noProof/>
          </w:rPr>
          <w:fldChar w:fldCharType="end"/>
        </w:r>
        <w:r w:rsidRPr="0049256C" w:rsidDel="00CB3A02">
          <w:rPr>
            <w:rFonts w:hint="eastAsia"/>
          </w:rPr>
          <w:delText>]</w:delText>
        </w:r>
      </w:del>
      <w:ins w:id="386" w:author="IRK" w:date="2020-03-05T17:51:00Z">
        <w:r w:rsidR="00CB3A02">
          <w:rPr>
            <w:rFonts w:hint="eastAsia"/>
          </w:rPr>
          <w:t>[</w:t>
        </w:r>
        <w:r w:rsidR="00CB3A02">
          <w:rPr>
            <w:rFonts w:hint="eastAsia"/>
          </w:rPr>
          <w:t>表</w:t>
        </w:r>
        <w:r w:rsidR="00CB3A02">
          <w:rPr>
            <w:rFonts w:hint="eastAsia"/>
          </w:rPr>
          <w:t xml:space="preserve"> </w:t>
        </w:r>
        <w:r w:rsidR="00CB3A02">
          <w:fldChar w:fldCharType="begin"/>
        </w:r>
        <w:r w:rsidR="00CB3A02">
          <w:instrText xml:space="preserve"> </w:instrText>
        </w:r>
        <w:r w:rsidR="00CB3A02">
          <w:rPr>
            <w:rFonts w:hint="eastAsia"/>
          </w:rPr>
          <w:instrText xml:space="preserve">SEQ </w:instrText>
        </w:r>
        <w:r w:rsidR="00CB3A02">
          <w:rPr>
            <w:rFonts w:hint="eastAsia"/>
          </w:rPr>
          <w:instrText>表</w:instrText>
        </w:r>
        <w:r w:rsidR="00CB3A02">
          <w:rPr>
            <w:rFonts w:hint="eastAsia"/>
          </w:rPr>
          <w:instrText xml:space="preserve"> \* ARABIC</w:instrText>
        </w:r>
        <w:r w:rsidR="00CB3A02">
          <w:instrText xml:space="preserve"> </w:instrText>
        </w:r>
      </w:ins>
      <w:r w:rsidR="00CB3A02">
        <w:fldChar w:fldCharType="separate"/>
      </w:r>
      <w:r w:rsidR="00AB1F2F">
        <w:rPr>
          <w:noProof/>
        </w:rPr>
        <w:t>14</w:t>
      </w:r>
      <w:ins w:id="387" w:author="IRK" w:date="2020-03-05T17:51:00Z">
        <w:r w:rsidR="00CB3A02">
          <w:fldChar w:fldCharType="end"/>
        </w:r>
        <w:r w:rsidR="00CB3A02">
          <w:rPr>
            <w:rFonts w:hint="eastAsia"/>
          </w:rPr>
          <w:t>]</w:t>
        </w:r>
      </w:ins>
      <w:bookmarkEnd w:id="383"/>
      <w:bookmarkEnd w:id="38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88" w:author="IRK" w:date="2020-04-16T11:03:00Z">
          <w:tblPr>
            <w:tblW w:w="0" w:type="auto"/>
            <w:tblInd w:w="108" w:type="dxa"/>
            <w:tblLook w:val="04A0" w:firstRow="1" w:lastRow="0" w:firstColumn="1" w:lastColumn="0" w:noHBand="0" w:noVBand="1"/>
          </w:tblPr>
        </w:tblPrChange>
      </w:tblPr>
      <w:tblGrid>
        <w:gridCol w:w="9356"/>
        <w:tblGridChange w:id="389">
          <w:tblGrid>
            <w:gridCol w:w="9356"/>
          </w:tblGrid>
        </w:tblGridChange>
      </w:tblGrid>
      <w:tr w:rsidR="005B6671" w:rsidRPr="0049256C" w14:paraId="28D1796A" w14:textId="77777777" w:rsidTr="001A5482">
        <w:trPr>
          <w:jc w:val="center"/>
        </w:trPr>
        <w:tc>
          <w:tcPr>
            <w:tcW w:w="9356" w:type="dxa"/>
            <w:tcPrChange w:id="390" w:author="IRK" w:date="2020-04-16T11:03:00Z">
              <w:tcPr>
                <w:tcW w:w="9356" w:type="dxa"/>
              </w:tcPr>
            </w:tcPrChange>
          </w:tcPr>
          <w:p w14:paraId="57B167C6" w14:textId="77777777" w:rsidR="005B6671" w:rsidRPr="0049256C" w:rsidRDefault="005B6671">
            <w:pPr>
              <w:pStyle w:val="16"/>
              <w:pPrChange w:id="391" w:author="IRK" w:date="2020-04-27T17:26:00Z">
                <w:pPr/>
              </w:pPrChange>
            </w:pPr>
            <w:r w:rsidRPr="0049256C">
              <w:t>innorules@:~/innorules-home/lib/jdbc-drivers$ ls</w:t>
            </w:r>
          </w:p>
          <w:p w14:paraId="4BE6F44A" w14:textId="77777777" w:rsidR="005B6671" w:rsidRPr="0049256C" w:rsidRDefault="005B6671">
            <w:pPr>
              <w:pStyle w:val="16"/>
              <w:pPrChange w:id="392" w:author="IRK" w:date="2020-04-27T17:26:00Z">
                <w:pPr/>
              </w:pPrChange>
            </w:pPr>
            <w:r w:rsidRPr="0049256C">
              <w:t>ojdbc6.jar</w:t>
            </w:r>
          </w:p>
          <w:p w14:paraId="7636A128" w14:textId="77777777" w:rsidR="005B6671" w:rsidRPr="0049256C" w:rsidRDefault="005B6671">
            <w:pPr>
              <w:pStyle w:val="16"/>
              <w:pPrChange w:id="393" w:author="IRK" w:date="2020-04-27T17:26:00Z">
                <w:pPr/>
              </w:pPrChange>
            </w:pPr>
            <w:r w:rsidRPr="0049256C">
              <w:t>innorules@:~/innorules-home/lib/jdbc-drivers$</w:t>
            </w:r>
          </w:p>
        </w:tc>
      </w:tr>
    </w:tbl>
    <w:p w14:paraId="2D65ACE0" w14:textId="3E223541" w:rsidR="001A6A0C" w:rsidRDefault="001A6A0C"/>
    <w:p w14:paraId="30A5CFFD" w14:textId="2BEC1DB5" w:rsidR="005B6671" w:rsidRPr="0049256C" w:rsidRDefault="00E276F1" w:rsidP="00EC7890">
      <w:del w:id="394" w:author="IRK" w:date="2020-03-05T17:52:00Z">
        <w:r w:rsidRPr="0049256C" w:rsidDel="00CB3A02">
          <w:delText>表</w:delText>
        </w:r>
        <w:r w:rsidR="00173DF8" w:rsidRPr="0049256C" w:rsidDel="00CB3A02">
          <w:delText>1</w:delText>
        </w:r>
        <w:r w:rsidR="005B6671" w:rsidRPr="0049256C" w:rsidDel="00CB3A02">
          <w:delText>5</w:delText>
        </w:r>
      </w:del>
      <w:ins w:id="395" w:author="IRK" w:date="2020-03-05T18:01:00Z">
        <w:r w:rsidR="008B5DC9">
          <w:rPr>
            <w:rFonts w:hint="eastAsia"/>
          </w:rPr>
          <w:t>次の表</w:t>
        </w:r>
      </w:ins>
      <w:r w:rsidR="005B6671" w:rsidRPr="0049256C">
        <w:t>のように、ルールシステム構成ウィザードを実行する。</w:t>
      </w:r>
      <w:r w:rsidR="005B6671" w:rsidRPr="0049256C">
        <w:t>Windows</w:t>
      </w:r>
      <w:r w:rsidR="005B6671" w:rsidRPr="0049256C">
        <w:t>では、</w:t>
      </w:r>
      <w:r w:rsidR="005B6671" w:rsidRPr="0049256C">
        <w:t>system-wiz.bat</w:t>
      </w:r>
      <w:r w:rsidR="005B6671" w:rsidRPr="0049256C">
        <w:t>を実行する。</w:t>
      </w:r>
    </w:p>
    <w:p w14:paraId="6428E2BE" w14:textId="77777777" w:rsidR="005B6671" w:rsidRPr="0049256C" w:rsidRDefault="005B6671" w:rsidP="00EC7890"/>
    <w:p w14:paraId="5C02374F" w14:textId="50F1ACDB" w:rsidR="00E276F1" w:rsidRPr="0049256C" w:rsidRDefault="00E276F1" w:rsidP="007D3017">
      <w:pPr>
        <w:pStyle w:val="afff6"/>
      </w:pPr>
      <w:bookmarkStart w:id="396" w:name="_Ref34323150"/>
      <w:bookmarkStart w:id="397" w:name="_Toc34839481"/>
      <w:del w:id="398" w:author="IRK" w:date="2020-03-05T17:52:00Z">
        <w:r w:rsidRPr="0049256C" w:rsidDel="00CB3A02">
          <w:delText>[</w:delText>
        </w:r>
        <w:r w:rsidRPr="0049256C" w:rsidDel="00CB3A02">
          <w:delText>表</w:delText>
        </w:r>
        <w:r w:rsidRPr="0049256C" w:rsidDel="00CB3A02">
          <w:delText xml:space="preserve"> </w:delText>
        </w:r>
        <w:r w:rsidR="003561C7" w:rsidRPr="0049256C" w:rsidDel="00CB3A02">
          <w:fldChar w:fldCharType="begin"/>
        </w:r>
        <w:r w:rsidR="003561C7" w:rsidRPr="0049256C" w:rsidDel="00CB3A02">
          <w:delInstrText xml:space="preserve"> SEQ [</w:delInstrText>
        </w:r>
        <w:r w:rsidR="003561C7" w:rsidRPr="0049256C" w:rsidDel="00CB3A02">
          <w:delInstrText>表</w:delInstrText>
        </w:r>
        <w:r w:rsidR="003561C7" w:rsidRPr="0049256C" w:rsidDel="00CB3A02">
          <w:delInstrText xml:space="preserve"> \* ARABIC </w:delInstrText>
        </w:r>
        <w:r w:rsidR="003561C7" w:rsidRPr="0049256C" w:rsidDel="00CB3A02">
          <w:fldChar w:fldCharType="separate"/>
        </w:r>
        <w:r w:rsidR="000132DF" w:rsidDel="00CB3A02">
          <w:rPr>
            <w:noProof/>
          </w:rPr>
          <w:delText>15</w:delText>
        </w:r>
        <w:r w:rsidR="003561C7" w:rsidRPr="0049256C" w:rsidDel="00CB3A02">
          <w:rPr>
            <w:noProof/>
          </w:rPr>
          <w:fldChar w:fldCharType="end"/>
        </w:r>
        <w:r w:rsidRPr="0049256C" w:rsidDel="00CB3A02">
          <w:rPr>
            <w:rFonts w:hint="eastAsia"/>
          </w:rPr>
          <w:delText>]</w:delText>
        </w:r>
      </w:del>
      <w:ins w:id="399" w:author="IRK" w:date="2020-03-05T17:52:00Z">
        <w:r w:rsidR="00CB3A02">
          <w:rPr>
            <w:rFonts w:hint="eastAsia"/>
          </w:rPr>
          <w:t>[</w:t>
        </w:r>
      </w:ins>
      <w:ins w:id="400" w:author="IRK" w:date="2020-03-05T17:51:00Z">
        <w:r w:rsidR="00CB3A02">
          <w:rPr>
            <w:rFonts w:hint="eastAsia"/>
          </w:rPr>
          <w:t>表</w:t>
        </w:r>
        <w:r w:rsidR="00CB3A02">
          <w:rPr>
            <w:rFonts w:hint="eastAsia"/>
          </w:rPr>
          <w:t xml:space="preserve"> </w:t>
        </w:r>
        <w:r w:rsidR="00CB3A02">
          <w:fldChar w:fldCharType="begin"/>
        </w:r>
        <w:r w:rsidR="00CB3A02">
          <w:instrText xml:space="preserve"> </w:instrText>
        </w:r>
        <w:r w:rsidR="00CB3A02">
          <w:rPr>
            <w:rFonts w:hint="eastAsia"/>
          </w:rPr>
          <w:instrText xml:space="preserve">SEQ </w:instrText>
        </w:r>
        <w:r w:rsidR="00CB3A02">
          <w:rPr>
            <w:rFonts w:hint="eastAsia"/>
          </w:rPr>
          <w:instrText>表</w:instrText>
        </w:r>
        <w:r w:rsidR="00CB3A02">
          <w:rPr>
            <w:rFonts w:hint="eastAsia"/>
          </w:rPr>
          <w:instrText xml:space="preserve"> \* ARABIC</w:instrText>
        </w:r>
        <w:r w:rsidR="00CB3A02">
          <w:instrText xml:space="preserve"> </w:instrText>
        </w:r>
      </w:ins>
      <w:r w:rsidR="00CB3A02">
        <w:fldChar w:fldCharType="separate"/>
      </w:r>
      <w:r w:rsidR="00AB1F2F">
        <w:rPr>
          <w:noProof/>
        </w:rPr>
        <w:t>15</w:t>
      </w:r>
      <w:ins w:id="401" w:author="IRK" w:date="2020-03-05T17:51:00Z">
        <w:r w:rsidR="00CB3A02">
          <w:fldChar w:fldCharType="end"/>
        </w:r>
      </w:ins>
      <w:ins w:id="402" w:author="IRK" w:date="2020-03-05T17:52:00Z">
        <w:r w:rsidR="00CB3A02">
          <w:rPr>
            <w:rFonts w:hint="eastAsia"/>
          </w:rPr>
          <w:t>]</w:t>
        </w:r>
      </w:ins>
      <w:bookmarkEnd w:id="396"/>
      <w:bookmarkEnd w:id="39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03" w:author="IRK" w:date="2020-04-16T11:03:00Z">
          <w:tblPr>
            <w:tblW w:w="0" w:type="auto"/>
            <w:tblInd w:w="108" w:type="dxa"/>
            <w:tblLook w:val="04A0" w:firstRow="1" w:lastRow="0" w:firstColumn="1" w:lastColumn="0" w:noHBand="0" w:noVBand="1"/>
          </w:tblPr>
        </w:tblPrChange>
      </w:tblPr>
      <w:tblGrid>
        <w:gridCol w:w="9356"/>
        <w:tblGridChange w:id="404">
          <w:tblGrid>
            <w:gridCol w:w="9356"/>
          </w:tblGrid>
        </w:tblGridChange>
      </w:tblGrid>
      <w:tr w:rsidR="005B6671" w:rsidRPr="0049256C" w14:paraId="0DF998D2" w14:textId="77777777" w:rsidTr="001A5482">
        <w:trPr>
          <w:jc w:val="center"/>
        </w:trPr>
        <w:tc>
          <w:tcPr>
            <w:tcW w:w="9356" w:type="dxa"/>
            <w:tcPrChange w:id="405" w:author="IRK" w:date="2020-04-16T11:03:00Z">
              <w:tcPr>
                <w:tcW w:w="9356" w:type="dxa"/>
              </w:tcPr>
            </w:tcPrChange>
          </w:tcPr>
          <w:p w14:paraId="0F8F77F5" w14:textId="77777777" w:rsidR="005B6671" w:rsidRPr="0049256C" w:rsidRDefault="005B6671">
            <w:pPr>
              <w:pStyle w:val="16"/>
              <w:pPrChange w:id="406" w:author="IRK" w:date="2020-04-27T17:26:00Z">
                <w:pPr/>
              </w:pPrChange>
            </w:pPr>
            <w:r w:rsidRPr="0049256C">
              <w:t>innorules@:~/innorules-home/script$ ./system-wiz.sh</w:t>
            </w:r>
          </w:p>
        </w:tc>
      </w:tr>
    </w:tbl>
    <w:p w14:paraId="2F4C61ED" w14:textId="77777777" w:rsidR="005B6671" w:rsidRPr="0049256C" w:rsidRDefault="005B6671" w:rsidP="00EC7890"/>
    <w:p w14:paraId="20559CBD" w14:textId="70061DCA" w:rsidR="005B6671" w:rsidRPr="0049256C" w:rsidRDefault="00173DF8" w:rsidP="00EC7890">
      <w:del w:id="407" w:author="IRK" w:date="2020-03-05T17:52:00Z">
        <w:r w:rsidRPr="0049256C" w:rsidDel="00CB3A02">
          <w:delText>表</w:delText>
        </w:r>
        <w:r w:rsidRPr="0049256C" w:rsidDel="00CB3A02">
          <w:delText>1</w:delText>
        </w:r>
        <w:r w:rsidR="005B6671" w:rsidRPr="0049256C" w:rsidDel="00CB3A02">
          <w:delText>6</w:delText>
        </w:r>
      </w:del>
      <w:ins w:id="408" w:author="IRK" w:date="2020-03-05T18:01:00Z">
        <w:r w:rsidR="008B5DC9">
          <w:rPr>
            <w:rFonts w:hint="eastAsia"/>
          </w:rPr>
          <w:t>次の表</w:t>
        </w:r>
      </w:ins>
      <w:r w:rsidR="005B6671" w:rsidRPr="0049256C">
        <w:t>は、ルールシステム構成ウィザードの</w:t>
      </w:r>
      <w:del w:id="409" w:author="IRK" w:date="2020-03-12T11:12:00Z">
        <w:r w:rsidR="005B6671" w:rsidRPr="0049256C" w:rsidDel="00BB5A47">
          <w:delText>初期</w:delText>
        </w:r>
      </w:del>
      <w:ins w:id="410" w:author="IRK" w:date="2020-03-12T11:12:00Z">
        <w:r w:rsidR="00BB5A47">
          <w:rPr>
            <w:rFonts w:hint="eastAsia"/>
          </w:rPr>
          <w:t>[</w:t>
        </w:r>
        <w:r w:rsidR="00BB5A47">
          <w:rPr>
            <w:rFonts w:hint="eastAsia"/>
          </w:rPr>
          <w:t>導入</w:t>
        </w:r>
        <w:r w:rsidR="00BB5A47">
          <w:rPr>
            <w:rFonts w:hint="eastAsia"/>
          </w:rPr>
          <w:t>]</w:t>
        </w:r>
      </w:ins>
      <w:r w:rsidR="005B6671" w:rsidRPr="0049256C">
        <w:t>画面である。</w:t>
      </w:r>
    </w:p>
    <w:p w14:paraId="0F6AB7C2" w14:textId="77777777" w:rsidR="005B6671" w:rsidRPr="0049256C" w:rsidRDefault="005B6671" w:rsidP="00EC7890"/>
    <w:p w14:paraId="412E122A" w14:textId="19628BDC" w:rsidR="00E276F1" w:rsidRPr="0049256C" w:rsidRDefault="00E276F1" w:rsidP="007D3017">
      <w:pPr>
        <w:pStyle w:val="afff6"/>
      </w:pPr>
      <w:bookmarkStart w:id="411" w:name="_Ref34323170"/>
      <w:bookmarkStart w:id="412" w:name="_Toc34839482"/>
      <w:del w:id="413" w:author="IRK" w:date="2020-03-05T17:52:00Z">
        <w:r w:rsidRPr="0049256C" w:rsidDel="00CB3A02">
          <w:delText>[</w:delText>
        </w:r>
        <w:r w:rsidRPr="0049256C" w:rsidDel="00CB3A02">
          <w:delText>表</w:delText>
        </w:r>
        <w:r w:rsidRPr="0049256C" w:rsidDel="00CB3A02">
          <w:delText xml:space="preserve"> </w:delText>
        </w:r>
        <w:r w:rsidR="003561C7" w:rsidRPr="0049256C" w:rsidDel="00CB3A02">
          <w:fldChar w:fldCharType="begin"/>
        </w:r>
        <w:r w:rsidR="003561C7" w:rsidRPr="0049256C" w:rsidDel="00CB3A02">
          <w:delInstrText xml:space="preserve"> SEQ [</w:delInstrText>
        </w:r>
        <w:r w:rsidR="003561C7" w:rsidRPr="0049256C" w:rsidDel="00CB3A02">
          <w:delInstrText>表</w:delInstrText>
        </w:r>
        <w:r w:rsidR="003561C7" w:rsidRPr="0049256C" w:rsidDel="00CB3A02">
          <w:delInstrText xml:space="preserve"> \* ARABIC </w:delInstrText>
        </w:r>
        <w:r w:rsidR="003561C7" w:rsidRPr="0049256C" w:rsidDel="00CB3A02">
          <w:fldChar w:fldCharType="separate"/>
        </w:r>
        <w:r w:rsidR="000132DF" w:rsidDel="00CB3A02">
          <w:rPr>
            <w:noProof/>
          </w:rPr>
          <w:delText>16</w:delText>
        </w:r>
        <w:r w:rsidR="003561C7" w:rsidRPr="0049256C" w:rsidDel="00CB3A02">
          <w:rPr>
            <w:noProof/>
          </w:rPr>
          <w:fldChar w:fldCharType="end"/>
        </w:r>
        <w:r w:rsidRPr="0049256C" w:rsidDel="00CB3A02">
          <w:rPr>
            <w:rFonts w:hint="eastAsia"/>
          </w:rPr>
          <w:delText>]</w:delText>
        </w:r>
      </w:del>
      <w:ins w:id="414" w:author="IRK" w:date="2020-03-05T17:52:00Z">
        <w:r w:rsidR="00CB3A02">
          <w:rPr>
            <w:rFonts w:hint="eastAsia"/>
          </w:rPr>
          <w:t>[</w:t>
        </w:r>
        <w:r w:rsidR="00CB3A02">
          <w:rPr>
            <w:rFonts w:hint="eastAsia"/>
          </w:rPr>
          <w:t>表</w:t>
        </w:r>
        <w:r w:rsidR="00CB3A02">
          <w:rPr>
            <w:rFonts w:hint="eastAsia"/>
          </w:rPr>
          <w:t xml:space="preserve"> </w:t>
        </w:r>
        <w:r w:rsidR="00CB3A02">
          <w:fldChar w:fldCharType="begin"/>
        </w:r>
        <w:r w:rsidR="00CB3A02">
          <w:instrText xml:space="preserve"> </w:instrText>
        </w:r>
        <w:r w:rsidR="00CB3A02">
          <w:rPr>
            <w:rFonts w:hint="eastAsia"/>
          </w:rPr>
          <w:instrText xml:space="preserve">SEQ </w:instrText>
        </w:r>
        <w:r w:rsidR="00CB3A02">
          <w:rPr>
            <w:rFonts w:hint="eastAsia"/>
          </w:rPr>
          <w:instrText>表</w:instrText>
        </w:r>
        <w:r w:rsidR="00CB3A02">
          <w:rPr>
            <w:rFonts w:hint="eastAsia"/>
          </w:rPr>
          <w:instrText xml:space="preserve"> \* ARABIC</w:instrText>
        </w:r>
        <w:r w:rsidR="00CB3A02">
          <w:instrText xml:space="preserve"> </w:instrText>
        </w:r>
      </w:ins>
      <w:r w:rsidR="00CB3A02">
        <w:fldChar w:fldCharType="separate"/>
      </w:r>
      <w:r w:rsidR="00AB1F2F">
        <w:rPr>
          <w:noProof/>
        </w:rPr>
        <w:t>16</w:t>
      </w:r>
      <w:ins w:id="415" w:author="IRK" w:date="2020-03-05T17:52:00Z">
        <w:r w:rsidR="00CB3A02">
          <w:fldChar w:fldCharType="end"/>
        </w:r>
        <w:r w:rsidR="00CB3A02">
          <w:rPr>
            <w:rFonts w:hint="eastAsia"/>
          </w:rPr>
          <w:t>]</w:t>
        </w:r>
      </w:ins>
      <w:bookmarkEnd w:id="411"/>
      <w:bookmarkEnd w:id="41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16" w:author="IRK" w:date="2020-04-16T11:04:00Z">
          <w:tblPr>
            <w:tblW w:w="0" w:type="auto"/>
            <w:tblInd w:w="108" w:type="dxa"/>
            <w:tblLook w:val="04A0" w:firstRow="1" w:lastRow="0" w:firstColumn="1" w:lastColumn="0" w:noHBand="0" w:noVBand="1"/>
          </w:tblPr>
        </w:tblPrChange>
      </w:tblPr>
      <w:tblGrid>
        <w:gridCol w:w="9356"/>
        <w:tblGridChange w:id="417">
          <w:tblGrid>
            <w:gridCol w:w="9356"/>
          </w:tblGrid>
        </w:tblGridChange>
      </w:tblGrid>
      <w:tr w:rsidR="005B6671" w:rsidRPr="0049256C" w14:paraId="2A63AE29" w14:textId="77777777" w:rsidTr="001A5482">
        <w:trPr>
          <w:jc w:val="center"/>
        </w:trPr>
        <w:tc>
          <w:tcPr>
            <w:tcW w:w="9356" w:type="dxa"/>
            <w:tcPrChange w:id="418" w:author="IRK" w:date="2020-04-16T11:04:00Z">
              <w:tcPr>
                <w:tcW w:w="9356" w:type="dxa"/>
              </w:tcPr>
            </w:tcPrChange>
          </w:tcPr>
          <w:p w14:paraId="0C1850B1" w14:textId="77777777" w:rsidR="005B6671" w:rsidRPr="0049256C" w:rsidRDefault="005B6671">
            <w:pPr>
              <w:pStyle w:val="16"/>
              <w:pPrChange w:id="419" w:author="IRK" w:date="2020-04-27T17:26:00Z">
                <w:pPr/>
              </w:pPrChange>
            </w:pPr>
            <w:r w:rsidRPr="0049256C">
              <w:t>********************************************************************************</w:t>
            </w:r>
          </w:p>
          <w:p w14:paraId="1BDC4728" w14:textId="77777777" w:rsidR="005B6671" w:rsidRPr="0049256C" w:rsidRDefault="005B6671">
            <w:pPr>
              <w:pStyle w:val="16"/>
              <w:pPrChange w:id="420" w:author="IRK" w:date="2020-04-27T17:26:00Z">
                <w:pPr/>
              </w:pPrChange>
            </w:pPr>
          </w:p>
          <w:p w14:paraId="6CA28D7D" w14:textId="3E66E8D1" w:rsidR="005B6671" w:rsidRPr="0033287B" w:rsidRDefault="005B203B">
            <w:pPr>
              <w:pStyle w:val="16"/>
              <w:pPrChange w:id="421" w:author="IRK" w:date="2020-04-27T17:26:00Z">
                <w:pPr/>
              </w:pPrChange>
            </w:pPr>
            <w:r w:rsidRPr="0033287B">
              <w:rPr>
                <w:rFonts w:hint="eastAsia"/>
              </w:rPr>
              <w:t>導入</w:t>
            </w:r>
          </w:p>
          <w:p w14:paraId="331AEAF3" w14:textId="77777777" w:rsidR="005B6671" w:rsidRPr="0033287B" w:rsidRDefault="005B6671">
            <w:pPr>
              <w:pStyle w:val="16"/>
              <w:pPrChange w:id="422" w:author="IRK" w:date="2020-04-27T17:26:00Z">
                <w:pPr/>
              </w:pPrChange>
            </w:pPr>
          </w:p>
          <w:p w14:paraId="2AB42D8B" w14:textId="77777777" w:rsidR="005B6671" w:rsidRPr="0033287B" w:rsidRDefault="005B6671">
            <w:pPr>
              <w:pStyle w:val="16"/>
              <w:pPrChange w:id="423" w:author="IRK" w:date="2020-04-27T17:26:00Z">
                <w:pPr/>
              </w:pPrChange>
            </w:pPr>
            <w:r w:rsidRPr="0033287B">
              <w:t>********************************************************************************</w:t>
            </w:r>
          </w:p>
          <w:p w14:paraId="5D43E8FD" w14:textId="77777777" w:rsidR="005B6671" w:rsidRPr="0033287B" w:rsidRDefault="005B6671">
            <w:pPr>
              <w:pStyle w:val="16"/>
              <w:pPrChange w:id="424" w:author="IRK" w:date="2020-04-27T17:26:00Z">
                <w:pPr/>
              </w:pPrChange>
            </w:pPr>
          </w:p>
          <w:p w14:paraId="114E144B" w14:textId="611AAA26" w:rsidR="005B6671" w:rsidRPr="00A201E5" w:rsidRDefault="000B7D03">
            <w:pPr>
              <w:pStyle w:val="16"/>
              <w:rPr>
                <w:rFonts w:eastAsia="Malgun Gothic"/>
              </w:rPr>
              <w:pPrChange w:id="425" w:author="IRK" w:date="2020-04-27T17:26:00Z">
                <w:pPr/>
              </w:pPrChange>
            </w:pPr>
            <w:r w:rsidRPr="000B7D03">
              <w:rPr>
                <w:rFonts w:hint="eastAsia"/>
              </w:rPr>
              <w:t>ルールシステム構成ウィザードへようこそ。このウィザードではルールシステムを構成できます。</w:t>
            </w:r>
          </w:p>
          <w:p w14:paraId="7B6D47AD" w14:textId="506B10DF" w:rsidR="005B6671" w:rsidRPr="0049256C" w:rsidRDefault="005B6671">
            <w:pPr>
              <w:pStyle w:val="16"/>
              <w:pPrChange w:id="426" w:author="IRK" w:date="2020-04-27T17:26:00Z">
                <w:pPr/>
              </w:pPrChange>
            </w:pPr>
            <w:r w:rsidRPr="0033287B">
              <w:t>[</w:t>
            </w:r>
            <w:r w:rsidR="005B203B" w:rsidRPr="0033287B">
              <w:t>エンターキーを</w:t>
            </w:r>
            <w:r w:rsidR="005B203B" w:rsidRPr="0033287B">
              <w:rPr>
                <w:rFonts w:hint="eastAsia"/>
              </w:rPr>
              <w:t>押下し</w:t>
            </w:r>
            <w:r w:rsidRPr="0033287B">
              <w:t>てください。</w:t>
            </w:r>
            <w:r w:rsidRPr="0033287B">
              <w:t>]</w:t>
            </w:r>
          </w:p>
        </w:tc>
      </w:tr>
    </w:tbl>
    <w:p w14:paraId="7368EE62" w14:textId="77777777" w:rsidR="005B6671" w:rsidRPr="0049256C" w:rsidRDefault="005B6671" w:rsidP="00EC7890"/>
    <w:p w14:paraId="33480FE2" w14:textId="78C23202" w:rsidR="005B6671" w:rsidRPr="0049256C" w:rsidRDefault="00F57AB0" w:rsidP="00EC7890">
      <w:del w:id="427" w:author="IRK" w:date="2020-03-05T17:52:00Z">
        <w:r w:rsidRPr="0049256C" w:rsidDel="00CB3A02">
          <w:delText>表</w:delText>
        </w:r>
        <w:r w:rsidR="00173DF8" w:rsidRPr="0049256C" w:rsidDel="00CB3A02">
          <w:delText>1</w:delText>
        </w:r>
        <w:r w:rsidR="005B6671" w:rsidRPr="0049256C" w:rsidDel="00CB3A02">
          <w:delText>7</w:delText>
        </w:r>
      </w:del>
      <w:ins w:id="428" w:author="IRK" w:date="2020-03-05T18:01:00Z">
        <w:r w:rsidR="008B5DC9">
          <w:rPr>
            <w:rFonts w:hint="eastAsia"/>
          </w:rPr>
          <w:t>次の</w:t>
        </w:r>
      </w:ins>
      <w:ins w:id="429" w:author="IRK" w:date="2020-03-05T18:02:00Z">
        <w:r w:rsidR="008B5DC9">
          <w:rPr>
            <w:rFonts w:hint="eastAsia"/>
          </w:rPr>
          <w:t>表</w:t>
        </w:r>
      </w:ins>
      <w:r w:rsidR="005B6671" w:rsidRPr="0049256C">
        <w:t>のように、ルールシステムウィザードを利用して</w:t>
      </w:r>
      <w:r w:rsidR="005B6671" w:rsidRPr="0049256C">
        <w:rPr>
          <w:rFonts w:hint="eastAsia"/>
        </w:rPr>
        <w:t>、</w:t>
      </w:r>
      <w:r w:rsidR="005B6671" w:rsidRPr="0049256C">
        <w:t>単位ルールシステム</w:t>
      </w:r>
      <w:r w:rsidR="005B6671" w:rsidRPr="0049256C">
        <w:rPr>
          <w:rFonts w:hint="eastAsia"/>
        </w:rPr>
        <w:t>への</w:t>
      </w:r>
      <w:r w:rsidR="005B6671" w:rsidRPr="0049256C">
        <w:t>設定、</w:t>
      </w:r>
      <w:r w:rsidR="005B6671" w:rsidRPr="0049256C">
        <w:rPr>
          <w:rFonts w:hint="eastAsia"/>
        </w:rPr>
        <w:t>および</w:t>
      </w:r>
      <w:r w:rsidR="005B6671" w:rsidRPr="0049256C">
        <w:t>ルールシステムからアクセスする業務データベース</w:t>
      </w:r>
      <w:r w:rsidR="005B6671" w:rsidRPr="0049256C">
        <w:rPr>
          <w:rFonts w:hint="eastAsia"/>
        </w:rPr>
        <w:t>への</w:t>
      </w:r>
      <w:r w:rsidR="005B6671" w:rsidRPr="0049256C">
        <w:t>設定ができる。本例では、開発と</w:t>
      </w:r>
      <w:r w:rsidR="005B6671" w:rsidRPr="0049256C">
        <w:rPr>
          <w:rFonts w:hint="eastAsia"/>
        </w:rPr>
        <w:t>運用</w:t>
      </w:r>
      <w:r w:rsidR="005B6671" w:rsidRPr="0049256C">
        <w:t>の</w:t>
      </w:r>
      <w:r w:rsidR="005B6671" w:rsidRPr="0049256C">
        <w:t>2</w:t>
      </w:r>
      <w:r w:rsidR="005B6671" w:rsidRPr="0049256C">
        <w:t>つの単位ルールシステムを設定する。</w:t>
      </w:r>
    </w:p>
    <w:p w14:paraId="6E961CA0" w14:textId="77777777" w:rsidR="005B6671" w:rsidRPr="0049256C" w:rsidRDefault="005B6671" w:rsidP="00EC7890"/>
    <w:p w14:paraId="07573A09" w14:textId="7E4B3080" w:rsidR="00E276F1" w:rsidRPr="0049256C" w:rsidRDefault="00E276F1" w:rsidP="007D3017">
      <w:pPr>
        <w:pStyle w:val="afff6"/>
      </w:pPr>
      <w:bookmarkStart w:id="430" w:name="_Ref34323190"/>
      <w:bookmarkStart w:id="431" w:name="_Toc34839483"/>
      <w:del w:id="432" w:author="IRK" w:date="2020-03-05T17:52:00Z">
        <w:r w:rsidRPr="0049256C" w:rsidDel="00CB3A02">
          <w:delText>[</w:delText>
        </w:r>
        <w:r w:rsidRPr="0049256C" w:rsidDel="00CB3A02">
          <w:delText>表</w:delText>
        </w:r>
        <w:r w:rsidRPr="0049256C" w:rsidDel="00CB3A02">
          <w:delText xml:space="preserve"> </w:delText>
        </w:r>
        <w:r w:rsidR="003561C7" w:rsidRPr="0049256C" w:rsidDel="00CB3A02">
          <w:fldChar w:fldCharType="begin"/>
        </w:r>
        <w:r w:rsidR="003561C7" w:rsidRPr="0049256C" w:rsidDel="00CB3A02">
          <w:delInstrText xml:space="preserve"> SEQ [</w:delInstrText>
        </w:r>
        <w:r w:rsidR="003561C7" w:rsidRPr="0049256C" w:rsidDel="00CB3A02">
          <w:delInstrText>表</w:delInstrText>
        </w:r>
        <w:r w:rsidR="003561C7" w:rsidRPr="0049256C" w:rsidDel="00CB3A02">
          <w:delInstrText xml:space="preserve"> \* ARABIC </w:delInstrText>
        </w:r>
        <w:r w:rsidR="003561C7" w:rsidRPr="0049256C" w:rsidDel="00CB3A02">
          <w:fldChar w:fldCharType="separate"/>
        </w:r>
        <w:r w:rsidR="000132DF" w:rsidDel="00CB3A02">
          <w:rPr>
            <w:noProof/>
          </w:rPr>
          <w:delText>17</w:delText>
        </w:r>
        <w:r w:rsidR="003561C7" w:rsidRPr="0049256C" w:rsidDel="00CB3A02">
          <w:rPr>
            <w:noProof/>
          </w:rPr>
          <w:fldChar w:fldCharType="end"/>
        </w:r>
        <w:r w:rsidRPr="0049256C" w:rsidDel="00CB3A02">
          <w:rPr>
            <w:rFonts w:hint="eastAsia"/>
          </w:rPr>
          <w:delText>]</w:delText>
        </w:r>
      </w:del>
      <w:ins w:id="433" w:author="IRK" w:date="2020-03-05T17:52:00Z">
        <w:r w:rsidR="00CB3A02">
          <w:rPr>
            <w:rFonts w:hint="eastAsia"/>
          </w:rPr>
          <w:t>[</w:t>
        </w:r>
        <w:r w:rsidR="00CB3A02">
          <w:rPr>
            <w:rFonts w:hint="eastAsia"/>
          </w:rPr>
          <w:t>表</w:t>
        </w:r>
        <w:r w:rsidR="00CB3A02">
          <w:rPr>
            <w:rFonts w:hint="eastAsia"/>
          </w:rPr>
          <w:t xml:space="preserve"> </w:t>
        </w:r>
        <w:r w:rsidR="00CB3A02">
          <w:fldChar w:fldCharType="begin"/>
        </w:r>
        <w:r w:rsidR="00CB3A02">
          <w:instrText xml:space="preserve"> </w:instrText>
        </w:r>
        <w:r w:rsidR="00CB3A02">
          <w:rPr>
            <w:rFonts w:hint="eastAsia"/>
          </w:rPr>
          <w:instrText xml:space="preserve">SEQ </w:instrText>
        </w:r>
        <w:r w:rsidR="00CB3A02">
          <w:rPr>
            <w:rFonts w:hint="eastAsia"/>
          </w:rPr>
          <w:instrText>表</w:instrText>
        </w:r>
        <w:r w:rsidR="00CB3A02">
          <w:rPr>
            <w:rFonts w:hint="eastAsia"/>
          </w:rPr>
          <w:instrText xml:space="preserve"> \* ARABIC</w:instrText>
        </w:r>
        <w:r w:rsidR="00CB3A02">
          <w:instrText xml:space="preserve"> </w:instrText>
        </w:r>
      </w:ins>
      <w:r w:rsidR="00CB3A02">
        <w:fldChar w:fldCharType="separate"/>
      </w:r>
      <w:r w:rsidR="00AB1F2F">
        <w:rPr>
          <w:noProof/>
        </w:rPr>
        <w:t>17</w:t>
      </w:r>
      <w:ins w:id="434" w:author="IRK" w:date="2020-03-05T17:52:00Z">
        <w:r w:rsidR="00CB3A02">
          <w:fldChar w:fldCharType="end"/>
        </w:r>
        <w:r w:rsidR="00CB3A02">
          <w:rPr>
            <w:rFonts w:hint="eastAsia"/>
          </w:rPr>
          <w:t>]</w:t>
        </w:r>
      </w:ins>
      <w:bookmarkEnd w:id="430"/>
      <w:bookmarkEnd w:id="43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35" w:author="IRK" w:date="2020-04-16T11:04:00Z">
          <w:tblPr>
            <w:tblW w:w="0" w:type="auto"/>
            <w:tblInd w:w="108" w:type="dxa"/>
            <w:tblLook w:val="04A0" w:firstRow="1" w:lastRow="0" w:firstColumn="1" w:lastColumn="0" w:noHBand="0" w:noVBand="1"/>
          </w:tblPr>
        </w:tblPrChange>
      </w:tblPr>
      <w:tblGrid>
        <w:gridCol w:w="9356"/>
        <w:tblGridChange w:id="436">
          <w:tblGrid>
            <w:gridCol w:w="9356"/>
          </w:tblGrid>
        </w:tblGridChange>
      </w:tblGrid>
      <w:tr w:rsidR="005B6671" w:rsidRPr="0049256C" w14:paraId="41F2AA57" w14:textId="77777777" w:rsidTr="001A5482">
        <w:trPr>
          <w:jc w:val="center"/>
        </w:trPr>
        <w:tc>
          <w:tcPr>
            <w:tcW w:w="9356" w:type="dxa"/>
            <w:tcPrChange w:id="437" w:author="IRK" w:date="2020-04-16T11:04:00Z">
              <w:tcPr>
                <w:tcW w:w="9356" w:type="dxa"/>
              </w:tcPr>
            </w:tcPrChange>
          </w:tcPr>
          <w:p w14:paraId="0FD529ED" w14:textId="77777777" w:rsidR="005B6671" w:rsidRPr="0049256C" w:rsidRDefault="005B6671">
            <w:pPr>
              <w:pStyle w:val="16"/>
              <w:pPrChange w:id="438" w:author="IRK" w:date="2020-04-27T17:26:00Z">
                <w:pPr/>
              </w:pPrChange>
            </w:pPr>
            <w:r w:rsidRPr="0049256C">
              <w:t>********************************************************************************</w:t>
            </w:r>
          </w:p>
          <w:p w14:paraId="7FB6300D" w14:textId="77777777" w:rsidR="005B6671" w:rsidRPr="0049256C" w:rsidRDefault="005B6671">
            <w:pPr>
              <w:pStyle w:val="16"/>
              <w:pPrChange w:id="439" w:author="IRK" w:date="2020-04-27T17:26:00Z">
                <w:pPr/>
              </w:pPrChange>
            </w:pPr>
          </w:p>
          <w:p w14:paraId="0B5E6374" w14:textId="77777777" w:rsidR="005B6671" w:rsidRPr="0049256C" w:rsidRDefault="005B6671">
            <w:pPr>
              <w:pStyle w:val="16"/>
              <w:pPrChange w:id="440" w:author="IRK" w:date="2020-04-27T17:26:00Z">
                <w:pPr/>
              </w:pPrChange>
            </w:pPr>
            <w:r w:rsidRPr="0049256C">
              <w:rPr>
                <w:rFonts w:hint="eastAsia"/>
              </w:rPr>
              <w:t>設定対象選択</w:t>
            </w:r>
          </w:p>
          <w:p w14:paraId="3F1A0F04" w14:textId="77777777" w:rsidR="005B6671" w:rsidRPr="0049256C" w:rsidRDefault="005B6671">
            <w:pPr>
              <w:pStyle w:val="16"/>
              <w:pPrChange w:id="441" w:author="IRK" w:date="2020-04-27T17:26:00Z">
                <w:pPr/>
              </w:pPrChange>
            </w:pPr>
          </w:p>
          <w:p w14:paraId="65BED6EE" w14:textId="77777777" w:rsidR="005B6671" w:rsidRPr="0049256C" w:rsidRDefault="005B6671">
            <w:pPr>
              <w:pStyle w:val="16"/>
              <w:pPrChange w:id="442" w:author="IRK" w:date="2020-04-27T17:26:00Z">
                <w:pPr/>
              </w:pPrChange>
            </w:pPr>
            <w:r w:rsidRPr="0049256C">
              <w:t>********************************************************************************</w:t>
            </w:r>
          </w:p>
          <w:p w14:paraId="6548576E" w14:textId="77777777" w:rsidR="005B6671" w:rsidRPr="0049256C" w:rsidRDefault="005B6671">
            <w:pPr>
              <w:pStyle w:val="16"/>
              <w:pPrChange w:id="443" w:author="IRK" w:date="2020-04-27T17:26:00Z">
                <w:pPr/>
              </w:pPrChange>
            </w:pPr>
          </w:p>
          <w:p w14:paraId="234EF12D" w14:textId="77777777" w:rsidR="005B6671" w:rsidRPr="0049256C" w:rsidRDefault="005B6671">
            <w:pPr>
              <w:pStyle w:val="16"/>
              <w:pPrChange w:id="444" w:author="IRK" w:date="2020-04-27T17:26:00Z">
                <w:pPr/>
              </w:pPrChange>
            </w:pPr>
            <w:r w:rsidRPr="0049256C">
              <w:rPr>
                <w:rFonts w:hint="eastAsia"/>
              </w:rPr>
              <w:t>設定対象を選択してください。</w:t>
            </w:r>
          </w:p>
          <w:p w14:paraId="26871980" w14:textId="77777777" w:rsidR="005B6671" w:rsidRPr="0049256C" w:rsidRDefault="005B6671">
            <w:pPr>
              <w:pStyle w:val="16"/>
              <w:pPrChange w:id="445" w:author="IRK" w:date="2020-04-27T17:26:00Z">
                <w:pPr/>
              </w:pPrChange>
            </w:pPr>
            <w:r w:rsidRPr="0049256C">
              <w:t xml:space="preserve">    1. </w:t>
            </w:r>
            <w:r w:rsidRPr="0049256C">
              <w:t>単位ルールシステム管理</w:t>
            </w:r>
          </w:p>
          <w:p w14:paraId="27EA0849" w14:textId="1B4A8644" w:rsidR="005B6671" w:rsidRPr="0049256C" w:rsidRDefault="005B6671">
            <w:pPr>
              <w:pStyle w:val="16"/>
              <w:pPrChange w:id="446" w:author="IRK" w:date="2020-04-27T17:26:00Z">
                <w:pPr/>
              </w:pPrChange>
            </w:pPr>
            <w:r w:rsidRPr="0033287B">
              <w:t xml:space="preserve">        </w:t>
            </w:r>
            <w:r w:rsidR="005B203B" w:rsidRPr="0033287B">
              <w:rPr>
                <w:rFonts w:hint="eastAsia"/>
              </w:rPr>
              <w:t>単位</w:t>
            </w:r>
            <w:r w:rsidRPr="0033287B">
              <w:t>ルールシステム</w:t>
            </w:r>
            <w:r w:rsidRPr="0049256C">
              <w:t>設定を管理します。</w:t>
            </w:r>
          </w:p>
          <w:p w14:paraId="584CA89E" w14:textId="77777777" w:rsidR="005B6671" w:rsidRPr="0049256C" w:rsidRDefault="005B6671">
            <w:pPr>
              <w:pStyle w:val="16"/>
              <w:pPrChange w:id="447" w:author="IRK" w:date="2020-04-27T17:26:00Z">
                <w:pPr/>
              </w:pPrChange>
            </w:pPr>
            <w:r w:rsidRPr="0049256C">
              <w:t xml:space="preserve">    2. </w:t>
            </w:r>
            <w:r w:rsidRPr="0049256C">
              <w:t>業務データベース管理</w:t>
            </w:r>
          </w:p>
          <w:p w14:paraId="0FED95E9" w14:textId="77777777" w:rsidR="005B6671" w:rsidRPr="0049256C" w:rsidRDefault="005B6671">
            <w:pPr>
              <w:pStyle w:val="16"/>
              <w:pPrChange w:id="448" w:author="IRK" w:date="2020-04-27T17:26:00Z">
                <w:pPr/>
              </w:pPrChange>
            </w:pPr>
            <w:r w:rsidRPr="0049256C">
              <w:lastRenderedPageBreak/>
              <w:t xml:space="preserve">        </w:t>
            </w:r>
            <w:r w:rsidRPr="0049256C">
              <w:t>業務データベース設定を管理します。</w:t>
            </w:r>
          </w:p>
          <w:p w14:paraId="289CBD53" w14:textId="77777777" w:rsidR="005B6671" w:rsidRPr="0049256C" w:rsidRDefault="005B6671">
            <w:pPr>
              <w:pStyle w:val="16"/>
              <w:pPrChange w:id="449" w:author="IRK" w:date="2020-04-27T17:26:00Z">
                <w:pPr/>
              </w:pPrChange>
            </w:pPr>
          </w:p>
          <w:p w14:paraId="2017DD0A" w14:textId="77777777" w:rsidR="005B6671" w:rsidRPr="0049256C" w:rsidRDefault="005B6671">
            <w:pPr>
              <w:pStyle w:val="16"/>
              <w:pPrChange w:id="450" w:author="IRK" w:date="2020-04-27T17:26:00Z">
                <w:pPr/>
              </w:pPrChange>
            </w:pPr>
          </w:p>
          <w:p w14:paraId="4E8791D6" w14:textId="77777777" w:rsidR="005B6671" w:rsidRPr="0049256C" w:rsidRDefault="005B6671">
            <w:pPr>
              <w:pStyle w:val="16"/>
              <w:rPr>
                <w:rFonts w:eastAsiaTheme="minorEastAsia"/>
              </w:rPr>
              <w:pPrChange w:id="451" w:author="IRK" w:date="2020-04-27T17:26:00Z">
                <w:pPr/>
              </w:pPrChange>
            </w:pPr>
            <w:r w:rsidRPr="0049256C">
              <w:rPr>
                <w:rFonts w:hint="eastAsia"/>
              </w:rPr>
              <w:t>選択してください。</w:t>
            </w:r>
            <w:r w:rsidRPr="0049256C">
              <w:t xml:space="preserve"> &gt;&gt;</w:t>
            </w:r>
            <w:r w:rsidRPr="0049256C">
              <w:rPr>
                <w:rFonts w:hint="eastAsia"/>
              </w:rPr>
              <w:t xml:space="preserve"> 1</w:t>
            </w:r>
          </w:p>
        </w:tc>
      </w:tr>
    </w:tbl>
    <w:p w14:paraId="0F4F62F4" w14:textId="47902B20" w:rsidR="000134A1" w:rsidDel="00E23F19" w:rsidRDefault="000134A1">
      <w:pPr>
        <w:rPr>
          <w:del w:id="452" w:author="IRK" w:date="2020-04-16T10:59:00Z"/>
        </w:rPr>
      </w:pPr>
    </w:p>
    <w:p w14:paraId="67E8CF27" w14:textId="6A0E744A" w:rsidR="000134A1" w:rsidRDefault="000134A1">
      <w:pPr>
        <w:jc w:val="left"/>
      </w:pPr>
      <w:del w:id="453" w:author="IRK" w:date="2020-04-16T10:59:00Z">
        <w:r w:rsidDel="00E23F19">
          <w:br w:type="page"/>
        </w:r>
      </w:del>
    </w:p>
    <w:p w14:paraId="7393DE90" w14:textId="66CAD7D7" w:rsidR="005B6671" w:rsidRDefault="005B6671" w:rsidP="00EC7890">
      <w:r w:rsidRPr="0049256C">
        <w:lastRenderedPageBreak/>
        <w:t>単位ルールシステム管理を選択すると、登録された単位ルールシステムの一覧が表示される</w:t>
      </w:r>
      <w:del w:id="454" w:author="IRK" w:date="2020-04-16T11:00:00Z">
        <w:r w:rsidRPr="0049256C" w:rsidDel="00E23F19">
          <w:delText>(</w:delText>
        </w:r>
      </w:del>
      <w:del w:id="455" w:author="IRK" w:date="2020-03-05T18:02:00Z">
        <w:r w:rsidR="00102589" w:rsidRPr="0049256C" w:rsidDel="008B5DC9">
          <w:delText>表</w:delText>
        </w:r>
        <w:r w:rsidR="00173DF8" w:rsidRPr="0049256C" w:rsidDel="008B5DC9">
          <w:delText>1</w:delText>
        </w:r>
        <w:r w:rsidRPr="0049256C" w:rsidDel="008B5DC9">
          <w:delText>8</w:delText>
        </w:r>
      </w:del>
      <w:del w:id="456" w:author="IRK" w:date="2020-04-16T11:00:00Z">
        <w:r w:rsidRPr="0049256C" w:rsidDel="00E23F19">
          <w:delText>)</w:delText>
        </w:r>
      </w:del>
      <w:r w:rsidRPr="0049256C">
        <w:t>。</w:t>
      </w:r>
      <w:del w:id="457" w:author="IRK" w:date="2020-03-06T09:47:00Z">
        <w:r w:rsidR="000134A1" w:rsidRPr="000134A1" w:rsidDel="005850C0">
          <w:rPr>
            <w:rFonts w:hint="eastAsia"/>
          </w:rPr>
          <w:delText>表</w:delText>
        </w:r>
        <w:r w:rsidR="000134A1" w:rsidRPr="000134A1" w:rsidDel="005850C0">
          <w:rPr>
            <w:rFonts w:hint="eastAsia"/>
          </w:rPr>
          <w:delText>18</w:delText>
        </w:r>
      </w:del>
      <w:ins w:id="458" w:author="IRK" w:date="2020-03-06T09:47:00Z">
        <w:r w:rsidR="005850C0">
          <w:rPr>
            <w:rFonts w:hint="eastAsia"/>
          </w:rPr>
          <w:t>次の表</w:t>
        </w:r>
      </w:ins>
      <w:r w:rsidR="000134A1" w:rsidRPr="000134A1">
        <w:rPr>
          <w:rFonts w:hint="eastAsia"/>
        </w:rPr>
        <w:t>の例では、</w:t>
      </w:r>
      <w:r w:rsidRPr="0049256C">
        <w:t>登録された単位ルールシステムがない</w:t>
      </w:r>
      <w:r w:rsidRPr="0049256C">
        <w:rPr>
          <w:rFonts w:hint="eastAsia"/>
        </w:rPr>
        <w:t>ため</w:t>
      </w:r>
      <w:r w:rsidRPr="0049256C">
        <w:t>、一覧は空である。</w:t>
      </w:r>
      <w:r w:rsidRPr="0049256C">
        <w:t>‘a’</w:t>
      </w:r>
      <w:r w:rsidRPr="0049256C">
        <w:t>を入力して追加を選択する。</w:t>
      </w:r>
    </w:p>
    <w:p w14:paraId="20656968" w14:textId="77777777" w:rsidR="000134A1" w:rsidRPr="0049256C" w:rsidRDefault="000134A1" w:rsidP="00EC7890"/>
    <w:p w14:paraId="04B1FF70" w14:textId="77DB248B" w:rsidR="00E276F1" w:rsidRPr="0049256C" w:rsidRDefault="00E276F1" w:rsidP="007D3017">
      <w:pPr>
        <w:pStyle w:val="afff6"/>
      </w:pPr>
      <w:bookmarkStart w:id="459" w:name="_Toc34839484"/>
      <w:del w:id="460" w:author="IRK" w:date="2020-03-05T18:02:00Z">
        <w:r w:rsidRPr="0049256C" w:rsidDel="008B5DC9">
          <w:delText>[</w:delText>
        </w:r>
        <w:r w:rsidRPr="0049256C" w:rsidDel="008B5DC9">
          <w:delText>表</w:delText>
        </w:r>
        <w:r w:rsidRPr="0049256C" w:rsidDel="008B5DC9">
          <w:delText xml:space="preserve"> </w:delText>
        </w:r>
        <w:r w:rsidR="003561C7" w:rsidRPr="0049256C" w:rsidDel="008B5DC9">
          <w:fldChar w:fldCharType="begin"/>
        </w:r>
        <w:r w:rsidR="003561C7" w:rsidRPr="0049256C" w:rsidDel="008B5DC9">
          <w:delInstrText xml:space="preserve"> SEQ [</w:delInstrText>
        </w:r>
        <w:r w:rsidR="003561C7" w:rsidRPr="0049256C" w:rsidDel="008B5DC9">
          <w:delInstrText>表</w:delInstrText>
        </w:r>
        <w:r w:rsidR="003561C7" w:rsidRPr="0049256C" w:rsidDel="008B5DC9">
          <w:delInstrText xml:space="preserve"> \* ARABIC </w:delInstrText>
        </w:r>
        <w:r w:rsidR="003561C7" w:rsidRPr="0049256C" w:rsidDel="008B5DC9">
          <w:fldChar w:fldCharType="separate"/>
        </w:r>
        <w:r w:rsidR="000132DF" w:rsidDel="008B5DC9">
          <w:rPr>
            <w:noProof/>
          </w:rPr>
          <w:delText>18</w:delText>
        </w:r>
        <w:r w:rsidR="003561C7" w:rsidRPr="0049256C" w:rsidDel="008B5DC9">
          <w:rPr>
            <w:noProof/>
          </w:rPr>
          <w:fldChar w:fldCharType="end"/>
        </w:r>
        <w:r w:rsidRPr="0049256C" w:rsidDel="008B5DC9">
          <w:rPr>
            <w:rFonts w:hint="eastAsia"/>
          </w:rPr>
          <w:delText>]</w:delText>
        </w:r>
      </w:del>
      <w:ins w:id="461" w:author="IRK" w:date="2020-03-05T18:02:00Z">
        <w:r w:rsidR="008B5DC9">
          <w:rPr>
            <w:rFonts w:hint="eastAsia"/>
          </w:rPr>
          <w:t>[</w:t>
        </w:r>
        <w:r w:rsidR="008B5DC9">
          <w:rPr>
            <w:rFonts w:hint="eastAsia"/>
          </w:rPr>
          <w:t>表</w:t>
        </w:r>
        <w:r w:rsidR="008B5DC9">
          <w:rPr>
            <w:rFonts w:hint="eastAsia"/>
          </w:rPr>
          <w:t xml:space="preserve"> </w:t>
        </w:r>
        <w:r w:rsidR="008B5DC9">
          <w:fldChar w:fldCharType="begin"/>
        </w:r>
        <w:r w:rsidR="008B5DC9">
          <w:instrText xml:space="preserve"> </w:instrText>
        </w:r>
        <w:r w:rsidR="008B5DC9">
          <w:rPr>
            <w:rFonts w:hint="eastAsia"/>
          </w:rPr>
          <w:instrText xml:space="preserve">SEQ </w:instrText>
        </w:r>
        <w:r w:rsidR="008B5DC9">
          <w:rPr>
            <w:rFonts w:hint="eastAsia"/>
          </w:rPr>
          <w:instrText>表</w:instrText>
        </w:r>
        <w:r w:rsidR="008B5DC9">
          <w:rPr>
            <w:rFonts w:hint="eastAsia"/>
          </w:rPr>
          <w:instrText xml:space="preserve"> \* ARABIC</w:instrText>
        </w:r>
        <w:r w:rsidR="008B5DC9">
          <w:instrText xml:space="preserve"> </w:instrText>
        </w:r>
      </w:ins>
      <w:r w:rsidR="008B5DC9">
        <w:fldChar w:fldCharType="separate"/>
      </w:r>
      <w:r w:rsidR="00AB1F2F">
        <w:rPr>
          <w:noProof/>
        </w:rPr>
        <w:t>18</w:t>
      </w:r>
      <w:ins w:id="462" w:author="IRK" w:date="2020-03-05T18:02:00Z">
        <w:r w:rsidR="008B5DC9">
          <w:fldChar w:fldCharType="end"/>
        </w:r>
        <w:r w:rsidR="008B5DC9">
          <w:rPr>
            <w:rFonts w:hint="eastAsia"/>
          </w:rPr>
          <w:t>]</w:t>
        </w:r>
      </w:ins>
      <w:bookmarkEnd w:id="45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63" w:author="IRK" w:date="2020-04-16T11:04:00Z">
          <w:tblPr>
            <w:tblW w:w="0" w:type="auto"/>
            <w:tblInd w:w="108" w:type="dxa"/>
            <w:tblLook w:val="04A0" w:firstRow="1" w:lastRow="0" w:firstColumn="1" w:lastColumn="0" w:noHBand="0" w:noVBand="1"/>
          </w:tblPr>
        </w:tblPrChange>
      </w:tblPr>
      <w:tblGrid>
        <w:gridCol w:w="9356"/>
        <w:tblGridChange w:id="464">
          <w:tblGrid>
            <w:gridCol w:w="9356"/>
          </w:tblGrid>
        </w:tblGridChange>
      </w:tblGrid>
      <w:tr w:rsidR="005B6671" w:rsidRPr="0049256C" w14:paraId="76ADB7F0" w14:textId="77777777" w:rsidTr="001A5482">
        <w:trPr>
          <w:jc w:val="center"/>
        </w:trPr>
        <w:tc>
          <w:tcPr>
            <w:tcW w:w="9356" w:type="dxa"/>
            <w:tcPrChange w:id="465" w:author="IRK" w:date="2020-04-16T11:04:00Z">
              <w:tcPr>
                <w:tcW w:w="9356" w:type="dxa"/>
              </w:tcPr>
            </w:tcPrChange>
          </w:tcPr>
          <w:p w14:paraId="23F293C6" w14:textId="77777777" w:rsidR="005B6671" w:rsidRPr="007D1D40" w:rsidRDefault="005B6671">
            <w:pPr>
              <w:pStyle w:val="16"/>
              <w:pPrChange w:id="466" w:author="IRK" w:date="2020-04-27T17:26:00Z">
                <w:pPr/>
              </w:pPrChange>
            </w:pPr>
            <w:r w:rsidRPr="007D1D40">
              <w:t>********************************************************************************</w:t>
            </w:r>
          </w:p>
          <w:p w14:paraId="2C1BE367" w14:textId="77777777" w:rsidR="005B6671" w:rsidRPr="007D1D40" w:rsidRDefault="005B6671">
            <w:pPr>
              <w:pStyle w:val="16"/>
              <w:pPrChange w:id="467" w:author="IRK" w:date="2020-04-27T17:26:00Z">
                <w:pPr/>
              </w:pPrChange>
            </w:pPr>
          </w:p>
          <w:p w14:paraId="44EFC367" w14:textId="77777777" w:rsidR="005B6671" w:rsidRPr="00A21584" w:rsidRDefault="005B6671">
            <w:pPr>
              <w:pStyle w:val="16"/>
              <w:pPrChange w:id="468" w:author="IRK" w:date="2020-04-27T17:26:00Z">
                <w:pPr/>
              </w:pPrChange>
            </w:pPr>
            <w:r w:rsidRPr="007D1D40">
              <w:rPr>
                <w:rFonts w:hint="eastAsia"/>
              </w:rPr>
              <w:t>設定対象選択</w:t>
            </w:r>
            <w:r w:rsidRPr="007D1D40">
              <w:t xml:space="preserve"> -&gt; </w:t>
            </w:r>
            <w:r w:rsidRPr="007D1D40">
              <w:t>単位ルールシステム管理</w:t>
            </w:r>
          </w:p>
          <w:p w14:paraId="3D283038" w14:textId="77777777" w:rsidR="005B6671" w:rsidRPr="00075B32" w:rsidRDefault="005B6671">
            <w:pPr>
              <w:pStyle w:val="16"/>
              <w:pPrChange w:id="469" w:author="IRK" w:date="2020-04-27T17:26:00Z">
                <w:pPr/>
              </w:pPrChange>
            </w:pPr>
          </w:p>
          <w:p w14:paraId="49CE9A1A" w14:textId="77777777" w:rsidR="005B6671" w:rsidRPr="00075B32" w:rsidRDefault="005B6671">
            <w:pPr>
              <w:pStyle w:val="16"/>
              <w:pPrChange w:id="470" w:author="IRK" w:date="2020-04-27T17:26:00Z">
                <w:pPr/>
              </w:pPrChange>
            </w:pPr>
            <w:r w:rsidRPr="00075B32">
              <w:t>********************************************************************************</w:t>
            </w:r>
          </w:p>
          <w:p w14:paraId="15FAB569" w14:textId="77777777" w:rsidR="005B6671" w:rsidRPr="00075B32" w:rsidRDefault="005B6671">
            <w:pPr>
              <w:pStyle w:val="16"/>
              <w:pPrChange w:id="471" w:author="IRK" w:date="2020-04-27T17:26:00Z">
                <w:pPr/>
              </w:pPrChange>
            </w:pPr>
          </w:p>
          <w:p w14:paraId="4E0E2814" w14:textId="0D83656B" w:rsidR="005B6671" w:rsidRPr="007D1D40" w:rsidRDefault="005B6671">
            <w:pPr>
              <w:pStyle w:val="16"/>
              <w:pPrChange w:id="472" w:author="IRK" w:date="2020-04-27T17:26:00Z">
                <w:pPr/>
              </w:pPrChange>
            </w:pPr>
            <w:r w:rsidRPr="007D1D40">
              <w:rPr>
                <w:rFonts w:hint="eastAsia"/>
              </w:rPr>
              <w:t>登録された単位ルールシステムのリストです。新規単位ルールシステムの追加および既存単位ルールシステムの修正ができます。</w:t>
            </w:r>
          </w:p>
          <w:p w14:paraId="1024642E" w14:textId="77777777" w:rsidR="005B6671" w:rsidRPr="007A0D9A" w:rsidRDefault="005B6671">
            <w:pPr>
              <w:pStyle w:val="16"/>
              <w:pPrChange w:id="473" w:author="IRK" w:date="2020-04-27T17:26:00Z">
                <w:pPr/>
              </w:pPrChange>
            </w:pPr>
          </w:p>
          <w:p w14:paraId="5F23F52D" w14:textId="77777777" w:rsidR="005B6671" w:rsidRPr="00787DF2" w:rsidRDefault="005B6671">
            <w:pPr>
              <w:pStyle w:val="16"/>
              <w:pPrChange w:id="474" w:author="IRK" w:date="2020-04-27T17:26:00Z">
                <w:pPr/>
              </w:pPrChange>
            </w:pPr>
            <w:r w:rsidRPr="00F14219">
              <w:t>[</w:t>
            </w:r>
            <w:r w:rsidRPr="00F14219">
              <w:rPr>
                <w:rFonts w:hint="eastAsia"/>
              </w:rPr>
              <w:t>項目</w:t>
            </w:r>
            <w:r w:rsidRPr="00787DF2">
              <w:t>]</w:t>
            </w:r>
          </w:p>
          <w:p w14:paraId="0181AF98" w14:textId="77777777" w:rsidR="005B6671" w:rsidRPr="002C63AE" w:rsidRDefault="005B6671">
            <w:pPr>
              <w:pStyle w:val="16"/>
              <w:pPrChange w:id="475" w:author="IRK" w:date="2020-04-27T17:26:00Z">
                <w:pPr/>
              </w:pPrChange>
            </w:pPr>
            <w:r w:rsidRPr="001C0DB5">
              <w:t>-----------------</w:t>
            </w:r>
          </w:p>
          <w:p w14:paraId="673A1170" w14:textId="77777777" w:rsidR="005B6671" w:rsidRPr="003E32A5" w:rsidRDefault="005B6671">
            <w:pPr>
              <w:pStyle w:val="16"/>
              <w:pPrChange w:id="476" w:author="IRK" w:date="2020-04-27T17:26:00Z">
                <w:pPr/>
              </w:pPrChange>
            </w:pPr>
            <w:r w:rsidRPr="00204EAC">
              <w:t xml:space="preserve">    | ID | </w:t>
            </w:r>
            <w:r w:rsidRPr="00204EAC">
              <w:rPr>
                <w:rFonts w:hint="eastAsia"/>
              </w:rPr>
              <w:t>名称</w:t>
            </w:r>
            <w:r w:rsidRPr="003E32A5">
              <w:t xml:space="preserve"> |</w:t>
            </w:r>
          </w:p>
          <w:p w14:paraId="39BBF0DF" w14:textId="77777777" w:rsidR="005B6671" w:rsidRPr="00333094" w:rsidRDefault="005B6671">
            <w:pPr>
              <w:pStyle w:val="16"/>
              <w:pPrChange w:id="477" w:author="IRK" w:date="2020-04-27T17:26:00Z">
                <w:pPr/>
              </w:pPrChange>
            </w:pPr>
            <w:r w:rsidRPr="00333094">
              <w:t>-----------------</w:t>
            </w:r>
          </w:p>
          <w:p w14:paraId="7A1471A0" w14:textId="77777777" w:rsidR="005B6671" w:rsidRPr="007D1D40" w:rsidRDefault="005B6671">
            <w:pPr>
              <w:pStyle w:val="16"/>
              <w:pPrChange w:id="478" w:author="IRK" w:date="2020-04-27T17:26:00Z">
                <w:pPr/>
              </w:pPrChange>
            </w:pPr>
          </w:p>
          <w:p w14:paraId="7D58066D" w14:textId="77777777" w:rsidR="005B6671" w:rsidRPr="007D1D40" w:rsidRDefault="005B6671">
            <w:pPr>
              <w:pStyle w:val="16"/>
              <w:pPrChange w:id="479" w:author="IRK" w:date="2020-04-27T17:26:00Z">
                <w:pPr/>
              </w:pPrChange>
            </w:pPr>
            <w:r w:rsidRPr="007D1D40">
              <w:t>[</w:t>
            </w:r>
            <w:r w:rsidRPr="007D1D40">
              <w:rPr>
                <w:rFonts w:hint="eastAsia"/>
              </w:rPr>
              <w:t>可能な作業</w:t>
            </w:r>
            <w:r w:rsidRPr="007D1D40">
              <w:t>]</w:t>
            </w:r>
          </w:p>
          <w:p w14:paraId="34FB74D1" w14:textId="77777777" w:rsidR="005B6671" w:rsidRPr="007D1D40" w:rsidRDefault="005B6671">
            <w:pPr>
              <w:pStyle w:val="16"/>
              <w:pPrChange w:id="480" w:author="IRK" w:date="2020-04-27T17:26:00Z">
                <w:pPr/>
              </w:pPrChange>
            </w:pPr>
            <w:r w:rsidRPr="007D1D40">
              <w:t xml:space="preserve">a. </w:t>
            </w:r>
            <w:r w:rsidRPr="007D1D40">
              <w:rPr>
                <w:rFonts w:hint="eastAsia"/>
              </w:rPr>
              <w:t>追加</w:t>
            </w:r>
            <w:del w:id="481" w:author="IRK" w:date="2020-03-10T06:36:00Z">
              <w:r w:rsidRPr="007D1D40" w:rsidDel="00F566E4">
                <w:delText xml:space="preserve">    </w:delText>
              </w:r>
            </w:del>
          </w:p>
          <w:p w14:paraId="2DBD3B16" w14:textId="77777777" w:rsidR="005B6671" w:rsidRPr="007D1D40" w:rsidRDefault="005B6671">
            <w:pPr>
              <w:pStyle w:val="16"/>
              <w:pPrChange w:id="482" w:author="IRK" w:date="2020-04-27T17:26:00Z">
                <w:pPr/>
              </w:pPrChange>
            </w:pPr>
          </w:p>
          <w:p w14:paraId="4F908791" w14:textId="573991C5" w:rsidR="005B6671" w:rsidRPr="0049256C" w:rsidRDefault="005B6671">
            <w:pPr>
              <w:pStyle w:val="16"/>
              <w:rPr>
                <w:rFonts w:eastAsiaTheme="minorEastAsia"/>
              </w:rPr>
              <w:pPrChange w:id="483" w:author="IRK" w:date="2020-04-27T17:26:00Z">
                <w:pPr/>
              </w:pPrChange>
            </w:pPr>
            <w:r w:rsidRPr="007D1D40">
              <w:rPr>
                <w:rFonts w:hint="eastAsia"/>
              </w:rPr>
              <w:t>作業を選択してくださ</w:t>
            </w:r>
            <w:r w:rsidR="005B203B" w:rsidRPr="007D1D40">
              <w:rPr>
                <w:rFonts w:hint="eastAsia"/>
              </w:rPr>
              <w:t>い。スキップするにはエンターキーを押下</w:t>
            </w:r>
            <w:r w:rsidRPr="007D1D40">
              <w:rPr>
                <w:rFonts w:hint="eastAsia"/>
              </w:rPr>
              <w:t>してください。</w:t>
            </w:r>
            <w:r w:rsidRPr="007D1D40">
              <w:t xml:space="preserve"> &gt;&gt; a</w:t>
            </w:r>
          </w:p>
        </w:tc>
      </w:tr>
    </w:tbl>
    <w:p w14:paraId="381217DF" w14:textId="77777777" w:rsidR="005B6671" w:rsidRPr="0049256C" w:rsidRDefault="005B6671" w:rsidP="00EC7890"/>
    <w:p w14:paraId="292A9B48" w14:textId="5941ACEA" w:rsidR="005B6671" w:rsidRPr="0049256C" w:rsidRDefault="005B6671" w:rsidP="00EC7890">
      <w:r w:rsidRPr="0049256C">
        <w:t>まず、追加</w:t>
      </w:r>
      <w:r w:rsidRPr="0049256C">
        <w:rPr>
          <w:rFonts w:hint="eastAsia"/>
        </w:rPr>
        <w:t>対象の</w:t>
      </w:r>
      <w:r w:rsidRPr="0049256C">
        <w:t>単位ルールシステムの</w:t>
      </w:r>
      <w:r w:rsidRPr="0049256C">
        <w:t>ID</w:t>
      </w:r>
      <w:r w:rsidRPr="0049256C">
        <w:t>と名前を入力する</w:t>
      </w:r>
      <w:r w:rsidRPr="0049256C">
        <w:t>(</w:t>
      </w:r>
      <w:del w:id="484" w:author="IRK" w:date="2020-03-06T09:47:00Z">
        <w:r w:rsidR="00A64FA0" w:rsidRPr="0049256C" w:rsidDel="005850C0">
          <w:delText>表</w:delText>
        </w:r>
        <w:r w:rsidR="00A64FA0" w:rsidRPr="0049256C" w:rsidDel="005850C0">
          <w:rPr>
            <w:rFonts w:eastAsiaTheme="minorEastAsia" w:hint="eastAsia"/>
          </w:rPr>
          <w:delText>19</w:delText>
        </w:r>
      </w:del>
      <w:ins w:id="485" w:author="IRK" w:date="2020-03-06T09:48:00Z">
        <w:r w:rsidR="005850C0">
          <w:rPr>
            <w:rFonts w:eastAsiaTheme="minorEastAsia"/>
          </w:rPr>
          <w:fldChar w:fldCharType="begin"/>
        </w:r>
        <w:r w:rsidR="005850C0">
          <w:rPr>
            <w:rFonts w:eastAsiaTheme="minorEastAsia"/>
          </w:rPr>
          <w:instrText xml:space="preserve"> </w:instrText>
        </w:r>
        <w:r w:rsidR="005850C0">
          <w:rPr>
            <w:rFonts w:eastAsiaTheme="minorEastAsia" w:hint="eastAsia"/>
          </w:rPr>
          <w:instrText>REF _Ref34380497 \h</w:instrText>
        </w:r>
        <w:r w:rsidR="005850C0">
          <w:rPr>
            <w:rFonts w:eastAsiaTheme="minorEastAsia"/>
          </w:rPr>
          <w:instrText xml:space="preserve"> </w:instrText>
        </w:r>
      </w:ins>
      <w:r w:rsidR="005850C0">
        <w:rPr>
          <w:rFonts w:eastAsiaTheme="minorEastAsia"/>
        </w:rPr>
      </w:r>
      <w:r w:rsidR="005850C0">
        <w:rPr>
          <w:rFonts w:eastAsiaTheme="minorEastAsia"/>
        </w:rPr>
        <w:fldChar w:fldCharType="separate"/>
      </w:r>
      <w:ins w:id="486" w:author="IRK" w:date="2020-03-06T09:47:00Z">
        <w:r w:rsidR="00AB1F2F">
          <w:rPr>
            <w:rFonts w:hint="eastAsia"/>
          </w:rPr>
          <w:t>[</w:t>
        </w:r>
        <w:r w:rsidR="00AB1F2F">
          <w:rPr>
            <w:rFonts w:hint="eastAsia"/>
          </w:rPr>
          <w:t>表</w:t>
        </w:r>
        <w:r w:rsidR="00AB1F2F">
          <w:rPr>
            <w:rFonts w:hint="eastAsia"/>
          </w:rPr>
          <w:t xml:space="preserve"> </w:t>
        </w:r>
      </w:ins>
      <w:r w:rsidR="00AB1F2F">
        <w:rPr>
          <w:noProof/>
        </w:rPr>
        <w:t>19</w:t>
      </w:r>
      <w:ins w:id="487" w:author="IRK" w:date="2020-03-06T09:47:00Z">
        <w:r w:rsidR="00AB1F2F">
          <w:rPr>
            <w:rFonts w:hint="eastAsia"/>
          </w:rPr>
          <w:t>]</w:t>
        </w:r>
      </w:ins>
      <w:ins w:id="488" w:author="IRK" w:date="2020-03-06T09:48:00Z">
        <w:r w:rsidR="005850C0">
          <w:rPr>
            <w:rFonts w:eastAsiaTheme="minorEastAsia"/>
          </w:rPr>
          <w:fldChar w:fldCharType="end"/>
        </w:r>
      </w:ins>
      <w:r w:rsidRPr="0049256C">
        <w:t>)</w:t>
      </w:r>
      <w:r w:rsidRPr="0049256C">
        <w:t>。</w:t>
      </w:r>
      <w:r w:rsidRPr="0049256C">
        <w:t>ID</w:t>
      </w:r>
      <w:r w:rsidRPr="0049256C">
        <w:t>は、</w:t>
      </w:r>
      <w:r w:rsidRPr="0049256C">
        <w:t>10</w:t>
      </w:r>
      <w:r w:rsidRPr="0049256C">
        <w:t>文字以内の識別子でアルファベットの大小文字、数字または</w:t>
      </w:r>
      <w:r w:rsidR="00D4737A" w:rsidRPr="003B1F5A">
        <w:rPr>
          <w:rFonts w:hint="eastAsia"/>
          <w:spacing w:val="-6"/>
        </w:rPr>
        <w:t>アンダースコア</w:t>
      </w:r>
      <w:r w:rsidR="00D4737A" w:rsidRPr="003B1F5A">
        <w:rPr>
          <w:spacing w:val="-6"/>
        </w:rPr>
        <w:t>(‘_’)</w:t>
      </w:r>
      <w:r w:rsidRPr="0049256C">
        <w:t>のみで構成する。例では、開発段階という意味で</w:t>
      </w:r>
      <w:r w:rsidRPr="0049256C">
        <w:t>‘DEV’</w:t>
      </w:r>
      <w:r w:rsidR="00450ED7">
        <w:t>を</w:t>
      </w:r>
      <w:r w:rsidR="00450ED7" w:rsidRPr="0042431B">
        <w:t>入力する。</w:t>
      </w:r>
      <w:r w:rsidR="00450ED7" w:rsidRPr="0042431B">
        <w:rPr>
          <w:rFonts w:hint="eastAsia"/>
        </w:rPr>
        <w:t>名称</w:t>
      </w:r>
      <w:r w:rsidRPr="0049256C">
        <w:t>は、任意の文字</w:t>
      </w:r>
      <w:r w:rsidRPr="0049256C">
        <w:rPr>
          <w:rFonts w:hint="eastAsia"/>
        </w:rPr>
        <w:t>(</w:t>
      </w:r>
      <w:r w:rsidRPr="0049256C">
        <w:t>60</w:t>
      </w:r>
      <w:r w:rsidRPr="0049256C">
        <w:t>文字以内</w:t>
      </w:r>
      <w:r w:rsidRPr="0049256C">
        <w:rPr>
          <w:rFonts w:hint="eastAsia"/>
        </w:rPr>
        <w:t>)</w:t>
      </w:r>
      <w:r w:rsidRPr="0049256C">
        <w:t>とする。</w:t>
      </w:r>
    </w:p>
    <w:p w14:paraId="6293F338" w14:textId="77777777" w:rsidR="005B6671" w:rsidRPr="0049256C" w:rsidRDefault="005B6671" w:rsidP="00EC7890"/>
    <w:p w14:paraId="69D4083A" w14:textId="5DBD6841" w:rsidR="00E276F1" w:rsidRPr="0049256C" w:rsidRDefault="00E276F1" w:rsidP="007D3017">
      <w:pPr>
        <w:pStyle w:val="afff6"/>
      </w:pPr>
      <w:bookmarkStart w:id="489" w:name="_Ref34380497"/>
      <w:bookmarkStart w:id="490" w:name="_Toc34839485"/>
      <w:del w:id="491" w:author="IRK" w:date="2020-03-06T09:47: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19</w:delText>
        </w:r>
        <w:r w:rsidR="003561C7" w:rsidRPr="0049256C" w:rsidDel="005850C0">
          <w:rPr>
            <w:noProof/>
          </w:rPr>
          <w:fldChar w:fldCharType="end"/>
        </w:r>
        <w:r w:rsidRPr="0049256C" w:rsidDel="005850C0">
          <w:rPr>
            <w:rFonts w:hint="eastAsia"/>
          </w:rPr>
          <w:delText>]</w:delText>
        </w:r>
      </w:del>
      <w:ins w:id="492" w:author="IRK" w:date="2020-03-06T09:47: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19</w:t>
      </w:r>
      <w:ins w:id="493" w:author="IRK" w:date="2020-03-06T09:47:00Z">
        <w:r w:rsidR="005850C0">
          <w:fldChar w:fldCharType="end"/>
        </w:r>
        <w:r w:rsidR="005850C0">
          <w:rPr>
            <w:rFonts w:hint="eastAsia"/>
          </w:rPr>
          <w:t>]</w:t>
        </w:r>
      </w:ins>
      <w:bookmarkEnd w:id="489"/>
      <w:bookmarkEnd w:id="49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94" w:author="IRK" w:date="2020-04-16T11:04:00Z">
          <w:tblPr>
            <w:tblW w:w="0" w:type="auto"/>
            <w:tblInd w:w="108" w:type="dxa"/>
            <w:tblLook w:val="04A0" w:firstRow="1" w:lastRow="0" w:firstColumn="1" w:lastColumn="0" w:noHBand="0" w:noVBand="1"/>
          </w:tblPr>
        </w:tblPrChange>
      </w:tblPr>
      <w:tblGrid>
        <w:gridCol w:w="9356"/>
        <w:tblGridChange w:id="495">
          <w:tblGrid>
            <w:gridCol w:w="9356"/>
          </w:tblGrid>
        </w:tblGridChange>
      </w:tblGrid>
      <w:tr w:rsidR="005B6671" w:rsidRPr="0049256C" w14:paraId="6902E610" w14:textId="77777777" w:rsidTr="001A5482">
        <w:trPr>
          <w:jc w:val="center"/>
        </w:trPr>
        <w:tc>
          <w:tcPr>
            <w:tcW w:w="9356" w:type="dxa"/>
            <w:tcPrChange w:id="496" w:author="IRK" w:date="2020-04-16T11:04:00Z">
              <w:tcPr>
                <w:tcW w:w="9356" w:type="dxa"/>
              </w:tcPr>
            </w:tcPrChange>
          </w:tcPr>
          <w:p w14:paraId="60E691EB" w14:textId="77777777" w:rsidR="005B6671" w:rsidRPr="0049256C" w:rsidRDefault="005B6671">
            <w:pPr>
              <w:pStyle w:val="16"/>
              <w:pPrChange w:id="497" w:author="IRK" w:date="2020-04-27T17:26:00Z">
                <w:pPr/>
              </w:pPrChange>
            </w:pPr>
            <w:r w:rsidRPr="0049256C">
              <w:t>********************************************************************************</w:t>
            </w:r>
          </w:p>
          <w:p w14:paraId="0878D7C4" w14:textId="77777777" w:rsidR="005B6671" w:rsidRPr="0049256C" w:rsidRDefault="005B6671">
            <w:pPr>
              <w:pStyle w:val="16"/>
              <w:pPrChange w:id="498" w:author="IRK" w:date="2020-04-27T17:26:00Z">
                <w:pPr/>
              </w:pPrChange>
            </w:pPr>
          </w:p>
          <w:p w14:paraId="1EFA2331" w14:textId="77777777" w:rsidR="005B6671" w:rsidRPr="0049256C" w:rsidRDefault="005B6671">
            <w:pPr>
              <w:pStyle w:val="16"/>
              <w:pPrChange w:id="499"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p>
          <w:p w14:paraId="7D24CFFC" w14:textId="77777777" w:rsidR="005B6671" w:rsidRPr="0049256C" w:rsidRDefault="005B6671">
            <w:pPr>
              <w:pStyle w:val="16"/>
              <w:pPrChange w:id="500" w:author="IRK" w:date="2020-04-27T17:26:00Z">
                <w:pPr/>
              </w:pPrChange>
            </w:pPr>
          </w:p>
          <w:p w14:paraId="084BF7CD" w14:textId="77777777" w:rsidR="005B6671" w:rsidRPr="0049256C" w:rsidRDefault="005B6671">
            <w:pPr>
              <w:pStyle w:val="16"/>
              <w:pPrChange w:id="501" w:author="IRK" w:date="2020-04-27T17:26:00Z">
                <w:pPr/>
              </w:pPrChange>
            </w:pPr>
            <w:r w:rsidRPr="0049256C">
              <w:t>********************************************************************************</w:t>
            </w:r>
          </w:p>
          <w:p w14:paraId="656E33AF" w14:textId="77777777" w:rsidR="005B6671" w:rsidRPr="0049256C" w:rsidRDefault="005B6671">
            <w:pPr>
              <w:pStyle w:val="16"/>
              <w:pPrChange w:id="502" w:author="IRK" w:date="2020-04-27T17:26:00Z">
                <w:pPr/>
              </w:pPrChange>
            </w:pPr>
          </w:p>
          <w:p w14:paraId="4FC1B3F7" w14:textId="77777777" w:rsidR="005B6671" w:rsidRPr="0049256C" w:rsidRDefault="005B6671">
            <w:pPr>
              <w:pStyle w:val="16"/>
              <w:pPrChange w:id="503" w:author="IRK" w:date="2020-04-27T17:26:00Z">
                <w:pPr/>
              </w:pPrChange>
            </w:pPr>
            <w:r w:rsidRPr="0049256C">
              <w:rPr>
                <w:rFonts w:hint="eastAsia"/>
              </w:rPr>
              <w:t>単位ルールシステムの基本情報を入力してください。</w:t>
            </w:r>
          </w:p>
          <w:p w14:paraId="5521DA14" w14:textId="77777777" w:rsidR="005B6671" w:rsidRPr="0049256C" w:rsidRDefault="005B6671">
            <w:pPr>
              <w:pStyle w:val="16"/>
              <w:pPrChange w:id="504" w:author="IRK" w:date="2020-04-27T17:26:00Z">
                <w:pPr/>
              </w:pPrChange>
            </w:pPr>
          </w:p>
          <w:p w14:paraId="0EB818D2" w14:textId="77777777" w:rsidR="005B6671" w:rsidRPr="0049256C" w:rsidRDefault="005B6671">
            <w:pPr>
              <w:pStyle w:val="16"/>
              <w:pPrChange w:id="505" w:author="IRK" w:date="2020-04-27T17:26:00Z">
                <w:pPr/>
              </w:pPrChange>
            </w:pPr>
            <w:r w:rsidRPr="0049256C">
              <w:t>[</w:t>
            </w:r>
            <w:r w:rsidRPr="0049256C">
              <w:t>必須</w:t>
            </w:r>
            <w:r w:rsidRPr="0049256C">
              <w:t>] ID &gt;&gt; DEV</w:t>
            </w:r>
          </w:p>
          <w:p w14:paraId="479CE4D0" w14:textId="77777777" w:rsidR="005B6671" w:rsidRPr="0049256C" w:rsidRDefault="005B6671">
            <w:pPr>
              <w:pStyle w:val="16"/>
              <w:pPrChange w:id="506" w:author="IRK" w:date="2020-04-27T17:26:00Z">
                <w:pPr/>
              </w:pPrChange>
            </w:pPr>
            <w:r w:rsidRPr="0049256C">
              <w:t>[</w:t>
            </w:r>
            <w:r w:rsidRPr="0049256C">
              <w:t>必須</w:t>
            </w:r>
            <w:r w:rsidRPr="0049256C">
              <w:t xml:space="preserve">] </w:t>
            </w:r>
            <w:r w:rsidRPr="0049256C">
              <w:t>名称</w:t>
            </w:r>
            <w:r w:rsidRPr="0049256C">
              <w:t xml:space="preserve"> &gt;&gt; dev</w:t>
            </w:r>
            <w:r w:rsidRPr="0049256C">
              <w:rPr>
                <w:rFonts w:hint="eastAsia"/>
              </w:rPr>
              <w:t>e</w:t>
            </w:r>
            <w:r w:rsidRPr="0049256C">
              <w:t>lopment</w:t>
            </w:r>
          </w:p>
        </w:tc>
      </w:tr>
    </w:tbl>
    <w:p w14:paraId="49C3CE4B" w14:textId="77777777" w:rsidR="001A5482" w:rsidRDefault="001A5482" w:rsidP="00EC7890"/>
    <w:p w14:paraId="4E59E4E1" w14:textId="0869D9AE" w:rsidR="005B6671" w:rsidRDefault="005B6671" w:rsidP="00EC7890">
      <w:pPr>
        <w:rPr>
          <w:ins w:id="507" w:author="IRK" w:date="2020-03-06T09:48:00Z"/>
        </w:rPr>
      </w:pPr>
      <w:r w:rsidRPr="0049256C">
        <w:t>単位ルールシステムの基本情報</w:t>
      </w:r>
      <w:r w:rsidRPr="0049256C">
        <w:rPr>
          <w:rFonts w:hint="eastAsia"/>
        </w:rPr>
        <w:t>の</w:t>
      </w:r>
      <w:r w:rsidRPr="0049256C">
        <w:t>入力</w:t>
      </w:r>
      <w:r w:rsidRPr="0049256C">
        <w:rPr>
          <w:rFonts w:hint="eastAsia"/>
        </w:rPr>
        <w:t>後</w:t>
      </w:r>
      <w:r w:rsidR="00450ED7">
        <w:t>、この単位ルールシステムの</w:t>
      </w:r>
      <w:r w:rsidR="00450ED7" w:rsidRPr="0042431B">
        <w:t>ルールデータ</w:t>
      </w:r>
      <w:r w:rsidR="00450ED7" w:rsidRPr="0042431B">
        <w:rPr>
          <w:rFonts w:hint="eastAsia"/>
        </w:rPr>
        <w:t>を</w:t>
      </w:r>
      <w:r w:rsidR="00450ED7" w:rsidRPr="0042431B">
        <w:t>保存</w:t>
      </w:r>
      <w:r w:rsidR="00450ED7" w:rsidRPr="0042431B">
        <w:rPr>
          <w:rFonts w:hint="eastAsia"/>
        </w:rPr>
        <w:t>す</w:t>
      </w:r>
      <w:r w:rsidRPr="0042431B">
        <w:t>るデータベース</w:t>
      </w:r>
      <w:r w:rsidRPr="0049256C">
        <w:t>を設定する。</w:t>
      </w:r>
      <w:ins w:id="508" w:author="IRK" w:date="2020-03-06T09:48:00Z">
        <w:r w:rsidR="005850C0">
          <w:rPr>
            <w:rFonts w:hint="eastAsia"/>
          </w:rPr>
          <w:t>次の表</w:t>
        </w:r>
      </w:ins>
      <w:del w:id="509" w:author="IRK" w:date="2020-03-06T09:48:00Z">
        <w:r w:rsidR="00FD54E5" w:rsidRPr="0049256C" w:rsidDel="005850C0">
          <w:delText>表</w:delText>
        </w:r>
        <w:r w:rsidR="00173DF8" w:rsidRPr="0049256C" w:rsidDel="005850C0">
          <w:delText>2</w:delText>
        </w:r>
        <w:r w:rsidRPr="0049256C" w:rsidDel="005850C0">
          <w:delText>0</w:delText>
        </w:r>
      </w:del>
      <w:r w:rsidR="00450ED7">
        <w:t>のように、</w:t>
      </w:r>
      <w:r w:rsidR="00450ED7" w:rsidRPr="0033287B">
        <w:t>ルールデータベースの</w:t>
      </w:r>
      <w:r w:rsidR="00450ED7" w:rsidRPr="0033287B">
        <w:rPr>
          <w:rFonts w:hint="eastAsia"/>
        </w:rPr>
        <w:t>名称</w:t>
      </w:r>
      <w:r w:rsidRPr="0033287B">
        <w:t>と説明を入力</w:t>
      </w:r>
      <w:r w:rsidRPr="0049256C">
        <w:t>する。</w:t>
      </w:r>
    </w:p>
    <w:p w14:paraId="47938591" w14:textId="77777777" w:rsidR="005850C0" w:rsidRPr="0049256C" w:rsidRDefault="005850C0" w:rsidP="00EC7890"/>
    <w:p w14:paraId="6BD6B9C6" w14:textId="22F0F018" w:rsidR="00E276F1" w:rsidRPr="0049256C" w:rsidRDefault="00E276F1" w:rsidP="007D3017">
      <w:pPr>
        <w:pStyle w:val="afff6"/>
      </w:pPr>
      <w:bookmarkStart w:id="510" w:name="_Toc34839486"/>
      <w:del w:id="511" w:author="IRK" w:date="2020-03-06T09:48: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20</w:delText>
        </w:r>
        <w:r w:rsidR="003561C7" w:rsidRPr="0049256C" w:rsidDel="005850C0">
          <w:rPr>
            <w:noProof/>
          </w:rPr>
          <w:fldChar w:fldCharType="end"/>
        </w:r>
        <w:r w:rsidRPr="0049256C" w:rsidDel="005850C0">
          <w:rPr>
            <w:rFonts w:hint="eastAsia"/>
          </w:rPr>
          <w:delText>]</w:delText>
        </w:r>
      </w:del>
      <w:ins w:id="512" w:author="IRK" w:date="2020-03-06T09:48: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20</w:t>
      </w:r>
      <w:ins w:id="513" w:author="IRK" w:date="2020-03-06T09:48:00Z">
        <w:r w:rsidR="005850C0">
          <w:fldChar w:fldCharType="end"/>
        </w:r>
        <w:r w:rsidR="005850C0">
          <w:rPr>
            <w:rFonts w:hint="eastAsia"/>
          </w:rPr>
          <w:t>]</w:t>
        </w:r>
      </w:ins>
      <w:bookmarkEnd w:id="51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14" w:author="IRK" w:date="2020-04-16T11:04:00Z">
          <w:tblPr>
            <w:tblW w:w="0" w:type="auto"/>
            <w:tblInd w:w="108" w:type="dxa"/>
            <w:tblLook w:val="04A0" w:firstRow="1" w:lastRow="0" w:firstColumn="1" w:lastColumn="0" w:noHBand="0" w:noVBand="1"/>
          </w:tblPr>
        </w:tblPrChange>
      </w:tblPr>
      <w:tblGrid>
        <w:gridCol w:w="9356"/>
        <w:tblGridChange w:id="515">
          <w:tblGrid>
            <w:gridCol w:w="9356"/>
          </w:tblGrid>
        </w:tblGridChange>
      </w:tblGrid>
      <w:tr w:rsidR="005B6671" w:rsidRPr="0049256C" w14:paraId="0A93DE19" w14:textId="77777777" w:rsidTr="001A5482">
        <w:trPr>
          <w:jc w:val="center"/>
        </w:trPr>
        <w:tc>
          <w:tcPr>
            <w:tcW w:w="9356" w:type="dxa"/>
            <w:tcPrChange w:id="516" w:author="IRK" w:date="2020-04-16T11:04:00Z">
              <w:tcPr>
                <w:tcW w:w="9356" w:type="dxa"/>
              </w:tcPr>
            </w:tcPrChange>
          </w:tcPr>
          <w:p w14:paraId="632B088C" w14:textId="77777777" w:rsidR="005B6671" w:rsidRPr="0049256C" w:rsidRDefault="005B6671">
            <w:pPr>
              <w:pStyle w:val="16"/>
              <w:pPrChange w:id="517" w:author="IRK" w:date="2020-04-27T17:26:00Z">
                <w:pPr/>
              </w:pPrChange>
            </w:pPr>
            <w:r w:rsidRPr="0049256C">
              <w:t>********************************************************************************</w:t>
            </w:r>
          </w:p>
          <w:p w14:paraId="04F3CD69" w14:textId="77777777" w:rsidR="005B6671" w:rsidRPr="0049256C" w:rsidRDefault="005B6671">
            <w:pPr>
              <w:pStyle w:val="16"/>
              <w:pPrChange w:id="518" w:author="IRK" w:date="2020-04-27T17:26:00Z">
                <w:pPr/>
              </w:pPrChange>
            </w:pPr>
          </w:p>
          <w:p w14:paraId="181BF3DD" w14:textId="77777777" w:rsidR="005B6671" w:rsidRPr="0049256C" w:rsidRDefault="005B6671">
            <w:pPr>
              <w:pStyle w:val="16"/>
              <w:pPrChange w:id="519"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の基本情報</w:t>
            </w:r>
          </w:p>
          <w:p w14:paraId="03671A0A" w14:textId="77777777" w:rsidR="005B6671" w:rsidRPr="0049256C" w:rsidRDefault="005B6671">
            <w:pPr>
              <w:pStyle w:val="16"/>
              <w:pPrChange w:id="520" w:author="IRK" w:date="2020-04-27T17:26:00Z">
                <w:pPr/>
              </w:pPrChange>
            </w:pPr>
          </w:p>
          <w:p w14:paraId="255EA051" w14:textId="77777777" w:rsidR="005B6671" w:rsidRPr="0049256C" w:rsidRDefault="005B6671">
            <w:pPr>
              <w:pStyle w:val="16"/>
              <w:pPrChange w:id="521" w:author="IRK" w:date="2020-04-27T17:26:00Z">
                <w:pPr/>
              </w:pPrChange>
            </w:pPr>
            <w:r w:rsidRPr="0049256C">
              <w:t>********************************************************************************</w:t>
            </w:r>
          </w:p>
          <w:p w14:paraId="3A38FD1F" w14:textId="77777777" w:rsidR="005B6671" w:rsidRPr="0049256C" w:rsidRDefault="005B6671">
            <w:pPr>
              <w:pStyle w:val="16"/>
              <w:pPrChange w:id="522" w:author="IRK" w:date="2020-04-27T17:26:00Z">
                <w:pPr/>
              </w:pPrChange>
            </w:pPr>
          </w:p>
          <w:p w14:paraId="375362DB" w14:textId="77777777" w:rsidR="005B6671" w:rsidRPr="0049256C" w:rsidRDefault="005B6671">
            <w:pPr>
              <w:pStyle w:val="16"/>
              <w:pPrChange w:id="523" w:author="IRK" w:date="2020-04-27T17:26:00Z">
                <w:pPr/>
              </w:pPrChange>
            </w:pPr>
            <w:r w:rsidRPr="0049256C">
              <w:rPr>
                <w:rFonts w:hint="eastAsia"/>
              </w:rPr>
              <w:t>ルール</w:t>
            </w:r>
            <w:r w:rsidRPr="0049256C">
              <w:t>DB</w:t>
            </w:r>
            <w:r w:rsidRPr="0049256C">
              <w:t>の基本情報を入力してください。情報は一度設定すると変更できません。</w:t>
            </w:r>
          </w:p>
          <w:p w14:paraId="1504482C" w14:textId="77777777" w:rsidR="005B6671" w:rsidRPr="0049256C" w:rsidRDefault="005B6671">
            <w:pPr>
              <w:pStyle w:val="16"/>
              <w:pPrChange w:id="524" w:author="IRK" w:date="2020-04-27T17:26:00Z">
                <w:pPr/>
              </w:pPrChange>
            </w:pPr>
          </w:p>
          <w:p w14:paraId="605186F1" w14:textId="77777777" w:rsidR="005B6671" w:rsidRPr="0049256C" w:rsidRDefault="005B6671">
            <w:pPr>
              <w:pStyle w:val="16"/>
              <w:pPrChange w:id="525" w:author="IRK" w:date="2020-04-27T17:26:00Z">
                <w:pPr/>
              </w:pPrChange>
            </w:pPr>
            <w:r w:rsidRPr="0049256C">
              <w:t>[</w:t>
            </w:r>
            <w:r w:rsidRPr="0049256C">
              <w:t>必須</w:t>
            </w:r>
            <w:r w:rsidRPr="0049256C">
              <w:t xml:space="preserve">] </w:t>
            </w:r>
            <w:r w:rsidRPr="0049256C">
              <w:t>名称</w:t>
            </w:r>
            <w:r w:rsidRPr="0049256C">
              <w:t xml:space="preserve"> &gt;&gt; RULEDB</w:t>
            </w:r>
          </w:p>
          <w:p w14:paraId="32B2A5EA" w14:textId="77777777" w:rsidR="005B6671" w:rsidRPr="0049256C" w:rsidRDefault="005B6671">
            <w:pPr>
              <w:pStyle w:val="16"/>
              <w:pPrChange w:id="526" w:author="IRK" w:date="2020-04-27T17:26:00Z">
                <w:pPr/>
              </w:pPrChange>
            </w:pPr>
            <w:r w:rsidRPr="0049256C">
              <w:t>[</w:t>
            </w:r>
            <w:r w:rsidRPr="0049256C">
              <w:t>必須</w:t>
            </w:r>
            <w:r w:rsidRPr="0049256C">
              <w:t xml:space="preserve">] </w:t>
            </w:r>
            <w:r w:rsidRPr="0049256C">
              <w:t>説明</w:t>
            </w:r>
            <w:r w:rsidRPr="0049256C">
              <w:t>(</w:t>
            </w:r>
            <w:r w:rsidRPr="0049256C">
              <w:t>デフォルト値</w:t>
            </w:r>
            <w:r w:rsidRPr="0049256C">
              <w:t>: ) &gt;&gt;</w:t>
            </w:r>
          </w:p>
        </w:tc>
      </w:tr>
    </w:tbl>
    <w:p w14:paraId="7D62C7F8" w14:textId="77777777" w:rsidR="005B6671" w:rsidRPr="0049256C" w:rsidRDefault="005B6671" w:rsidP="00EC7890"/>
    <w:p w14:paraId="46F85714" w14:textId="35CCC840" w:rsidR="005B6671" w:rsidRPr="0049256C" w:rsidRDefault="005B6671" w:rsidP="00EC7890">
      <w:del w:id="527" w:author="IRK" w:date="2020-03-11T15:36:00Z">
        <w:r w:rsidRPr="0049256C" w:rsidDel="003D3631">
          <w:rPr>
            <w:rFonts w:hint="eastAsia"/>
          </w:rPr>
          <w:delText>下記は</w:delText>
        </w:r>
      </w:del>
      <w:ins w:id="528" w:author="IRK" w:date="2020-03-11T15:36:00Z">
        <w:r w:rsidR="003D3631">
          <w:rPr>
            <w:rFonts w:hint="eastAsia"/>
          </w:rPr>
          <w:t>次は</w:t>
        </w:r>
      </w:ins>
      <w:r w:rsidRPr="0049256C">
        <w:t>データベースのタイプを選択する段階である</w:t>
      </w:r>
      <w:r w:rsidRPr="0049256C">
        <w:t>(</w:t>
      </w:r>
      <w:del w:id="529" w:author="IRK" w:date="2020-03-06T09:48:00Z">
        <w:r w:rsidR="00DA79FB" w:rsidRPr="0049256C" w:rsidDel="005850C0">
          <w:delText>表</w:delText>
        </w:r>
        <w:r w:rsidR="00173DF8" w:rsidRPr="0049256C" w:rsidDel="005850C0">
          <w:delText>2</w:delText>
        </w:r>
        <w:r w:rsidRPr="0049256C" w:rsidDel="005850C0">
          <w:delText>1</w:delText>
        </w:r>
      </w:del>
      <w:ins w:id="530" w:author="IRK" w:date="2020-03-06T09:49:00Z">
        <w:r w:rsidR="005850C0">
          <w:fldChar w:fldCharType="begin"/>
        </w:r>
        <w:r w:rsidR="005850C0">
          <w:instrText xml:space="preserve"> REF _Ref34380557 \h </w:instrText>
        </w:r>
      </w:ins>
      <w:r w:rsidR="005850C0">
        <w:fldChar w:fldCharType="separate"/>
      </w:r>
      <w:ins w:id="531" w:author="IRK" w:date="2020-03-06T09:48:00Z">
        <w:r w:rsidR="00AB1F2F">
          <w:rPr>
            <w:rFonts w:hint="eastAsia"/>
          </w:rPr>
          <w:t>[</w:t>
        </w:r>
        <w:r w:rsidR="00AB1F2F">
          <w:rPr>
            <w:rFonts w:hint="eastAsia"/>
          </w:rPr>
          <w:t>表</w:t>
        </w:r>
        <w:r w:rsidR="00AB1F2F">
          <w:rPr>
            <w:rFonts w:hint="eastAsia"/>
          </w:rPr>
          <w:t xml:space="preserve"> </w:t>
        </w:r>
      </w:ins>
      <w:r w:rsidR="00AB1F2F">
        <w:rPr>
          <w:noProof/>
        </w:rPr>
        <w:t>21</w:t>
      </w:r>
      <w:ins w:id="532" w:author="IRK" w:date="2020-03-06T09:48:00Z">
        <w:r w:rsidR="00AB1F2F">
          <w:rPr>
            <w:rFonts w:hint="eastAsia"/>
          </w:rPr>
          <w:t>]</w:t>
        </w:r>
      </w:ins>
      <w:ins w:id="533" w:author="IRK" w:date="2020-03-06T09:49:00Z">
        <w:r w:rsidR="005850C0">
          <w:fldChar w:fldCharType="end"/>
        </w:r>
      </w:ins>
      <w:r w:rsidRPr="0049256C">
        <w:t>)</w:t>
      </w:r>
      <w:r w:rsidRPr="0049256C">
        <w:t>。</w:t>
      </w:r>
      <w:r w:rsidR="000134A1" w:rsidRPr="000134A1">
        <w:rPr>
          <w:rFonts w:hint="eastAsia"/>
        </w:rPr>
        <w:t>サポートする</w:t>
      </w:r>
      <w:r w:rsidR="000134A1" w:rsidRPr="000134A1">
        <w:rPr>
          <w:rFonts w:hint="eastAsia"/>
        </w:rPr>
        <w:t>DBMS</w:t>
      </w:r>
      <w:r w:rsidR="000134A1" w:rsidRPr="000134A1">
        <w:rPr>
          <w:rFonts w:hint="eastAsia"/>
        </w:rPr>
        <w:t>一覧がウィザードに</w:t>
      </w:r>
      <w:r w:rsidRPr="0049256C">
        <w:t>登録されている。使用</w:t>
      </w:r>
      <w:r w:rsidRPr="0049256C">
        <w:rPr>
          <w:rFonts w:hint="eastAsia"/>
        </w:rPr>
        <w:t>する</w:t>
      </w:r>
      <w:r w:rsidRPr="0049256C">
        <w:t>データベースがこの一覧にない場合</w:t>
      </w:r>
      <w:r w:rsidR="00C97BF8" w:rsidRPr="0049256C">
        <w:t>は、技術サポート</w:t>
      </w:r>
      <w:del w:id="534" w:author="IRK" w:date="2020-04-16T13:41:00Z">
        <w:r w:rsidR="00C97BF8" w:rsidRPr="0049256C" w:rsidDel="008521CE">
          <w:delText>を要求する</w:delText>
        </w:r>
      </w:del>
      <w:ins w:id="535" w:author="IRK" w:date="2020-04-16T13:41:00Z">
        <w:r w:rsidR="008521CE">
          <w:rPr>
            <w:rFonts w:hint="eastAsia"/>
          </w:rPr>
          <w:t>が必要である</w:t>
        </w:r>
      </w:ins>
      <w:r w:rsidRPr="0049256C">
        <w:t>。</w:t>
      </w:r>
    </w:p>
    <w:p w14:paraId="40316FD6" w14:textId="66E0E805" w:rsidR="005B6671" w:rsidRPr="0049256C" w:rsidRDefault="005B6671" w:rsidP="00EC7890">
      <w:r w:rsidRPr="0049256C">
        <w:t>本例では、</w:t>
      </w:r>
      <w:r w:rsidRPr="0049256C">
        <w:t>Oracle</w:t>
      </w:r>
      <w:r w:rsidRPr="0049256C">
        <w:t>を選択</w:t>
      </w:r>
      <w:r w:rsidRPr="0049256C">
        <w:rPr>
          <w:rFonts w:hint="eastAsia"/>
        </w:rPr>
        <w:t>する</w:t>
      </w:r>
      <w:r w:rsidRPr="0049256C">
        <w:t>。</w:t>
      </w:r>
    </w:p>
    <w:p w14:paraId="439C28DA" w14:textId="77777777" w:rsidR="005B6671" w:rsidRPr="0049256C" w:rsidRDefault="005B6671" w:rsidP="00EC7890"/>
    <w:p w14:paraId="08DA6655" w14:textId="0F2D19C5" w:rsidR="00015D6E" w:rsidRPr="0049256C" w:rsidRDefault="00015D6E" w:rsidP="007D3017">
      <w:pPr>
        <w:pStyle w:val="afff6"/>
      </w:pPr>
      <w:bookmarkStart w:id="536" w:name="_Ref34380557"/>
      <w:bookmarkStart w:id="537" w:name="_Toc34839487"/>
      <w:del w:id="538" w:author="IRK" w:date="2020-03-06T09:48: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21</w:delText>
        </w:r>
        <w:r w:rsidR="003561C7" w:rsidRPr="0049256C" w:rsidDel="005850C0">
          <w:rPr>
            <w:noProof/>
          </w:rPr>
          <w:fldChar w:fldCharType="end"/>
        </w:r>
        <w:r w:rsidRPr="0049256C" w:rsidDel="005850C0">
          <w:rPr>
            <w:rFonts w:hint="eastAsia"/>
          </w:rPr>
          <w:delText>]</w:delText>
        </w:r>
      </w:del>
      <w:ins w:id="539" w:author="IRK" w:date="2020-03-06T09:48: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21</w:t>
      </w:r>
      <w:ins w:id="540" w:author="IRK" w:date="2020-03-06T09:48:00Z">
        <w:r w:rsidR="005850C0">
          <w:fldChar w:fldCharType="end"/>
        </w:r>
        <w:r w:rsidR="005850C0">
          <w:rPr>
            <w:rFonts w:hint="eastAsia"/>
          </w:rPr>
          <w:t>]</w:t>
        </w:r>
      </w:ins>
      <w:bookmarkEnd w:id="536"/>
      <w:bookmarkEnd w:id="53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41" w:author="IRK" w:date="2020-04-16T11:04:00Z">
          <w:tblPr>
            <w:tblW w:w="0" w:type="auto"/>
            <w:tblInd w:w="108" w:type="dxa"/>
            <w:tblLook w:val="04A0" w:firstRow="1" w:lastRow="0" w:firstColumn="1" w:lastColumn="0" w:noHBand="0" w:noVBand="1"/>
          </w:tblPr>
        </w:tblPrChange>
      </w:tblPr>
      <w:tblGrid>
        <w:gridCol w:w="9356"/>
        <w:tblGridChange w:id="542">
          <w:tblGrid>
            <w:gridCol w:w="9356"/>
          </w:tblGrid>
        </w:tblGridChange>
      </w:tblGrid>
      <w:tr w:rsidR="005B6671" w:rsidRPr="0049256C" w14:paraId="7C984DCE" w14:textId="77777777" w:rsidTr="001A5482">
        <w:trPr>
          <w:jc w:val="center"/>
        </w:trPr>
        <w:tc>
          <w:tcPr>
            <w:tcW w:w="9356" w:type="dxa"/>
            <w:tcPrChange w:id="543" w:author="IRK" w:date="2020-04-16T11:04:00Z">
              <w:tcPr>
                <w:tcW w:w="9356" w:type="dxa"/>
              </w:tcPr>
            </w:tcPrChange>
          </w:tcPr>
          <w:p w14:paraId="58D8114E" w14:textId="77777777" w:rsidR="005B6671" w:rsidRPr="0049256C" w:rsidRDefault="005B6671">
            <w:pPr>
              <w:pStyle w:val="16"/>
              <w:pPrChange w:id="544" w:author="IRK" w:date="2020-04-27T17:26:00Z">
                <w:pPr/>
              </w:pPrChange>
            </w:pPr>
            <w:r w:rsidRPr="0049256C">
              <w:t>********************************************************************************</w:t>
            </w:r>
          </w:p>
          <w:p w14:paraId="741CBC91" w14:textId="77777777" w:rsidR="005B6671" w:rsidRPr="0049256C" w:rsidRDefault="005B6671">
            <w:pPr>
              <w:pStyle w:val="16"/>
              <w:pPrChange w:id="545" w:author="IRK" w:date="2020-04-27T17:26:00Z">
                <w:pPr/>
              </w:pPrChange>
            </w:pPr>
          </w:p>
          <w:p w14:paraId="0D7B01B6" w14:textId="77777777" w:rsidR="005B6671" w:rsidRPr="0049256C" w:rsidRDefault="005B6671">
            <w:pPr>
              <w:pStyle w:val="16"/>
              <w:pPrChange w:id="546"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サーバタイプ</w:t>
            </w:r>
          </w:p>
          <w:p w14:paraId="42FD607C" w14:textId="77777777" w:rsidR="005B6671" w:rsidRPr="0049256C" w:rsidRDefault="005B6671">
            <w:pPr>
              <w:pStyle w:val="16"/>
              <w:pPrChange w:id="547" w:author="IRK" w:date="2020-04-27T17:26:00Z">
                <w:pPr/>
              </w:pPrChange>
            </w:pPr>
          </w:p>
          <w:p w14:paraId="0D6B45D3" w14:textId="77777777" w:rsidR="005B6671" w:rsidRPr="0049256C" w:rsidRDefault="005B6671">
            <w:pPr>
              <w:pStyle w:val="16"/>
              <w:pPrChange w:id="548" w:author="IRK" w:date="2020-04-27T17:26:00Z">
                <w:pPr/>
              </w:pPrChange>
            </w:pPr>
            <w:r w:rsidRPr="0049256C">
              <w:t>********************************************************************************</w:t>
            </w:r>
          </w:p>
          <w:p w14:paraId="67625BC8" w14:textId="77777777" w:rsidR="005B6671" w:rsidRPr="0049256C" w:rsidRDefault="005B6671">
            <w:pPr>
              <w:pStyle w:val="16"/>
              <w:pPrChange w:id="549" w:author="IRK" w:date="2020-04-27T17:26:00Z">
                <w:pPr/>
              </w:pPrChange>
            </w:pPr>
          </w:p>
          <w:p w14:paraId="43680756" w14:textId="77777777" w:rsidR="005B6671" w:rsidRPr="0049256C" w:rsidRDefault="005B6671">
            <w:pPr>
              <w:pStyle w:val="16"/>
              <w:pPrChange w:id="550" w:author="IRK" w:date="2020-04-27T17:26:00Z">
                <w:pPr/>
              </w:pPrChange>
            </w:pPr>
            <w:r w:rsidRPr="0049256C">
              <w:rPr>
                <w:rFonts w:hint="eastAsia"/>
              </w:rPr>
              <w:t>ルール</w:t>
            </w:r>
            <w:r w:rsidRPr="0049256C">
              <w:t>DB</w:t>
            </w:r>
            <w:r w:rsidRPr="0049256C">
              <w:t>として使用するデータベースサーバのタイプを選択してください。</w:t>
            </w:r>
          </w:p>
          <w:p w14:paraId="08EE3581" w14:textId="77777777" w:rsidR="005B6671" w:rsidRPr="0049256C" w:rsidRDefault="005B6671">
            <w:pPr>
              <w:pStyle w:val="16"/>
              <w:pPrChange w:id="551" w:author="IRK" w:date="2020-04-27T17:26:00Z">
                <w:pPr/>
              </w:pPrChange>
            </w:pPr>
            <w:r w:rsidRPr="0049256C">
              <w:t xml:space="preserve">    1. Oracle</w:t>
            </w:r>
          </w:p>
          <w:p w14:paraId="35873F60" w14:textId="77777777" w:rsidR="005B6671" w:rsidRPr="0049256C" w:rsidRDefault="005B6671">
            <w:pPr>
              <w:pStyle w:val="16"/>
              <w:pPrChange w:id="552" w:author="IRK" w:date="2020-04-27T17:26:00Z">
                <w:pPr/>
              </w:pPrChange>
            </w:pPr>
            <w:r w:rsidRPr="0049256C">
              <w:t xml:space="preserve">        Oracle database (with type 4 driver)</w:t>
            </w:r>
          </w:p>
          <w:p w14:paraId="2097117B" w14:textId="77777777" w:rsidR="005B6671" w:rsidRPr="0049256C" w:rsidRDefault="005B6671">
            <w:pPr>
              <w:pStyle w:val="16"/>
              <w:pPrChange w:id="553" w:author="IRK" w:date="2020-04-27T17:26:00Z">
                <w:pPr/>
              </w:pPrChange>
            </w:pPr>
            <w:r w:rsidRPr="0049256C">
              <w:t xml:space="preserve">    2. MSSQL</w:t>
            </w:r>
          </w:p>
          <w:p w14:paraId="5E8659B9" w14:textId="77777777" w:rsidR="005B6671" w:rsidRPr="0049256C" w:rsidRDefault="005B6671">
            <w:pPr>
              <w:pStyle w:val="16"/>
              <w:pPrChange w:id="554" w:author="IRK" w:date="2020-04-27T17:26:00Z">
                <w:pPr/>
              </w:pPrChange>
            </w:pPr>
            <w:r w:rsidRPr="0049256C">
              <w:t xml:space="preserve">        Microsoft SQL server</w:t>
            </w:r>
          </w:p>
          <w:p w14:paraId="632CF754" w14:textId="77777777" w:rsidR="005B6671" w:rsidRPr="0049256C" w:rsidRDefault="005B6671">
            <w:pPr>
              <w:pStyle w:val="16"/>
              <w:pPrChange w:id="555" w:author="IRK" w:date="2020-04-27T17:26:00Z">
                <w:pPr/>
              </w:pPrChange>
            </w:pPr>
            <w:r w:rsidRPr="0049256C">
              <w:t xml:space="preserve">    3. DB2</w:t>
            </w:r>
          </w:p>
          <w:p w14:paraId="4F194BA6" w14:textId="77777777" w:rsidR="005B6671" w:rsidRPr="0049256C" w:rsidRDefault="005B6671">
            <w:pPr>
              <w:pStyle w:val="16"/>
              <w:pPrChange w:id="556" w:author="IRK" w:date="2020-04-27T17:26:00Z">
                <w:pPr/>
              </w:pPrChange>
            </w:pPr>
            <w:r w:rsidRPr="0049256C">
              <w:t xml:space="preserve">        IBM DB2 with DB2 UDB JDBC universal driver</w:t>
            </w:r>
          </w:p>
          <w:p w14:paraId="1877FBFE" w14:textId="77777777" w:rsidR="005B6671" w:rsidRPr="0049256C" w:rsidRDefault="005B6671">
            <w:pPr>
              <w:pStyle w:val="16"/>
              <w:pPrChange w:id="557" w:author="IRK" w:date="2020-04-27T17:26:00Z">
                <w:pPr/>
              </w:pPrChange>
            </w:pPr>
            <w:r w:rsidRPr="0049256C">
              <w:t xml:space="preserve">    4. MySQL</w:t>
            </w:r>
          </w:p>
          <w:p w14:paraId="4E0B0D33" w14:textId="77777777" w:rsidR="005B6671" w:rsidRPr="0049256C" w:rsidRDefault="005B6671">
            <w:pPr>
              <w:pStyle w:val="16"/>
              <w:pPrChange w:id="558" w:author="IRK" w:date="2020-04-27T17:26:00Z">
                <w:pPr/>
              </w:pPrChange>
            </w:pPr>
            <w:r w:rsidRPr="0049256C">
              <w:t xml:space="preserve">        MySQL database server</w:t>
            </w:r>
          </w:p>
          <w:p w14:paraId="190633C6" w14:textId="77777777" w:rsidR="005B6671" w:rsidRPr="0049256C" w:rsidRDefault="005B6671">
            <w:pPr>
              <w:pStyle w:val="16"/>
              <w:pPrChange w:id="559" w:author="IRK" w:date="2020-04-27T17:26:00Z">
                <w:pPr/>
              </w:pPrChange>
            </w:pPr>
            <w:r w:rsidRPr="0049256C">
              <w:t xml:space="preserve">    5. Postgre</w:t>
            </w:r>
          </w:p>
          <w:p w14:paraId="1DFCE908" w14:textId="77777777" w:rsidR="005B6671" w:rsidRPr="0049256C" w:rsidRDefault="005B6671">
            <w:pPr>
              <w:pStyle w:val="16"/>
              <w:pPrChange w:id="560" w:author="IRK" w:date="2020-04-27T17:26:00Z">
                <w:pPr/>
              </w:pPrChange>
            </w:pPr>
            <w:r w:rsidRPr="0049256C">
              <w:t xml:space="preserve">        Postgre database server</w:t>
            </w:r>
          </w:p>
          <w:p w14:paraId="0A8490EE" w14:textId="77777777" w:rsidR="005B6671" w:rsidRPr="0049256C" w:rsidRDefault="005B6671">
            <w:pPr>
              <w:pStyle w:val="16"/>
              <w:pPrChange w:id="561" w:author="IRK" w:date="2020-04-27T17:26:00Z">
                <w:pPr/>
              </w:pPrChange>
            </w:pPr>
            <w:r w:rsidRPr="0049256C">
              <w:lastRenderedPageBreak/>
              <w:t xml:space="preserve">    6. Hsqldb</w:t>
            </w:r>
          </w:p>
          <w:p w14:paraId="1AB8B6B5" w14:textId="77777777" w:rsidR="005B6671" w:rsidRPr="0049256C" w:rsidRDefault="005B6671">
            <w:pPr>
              <w:pStyle w:val="16"/>
              <w:pPrChange w:id="562" w:author="IRK" w:date="2020-04-27T17:26:00Z">
                <w:pPr/>
              </w:pPrChange>
            </w:pPr>
            <w:r w:rsidRPr="0049256C">
              <w:t xml:space="preserve">        Hsqldb database server</w:t>
            </w:r>
          </w:p>
          <w:p w14:paraId="3B45F2BB" w14:textId="77777777" w:rsidR="005B6671" w:rsidRPr="0049256C" w:rsidRDefault="005B6671">
            <w:pPr>
              <w:pStyle w:val="16"/>
              <w:pPrChange w:id="563" w:author="IRK" w:date="2020-04-27T17:26:00Z">
                <w:pPr/>
              </w:pPrChange>
            </w:pPr>
          </w:p>
          <w:p w14:paraId="057DB386" w14:textId="77777777" w:rsidR="005B6671" w:rsidRPr="0049256C" w:rsidRDefault="005B6671">
            <w:pPr>
              <w:pStyle w:val="16"/>
              <w:pPrChange w:id="564" w:author="IRK" w:date="2020-04-27T17:26:00Z">
                <w:pPr/>
              </w:pPrChange>
            </w:pPr>
          </w:p>
          <w:p w14:paraId="425CC903" w14:textId="77777777" w:rsidR="005B6671" w:rsidRPr="0049256C" w:rsidRDefault="005B6671">
            <w:pPr>
              <w:pStyle w:val="16"/>
              <w:pPrChange w:id="565" w:author="IRK" w:date="2020-04-27T17:26:00Z">
                <w:pPr/>
              </w:pPrChange>
            </w:pPr>
            <w:r w:rsidRPr="0049256C">
              <w:rPr>
                <w:rFonts w:hint="eastAsia"/>
              </w:rPr>
              <w:t>選択してください。</w:t>
            </w:r>
            <w:r w:rsidRPr="0049256C">
              <w:t xml:space="preserve"> &gt;&gt; 1</w:t>
            </w:r>
          </w:p>
        </w:tc>
      </w:tr>
    </w:tbl>
    <w:p w14:paraId="335AD6D5" w14:textId="77777777" w:rsidR="005B6671" w:rsidRPr="0049256C" w:rsidRDefault="005B6671" w:rsidP="00EC7890"/>
    <w:p w14:paraId="3EF06A0B" w14:textId="63733CFA" w:rsidR="005B6671" w:rsidRDefault="005B6671" w:rsidP="00EC7890">
      <w:r w:rsidRPr="0049256C">
        <w:t>データベースサーバ</w:t>
      </w:r>
      <w:r w:rsidRPr="0049256C">
        <w:rPr>
          <w:rFonts w:hint="eastAsia"/>
        </w:rPr>
        <w:t>の</w:t>
      </w:r>
      <w:r w:rsidRPr="0049256C">
        <w:t>選択</w:t>
      </w:r>
      <w:r w:rsidRPr="0049256C">
        <w:rPr>
          <w:rFonts w:hint="eastAsia"/>
        </w:rPr>
        <w:t>後</w:t>
      </w:r>
      <w:r w:rsidRPr="0049256C">
        <w:t>、</w:t>
      </w:r>
      <w:del w:id="566" w:author="IRK" w:date="2020-03-06T09:49:00Z">
        <w:r w:rsidR="00173DF8" w:rsidRPr="0049256C" w:rsidDel="005850C0">
          <w:delText>表</w:delText>
        </w:r>
        <w:r w:rsidR="00173DF8" w:rsidRPr="0049256C" w:rsidDel="005850C0">
          <w:delText>2</w:delText>
        </w:r>
        <w:r w:rsidRPr="0049256C" w:rsidDel="005850C0">
          <w:delText>2</w:delText>
        </w:r>
      </w:del>
      <w:ins w:id="567" w:author="IRK" w:date="2020-03-06T09:49:00Z">
        <w:r w:rsidR="005850C0">
          <w:rPr>
            <w:rFonts w:hint="eastAsia"/>
          </w:rPr>
          <w:t>次の表</w:t>
        </w:r>
      </w:ins>
      <w:r w:rsidRPr="0049256C">
        <w:t>のようにサーバに接続するための</w:t>
      </w:r>
      <w:del w:id="568" w:author="IRK" w:date="2020-03-12T11:13:00Z">
        <w:r w:rsidRPr="0049256C" w:rsidDel="00BB5A47">
          <w:delText>付加情報の入力</w:delText>
        </w:r>
      </w:del>
      <w:ins w:id="569" w:author="IRK" w:date="2020-03-12T11:13:00Z">
        <w:r w:rsidR="00BB5A47">
          <w:rPr>
            <w:rFonts w:hint="eastAsia"/>
          </w:rPr>
          <w:t>[</w:t>
        </w:r>
        <w:r w:rsidR="00BB5A47">
          <w:rPr>
            <w:rFonts w:hint="eastAsia"/>
          </w:rPr>
          <w:t>ルール</w:t>
        </w:r>
        <w:r w:rsidR="00BB5A47">
          <w:rPr>
            <w:rFonts w:hint="eastAsia"/>
          </w:rPr>
          <w:t>DB</w:t>
        </w:r>
        <w:r w:rsidR="00BB5A47">
          <w:rPr>
            <w:rFonts w:hint="eastAsia"/>
          </w:rPr>
          <w:t>の接続情報</w:t>
        </w:r>
        <w:r w:rsidR="00BB5A47">
          <w:rPr>
            <w:rFonts w:hint="eastAsia"/>
          </w:rPr>
          <w:t>]</w:t>
        </w:r>
      </w:ins>
      <w:r w:rsidRPr="0049256C">
        <w:t>画面が表示される。</w:t>
      </w:r>
      <w:r w:rsidR="00DF138F" w:rsidRPr="00A201E5">
        <w:rPr>
          <w:rFonts w:hint="eastAsia"/>
        </w:rPr>
        <w:t>なお、</w:t>
      </w:r>
      <w:r w:rsidR="00DF138F" w:rsidRPr="0033287B">
        <w:t>入力</w:t>
      </w:r>
      <w:r w:rsidR="00DF138F" w:rsidRPr="0033287B">
        <w:rPr>
          <w:rFonts w:hint="eastAsia"/>
        </w:rPr>
        <w:t>必須</w:t>
      </w:r>
      <w:r w:rsidR="00DF138F" w:rsidRPr="0033287B">
        <w:t>情報は、選択したデータベースによ</w:t>
      </w:r>
      <w:r w:rsidR="00DF138F" w:rsidRPr="0033287B">
        <w:rPr>
          <w:rFonts w:hint="eastAsia"/>
        </w:rPr>
        <w:t>り</w:t>
      </w:r>
      <w:r w:rsidRPr="0033287B">
        <w:t>異なる。</w:t>
      </w:r>
    </w:p>
    <w:p w14:paraId="759FD099" w14:textId="77777777" w:rsidR="004B68A5" w:rsidRPr="0049256C" w:rsidRDefault="004B68A5" w:rsidP="00EC7890"/>
    <w:p w14:paraId="69D68180" w14:textId="2BAC015F" w:rsidR="00015D6E" w:rsidRPr="0049256C" w:rsidRDefault="00015D6E" w:rsidP="007D3017">
      <w:pPr>
        <w:pStyle w:val="afff6"/>
      </w:pPr>
      <w:bookmarkStart w:id="570" w:name="_Ref34380613"/>
      <w:bookmarkStart w:id="571" w:name="_Toc34839488"/>
      <w:del w:id="572" w:author="IRK" w:date="2020-03-06T09:49: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22</w:delText>
        </w:r>
        <w:r w:rsidR="003561C7" w:rsidRPr="0049256C" w:rsidDel="005850C0">
          <w:rPr>
            <w:noProof/>
          </w:rPr>
          <w:fldChar w:fldCharType="end"/>
        </w:r>
        <w:r w:rsidRPr="0049256C" w:rsidDel="005850C0">
          <w:rPr>
            <w:rFonts w:hint="eastAsia"/>
          </w:rPr>
          <w:delText>]</w:delText>
        </w:r>
      </w:del>
      <w:ins w:id="573" w:author="IRK" w:date="2020-03-06T09:49: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22</w:t>
      </w:r>
      <w:ins w:id="574" w:author="IRK" w:date="2020-03-06T09:49:00Z">
        <w:r w:rsidR="005850C0">
          <w:fldChar w:fldCharType="end"/>
        </w:r>
        <w:r w:rsidR="005850C0">
          <w:rPr>
            <w:rFonts w:hint="eastAsia"/>
          </w:rPr>
          <w:t>]</w:t>
        </w:r>
      </w:ins>
      <w:bookmarkEnd w:id="570"/>
      <w:bookmarkEnd w:id="57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75" w:author="IRK" w:date="2020-04-16T11:04:00Z">
          <w:tblPr>
            <w:tblW w:w="0" w:type="auto"/>
            <w:tblInd w:w="108" w:type="dxa"/>
            <w:tblLook w:val="04A0" w:firstRow="1" w:lastRow="0" w:firstColumn="1" w:lastColumn="0" w:noHBand="0" w:noVBand="1"/>
          </w:tblPr>
        </w:tblPrChange>
      </w:tblPr>
      <w:tblGrid>
        <w:gridCol w:w="9356"/>
        <w:tblGridChange w:id="576">
          <w:tblGrid>
            <w:gridCol w:w="9356"/>
          </w:tblGrid>
        </w:tblGridChange>
      </w:tblGrid>
      <w:tr w:rsidR="005B6671" w:rsidRPr="0049256C" w14:paraId="36739655" w14:textId="77777777" w:rsidTr="001A5482">
        <w:trPr>
          <w:jc w:val="center"/>
        </w:trPr>
        <w:tc>
          <w:tcPr>
            <w:tcW w:w="9356" w:type="dxa"/>
            <w:tcPrChange w:id="577" w:author="IRK" w:date="2020-04-16T11:04:00Z">
              <w:tcPr>
                <w:tcW w:w="9356" w:type="dxa"/>
              </w:tcPr>
            </w:tcPrChange>
          </w:tcPr>
          <w:p w14:paraId="13E8F095" w14:textId="77777777" w:rsidR="005B6671" w:rsidRPr="0049256C" w:rsidRDefault="005B6671">
            <w:pPr>
              <w:pStyle w:val="16"/>
              <w:pPrChange w:id="578" w:author="IRK" w:date="2020-04-27T17:26:00Z">
                <w:pPr/>
              </w:pPrChange>
            </w:pPr>
            <w:r w:rsidRPr="0049256C">
              <w:t>********************************************************************************</w:t>
            </w:r>
          </w:p>
          <w:p w14:paraId="6A624790" w14:textId="77777777" w:rsidR="005B6671" w:rsidRPr="0049256C" w:rsidRDefault="005B6671">
            <w:pPr>
              <w:pStyle w:val="16"/>
              <w:pPrChange w:id="579" w:author="IRK" w:date="2020-04-27T17:26:00Z">
                <w:pPr/>
              </w:pPrChange>
            </w:pPr>
          </w:p>
          <w:p w14:paraId="57604B6F" w14:textId="77777777" w:rsidR="005B6671" w:rsidRPr="0049256C" w:rsidRDefault="005B6671">
            <w:pPr>
              <w:pStyle w:val="16"/>
              <w:pPrChange w:id="580"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の接続情報</w:t>
            </w:r>
          </w:p>
          <w:p w14:paraId="243ABF49" w14:textId="77777777" w:rsidR="005B6671" w:rsidRPr="0049256C" w:rsidRDefault="005B6671">
            <w:pPr>
              <w:pStyle w:val="16"/>
              <w:pPrChange w:id="581" w:author="IRK" w:date="2020-04-27T17:26:00Z">
                <w:pPr/>
              </w:pPrChange>
            </w:pPr>
          </w:p>
          <w:p w14:paraId="7CC924D0" w14:textId="77777777" w:rsidR="005B6671" w:rsidRPr="0049256C" w:rsidRDefault="005B6671">
            <w:pPr>
              <w:pStyle w:val="16"/>
              <w:pPrChange w:id="582" w:author="IRK" w:date="2020-04-27T17:26:00Z">
                <w:pPr/>
              </w:pPrChange>
            </w:pPr>
            <w:r w:rsidRPr="0049256C">
              <w:t>********************************************************************************</w:t>
            </w:r>
          </w:p>
          <w:p w14:paraId="4B9642D6" w14:textId="7C7E3B66" w:rsidR="005B6671" w:rsidRPr="0049256C" w:rsidRDefault="005B6671">
            <w:pPr>
              <w:pStyle w:val="16"/>
              <w:pPrChange w:id="583" w:author="IRK" w:date="2020-04-27T17:26:00Z">
                <w:pPr/>
              </w:pPrChange>
            </w:pPr>
            <w:r w:rsidRPr="0049256C">
              <w:t>ルール</w:t>
            </w:r>
            <w:r w:rsidRPr="0049256C">
              <w:t>DB</w:t>
            </w:r>
            <w:r w:rsidR="00751735">
              <w:t>'DEV_RULE_DB</w:t>
            </w:r>
            <w:r w:rsidR="00751735" w:rsidRPr="0049256C">
              <w:t>'</w:t>
            </w:r>
            <w:r w:rsidRPr="0049256C">
              <w:t>に接続するための情報を入力してください。</w:t>
            </w:r>
          </w:p>
          <w:p w14:paraId="5E8EEE92" w14:textId="77777777" w:rsidR="005B6671" w:rsidRPr="0049256C" w:rsidRDefault="005B6671">
            <w:pPr>
              <w:pStyle w:val="16"/>
              <w:pPrChange w:id="584" w:author="IRK" w:date="2020-04-27T17:26:00Z">
                <w:pPr/>
              </w:pPrChange>
            </w:pPr>
          </w:p>
          <w:p w14:paraId="2C634748" w14:textId="77777777" w:rsidR="005B6671" w:rsidRPr="0049256C" w:rsidRDefault="005B6671">
            <w:pPr>
              <w:pStyle w:val="16"/>
              <w:pPrChange w:id="585" w:author="IRK" w:date="2020-04-27T17:26:00Z">
                <w:pPr/>
              </w:pPrChange>
            </w:pPr>
            <w:r w:rsidRPr="0049256C">
              <w:t>[</w:t>
            </w:r>
            <w:r w:rsidRPr="0049256C">
              <w:t>必須</w:t>
            </w:r>
            <w:r w:rsidRPr="0049256C">
              <w:t>] address &gt;&gt; your_database_ip</w:t>
            </w:r>
          </w:p>
          <w:p w14:paraId="77B272BD" w14:textId="77777777" w:rsidR="005B6671" w:rsidRPr="0049256C" w:rsidRDefault="005B6671">
            <w:pPr>
              <w:pStyle w:val="16"/>
              <w:pPrChange w:id="586" w:author="IRK" w:date="2020-04-27T17:26:00Z">
                <w:pPr/>
              </w:pPrChange>
            </w:pPr>
            <w:r w:rsidRPr="0049256C">
              <w:t>[</w:t>
            </w:r>
            <w:r w:rsidRPr="0049256C">
              <w:t>必須</w:t>
            </w:r>
            <w:r w:rsidRPr="0049256C">
              <w:t>] port(</w:t>
            </w:r>
            <w:r w:rsidRPr="0049256C">
              <w:rPr>
                <w:rFonts w:hint="eastAsia"/>
              </w:rPr>
              <w:t>デフォルト値</w:t>
            </w:r>
            <w:r w:rsidRPr="0049256C">
              <w:t xml:space="preserve"> : 1521) &gt;&gt; your_database_port</w:t>
            </w:r>
          </w:p>
          <w:p w14:paraId="13E8B7D8" w14:textId="77777777" w:rsidR="005B6671" w:rsidRPr="0049256C" w:rsidRDefault="005B6671">
            <w:pPr>
              <w:pStyle w:val="16"/>
              <w:pPrChange w:id="587" w:author="IRK" w:date="2020-04-27T17:26:00Z">
                <w:pPr/>
              </w:pPrChange>
            </w:pPr>
            <w:r w:rsidRPr="0049256C">
              <w:t>[</w:t>
            </w:r>
            <w:r w:rsidRPr="0049256C">
              <w:t>必須</w:t>
            </w:r>
            <w:r w:rsidRPr="0049256C">
              <w:t>] SID or service name(</w:t>
            </w:r>
            <w:r w:rsidRPr="0049256C">
              <w:rPr>
                <w:rFonts w:hint="eastAsia"/>
              </w:rPr>
              <w:t>デフォルト値</w:t>
            </w:r>
            <w:r w:rsidRPr="0049256C">
              <w:t xml:space="preserve"> : ORCL) &gt;&gt; your_database_sid</w:t>
            </w:r>
          </w:p>
          <w:p w14:paraId="61E1A49F" w14:textId="77777777" w:rsidR="005B6671" w:rsidRPr="0049256C" w:rsidRDefault="005B6671">
            <w:pPr>
              <w:pStyle w:val="16"/>
              <w:pPrChange w:id="588" w:author="IRK" w:date="2020-04-27T17:26:00Z">
                <w:pPr/>
              </w:pPrChange>
            </w:pPr>
            <w:r w:rsidRPr="0049256C">
              <w:t>[</w:t>
            </w:r>
            <w:r w:rsidRPr="0049256C">
              <w:t>必須</w:t>
            </w:r>
            <w:r w:rsidRPr="0049256C">
              <w:t xml:space="preserve">] </w:t>
            </w:r>
            <w:r w:rsidRPr="0049256C">
              <w:rPr>
                <w:rFonts w:hint="eastAsia"/>
              </w:rPr>
              <w:t>ID</w:t>
            </w:r>
            <w:r w:rsidRPr="0049256C">
              <w:t xml:space="preserve"> &gt;&gt; your_database_account</w:t>
            </w:r>
          </w:p>
          <w:p w14:paraId="287548B8" w14:textId="77777777" w:rsidR="005B6671" w:rsidRPr="0049256C" w:rsidRDefault="005B6671">
            <w:pPr>
              <w:pStyle w:val="16"/>
              <w:pPrChange w:id="589" w:author="IRK" w:date="2020-04-27T17:26:00Z">
                <w:pPr/>
              </w:pPrChange>
            </w:pPr>
            <w:r w:rsidRPr="0049256C">
              <w:t>[</w:t>
            </w:r>
            <w:r w:rsidRPr="0049256C">
              <w:t>必須</w:t>
            </w:r>
            <w:r w:rsidRPr="0049256C">
              <w:t xml:space="preserve">] </w:t>
            </w:r>
            <w:r w:rsidRPr="0049256C">
              <w:t>パスワード</w:t>
            </w:r>
            <w:r w:rsidRPr="0049256C">
              <w:t xml:space="preserve"> &gt;&gt; your_database_password</w:t>
            </w:r>
          </w:p>
        </w:tc>
      </w:tr>
    </w:tbl>
    <w:p w14:paraId="3EF796DF" w14:textId="77777777" w:rsidR="005B6671" w:rsidRPr="0049256C" w:rsidRDefault="005B6671" w:rsidP="00EC7890"/>
    <w:p w14:paraId="3B63BF7B" w14:textId="2FF753D9" w:rsidR="005B6671" w:rsidRPr="0049256C" w:rsidRDefault="005B6671" w:rsidP="00EC7890">
      <w:del w:id="590" w:author="IRK" w:date="2020-03-12T11:14:00Z">
        <w:r w:rsidRPr="0049256C" w:rsidDel="00BB5A47">
          <w:rPr>
            <w:rFonts w:hint="eastAsia"/>
          </w:rPr>
          <w:delText>上記</w:delText>
        </w:r>
      </w:del>
      <w:ins w:id="591" w:author="IRK" w:date="2020-03-12T11:14:00Z">
        <w:r w:rsidR="00BB5A47">
          <w:fldChar w:fldCharType="begin"/>
        </w:r>
        <w:r w:rsidR="00BB5A47">
          <w:instrText xml:space="preserve"> </w:instrText>
        </w:r>
        <w:r w:rsidR="00BB5A47">
          <w:rPr>
            <w:rFonts w:hint="eastAsia"/>
          </w:rPr>
          <w:instrText>REF _Ref34380613 \h</w:instrText>
        </w:r>
        <w:r w:rsidR="00BB5A47">
          <w:instrText xml:space="preserve"> </w:instrText>
        </w:r>
      </w:ins>
      <w:ins w:id="592" w:author="IRK" w:date="2020-03-12T11:14:00Z">
        <w:r w:rsidR="00BB5A47">
          <w:fldChar w:fldCharType="separate"/>
        </w:r>
      </w:ins>
      <w:ins w:id="593" w:author="IRK" w:date="2020-03-06T09:49:00Z">
        <w:r w:rsidR="00AB1F2F">
          <w:rPr>
            <w:rFonts w:hint="eastAsia"/>
          </w:rPr>
          <w:t>[</w:t>
        </w:r>
        <w:r w:rsidR="00AB1F2F">
          <w:rPr>
            <w:rFonts w:hint="eastAsia"/>
          </w:rPr>
          <w:t>表</w:t>
        </w:r>
        <w:r w:rsidR="00AB1F2F">
          <w:rPr>
            <w:rFonts w:hint="eastAsia"/>
          </w:rPr>
          <w:t xml:space="preserve"> </w:t>
        </w:r>
      </w:ins>
      <w:r w:rsidR="00AB1F2F">
        <w:rPr>
          <w:noProof/>
        </w:rPr>
        <w:t>22</w:t>
      </w:r>
      <w:ins w:id="594" w:author="IRK" w:date="2020-03-06T09:49:00Z">
        <w:r w:rsidR="00AB1F2F">
          <w:rPr>
            <w:rFonts w:hint="eastAsia"/>
          </w:rPr>
          <w:t>]</w:t>
        </w:r>
      </w:ins>
      <w:ins w:id="595" w:author="IRK" w:date="2020-03-12T11:14:00Z">
        <w:r w:rsidR="00BB5A47">
          <w:fldChar w:fldCharType="end"/>
        </w:r>
        <w:r w:rsidR="00BB5A47">
          <w:rPr>
            <w:rFonts w:hint="eastAsia"/>
          </w:rPr>
          <w:t>の</w:t>
        </w:r>
      </w:ins>
      <w:r w:rsidRPr="0049256C">
        <w:rPr>
          <w:rFonts w:hint="eastAsia"/>
        </w:rPr>
        <w:t>項目の</w:t>
      </w:r>
      <w:r w:rsidRPr="0049256C">
        <w:t>値を</w:t>
      </w:r>
      <w:r w:rsidRPr="0049256C">
        <w:rPr>
          <w:rFonts w:hint="eastAsia"/>
        </w:rPr>
        <w:t>すべて</w:t>
      </w:r>
      <w:r w:rsidRPr="0049256C">
        <w:t>入力すると、</w:t>
      </w:r>
      <w:del w:id="596" w:author="IRK" w:date="2020-03-06T09:49:00Z">
        <w:r w:rsidR="00015D6E" w:rsidRPr="0049256C" w:rsidDel="005850C0">
          <w:delText>表</w:delText>
        </w:r>
        <w:r w:rsidR="00173DF8" w:rsidRPr="0049256C" w:rsidDel="005850C0">
          <w:delText>2</w:delText>
        </w:r>
        <w:r w:rsidRPr="0049256C" w:rsidDel="005850C0">
          <w:delText>3</w:delText>
        </w:r>
      </w:del>
      <w:ins w:id="597" w:author="IRK" w:date="2020-03-06T09:49:00Z">
        <w:r w:rsidR="005850C0">
          <w:rPr>
            <w:rFonts w:hint="eastAsia"/>
          </w:rPr>
          <w:t>次の表</w:t>
        </w:r>
      </w:ins>
      <w:r w:rsidRPr="0049256C">
        <w:t>のようにルールデータベース登録確認メッセージが出力</w:t>
      </w:r>
      <w:r w:rsidRPr="000A15D5">
        <w:t>される。</w:t>
      </w:r>
      <w:r w:rsidR="00DF138F" w:rsidRPr="00A201E5">
        <w:rPr>
          <w:rFonts w:hint="eastAsia"/>
        </w:rPr>
        <w:t>入力した</w:t>
      </w:r>
      <w:r w:rsidRPr="0049256C">
        <w:t>すべての値が正しいか確認し、</w:t>
      </w:r>
      <w:r w:rsidRPr="0049256C">
        <w:rPr>
          <w:rFonts w:hint="eastAsia"/>
        </w:rPr>
        <w:t>正しい場合は、</w:t>
      </w:r>
      <w:r w:rsidRPr="0049256C">
        <w:t>Yes</w:t>
      </w:r>
      <w:r w:rsidRPr="0049256C">
        <w:t>または</w:t>
      </w:r>
      <w:r w:rsidRPr="0049256C">
        <w:t>Y</w:t>
      </w:r>
      <w:r w:rsidRPr="0049256C">
        <w:t>を入力する。</w:t>
      </w:r>
    </w:p>
    <w:p w14:paraId="7CB59CAF" w14:textId="77777777" w:rsidR="005B6671" w:rsidRPr="0049256C" w:rsidRDefault="005B6671" w:rsidP="00EC7890"/>
    <w:p w14:paraId="3A30AF55" w14:textId="1700E028" w:rsidR="00015D6E" w:rsidRPr="0049256C" w:rsidRDefault="00015D6E" w:rsidP="007D3017">
      <w:pPr>
        <w:pStyle w:val="afff6"/>
      </w:pPr>
      <w:bookmarkStart w:id="598" w:name="_Ref34380627"/>
      <w:bookmarkStart w:id="599" w:name="_Toc34839489"/>
      <w:del w:id="600" w:author="IRK" w:date="2020-03-06T09:49: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23</w:delText>
        </w:r>
        <w:r w:rsidR="003561C7" w:rsidRPr="0049256C" w:rsidDel="005850C0">
          <w:rPr>
            <w:noProof/>
          </w:rPr>
          <w:fldChar w:fldCharType="end"/>
        </w:r>
        <w:r w:rsidRPr="0049256C" w:rsidDel="005850C0">
          <w:rPr>
            <w:rFonts w:hint="eastAsia"/>
          </w:rPr>
          <w:delText>]</w:delText>
        </w:r>
      </w:del>
      <w:ins w:id="601" w:author="IRK" w:date="2020-03-06T09:49: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23</w:t>
      </w:r>
      <w:ins w:id="602" w:author="IRK" w:date="2020-03-06T09:49:00Z">
        <w:r w:rsidR="005850C0">
          <w:fldChar w:fldCharType="end"/>
        </w:r>
        <w:r w:rsidR="005850C0">
          <w:rPr>
            <w:rFonts w:hint="eastAsia"/>
          </w:rPr>
          <w:t>]</w:t>
        </w:r>
      </w:ins>
      <w:bookmarkEnd w:id="598"/>
      <w:bookmarkEnd w:id="59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03" w:author="IRK" w:date="2020-04-16T11:05:00Z">
          <w:tblPr>
            <w:tblW w:w="0" w:type="auto"/>
            <w:tblInd w:w="108" w:type="dxa"/>
            <w:tblLook w:val="04A0" w:firstRow="1" w:lastRow="0" w:firstColumn="1" w:lastColumn="0" w:noHBand="0" w:noVBand="1"/>
          </w:tblPr>
        </w:tblPrChange>
      </w:tblPr>
      <w:tblGrid>
        <w:gridCol w:w="9356"/>
        <w:tblGridChange w:id="604">
          <w:tblGrid>
            <w:gridCol w:w="9356"/>
          </w:tblGrid>
        </w:tblGridChange>
      </w:tblGrid>
      <w:tr w:rsidR="005B6671" w:rsidRPr="0049256C" w14:paraId="2C9E40BC" w14:textId="77777777" w:rsidTr="003351D8">
        <w:trPr>
          <w:jc w:val="center"/>
        </w:trPr>
        <w:tc>
          <w:tcPr>
            <w:tcW w:w="9356" w:type="dxa"/>
            <w:tcPrChange w:id="605" w:author="IRK" w:date="2020-04-16T11:05:00Z">
              <w:tcPr>
                <w:tcW w:w="9356" w:type="dxa"/>
              </w:tcPr>
            </w:tcPrChange>
          </w:tcPr>
          <w:p w14:paraId="5E48DEF5" w14:textId="4C6E38EE" w:rsidR="005B6671" w:rsidRPr="0049256C" w:rsidRDefault="00177FFE">
            <w:pPr>
              <w:pStyle w:val="16"/>
              <w:pPrChange w:id="606" w:author="IRK" w:date="2020-04-27T17:26:00Z">
                <w:pPr/>
              </w:pPrChange>
            </w:pPr>
            <w:r w:rsidRPr="00177FFE">
              <w:rPr>
                <w:rFonts w:hint="eastAsia"/>
              </w:rPr>
              <w:t>この情報を用いてルール</w:t>
            </w:r>
            <w:r w:rsidRPr="00177FFE">
              <w:rPr>
                <w:rFonts w:hint="eastAsia"/>
              </w:rPr>
              <w:t>DB</w:t>
            </w:r>
            <w:r w:rsidRPr="00177FFE">
              <w:rPr>
                <w:rFonts w:hint="eastAsia"/>
              </w:rPr>
              <w:t>を登録しますか？登録する場合、この接続情報を用いて</w:t>
            </w:r>
            <w:r w:rsidRPr="00177FFE">
              <w:rPr>
                <w:rFonts w:hint="eastAsia"/>
              </w:rPr>
              <w:t>DB</w:t>
            </w:r>
            <w:r w:rsidRPr="00177FFE">
              <w:rPr>
                <w:rFonts w:hint="eastAsia"/>
              </w:rPr>
              <w:t>にログイン後、テーブルの生成およびデータの修正ができます。</w:t>
            </w:r>
            <w:r w:rsidR="005B6671" w:rsidRPr="0049256C">
              <w:t>(Yes/No) &gt;&gt; Yes</w:t>
            </w:r>
          </w:p>
        </w:tc>
      </w:tr>
    </w:tbl>
    <w:p w14:paraId="3B93D3AD" w14:textId="77777777" w:rsidR="00015D6E" w:rsidRPr="0049256C" w:rsidRDefault="00015D6E" w:rsidP="00EC7890"/>
    <w:p w14:paraId="2C01AE09" w14:textId="56975177" w:rsidR="005B6671" w:rsidRPr="0049256C" w:rsidRDefault="00015D6E" w:rsidP="00EC7890">
      <w:del w:id="607" w:author="IRK" w:date="2020-03-06T09:50:00Z">
        <w:r w:rsidRPr="0049256C" w:rsidDel="005850C0">
          <w:delText>表</w:delText>
        </w:r>
        <w:r w:rsidR="00173DF8" w:rsidRPr="0049256C" w:rsidDel="005850C0">
          <w:delText>2</w:delText>
        </w:r>
        <w:r w:rsidR="005B6671" w:rsidRPr="0049256C" w:rsidDel="005850C0">
          <w:delText>3</w:delText>
        </w:r>
      </w:del>
      <w:ins w:id="608" w:author="IRK" w:date="2020-03-06T09:50:00Z">
        <w:r w:rsidR="005850C0">
          <w:fldChar w:fldCharType="begin"/>
        </w:r>
        <w:r w:rsidR="005850C0">
          <w:instrText xml:space="preserve"> REF _Ref34380627 \h </w:instrText>
        </w:r>
      </w:ins>
      <w:r w:rsidR="005850C0">
        <w:fldChar w:fldCharType="separate"/>
      </w:r>
      <w:ins w:id="609" w:author="IRK" w:date="2020-03-06T09:49:00Z">
        <w:r w:rsidR="00AB1F2F">
          <w:rPr>
            <w:rFonts w:hint="eastAsia"/>
          </w:rPr>
          <w:t>[</w:t>
        </w:r>
        <w:r w:rsidR="00AB1F2F">
          <w:rPr>
            <w:rFonts w:hint="eastAsia"/>
          </w:rPr>
          <w:t>表</w:t>
        </w:r>
        <w:r w:rsidR="00AB1F2F">
          <w:rPr>
            <w:rFonts w:hint="eastAsia"/>
          </w:rPr>
          <w:t xml:space="preserve"> </w:t>
        </w:r>
      </w:ins>
      <w:r w:rsidR="00AB1F2F">
        <w:rPr>
          <w:noProof/>
        </w:rPr>
        <w:t>23</w:t>
      </w:r>
      <w:ins w:id="610" w:author="IRK" w:date="2020-03-06T09:49:00Z">
        <w:r w:rsidR="00AB1F2F">
          <w:rPr>
            <w:rFonts w:hint="eastAsia"/>
          </w:rPr>
          <w:t>]</w:t>
        </w:r>
      </w:ins>
      <w:ins w:id="611" w:author="IRK" w:date="2020-03-06T09:50:00Z">
        <w:r w:rsidR="005850C0">
          <w:fldChar w:fldCharType="end"/>
        </w:r>
      </w:ins>
      <w:r w:rsidR="005B6671" w:rsidRPr="0049256C">
        <w:t>で</w:t>
      </w:r>
      <w:r w:rsidR="005B6671" w:rsidRPr="0049256C">
        <w:t>Yes</w:t>
      </w:r>
      <w:r w:rsidR="00DF138F" w:rsidRPr="0033287B">
        <w:rPr>
          <w:rFonts w:hint="eastAsia"/>
        </w:rPr>
        <w:t>を</w:t>
      </w:r>
      <w:r w:rsidR="005B6671" w:rsidRPr="0033287B">
        <w:t>入力</w:t>
      </w:r>
      <w:r w:rsidR="005B6671" w:rsidRPr="0033287B">
        <w:rPr>
          <w:rFonts w:hint="eastAsia"/>
        </w:rPr>
        <w:t>後</w:t>
      </w:r>
      <w:r w:rsidR="005B6671" w:rsidRPr="0049256C">
        <w:t>、ウィザードは</w:t>
      </w:r>
      <w:del w:id="612" w:author="IRK" w:date="2020-03-06T09:49:00Z">
        <w:r w:rsidR="000449A6" w:rsidRPr="0049256C" w:rsidDel="005850C0">
          <w:delText>表</w:delText>
        </w:r>
        <w:r w:rsidR="000449A6" w:rsidRPr="0049256C" w:rsidDel="005850C0">
          <w:rPr>
            <w:rFonts w:hint="eastAsia"/>
          </w:rPr>
          <w:delText>22</w:delText>
        </w:r>
      </w:del>
      <w:ins w:id="613" w:author="IRK" w:date="2020-03-06T09:49:00Z">
        <w:r w:rsidR="005850C0">
          <w:fldChar w:fldCharType="begin"/>
        </w:r>
        <w:r w:rsidR="005850C0">
          <w:instrText xml:space="preserve"> </w:instrText>
        </w:r>
        <w:r w:rsidR="005850C0">
          <w:rPr>
            <w:rFonts w:hint="eastAsia"/>
          </w:rPr>
          <w:instrText>REF _Ref34380613 \h</w:instrText>
        </w:r>
        <w:r w:rsidR="005850C0">
          <w:instrText xml:space="preserve"> </w:instrText>
        </w:r>
      </w:ins>
      <w:r w:rsidR="005850C0">
        <w:fldChar w:fldCharType="separate"/>
      </w:r>
      <w:ins w:id="614" w:author="IRK" w:date="2020-03-06T09:49:00Z">
        <w:r w:rsidR="00AB1F2F">
          <w:rPr>
            <w:rFonts w:hint="eastAsia"/>
          </w:rPr>
          <w:t>[</w:t>
        </w:r>
        <w:r w:rsidR="00AB1F2F">
          <w:rPr>
            <w:rFonts w:hint="eastAsia"/>
          </w:rPr>
          <w:t>表</w:t>
        </w:r>
        <w:r w:rsidR="00AB1F2F">
          <w:rPr>
            <w:rFonts w:hint="eastAsia"/>
          </w:rPr>
          <w:t xml:space="preserve"> </w:t>
        </w:r>
      </w:ins>
      <w:r w:rsidR="00AB1F2F">
        <w:rPr>
          <w:noProof/>
        </w:rPr>
        <w:t>22</w:t>
      </w:r>
      <w:ins w:id="615" w:author="IRK" w:date="2020-03-06T09:49:00Z">
        <w:r w:rsidR="00AB1F2F">
          <w:rPr>
            <w:rFonts w:hint="eastAsia"/>
          </w:rPr>
          <w:t>]</w:t>
        </w:r>
        <w:r w:rsidR="005850C0">
          <w:fldChar w:fldCharType="end"/>
        </w:r>
      </w:ins>
      <w:r w:rsidR="005B6671" w:rsidRPr="0049256C">
        <w:t>の情報を利用してデータベースサーバに接続し、一連のテーブルを作成する。</w:t>
      </w:r>
      <w:r w:rsidR="005B6671" w:rsidRPr="0049256C">
        <w:rPr>
          <w:rFonts w:hint="eastAsia"/>
        </w:rPr>
        <w:t>既に</w:t>
      </w:r>
      <w:r w:rsidR="005B6671" w:rsidRPr="0049256C">
        <w:t>テーブルが作成されている場合は、テーブル</w:t>
      </w:r>
      <w:r w:rsidR="005B6671" w:rsidRPr="0049256C">
        <w:rPr>
          <w:rFonts w:hint="eastAsia"/>
        </w:rPr>
        <w:t>および</w:t>
      </w:r>
      <w:r w:rsidR="005B6671" w:rsidRPr="0049256C">
        <w:t>データの整合性をチェックする。</w:t>
      </w:r>
    </w:p>
    <w:p w14:paraId="577E6895" w14:textId="77777777" w:rsidR="005B6671" w:rsidRPr="0049256C" w:rsidRDefault="005B6671" w:rsidP="00EC7890"/>
    <w:p w14:paraId="42D3BF19" w14:textId="10D2AA06" w:rsidR="00A02453" w:rsidRPr="00A201E5" w:rsidRDefault="000134A1" w:rsidP="00EC7890">
      <w:r w:rsidRPr="000134A1">
        <w:rPr>
          <w:rFonts w:hint="eastAsia"/>
        </w:rPr>
        <w:t>現在の単位ルールシステムが開発システムであり、ルールデータベースの初回登録である場合、</w:t>
      </w:r>
      <w:del w:id="616" w:author="IRK" w:date="2020-03-06T09:50:00Z">
        <w:r w:rsidR="00240F59" w:rsidRPr="00A201E5" w:rsidDel="005850C0">
          <w:rPr>
            <w:rFonts w:hint="eastAsia"/>
          </w:rPr>
          <w:delText>表</w:delText>
        </w:r>
        <w:r w:rsidR="00240F59" w:rsidRPr="00A201E5" w:rsidDel="005850C0">
          <w:delText>24</w:delText>
        </w:r>
      </w:del>
      <w:ins w:id="617" w:author="IRK" w:date="2020-03-06T09:50:00Z">
        <w:r w:rsidR="005850C0">
          <w:rPr>
            <w:rFonts w:hint="eastAsia"/>
          </w:rPr>
          <w:t>次の表</w:t>
        </w:r>
      </w:ins>
      <w:r w:rsidR="00240F59" w:rsidRPr="00A201E5">
        <w:rPr>
          <w:rFonts w:hint="eastAsia"/>
        </w:rPr>
        <w:t>のように</w:t>
      </w:r>
      <w:r w:rsidR="00DA3104">
        <w:rPr>
          <w:rFonts w:hint="eastAsia"/>
        </w:rPr>
        <w:t>基本</w:t>
      </w:r>
      <w:r w:rsidR="00335CD1">
        <w:rPr>
          <w:rFonts w:hint="eastAsia"/>
        </w:rPr>
        <w:t>日付形式</w:t>
      </w:r>
      <w:r w:rsidR="00240F59" w:rsidRPr="00A201E5">
        <w:rPr>
          <w:rFonts w:hint="eastAsia"/>
        </w:rPr>
        <w:t>を入力する。</w:t>
      </w:r>
      <w:r w:rsidR="00DA3104">
        <w:rPr>
          <w:rFonts w:hint="eastAsia"/>
        </w:rPr>
        <w:t>基本</w:t>
      </w:r>
      <w:r w:rsidR="00335CD1">
        <w:rPr>
          <w:rFonts w:hint="eastAsia"/>
        </w:rPr>
        <w:t>日付形式</w:t>
      </w:r>
      <w:r w:rsidR="00240F59" w:rsidRPr="00A201E5">
        <w:rPr>
          <w:rFonts w:hint="eastAsia"/>
        </w:rPr>
        <w:t>は日付形式を使用するルール文法で使用され、デフォルト値は</w:t>
      </w:r>
      <w:r w:rsidR="00240F59" w:rsidRPr="00A201E5">
        <w:t>yyyy-MM-dd</w:t>
      </w:r>
      <w:r w:rsidR="00240F59" w:rsidRPr="00A201E5">
        <w:rPr>
          <w:rFonts w:hint="eastAsia"/>
        </w:rPr>
        <w:t>である。この形式は</w:t>
      </w:r>
      <w:r w:rsidR="00240F59" w:rsidRPr="00A201E5">
        <w:t>Java</w:t>
      </w:r>
      <w:r w:rsidR="00240F59" w:rsidRPr="00A201E5">
        <w:rPr>
          <w:rFonts w:hint="eastAsia"/>
        </w:rPr>
        <w:t>の</w:t>
      </w:r>
      <w:r w:rsidR="00240F59" w:rsidRPr="00A201E5">
        <w:t>SimpleDateFormat</w:t>
      </w:r>
      <w:r w:rsidR="00240F59" w:rsidRPr="00A201E5">
        <w:rPr>
          <w:rFonts w:hint="eastAsia"/>
        </w:rPr>
        <w:t>形式</w:t>
      </w:r>
      <w:r w:rsidR="003872CA" w:rsidRPr="00A201E5">
        <w:rPr>
          <w:rFonts w:hint="eastAsia"/>
        </w:rPr>
        <w:t>に従う</w:t>
      </w:r>
      <w:r w:rsidR="00240F59" w:rsidRPr="00A201E5">
        <w:rPr>
          <w:rFonts w:hint="eastAsia"/>
        </w:rPr>
        <w:t>。</w:t>
      </w:r>
      <w:r w:rsidR="009F7348" w:rsidRPr="00A201E5">
        <w:rPr>
          <w:rFonts w:hint="eastAsia"/>
        </w:rPr>
        <w:t>ここでは</w:t>
      </w:r>
      <w:r w:rsidR="00E410E2" w:rsidRPr="00A201E5">
        <w:rPr>
          <w:rFonts w:hint="eastAsia"/>
        </w:rPr>
        <w:t>エンターキーを</w:t>
      </w:r>
      <w:r w:rsidR="007B7CEA" w:rsidRPr="00A201E5">
        <w:rPr>
          <w:rFonts w:hint="eastAsia"/>
        </w:rPr>
        <w:t>押</w:t>
      </w:r>
      <w:del w:id="618" w:author="IRK" w:date="2020-04-17T09:56:00Z">
        <w:r w:rsidR="007B7CEA" w:rsidRPr="00A201E5" w:rsidDel="000A63B7">
          <w:rPr>
            <w:rFonts w:hint="eastAsia"/>
          </w:rPr>
          <w:delText>下</w:delText>
        </w:r>
      </w:del>
      <w:r w:rsidR="007B7CEA" w:rsidRPr="00A201E5">
        <w:rPr>
          <w:rFonts w:hint="eastAsia"/>
        </w:rPr>
        <w:t>して</w:t>
      </w:r>
      <w:r w:rsidR="00A02453" w:rsidRPr="00A201E5">
        <w:rPr>
          <w:rFonts w:hint="eastAsia"/>
        </w:rPr>
        <w:t>次に進む。</w:t>
      </w:r>
    </w:p>
    <w:p w14:paraId="3C82A19F" w14:textId="388945F8" w:rsidR="004B68A5" w:rsidRDefault="004B68A5">
      <w:pPr>
        <w:jc w:val="left"/>
        <w:rPr>
          <w:b/>
          <w:bCs/>
        </w:rPr>
      </w:pPr>
      <w:del w:id="619" w:author="IRK" w:date="2020-04-16T11:05:00Z">
        <w:r w:rsidDel="00E23F19">
          <w:br w:type="page"/>
        </w:r>
      </w:del>
    </w:p>
    <w:p w14:paraId="4F1A46D9" w14:textId="3CAF1246" w:rsidR="003872CA" w:rsidRDefault="003872CA" w:rsidP="007D3017">
      <w:pPr>
        <w:pStyle w:val="afff6"/>
      </w:pPr>
      <w:bookmarkStart w:id="620" w:name="_Toc34839490"/>
      <w:del w:id="621" w:author="IRK" w:date="2020-03-06T09:50:00Z">
        <w:r w:rsidDel="005850C0">
          <w:rPr>
            <w:rFonts w:hint="eastAsia"/>
          </w:rPr>
          <w:lastRenderedPageBreak/>
          <w:delText>[</w:delText>
        </w:r>
        <w:r w:rsidDel="005850C0">
          <w:rPr>
            <w:rFonts w:hint="eastAsia"/>
          </w:rPr>
          <w:delText>表</w:delText>
        </w:r>
        <w:r w:rsidDel="005850C0">
          <w:rPr>
            <w:rFonts w:hint="eastAsia"/>
          </w:rPr>
          <w:delText xml:space="preserve"> </w:delText>
        </w:r>
        <w:r w:rsidDel="005850C0">
          <w:fldChar w:fldCharType="begin"/>
        </w:r>
        <w:r w:rsidDel="005850C0">
          <w:delInstrText xml:space="preserve"> </w:delInstrText>
        </w:r>
        <w:r w:rsidDel="005850C0">
          <w:rPr>
            <w:rFonts w:hint="eastAsia"/>
          </w:rPr>
          <w:delInstrText>SEQ [</w:delInstrText>
        </w:r>
        <w:r w:rsidDel="005850C0">
          <w:rPr>
            <w:rFonts w:hint="eastAsia"/>
          </w:rPr>
          <w:delInstrText>表</w:delInstrText>
        </w:r>
        <w:r w:rsidDel="005850C0">
          <w:rPr>
            <w:rFonts w:hint="eastAsia"/>
          </w:rPr>
          <w:delInstrText xml:space="preserve"> \* ARABIC</w:delInstrText>
        </w:r>
        <w:r w:rsidDel="005850C0">
          <w:delInstrText xml:space="preserve"> </w:delInstrText>
        </w:r>
        <w:r w:rsidDel="005850C0">
          <w:fldChar w:fldCharType="separate"/>
        </w:r>
        <w:r w:rsidR="000132DF" w:rsidDel="005850C0">
          <w:rPr>
            <w:noProof/>
          </w:rPr>
          <w:delText>24</w:delText>
        </w:r>
        <w:r w:rsidDel="005850C0">
          <w:fldChar w:fldCharType="end"/>
        </w:r>
        <w:r w:rsidDel="005850C0">
          <w:rPr>
            <w:rFonts w:hint="eastAsia"/>
          </w:rPr>
          <w:delText>]</w:delText>
        </w:r>
      </w:del>
      <w:ins w:id="622" w:author="IRK" w:date="2020-03-06T09:50: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24</w:t>
      </w:r>
      <w:ins w:id="623" w:author="IRK" w:date="2020-03-06T09:50:00Z">
        <w:r w:rsidR="005850C0">
          <w:fldChar w:fldCharType="end"/>
        </w:r>
        <w:r w:rsidR="005850C0">
          <w:rPr>
            <w:rFonts w:hint="eastAsia"/>
          </w:rPr>
          <w:t>]</w:t>
        </w:r>
      </w:ins>
      <w:bookmarkEnd w:id="62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24" w:author="IRK" w:date="2020-04-16T11:05:00Z">
          <w:tblPr>
            <w:tblW w:w="0" w:type="auto"/>
            <w:tblInd w:w="108" w:type="dxa"/>
            <w:tblLook w:val="04A0" w:firstRow="1" w:lastRow="0" w:firstColumn="1" w:lastColumn="0" w:noHBand="0" w:noVBand="1"/>
          </w:tblPr>
        </w:tblPrChange>
      </w:tblPr>
      <w:tblGrid>
        <w:gridCol w:w="9356"/>
        <w:tblGridChange w:id="625">
          <w:tblGrid>
            <w:gridCol w:w="9356"/>
          </w:tblGrid>
        </w:tblGridChange>
      </w:tblGrid>
      <w:tr w:rsidR="003872CA" w:rsidRPr="0049256C" w14:paraId="7878CB4F" w14:textId="77777777" w:rsidTr="003351D8">
        <w:trPr>
          <w:jc w:val="center"/>
        </w:trPr>
        <w:tc>
          <w:tcPr>
            <w:tcW w:w="9356" w:type="dxa"/>
            <w:tcPrChange w:id="626" w:author="IRK" w:date="2020-04-16T11:05:00Z">
              <w:tcPr>
                <w:tcW w:w="9356" w:type="dxa"/>
              </w:tcPr>
            </w:tcPrChange>
          </w:tcPr>
          <w:p w14:paraId="1D14D6F3" w14:textId="77777777" w:rsidR="003872CA" w:rsidRPr="00373C0B" w:rsidRDefault="003872CA">
            <w:pPr>
              <w:pStyle w:val="16"/>
              <w:pPrChange w:id="627" w:author="IRK" w:date="2020-04-27T17:26:00Z">
                <w:pPr/>
              </w:pPrChange>
            </w:pPr>
            <w:r w:rsidRPr="00373C0B">
              <w:t>********************************************************************************</w:t>
            </w:r>
          </w:p>
          <w:p w14:paraId="4386E891" w14:textId="77777777" w:rsidR="003872CA" w:rsidRPr="00373C0B" w:rsidRDefault="003872CA">
            <w:pPr>
              <w:pStyle w:val="16"/>
              <w:pPrChange w:id="628" w:author="IRK" w:date="2020-04-27T17:26:00Z">
                <w:pPr/>
              </w:pPrChange>
            </w:pPr>
          </w:p>
          <w:p w14:paraId="2994EDAD" w14:textId="4596C0FA" w:rsidR="003872CA" w:rsidRPr="00373C0B" w:rsidRDefault="003872CA">
            <w:pPr>
              <w:pStyle w:val="16"/>
              <w:pPrChange w:id="629" w:author="IRK" w:date="2020-04-27T17:26:00Z">
                <w:pPr>
                  <w:tabs>
                    <w:tab w:val="left" w:pos="4082"/>
                  </w:tabs>
                </w:pPr>
              </w:pPrChange>
            </w:pPr>
            <w:r w:rsidRPr="00373C0B">
              <w:rPr>
                <w:rFonts w:hint="eastAsia"/>
              </w:rPr>
              <w:t>ル</w:t>
            </w:r>
            <w:r w:rsidRPr="00A201E5">
              <w:t>ールシステムで使用する</w:t>
            </w:r>
            <w:r w:rsidR="00DA3104" w:rsidRPr="00DA3104">
              <w:rPr>
                <w:rFonts w:hint="eastAsia"/>
              </w:rPr>
              <w:t>基本</w:t>
            </w:r>
            <w:r w:rsidR="00335CD1">
              <w:t>日付形式</w:t>
            </w:r>
            <w:r w:rsidRPr="00A201E5">
              <w:t>を入力してください。</w:t>
            </w:r>
            <w:r w:rsidR="00DA3104">
              <w:rPr>
                <w:rFonts w:hint="eastAsia"/>
              </w:rPr>
              <w:t>基本</w:t>
            </w:r>
            <w:r w:rsidR="00335CD1">
              <w:t>日付形式</w:t>
            </w:r>
            <w:r w:rsidRPr="00A201E5">
              <w:t>は、日付形式を使用するルール文法で使用されます。この形式は、</w:t>
            </w:r>
            <w:r w:rsidRPr="00373C0B">
              <w:rPr>
                <w:rFonts w:hint="eastAsia"/>
              </w:rPr>
              <w:t>Java</w:t>
            </w:r>
            <w:r w:rsidRPr="00373C0B">
              <w:rPr>
                <w:rFonts w:hint="eastAsia"/>
              </w:rPr>
              <w:t>の</w:t>
            </w:r>
            <w:r w:rsidRPr="00373C0B">
              <w:rPr>
                <w:rFonts w:hint="eastAsia"/>
              </w:rPr>
              <w:t>SimpleDateFormat</w:t>
            </w:r>
            <w:r w:rsidRPr="00373C0B">
              <w:rPr>
                <w:rFonts w:hint="eastAsia"/>
              </w:rPr>
              <w:t>形式に</w:t>
            </w:r>
            <w:r w:rsidRPr="00A201E5">
              <w:rPr>
                <w:rFonts w:hint="eastAsia"/>
              </w:rPr>
              <w:t>従</w:t>
            </w:r>
            <w:r w:rsidRPr="00A201E5">
              <w:t>います。</w:t>
            </w:r>
            <w:r w:rsidRPr="00373C0B">
              <w:rPr>
                <w:rFonts w:hint="eastAsia"/>
              </w:rPr>
              <w:t xml:space="preserve"> (</w:t>
            </w:r>
            <w:r w:rsidRPr="00A201E5">
              <w:rPr>
                <w:rFonts w:hint="eastAsia"/>
              </w:rPr>
              <w:t>デフォルト値</w:t>
            </w:r>
            <w:r w:rsidRPr="00373C0B">
              <w:rPr>
                <w:rFonts w:hint="eastAsia"/>
              </w:rPr>
              <w:t>: yyyy-MM-dd)</w:t>
            </w:r>
          </w:p>
          <w:p w14:paraId="516EC802" w14:textId="77777777" w:rsidR="003872CA" w:rsidRPr="00373C0B" w:rsidRDefault="003872CA">
            <w:pPr>
              <w:pStyle w:val="16"/>
              <w:pPrChange w:id="630" w:author="IRK" w:date="2020-04-27T17:26:00Z">
                <w:pPr/>
              </w:pPrChange>
            </w:pPr>
          </w:p>
          <w:p w14:paraId="7A7F15EB" w14:textId="21FBDD7A" w:rsidR="003872CA" w:rsidRPr="0049256C" w:rsidRDefault="003872CA">
            <w:pPr>
              <w:pStyle w:val="16"/>
              <w:pPrChange w:id="631" w:author="IRK" w:date="2020-04-27T17:26:00Z">
                <w:pPr/>
              </w:pPrChange>
            </w:pPr>
            <w:r w:rsidRPr="00A201E5">
              <w:t xml:space="preserve"> </w:t>
            </w:r>
            <w:r w:rsidRPr="00373C0B">
              <w:t>&gt;&gt;</w:t>
            </w:r>
          </w:p>
        </w:tc>
      </w:tr>
    </w:tbl>
    <w:p w14:paraId="13F5D6A9" w14:textId="77777777" w:rsidR="00A02453" w:rsidRPr="00FD7B25" w:rsidRDefault="00A02453" w:rsidP="00EC7890">
      <w:pPr>
        <w:rPr>
          <w:rFonts w:asciiTheme="minorEastAsia" w:eastAsia="Malgun Gothic" w:hAnsiTheme="minorEastAsia" w:cs="BatangChe"/>
          <w:lang w:eastAsia="ko-KR"/>
        </w:rPr>
      </w:pPr>
    </w:p>
    <w:p w14:paraId="277F09C0" w14:textId="4DF6D8B1" w:rsidR="005B6671" w:rsidRPr="00A201E5" w:rsidRDefault="00A02453" w:rsidP="00EC7890">
      <w:pPr>
        <w:rPr>
          <w:rFonts w:ascii="BatangChe" w:eastAsia="Malgun Gothic" w:hAnsi="BatangChe" w:cs="BatangChe"/>
        </w:rPr>
      </w:pPr>
      <w:r w:rsidRPr="00A201E5">
        <w:rPr>
          <w:rFonts w:hint="eastAsia"/>
        </w:rPr>
        <w:t>正常に</w:t>
      </w:r>
      <w:r w:rsidR="005B6671" w:rsidRPr="0049256C">
        <w:t>登録された</w:t>
      </w:r>
      <w:r w:rsidR="005B6671" w:rsidRPr="0049256C">
        <w:rPr>
          <w:rFonts w:hint="eastAsia"/>
        </w:rPr>
        <w:t>場合</w:t>
      </w:r>
      <w:r w:rsidR="005B6671" w:rsidRPr="0049256C">
        <w:t>、</w:t>
      </w:r>
      <w:ins w:id="632" w:author="IRK" w:date="2020-03-12T11:14:00Z">
        <w:r w:rsidR="00BB5A47">
          <w:rPr>
            <w:rFonts w:hint="eastAsia"/>
          </w:rPr>
          <w:t>[</w:t>
        </w:r>
      </w:ins>
      <w:r w:rsidR="005B6671" w:rsidRPr="0049256C">
        <w:t>ルール</w:t>
      </w:r>
      <w:del w:id="633" w:author="IRK" w:date="2020-03-12T11:14:00Z">
        <w:r w:rsidR="005B6671" w:rsidRPr="0049256C" w:rsidDel="00BB5A47">
          <w:delText>データベース</w:delText>
        </w:r>
      </w:del>
      <w:ins w:id="634" w:author="IRK" w:date="2020-03-12T11:14:00Z">
        <w:r w:rsidR="00BB5A47">
          <w:rPr>
            <w:rFonts w:hint="eastAsia"/>
          </w:rPr>
          <w:t>DB</w:t>
        </w:r>
      </w:ins>
      <w:r w:rsidR="005B6671" w:rsidRPr="0049256C">
        <w:t>管理</w:t>
      </w:r>
      <w:ins w:id="635" w:author="IRK" w:date="2020-03-12T11:14:00Z">
        <w:r w:rsidR="00BB5A47">
          <w:rPr>
            <w:rFonts w:hint="eastAsia"/>
          </w:rPr>
          <w:t>]</w:t>
        </w:r>
      </w:ins>
      <w:r w:rsidR="005B6671" w:rsidRPr="0049256C">
        <w:t>画面が表示され、単位ルールシステム</w:t>
      </w:r>
      <w:r w:rsidR="005B6671" w:rsidRPr="0049256C">
        <w:t>DEV</w:t>
      </w:r>
      <w:r w:rsidR="005B6671" w:rsidRPr="0049256C">
        <w:t>に登録されたルールデータベースの一覧が表示される</w:t>
      </w:r>
      <w:r w:rsidR="005B6671" w:rsidRPr="0049256C">
        <w:t>(</w:t>
      </w:r>
      <w:del w:id="636" w:author="IRK" w:date="2020-03-06T09:50:00Z">
        <w:r w:rsidR="00B52CD5" w:rsidRPr="0049256C" w:rsidDel="005850C0">
          <w:delText>表</w:delText>
        </w:r>
        <w:r w:rsidR="00173DF8" w:rsidRPr="0049256C" w:rsidDel="005850C0">
          <w:delText>2</w:delText>
        </w:r>
        <w:r w:rsidR="003872CA" w:rsidDel="005850C0">
          <w:rPr>
            <w:rFonts w:hint="eastAsia"/>
          </w:rPr>
          <w:delText>5</w:delText>
        </w:r>
      </w:del>
      <w:ins w:id="637" w:author="IRK" w:date="2020-03-06T09:51:00Z">
        <w:r w:rsidR="005850C0">
          <w:fldChar w:fldCharType="begin"/>
        </w:r>
        <w:r w:rsidR="005850C0">
          <w:instrText xml:space="preserve"> </w:instrText>
        </w:r>
        <w:r w:rsidR="005850C0">
          <w:rPr>
            <w:rFonts w:hint="eastAsia"/>
          </w:rPr>
          <w:instrText>REF _Ref34380676 \h</w:instrText>
        </w:r>
        <w:r w:rsidR="005850C0">
          <w:instrText xml:space="preserve"> </w:instrText>
        </w:r>
      </w:ins>
      <w:r w:rsidR="005850C0">
        <w:fldChar w:fldCharType="separate"/>
      </w:r>
      <w:ins w:id="638" w:author="IRK" w:date="2020-03-06T09:50:00Z">
        <w:r w:rsidR="00AB1F2F">
          <w:rPr>
            <w:rFonts w:hint="eastAsia"/>
          </w:rPr>
          <w:t>[</w:t>
        </w:r>
        <w:r w:rsidR="00AB1F2F">
          <w:rPr>
            <w:rFonts w:hint="eastAsia"/>
          </w:rPr>
          <w:t>表</w:t>
        </w:r>
        <w:r w:rsidR="00AB1F2F">
          <w:rPr>
            <w:rFonts w:hint="eastAsia"/>
          </w:rPr>
          <w:t xml:space="preserve"> </w:t>
        </w:r>
      </w:ins>
      <w:r w:rsidR="00AB1F2F">
        <w:rPr>
          <w:noProof/>
        </w:rPr>
        <w:t>25</w:t>
      </w:r>
      <w:ins w:id="639" w:author="IRK" w:date="2020-03-06T09:50:00Z">
        <w:r w:rsidR="00AB1F2F">
          <w:rPr>
            <w:rFonts w:hint="eastAsia"/>
          </w:rPr>
          <w:t>]</w:t>
        </w:r>
      </w:ins>
      <w:ins w:id="640" w:author="IRK" w:date="2020-03-06T09:51:00Z">
        <w:r w:rsidR="005850C0">
          <w:fldChar w:fldCharType="end"/>
        </w:r>
      </w:ins>
      <w:r w:rsidR="005B6671" w:rsidRPr="0049256C">
        <w:t>)</w:t>
      </w:r>
      <w:r w:rsidR="005B6671" w:rsidRPr="0049256C">
        <w:t>。作業を選択しない状態で</w:t>
      </w:r>
      <w:r w:rsidR="005B6671" w:rsidRPr="0033287B">
        <w:t>エンター</w:t>
      </w:r>
      <w:r w:rsidR="00DF138F" w:rsidRPr="0033287B">
        <w:rPr>
          <w:rFonts w:hint="eastAsia"/>
        </w:rPr>
        <w:t>キー</w:t>
      </w:r>
      <w:r w:rsidR="00DF138F" w:rsidRPr="0033287B">
        <w:t>を</w:t>
      </w:r>
      <w:r w:rsidR="00DF138F" w:rsidRPr="0033287B">
        <w:rPr>
          <w:rFonts w:hint="eastAsia"/>
        </w:rPr>
        <w:t>押</w:t>
      </w:r>
      <w:del w:id="641" w:author="IRK" w:date="2020-04-17T09:58:00Z">
        <w:r w:rsidR="00DF138F" w:rsidRPr="0033287B" w:rsidDel="000A63B7">
          <w:rPr>
            <w:rFonts w:hint="eastAsia"/>
          </w:rPr>
          <w:delText>下</w:delText>
        </w:r>
      </w:del>
      <w:r w:rsidR="005B6671" w:rsidRPr="0033287B">
        <w:t>し</w:t>
      </w:r>
      <w:r w:rsidR="005B6671" w:rsidRPr="0033287B">
        <w:rPr>
          <w:rFonts w:hint="eastAsia"/>
        </w:rPr>
        <w:t>た場合</w:t>
      </w:r>
      <w:r w:rsidR="005B6671" w:rsidRPr="0033287B">
        <w:t>、次に進む。</w:t>
      </w:r>
    </w:p>
    <w:p w14:paraId="4FA5DA9F" w14:textId="77777777" w:rsidR="005B6671" w:rsidRPr="0049256C" w:rsidRDefault="005B6671" w:rsidP="00EC7890"/>
    <w:p w14:paraId="231974F0" w14:textId="509FF571" w:rsidR="00015D6E" w:rsidRPr="0049256C" w:rsidRDefault="00015D6E" w:rsidP="007D3017">
      <w:pPr>
        <w:pStyle w:val="afff6"/>
      </w:pPr>
      <w:bookmarkStart w:id="642" w:name="_Ref34380676"/>
      <w:bookmarkStart w:id="643" w:name="_Toc34839491"/>
      <w:del w:id="644" w:author="IRK" w:date="2020-03-06T09:50: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25</w:delText>
        </w:r>
        <w:r w:rsidR="003561C7" w:rsidRPr="0049256C" w:rsidDel="005850C0">
          <w:rPr>
            <w:noProof/>
          </w:rPr>
          <w:fldChar w:fldCharType="end"/>
        </w:r>
        <w:r w:rsidRPr="0049256C" w:rsidDel="005850C0">
          <w:rPr>
            <w:rFonts w:hint="eastAsia"/>
          </w:rPr>
          <w:delText>]</w:delText>
        </w:r>
      </w:del>
      <w:ins w:id="645" w:author="IRK" w:date="2020-03-06T09:50: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25</w:t>
      </w:r>
      <w:ins w:id="646" w:author="IRK" w:date="2020-03-06T09:50:00Z">
        <w:r w:rsidR="005850C0">
          <w:fldChar w:fldCharType="end"/>
        </w:r>
        <w:r w:rsidR="005850C0">
          <w:rPr>
            <w:rFonts w:hint="eastAsia"/>
          </w:rPr>
          <w:t>]</w:t>
        </w:r>
      </w:ins>
      <w:bookmarkEnd w:id="642"/>
      <w:bookmarkEnd w:id="64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47" w:author="IRK" w:date="2020-04-16T11:05:00Z">
          <w:tblPr>
            <w:tblW w:w="0" w:type="auto"/>
            <w:tblInd w:w="108" w:type="dxa"/>
            <w:tblLook w:val="04A0" w:firstRow="1" w:lastRow="0" w:firstColumn="1" w:lastColumn="0" w:noHBand="0" w:noVBand="1"/>
          </w:tblPr>
        </w:tblPrChange>
      </w:tblPr>
      <w:tblGrid>
        <w:gridCol w:w="9356"/>
        <w:tblGridChange w:id="648">
          <w:tblGrid>
            <w:gridCol w:w="9356"/>
          </w:tblGrid>
        </w:tblGridChange>
      </w:tblGrid>
      <w:tr w:rsidR="005B6671" w:rsidRPr="0049256C" w14:paraId="120D1252" w14:textId="77777777" w:rsidTr="003351D8">
        <w:trPr>
          <w:jc w:val="center"/>
        </w:trPr>
        <w:tc>
          <w:tcPr>
            <w:tcW w:w="9356" w:type="dxa"/>
            <w:shd w:val="clear" w:color="auto" w:fill="auto"/>
            <w:tcPrChange w:id="649" w:author="IRK" w:date="2020-04-16T11:05:00Z">
              <w:tcPr>
                <w:tcW w:w="9356" w:type="dxa"/>
                <w:shd w:val="clear" w:color="auto" w:fill="auto"/>
              </w:tcPr>
            </w:tcPrChange>
          </w:tcPr>
          <w:p w14:paraId="28C0F7BB" w14:textId="77777777" w:rsidR="005B6671" w:rsidRPr="0049256C" w:rsidRDefault="005B6671">
            <w:pPr>
              <w:pStyle w:val="16"/>
              <w:pPrChange w:id="650" w:author="IRK" w:date="2020-04-27T17:26:00Z">
                <w:pPr/>
              </w:pPrChange>
            </w:pPr>
            <w:r w:rsidRPr="0049256C">
              <w:t>********************************************************************************</w:t>
            </w:r>
          </w:p>
          <w:p w14:paraId="0DEC7EFA" w14:textId="77777777" w:rsidR="005B6671" w:rsidRPr="0049256C" w:rsidRDefault="005B6671">
            <w:pPr>
              <w:pStyle w:val="16"/>
              <w:pPrChange w:id="651" w:author="IRK" w:date="2020-04-27T17:26:00Z">
                <w:pPr/>
              </w:pPrChange>
            </w:pPr>
          </w:p>
          <w:p w14:paraId="44CFFF95" w14:textId="77777777" w:rsidR="005B6671" w:rsidRPr="0049256C" w:rsidRDefault="005B6671">
            <w:pPr>
              <w:pStyle w:val="16"/>
              <w:pPrChange w:id="652"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管理</w:t>
            </w:r>
          </w:p>
          <w:p w14:paraId="7A8CCAE5" w14:textId="77777777" w:rsidR="005B6671" w:rsidRPr="0049256C" w:rsidRDefault="005B6671">
            <w:pPr>
              <w:pStyle w:val="16"/>
              <w:pPrChange w:id="653" w:author="IRK" w:date="2020-04-27T17:26:00Z">
                <w:pPr/>
              </w:pPrChange>
            </w:pPr>
          </w:p>
          <w:p w14:paraId="0650B63F" w14:textId="77777777" w:rsidR="005B6671" w:rsidRPr="0049256C" w:rsidRDefault="005B6671">
            <w:pPr>
              <w:pStyle w:val="16"/>
              <w:pPrChange w:id="654" w:author="IRK" w:date="2020-04-27T17:26:00Z">
                <w:pPr/>
              </w:pPrChange>
            </w:pPr>
            <w:r w:rsidRPr="0049256C">
              <w:t>********************************************************************************</w:t>
            </w:r>
          </w:p>
          <w:p w14:paraId="616C3686" w14:textId="77777777" w:rsidR="005B6671" w:rsidRPr="0049256C" w:rsidRDefault="005B6671">
            <w:pPr>
              <w:pStyle w:val="16"/>
              <w:pPrChange w:id="655" w:author="IRK" w:date="2020-04-27T17:26:00Z">
                <w:pPr/>
              </w:pPrChange>
            </w:pPr>
          </w:p>
          <w:p w14:paraId="0F748FE5" w14:textId="1B6F46B5" w:rsidR="005B6671" w:rsidRPr="0049256C" w:rsidRDefault="005B6671">
            <w:pPr>
              <w:pStyle w:val="16"/>
              <w:pPrChange w:id="656" w:author="IRK" w:date="2020-04-27T17:26:00Z">
                <w:pPr/>
              </w:pPrChange>
            </w:pPr>
            <w:r w:rsidRPr="0049256C">
              <w:rPr>
                <w:rFonts w:hint="eastAsia"/>
              </w:rPr>
              <w:t>単位ルールシステム</w:t>
            </w:r>
            <w:r w:rsidRPr="0049256C">
              <w:t>'DEV'</w:t>
            </w:r>
            <w:r w:rsidRPr="0049256C">
              <w:t>に登録されたルール</w:t>
            </w:r>
            <w:r w:rsidRPr="0049256C">
              <w:t>DB</w:t>
            </w:r>
            <w:r w:rsidRPr="0049256C">
              <w:t>のリストです。新規ルール</w:t>
            </w:r>
            <w:r w:rsidRPr="0049256C">
              <w:t>DB</w:t>
            </w:r>
            <w:r w:rsidRPr="0049256C">
              <w:t>の登録</w:t>
            </w:r>
            <w:r w:rsidRPr="0049256C">
              <w:rPr>
                <w:rFonts w:hint="eastAsia"/>
              </w:rPr>
              <w:t>およ</w:t>
            </w:r>
            <w:r w:rsidRPr="0049256C">
              <w:t>び既存ルール</w:t>
            </w:r>
            <w:r w:rsidRPr="0049256C">
              <w:t>DB</w:t>
            </w:r>
            <w:r w:rsidR="00DF138F">
              <w:t>の情報を修正</w:t>
            </w:r>
            <w:r w:rsidRPr="0049256C">
              <w:t>できます。</w:t>
            </w:r>
          </w:p>
          <w:p w14:paraId="05C0F62C" w14:textId="77777777" w:rsidR="005B6671" w:rsidRPr="0049256C" w:rsidRDefault="005B6671">
            <w:pPr>
              <w:pStyle w:val="16"/>
              <w:pPrChange w:id="657" w:author="IRK" w:date="2020-04-27T17:26:00Z">
                <w:pPr/>
              </w:pPrChange>
            </w:pPr>
          </w:p>
          <w:p w14:paraId="56B0AF61" w14:textId="77777777" w:rsidR="005B6671" w:rsidRPr="0049256C" w:rsidRDefault="005B6671">
            <w:pPr>
              <w:pStyle w:val="16"/>
              <w:pPrChange w:id="658" w:author="IRK" w:date="2020-04-27T17:26:00Z">
                <w:pPr/>
              </w:pPrChange>
            </w:pPr>
            <w:r w:rsidRPr="0049256C">
              <w:t>[</w:t>
            </w:r>
            <w:r w:rsidRPr="0049256C">
              <w:t>項目</w:t>
            </w:r>
            <w:r w:rsidRPr="0049256C">
              <w:t>]</w:t>
            </w:r>
          </w:p>
          <w:p w14:paraId="5344FB52" w14:textId="77777777" w:rsidR="005B6671" w:rsidRPr="0049256C" w:rsidRDefault="005B6671">
            <w:pPr>
              <w:pStyle w:val="16"/>
              <w:rPr>
                <w:szCs w:val="18"/>
              </w:rPr>
              <w:pPrChange w:id="659" w:author="IRK" w:date="2020-04-27T17:26:00Z">
                <w:pPr/>
              </w:pPrChange>
            </w:pPr>
            <w:r w:rsidRPr="0049256C">
              <w:rPr>
                <w:szCs w:val="18"/>
              </w:rPr>
              <w:t>--------------------------------------------------------------------------</w:t>
            </w:r>
          </w:p>
          <w:p w14:paraId="186A65E3" w14:textId="77777777" w:rsidR="005B6671" w:rsidRPr="0049256C" w:rsidRDefault="005B6671">
            <w:pPr>
              <w:pStyle w:val="16"/>
              <w:rPr>
                <w:szCs w:val="18"/>
              </w:rPr>
              <w:pPrChange w:id="660" w:author="IRK" w:date="2020-04-27T17:26:00Z">
                <w:pPr/>
              </w:pPrChange>
            </w:pPr>
            <w:r w:rsidRPr="0049256C">
              <w:rPr>
                <w:szCs w:val="18"/>
              </w:rPr>
              <w:t xml:space="preserve">    | </w:t>
            </w:r>
            <w:r w:rsidRPr="0049256C">
              <w:rPr>
                <w:rFonts w:ascii="ＭＳ Ｐゴシック" w:hAnsi="ＭＳ Ｐゴシック"/>
                <w:szCs w:val="18"/>
              </w:rPr>
              <w:t xml:space="preserve">名称 </w:t>
            </w:r>
            <w:r w:rsidRPr="0049256C">
              <w:rPr>
                <w:szCs w:val="18"/>
              </w:rPr>
              <w:t xml:space="preserve">  | JDBC-URL                                | ID  </w:t>
            </w:r>
            <w:r w:rsidRPr="0049256C">
              <w:rPr>
                <w:rFonts w:eastAsiaTheme="minorEastAsia" w:hint="eastAsia"/>
                <w:szCs w:val="18"/>
              </w:rPr>
              <w:t xml:space="preserve">       </w:t>
            </w:r>
            <w:r w:rsidRPr="0049256C">
              <w:rPr>
                <w:szCs w:val="18"/>
              </w:rPr>
              <w:t xml:space="preserve">     | </w:t>
            </w:r>
            <w:r w:rsidRPr="0049256C">
              <w:rPr>
                <w:rFonts w:ascii="ＭＳ Ｐゴシック" w:hAnsi="ＭＳ Ｐゴシック"/>
                <w:szCs w:val="18"/>
              </w:rPr>
              <w:t>説明</w:t>
            </w:r>
            <w:r w:rsidRPr="0049256C">
              <w:rPr>
                <w:szCs w:val="18"/>
              </w:rPr>
              <w:t xml:space="preserve"> |</w:t>
            </w:r>
          </w:p>
          <w:p w14:paraId="44D37AEC" w14:textId="77777777" w:rsidR="005B6671" w:rsidRPr="0049256C" w:rsidRDefault="005B6671">
            <w:pPr>
              <w:pStyle w:val="16"/>
              <w:rPr>
                <w:rFonts w:eastAsiaTheme="minorEastAsia"/>
                <w:szCs w:val="18"/>
              </w:rPr>
              <w:pPrChange w:id="661" w:author="IRK" w:date="2020-04-27T17:26:00Z">
                <w:pPr/>
              </w:pPrChange>
            </w:pPr>
            <w:r w:rsidRPr="0049256C">
              <w:rPr>
                <w:szCs w:val="18"/>
              </w:rPr>
              <w:t>--------------------------------------------------------------------------</w:t>
            </w:r>
          </w:p>
          <w:p w14:paraId="001F9830" w14:textId="5E16EDE7" w:rsidR="005B6671" w:rsidRPr="0049256C" w:rsidRDefault="005B6671">
            <w:pPr>
              <w:pStyle w:val="16"/>
              <w:rPr>
                <w:rFonts w:eastAsiaTheme="minorEastAsia"/>
                <w:szCs w:val="18"/>
              </w:rPr>
              <w:pPrChange w:id="662" w:author="IRK" w:date="2020-04-27T17:26:00Z">
                <w:pPr/>
              </w:pPrChange>
            </w:pPr>
            <w:r w:rsidRPr="0049256C">
              <w:rPr>
                <w:szCs w:val="18"/>
              </w:rPr>
              <w:t>1 | RULEDB | jdbc:oracle:thin:@</w:t>
            </w:r>
            <w:r w:rsidRPr="001920D3">
              <w:rPr>
                <w:rFonts w:eastAsia="Malgun Gothic"/>
                <w:spacing w:val="0"/>
                <w:lang w:eastAsia="ko-KR"/>
                <w:rPrChange w:id="663" w:author="IRK" w:date="2020-03-10T22:53:00Z">
                  <w:rPr>
                    <w:rFonts w:eastAsia="Malgun Gothic" w:cs="Times New Roman"/>
                    <w:i/>
                    <w:spacing w:val="0"/>
                    <w:szCs w:val="16"/>
                    <w:lang w:eastAsia="ko-KR"/>
                  </w:rPr>
                </w:rPrChange>
              </w:rPr>
              <w:t>ip:port:</w:t>
            </w:r>
            <w:r w:rsidR="009A04EF" w:rsidRPr="001920D3">
              <w:rPr>
                <w:rPrChange w:id="664" w:author="IRK" w:date="2020-03-10T22:53:00Z">
                  <w:rPr>
                    <w:rFonts w:eastAsia="Noto Sans Japanese Regular" w:cs="Times New Roman"/>
                    <w:i/>
                    <w:szCs w:val="16"/>
                  </w:rPr>
                </w:rPrChange>
              </w:rPr>
              <w:t xml:space="preserve"> SID</w:t>
            </w:r>
            <w:r w:rsidR="009A04EF" w:rsidRPr="00DD013B">
              <w:rPr>
                <w:rFonts w:hint="eastAsia"/>
              </w:rPr>
              <w:t xml:space="preserve"> </w:t>
            </w:r>
            <w:r w:rsidR="009A04EF">
              <w:t xml:space="preserve">    </w:t>
            </w:r>
            <w:r w:rsidRPr="0049256C">
              <w:rPr>
                <w:szCs w:val="18"/>
              </w:rPr>
              <w:t xml:space="preserve">| </w:t>
            </w:r>
            <w:r w:rsidRPr="0049256C">
              <w:rPr>
                <w:rFonts w:eastAsiaTheme="minorEastAsia" w:hint="eastAsia"/>
                <w:szCs w:val="18"/>
              </w:rPr>
              <w:t>your account</w:t>
            </w:r>
            <w:r w:rsidRPr="0049256C">
              <w:rPr>
                <w:szCs w:val="18"/>
              </w:rPr>
              <w:t xml:space="preserve"> |      |</w:t>
            </w:r>
          </w:p>
          <w:p w14:paraId="571E24DB" w14:textId="77777777" w:rsidR="005B6671" w:rsidRPr="0049256C" w:rsidRDefault="005B6671">
            <w:pPr>
              <w:pStyle w:val="16"/>
              <w:rPr>
                <w:szCs w:val="18"/>
              </w:rPr>
              <w:pPrChange w:id="665" w:author="IRK" w:date="2020-04-27T17:26:00Z">
                <w:pPr/>
              </w:pPrChange>
            </w:pPr>
            <w:r w:rsidRPr="0049256C">
              <w:rPr>
                <w:szCs w:val="18"/>
              </w:rPr>
              <w:t>--------------------------------------------------------------------------</w:t>
            </w:r>
          </w:p>
          <w:p w14:paraId="3A78C0F9" w14:textId="77777777" w:rsidR="005B6671" w:rsidRPr="0049256C" w:rsidRDefault="005B6671">
            <w:pPr>
              <w:pStyle w:val="16"/>
              <w:pPrChange w:id="666" w:author="IRK" w:date="2020-04-27T17:26:00Z">
                <w:pPr/>
              </w:pPrChange>
            </w:pPr>
          </w:p>
          <w:p w14:paraId="458FE966" w14:textId="77777777" w:rsidR="005B6671" w:rsidRPr="0049256C" w:rsidRDefault="005B6671">
            <w:pPr>
              <w:pStyle w:val="16"/>
              <w:pPrChange w:id="667" w:author="IRK" w:date="2020-04-27T17:26:00Z">
                <w:pPr/>
              </w:pPrChange>
            </w:pPr>
            <w:r w:rsidRPr="0049256C">
              <w:t>[</w:t>
            </w:r>
            <w:r w:rsidRPr="0049256C">
              <w:t>可能な作業</w:t>
            </w:r>
            <w:r w:rsidRPr="0049256C">
              <w:t>]</w:t>
            </w:r>
          </w:p>
          <w:p w14:paraId="3CF9B8D5" w14:textId="31F4EDE2" w:rsidR="005B6671" w:rsidRPr="0049256C" w:rsidRDefault="005B6671">
            <w:pPr>
              <w:pStyle w:val="16"/>
              <w:pPrChange w:id="668" w:author="IRK" w:date="2020-04-27T17:26:00Z">
                <w:pPr/>
              </w:pPrChange>
            </w:pPr>
            <w:r w:rsidRPr="00373C0B">
              <w:t xml:space="preserve">a. </w:t>
            </w:r>
            <w:r w:rsidRPr="00373C0B">
              <w:rPr>
                <w:rFonts w:hint="eastAsia"/>
              </w:rPr>
              <w:t>追加</w:t>
            </w:r>
            <w:r w:rsidRPr="00373C0B">
              <w:t xml:space="preserve">    b. </w:t>
            </w:r>
            <w:r w:rsidR="003872CA" w:rsidRPr="00A201E5">
              <w:rPr>
                <w:rFonts w:hint="eastAsia"/>
              </w:rPr>
              <w:t>情報更新</w:t>
            </w:r>
            <w:r w:rsidRPr="00373C0B">
              <w:t xml:space="preserve">    c. </w:t>
            </w:r>
            <w:r w:rsidR="003872CA" w:rsidRPr="00A201E5">
              <w:rPr>
                <w:rFonts w:hint="eastAsia"/>
              </w:rPr>
              <w:t>上</w:t>
            </w:r>
            <w:r w:rsidRPr="00373C0B">
              <w:rPr>
                <w:rFonts w:hint="eastAsia"/>
              </w:rPr>
              <w:t>に移動</w:t>
            </w:r>
            <w:del w:id="669" w:author="IRK" w:date="2020-03-10T06:38:00Z">
              <w:r w:rsidR="003872CA" w:rsidRPr="00A201E5" w:rsidDel="003538CD">
                <w:rPr>
                  <w:rFonts w:hint="eastAsia"/>
                </w:rPr>
                <w:delText xml:space="preserve">　　　　</w:delText>
              </w:r>
            </w:del>
            <w:ins w:id="670" w:author="IRK" w:date="2020-03-10T06:38:00Z">
              <w:r w:rsidR="003538CD">
                <w:rPr>
                  <w:rFonts w:hint="eastAsia"/>
                </w:rPr>
                <w:t xml:space="preserve">    </w:t>
              </w:r>
            </w:ins>
            <w:r w:rsidR="003872CA" w:rsidRPr="00A201E5">
              <w:t>d</w:t>
            </w:r>
            <w:r w:rsidR="003872CA" w:rsidRPr="00A201E5">
              <w:rPr>
                <w:rFonts w:hint="eastAsia"/>
              </w:rPr>
              <w:t>．</w:t>
            </w:r>
            <w:r w:rsidR="003872CA" w:rsidRPr="00A201E5">
              <w:t xml:space="preserve"> </w:t>
            </w:r>
            <w:r w:rsidR="003872CA" w:rsidRPr="00A201E5">
              <w:rPr>
                <w:rFonts w:hint="eastAsia"/>
              </w:rPr>
              <w:t>下に移動</w:t>
            </w:r>
            <w:del w:id="671" w:author="IRK" w:date="2020-03-10T06:38:00Z">
              <w:r w:rsidRPr="0049256C" w:rsidDel="003538CD">
                <w:delText xml:space="preserve"> </w:delText>
              </w:r>
            </w:del>
          </w:p>
          <w:p w14:paraId="5334A7DB" w14:textId="77777777" w:rsidR="005B6671" w:rsidRPr="0049256C" w:rsidRDefault="005B6671">
            <w:pPr>
              <w:pStyle w:val="16"/>
              <w:pPrChange w:id="672" w:author="IRK" w:date="2020-04-27T17:26:00Z">
                <w:pPr/>
              </w:pPrChange>
            </w:pPr>
          </w:p>
          <w:p w14:paraId="26186CA7" w14:textId="007AD92C" w:rsidR="005B6671" w:rsidRPr="0049256C" w:rsidRDefault="00DF138F">
            <w:pPr>
              <w:pStyle w:val="16"/>
              <w:pPrChange w:id="673" w:author="IRK" w:date="2020-04-27T17:26:00Z">
                <w:pPr/>
              </w:pPrChange>
            </w:pPr>
            <w:r>
              <w:rPr>
                <w:rFonts w:hint="eastAsia"/>
              </w:rPr>
              <w:t>作業を選択してください。スキップするには</w:t>
            </w:r>
            <w:r w:rsidRPr="006943E9">
              <w:rPr>
                <w:rFonts w:hint="eastAsia"/>
              </w:rPr>
              <w:t>エンターキーを押下</w:t>
            </w:r>
            <w:r w:rsidR="005B6671" w:rsidRPr="006943E9">
              <w:rPr>
                <w:rFonts w:hint="eastAsia"/>
              </w:rPr>
              <w:t>してください</w:t>
            </w:r>
            <w:r w:rsidR="005B6671" w:rsidRPr="0049256C">
              <w:rPr>
                <w:rFonts w:hint="eastAsia"/>
              </w:rPr>
              <w:t>。</w:t>
            </w:r>
            <w:r w:rsidR="005B6671" w:rsidRPr="0049256C">
              <w:t xml:space="preserve"> &gt;&gt;</w:t>
            </w:r>
          </w:p>
        </w:tc>
      </w:tr>
    </w:tbl>
    <w:p w14:paraId="3C78EBA2" w14:textId="77777777" w:rsidR="00015D6E" w:rsidRPr="0049256C" w:rsidRDefault="00015D6E" w:rsidP="00EC7890"/>
    <w:p w14:paraId="69C1A7D0" w14:textId="4987B3DF" w:rsidR="005B6671" w:rsidRPr="0049256C" w:rsidRDefault="005B6671" w:rsidP="00EC7890">
      <w:r w:rsidRPr="0049256C">
        <w:t>開発単位ルールシステムの登録が完了し、</w:t>
      </w:r>
      <w:ins w:id="674" w:author="IRK" w:date="2020-03-12T11:15:00Z">
        <w:r w:rsidR="00BB5A47">
          <w:rPr>
            <w:rFonts w:hint="eastAsia"/>
          </w:rPr>
          <w:t>[</w:t>
        </w:r>
      </w:ins>
      <w:r w:rsidRPr="0049256C">
        <w:t>単位ルールシステム管理</w:t>
      </w:r>
      <w:ins w:id="675" w:author="IRK" w:date="2020-03-12T11:15:00Z">
        <w:r w:rsidR="00BB5A47">
          <w:rPr>
            <w:rFonts w:hint="eastAsia"/>
          </w:rPr>
          <w:t>]</w:t>
        </w:r>
      </w:ins>
      <w:r w:rsidRPr="0049256C">
        <w:t>画面に</w:t>
      </w:r>
      <w:r w:rsidRPr="0049256C">
        <w:t>DEV</w:t>
      </w:r>
      <w:r w:rsidRPr="0049256C">
        <w:t>システムが登録されたことが表示される</w:t>
      </w:r>
      <w:r w:rsidRPr="0049256C">
        <w:t>(</w:t>
      </w:r>
      <w:del w:id="676" w:author="IRK" w:date="2020-03-06T09:51:00Z">
        <w:r w:rsidR="00015D6E" w:rsidRPr="0049256C" w:rsidDel="005850C0">
          <w:delText>表</w:delText>
        </w:r>
        <w:r w:rsidR="00173DF8" w:rsidRPr="0049256C" w:rsidDel="005850C0">
          <w:delText>2</w:delText>
        </w:r>
        <w:r w:rsidR="003872CA" w:rsidDel="005850C0">
          <w:rPr>
            <w:rFonts w:hint="eastAsia"/>
          </w:rPr>
          <w:delText>6</w:delText>
        </w:r>
      </w:del>
      <w:ins w:id="677" w:author="IRK" w:date="2020-03-06T09:51:00Z">
        <w:r w:rsidR="005850C0">
          <w:fldChar w:fldCharType="begin"/>
        </w:r>
        <w:r w:rsidR="005850C0">
          <w:instrText xml:space="preserve"> </w:instrText>
        </w:r>
        <w:r w:rsidR="005850C0">
          <w:rPr>
            <w:rFonts w:hint="eastAsia"/>
          </w:rPr>
          <w:instrText>REF _Ref34380701 \h</w:instrText>
        </w:r>
        <w:r w:rsidR="005850C0">
          <w:instrText xml:space="preserve"> </w:instrText>
        </w:r>
      </w:ins>
      <w:r w:rsidR="005850C0">
        <w:fldChar w:fldCharType="separate"/>
      </w:r>
      <w:ins w:id="678" w:author="IRK" w:date="2020-03-06T09:51:00Z">
        <w:r w:rsidR="00AB1F2F">
          <w:rPr>
            <w:rFonts w:hint="eastAsia"/>
          </w:rPr>
          <w:t>[</w:t>
        </w:r>
        <w:r w:rsidR="00AB1F2F">
          <w:rPr>
            <w:rFonts w:hint="eastAsia"/>
          </w:rPr>
          <w:t>表</w:t>
        </w:r>
        <w:r w:rsidR="00AB1F2F">
          <w:rPr>
            <w:rFonts w:hint="eastAsia"/>
          </w:rPr>
          <w:t xml:space="preserve"> </w:t>
        </w:r>
      </w:ins>
      <w:r w:rsidR="00AB1F2F">
        <w:rPr>
          <w:noProof/>
        </w:rPr>
        <w:t>26</w:t>
      </w:r>
      <w:ins w:id="679" w:author="IRK" w:date="2020-03-06T09:51:00Z">
        <w:r w:rsidR="00AB1F2F">
          <w:rPr>
            <w:rFonts w:hint="eastAsia"/>
          </w:rPr>
          <w:t>]</w:t>
        </w:r>
        <w:r w:rsidR="005850C0">
          <w:fldChar w:fldCharType="end"/>
        </w:r>
      </w:ins>
      <w:r w:rsidRPr="0049256C">
        <w:t>)</w:t>
      </w:r>
      <w:r w:rsidRPr="0049256C">
        <w:t>。</w:t>
      </w:r>
    </w:p>
    <w:p w14:paraId="454FBE90" w14:textId="21755F5D" w:rsidR="004B68A5" w:rsidRDefault="004B68A5">
      <w:pPr>
        <w:jc w:val="left"/>
        <w:rPr>
          <w:b/>
          <w:bCs/>
        </w:rPr>
      </w:pPr>
    </w:p>
    <w:p w14:paraId="430AF829" w14:textId="387CA2B8" w:rsidR="00E17B4B" w:rsidRPr="0049256C" w:rsidRDefault="00E17B4B" w:rsidP="007D3017">
      <w:pPr>
        <w:pStyle w:val="afff6"/>
      </w:pPr>
      <w:bookmarkStart w:id="680" w:name="_Ref34380701"/>
      <w:bookmarkStart w:id="681" w:name="_Toc34839492"/>
      <w:del w:id="682" w:author="IRK" w:date="2020-03-06T09:51: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26</w:delText>
        </w:r>
        <w:r w:rsidR="003561C7" w:rsidRPr="0049256C" w:rsidDel="005850C0">
          <w:rPr>
            <w:noProof/>
          </w:rPr>
          <w:fldChar w:fldCharType="end"/>
        </w:r>
        <w:r w:rsidRPr="0049256C" w:rsidDel="005850C0">
          <w:rPr>
            <w:rFonts w:hint="eastAsia"/>
          </w:rPr>
          <w:delText>]</w:delText>
        </w:r>
      </w:del>
      <w:ins w:id="683" w:author="IRK" w:date="2020-03-06T09:51: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26</w:t>
      </w:r>
      <w:ins w:id="684" w:author="IRK" w:date="2020-03-06T09:51:00Z">
        <w:r w:rsidR="005850C0">
          <w:fldChar w:fldCharType="end"/>
        </w:r>
        <w:r w:rsidR="005850C0">
          <w:rPr>
            <w:rFonts w:hint="eastAsia"/>
          </w:rPr>
          <w:t>]</w:t>
        </w:r>
      </w:ins>
      <w:bookmarkEnd w:id="680"/>
      <w:bookmarkEnd w:id="68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85" w:author="IRK" w:date="2020-04-16T11:05:00Z">
          <w:tblPr>
            <w:tblW w:w="0" w:type="auto"/>
            <w:tblInd w:w="108" w:type="dxa"/>
            <w:tblLook w:val="04A0" w:firstRow="1" w:lastRow="0" w:firstColumn="1" w:lastColumn="0" w:noHBand="0" w:noVBand="1"/>
          </w:tblPr>
        </w:tblPrChange>
      </w:tblPr>
      <w:tblGrid>
        <w:gridCol w:w="9356"/>
        <w:tblGridChange w:id="686">
          <w:tblGrid>
            <w:gridCol w:w="9356"/>
          </w:tblGrid>
        </w:tblGridChange>
      </w:tblGrid>
      <w:tr w:rsidR="005B6671" w:rsidRPr="0049256C" w14:paraId="6ACFC459" w14:textId="77777777" w:rsidTr="003351D8">
        <w:trPr>
          <w:jc w:val="center"/>
        </w:trPr>
        <w:tc>
          <w:tcPr>
            <w:tcW w:w="9356" w:type="dxa"/>
            <w:tcPrChange w:id="687" w:author="IRK" w:date="2020-04-16T11:05:00Z">
              <w:tcPr>
                <w:tcW w:w="9356" w:type="dxa"/>
              </w:tcPr>
            </w:tcPrChange>
          </w:tcPr>
          <w:p w14:paraId="1F4E78A6" w14:textId="77777777" w:rsidR="005B6671" w:rsidRPr="00373C0B" w:rsidRDefault="005B6671">
            <w:pPr>
              <w:pStyle w:val="16"/>
              <w:pPrChange w:id="688" w:author="IRK" w:date="2020-04-27T17:26:00Z">
                <w:pPr/>
              </w:pPrChange>
            </w:pPr>
            <w:r w:rsidRPr="00373C0B">
              <w:lastRenderedPageBreak/>
              <w:t>********************************************************************************</w:t>
            </w:r>
          </w:p>
          <w:p w14:paraId="20774615" w14:textId="77777777" w:rsidR="005B6671" w:rsidRPr="00373C0B" w:rsidRDefault="005B6671">
            <w:pPr>
              <w:pStyle w:val="16"/>
              <w:pPrChange w:id="689" w:author="IRK" w:date="2020-04-27T17:26:00Z">
                <w:pPr/>
              </w:pPrChange>
            </w:pPr>
          </w:p>
          <w:p w14:paraId="1AC85BF0" w14:textId="77777777" w:rsidR="005B6671" w:rsidRPr="00373C0B" w:rsidRDefault="005B6671">
            <w:pPr>
              <w:pStyle w:val="16"/>
              <w:pPrChange w:id="690" w:author="IRK" w:date="2020-04-27T17:26:00Z">
                <w:pPr/>
              </w:pPrChange>
            </w:pPr>
            <w:r w:rsidRPr="00373C0B">
              <w:rPr>
                <w:rFonts w:hint="eastAsia"/>
              </w:rPr>
              <w:t>設定対象選択</w:t>
            </w:r>
            <w:r w:rsidRPr="00373C0B">
              <w:t xml:space="preserve"> -&gt; </w:t>
            </w:r>
            <w:r w:rsidRPr="00373C0B">
              <w:t>単位ルールシステム管理</w:t>
            </w:r>
          </w:p>
          <w:p w14:paraId="137BC488" w14:textId="77777777" w:rsidR="005B6671" w:rsidRPr="00373C0B" w:rsidRDefault="005B6671">
            <w:pPr>
              <w:pStyle w:val="16"/>
              <w:pPrChange w:id="691" w:author="IRK" w:date="2020-04-27T17:26:00Z">
                <w:pPr/>
              </w:pPrChange>
            </w:pPr>
          </w:p>
          <w:p w14:paraId="0E2F4DAE" w14:textId="77777777" w:rsidR="005B6671" w:rsidRPr="00373C0B" w:rsidRDefault="005B6671">
            <w:pPr>
              <w:pStyle w:val="16"/>
              <w:pPrChange w:id="692" w:author="IRK" w:date="2020-04-27T17:26:00Z">
                <w:pPr/>
              </w:pPrChange>
            </w:pPr>
            <w:r w:rsidRPr="00373C0B">
              <w:t>********************************************************************************</w:t>
            </w:r>
          </w:p>
          <w:p w14:paraId="47C3CF7F" w14:textId="77777777" w:rsidR="005B6671" w:rsidRPr="00373C0B" w:rsidRDefault="005B6671">
            <w:pPr>
              <w:pStyle w:val="16"/>
              <w:pPrChange w:id="693" w:author="IRK" w:date="2020-04-27T17:26:00Z">
                <w:pPr/>
              </w:pPrChange>
            </w:pPr>
          </w:p>
          <w:p w14:paraId="3DFC1952" w14:textId="4CC58072" w:rsidR="005B6671" w:rsidRPr="00373C0B" w:rsidRDefault="005B6671">
            <w:pPr>
              <w:pStyle w:val="16"/>
              <w:pPrChange w:id="694" w:author="IRK" w:date="2020-04-27T17:26:00Z">
                <w:pPr/>
              </w:pPrChange>
            </w:pPr>
            <w:r w:rsidRPr="00373C0B">
              <w:rPr>
                <w:rFonts w:hint="eastAsia"/>
              </w:rPr>
              <w:t>登録された単位ルールシステムのリストです。新規単</w:t>
            </w:r>
            <w:r w:rsidR="00DF138F" w:rsidRPr="00373C0B">
              <w:rPr>
                <w:rFonts w:hint="eastAsia"/>
              </w:rPr>
              <w:t>位ルールシステムの追加および既存単位ルールシステムの修正</w:t>
            </w:r>
            <w:r w:rsidRPr="00373C0B">
              <w:rPr>
                <w:rFonts w:hint="eastAsia"/>
              </w:rPr>
              <w:t>ができます。</w:t>
            </w:r>
          </w:p>
          <w:p w14:paraId="0B6444FF" w14:textId="77777777" w:rsidR="005B6671" w:rsidRPr="00373C0B" w:rsidRDefault="005B6671">
            <w:pPr>
              <w:pStyle w:val="16"/>
              <w:pPrChange w:id="695" w:author="IRK" w:date="2020-04-27T17:26:00Z">
                <w:pPr/>
              </w:pPrChange>
            </w:pPr>
          </w:p>
          <w:p w14:paraId="20B794D3" w14:textId="77777777" w:rsidR="005B6671" w:rsidRPr="00373C0B" w:rsidRDefault="005B6671">
            <w:pPr>
              <w:pStyle w:val="16"/>
              <w:pPrChange w:id="696" w:author="IRK" w:date="2020-04-27T17:26:00Z">
                <w:pPr/>
              </w:pPrChange>
            </w:pPr>
            <w:r w:rsidRPr="00373C0B">
              <w:t>[</w:t>
            </w:r>
            <w:r w:rsidRPr="00373C0B">
              <w:t>項目</w:t>
            </w:r>
            <w:r w:rsidRPr="00373C0B">
              <w:t>]</w:t>
            </w:r>
          </w:p>
          <w:p w14:paraId="3DD5203E" w14:textId="77777777" w:rsidR="005B6671" w:rsidRPr="00373C0B" w:rsidRDefault="005B6671">
            <w:pPr>
              <w:pStyle w:val="16"/>
              <w:pPrChange w:id="697" w:author="IRK" w:date="2020-04-27T17:26:00Z">
                <w:pPr/>
              </w:pPrChange>
            </w:pPr>
            <w:r w:rsidRPr="00373C0B">
              <w:t>------------------------</w:t>
            </w:r>
          </w:p>
          <w:p w14:paraId="3442D034" w14:textId="77777777" w:rsidR="005B6671" w:rsidRPr="00373C0B" w:rsidRDefault="005B6671">
            <w:pPr>
              <w:pStyle w:val="16"/>
              <w:pPrChange w:id="698" w:author="IRK" w:date="2020-04-27T17:26:00Z">
                <w:pPr/>
              </w:pPrChange>
            </w:pPr>
            <w:r w:rsidRPr="00373C0B">
              <w:t xml:space="preserve">    | ID  | </w:t>
            </w:r>
            <w:r w:rsidRPr="00A201E5">
              <w:t>名称</w:t>
            </w:r>
            <w:r w:rsidRPr="00A201E5">
              <w:t xml:space="preserve">  </w:t>
            </w:r>
            <w:r w:rsidRPr="00373C0B">
              <w:t xml:space="preserve">     |</w:t>
            </w:r>
          </w:p>
          <w:p w14:paraId="023A2107" w14:textId="77777777" w:rsidR="005B6671" w:rsidRPr="00373C0B" w:rsidRDefault="005B6671">
            <w:pPr>
              <w:pStyle w:val="16"/>
              <w:pPrChange w:id="699" w:author="IRK" w:date="2020-04-27T17:26:00Z">
                <w:pPr/>
              </w:pPrChange>
            </w:pPr>
            <w:r w:rsidRPr="00373C0B">
              <w:t>------------------------</w:t>
            </w:r>
          </w:p>
          <w:p w14:paraId="0B11BD9F" w14:textId="30B1B180" w:rsidR="005B6671" w:rsidRPr="00373C0B" w:rsidRDefault="005B6671">
            <w:pPr>
              <w:pStyle w:val="16"/>
              <w:pPrChange w:id="700" w:author="IRK" w:date="2020-04-27T17:26:00Z">
                <w:pPr/>
              </w:pPrChange>
            </w:pPr>
            <w:r w:rsidRPr="00373C0B">
              <w:t xml:space="preserve">  1 | DEV | </w:t>
            </w:r>
            <w:r w:rsidR="009A04EF">
              <w:rPr>
                <w:rFonts w:hint="eastAsia"/>
              </w:rPr>
              <w:t>D</w:t>
            </w:r>
            <w:r w:rsidRPr="00373C0B">
              <w:t>ev</w:t>
            </w:r>
            <w:r w:rsidR="00373C0B" w:rsidRPr="00A201E5">
              <w:t>e</w:t>
            </w:r>
            <w:r w:rsidRPr="00373C0B">
              <w:t>lopment |</w:t>
            </w:r>
          </w:p>
          <w:p w14:paraId="42A43975" w14:textId="77777777" w:rsidR="005B6671" w:rsidRPr="00373C0B" w:rsidRDefault="005B6671">
            <w:pPr>
              <w:pStyle w:val="16"/>
              <w:pPrChange w:id="701" w:author="IRK" w:date="2020-04-27T17:26:00Z">
                <w:pPr/>
              </w:pPrChange>
            </w:pPr>
            <w:r w:rsidRPr="00373C0B">
              <w:t>------------------------</w:t>
            </w:r>
          </w:p>
          <w:p w14:paraId="313D0CEB" w14:textId="77777777" w:rsidR="005B6671" w:rsidRPr="00373C0B" w:rsidRDefault="005B6671">
            <w:pPr>
              <w:pStyle w:val="16"/>
              <w:pPrChange w:id="702" w:author="IRK" w:date="2020-04-27T17:26:00Z">
                <w:pPr/>
              </w:pPrChange>
            </w:pPr>
          </w:p>
          <w:p w14:paraId="0E25729C" w14:textId="77777777" w:rsidR="005B6671" w:rsidRPr="00373C0B" w:rsidRDefault="005B6671">
            <w:pPr>
              <w:pStyle w:val="16"/>
              <w:pPrChange w:id="703" w:author="IRK" w:date="2020-04-27T17:26:00Z">
                <w:pPr/>
              </w:pPrChange>
            </w:pPr>
            <w:r w:rsidRPr="00373C0B">
              <w:t>[</w:t>
            </w:r>
            <w:r w:rsidRPr="00373C0B">
              <w:t>可能な作業</w:t>
            </w:r>
            <w:r w:rsidRPr="00373C0B">
              <w:t>]</w:t>
            </w:r>
          </w:p>
          <w:p w14:paraId="4DAA78FA" w14:textId="44EA4977" w:rsidR="005B6671" w:rsidRPr="00373C0B" w:rsidRDefault="005B6671">
            <w:pPr>
              <w:pStyle w:val="16"/>
              <w:pPrChange w:id="704" w:author="IRK" w:date="2020-04-27T17:26:00Z">
                <w:pPr/>
              </w:pPrChange>
            </w:pPr>
            <w:r w:rsidRPr="00373C0B">
              <w:t xml:space="preserve">a. </w:t>
            </w:r>
            <w:r w:rsidRPr="00373C0B">
              <w:t>追加</w:t>
            </w:r>
            <w:r w:rsidRPr="00373C0B">
              <w:t xml:space="preserve">    b. </w:t>
            </w:r>
            <w:r w:rsidRPr="00373C0B">
              <w:t>修正およびルール</w:t>
            </w:r>
            <w:r w:rsidRPr="00373C0B">
              <w:t>DB</w:t>
            </w:r>
            <w:r w:rsidRPr="00373C0B">
              <w:t>管理</w:t>
            </w:r>
            <w:r w:rsidRPr="00373C0B">
              <w:t xml:space="preserve">    c. </w:t>
            </w:r>
            <w:r w:rsidRPr="00373C0B">
              <w:t>最終単位ルールシステム削除</w:t>
            </w:r>
            <w:del w:id="705" w:author="IRK" w:date="2020-03-10T09:19:00Z">
              <w:r w:rsidRPr="00373C0B" w:rsidDel="00B62362">
                <w:delText xml:space="preserve">    </w:delText>
              </w:r>
            </w:del>
          </w:p>
          <w:p w14:paraId="1FEFF267" w14:textId="77777777" w:rsidR="005B6671" w:rsidRPr="00373C0B" w:rsidRDefault="005B6671">
            <w:pPr>
              <w:pStyle w:val="16"/>
              <w:pPrChange w:id="706" w:author="IRK" w:date="2020-04-27T17:26:00Z">
                <w:pPr/>
              </w:pPrChange>
            </w:pPr>
          </w:p>
          <w:p w14:paraId="53331C41" w14:textId="306F6856" w:rsidR="005B6671" w:rsidRPr="0049256C" w:rsidRDefault="002738A8">
            <w:pPr>
              <w:pStyle w:val="16"/>
              <w:pPrChange w:id="707" w:author="IRK" w:date="2020-04-27T17:26:00Z">
                <w:pPr/>
              </w:pPrChange>
            </w:pPr>
            <w:r w:rsidRPr="00373C0B">
              <w:rPr>
                <w:rFonts w:hint="eastAsia"/>
              </w:rPr>
              <w:t>作業を選択してください。スキップするにはエンターキーを押下</w:t>
            </w:r>
            <w:r w:rsidR="005B6671" w:rsidRPr="00373C0B">
              <w:rPr>
                <w:rFonts w:hint="eastAsia"/>
              </w:rPr>
              <w:t>してください。</w:t>
            </w:r>
            <w:r w:rsidR="005B6671" w:rsidRPr="00373C0B">
              <w:t xml:space="preserve"> &gt;&gt;</w:t>
            </w:r>
          </w:p>
        </w:tc>
      </w:tr>
    </w:tbl>
    <w:p w14:paraId="7571B263" w14:textId="77777777" w:rsidR="00150219" w:rsidRPr="0049256C" w:rsidRDefault="00150219" w:rsidP="00EC7890"/>
    <w:p w14:paraId="6D242F0A" w14:textId="56ACDFF9" w:rsidR="005B6671" w:rsidRPr="00E12DE7" w:rsidRDefault="005B6671" w:rsidP="00EC7890">
      <w:r w:rsidRPr="00E12DE7">
        <w:t>DEV</w:t>
      </w:r>
      <w:r w:rsidRPr="00E12DE7">
        <w:t>単位ルールシステム</w:t>
      </w:r>
      <w:r w:rsidR="002738A8" w:rsidRPr="00E12DE7">
        <w:rPr>
          <w:rFonts w:hint="eastAsia"/>
        </w:rPr>
        <w:t>の</w:t>
      </w:r>
      <w:r w:rsidR="002738A8" w:rsidRPr="00E12DE7">
        <w:t>登録</w:t>
      </w:r>
      <w:r w:rsidRPr="00E12DE7">
        <w:t>と</w:t>
      </w:r>
      <w:r w:rsidR="002738A8" w:rsidRPr="00E12DE7">
        <w:rPr>
          <w:rFonts w:hint="eastAsia"/>
        </w:rPr>
        <w:t>同様の</w:t>
      </w:r>
      <w:r w:rsidRPr="00E12DE7">
        <w:t>方法で、運用単位ルールシステムを追加する。</w:t>
      </w:r>
      <w:del w:id="708" w:author="IRK" w:date="2020-03-06T09:51:00Z">
        <w:r w:rsidR="00905D56" w:rsidRPr="00E12DE7" w:rsidDel="005850C0">
          <w:delText>表</w:delText>
        </w:r>
        <w:r w:rsidR="00173DF8" w:rsidRPr="00E12DE7" w:rsidDel="005850C0">
          <w:delText>2</w:delText>
        </w:r>
        <w:r w:rsidR="003872CA" w:rsidDel="005850C0">
          <w:rPr>
            <w:rFonts w:hint="eastAsia"/>
          </w:rPr>
          <w:delText>7</w:delText>
        </w:r>
      </w:del>
      <w:ins w:id="709" w:author="IRK" w:date="2020-03-06T09:51:00Z">
        <w:r w:rsidR="005850C0">
          <w:rPr>
            <w:rFonts w:hint="eastAsia"/>
          </w:rPr>
          <w:t>次の表</w:t>
        </w:r>
      </w:ins>
      <w:r w:rsidRPr="00E12DE7">
        <w:t>は、</w:t>
      </w:r>
      <w:r w:rsidRPr="00E12DE7">
        <w:t>PROD</w:t>
      </w:r>
      <w:r w:rsidRPr="00E12DE7">
        <w:t>という</w:t>
      </w:r>
      <w:r w:rsidRPr="00E12DE7">
        <w:t>ID</w:t>
      </w:r>
      <w:r w:rsidR="002738A8" w:rsidRPr="00E12DE7">
        <w:rPr>
          <w:rFonts w:hint="eastAsia"/>
        </w:rPr>
        <w:t>にて</w:t>
      </w:r>
      <w:r w:rsidR="002738A8" w:rsidRPr="00E12DE7">
        <w:t>単位ルールシステム</w:t>
      </w:r>
      <w:r w:rsidR="002738A8" w:rsidRPr="00E12DE7">
        <w:rPr>
          <w:rFonts w:hint="eastAsia"/>
        </w:rPr>
        <w:t>を</w:t>
      </w:r>
      <w:r w:rsidR="002738A8" w:rsidRPr="00E12DE7">
        <w:t>追加</w:t>
      </w:r>
      <w:r w:rsidR="00A33C3C">
        <w:rPr>
          <w:rFonts w:hint="eastAsia"/>
        </w:rPr>
        <w:t>した例</w:t>
      </w:r>
      <w:r w:rsidR="002738A8" w:rsidRPr="00E12DE7">
        <w:rPr>
          <w:rFonts w:hint="eastAsia"/>
        </w:rPr>
        <w:t>である</w:t>
      </w:r>
      <w:r w:rsidRPr="00E12DE7">
        <w:t>。</w:t>
      </w:r>
    </w:p>
    <w:p w14:paraId="202D789D" w14:textId="77777777" w:rsidR="005B6671" w:rsidRPr="005850C0" w:rsidRDefault="005B6671" w:rsidP="00EC7890"/>
    <w:p w14:paraId="5357A5A0" w14:textId="67C9C540" w:rsidR="00F35246" w:rsidRPr="0049256C" w:rsidRDefault="00F35246" w:rsidP="007D3017">
      <w:pPr>
        <w:pStyle w:val="afff6"/>
      </w:pPr>
      <w:bookmarkStart w:id="710" w:name="_Toc34839493"/>
      <w:del w:id="711" w:author="IRK" w:date="2020-03-06T09:51: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27</w:delText>
        </w:r>
        <w:r w:rsidR="003561C7" w:rsidRPr="0049256C" w:rsidDel="005850C0">
          <w:rPr>
            <w:noProof/>
          </w:rPr>
          <w:fldChar w:fldCharType="end"/>
        </w:r>
        <w:r w:rsidRPr="0049256C" w:rsidDel="005850C0">
          <w:rPr>
            <w:rFonts w:hint="eastAsia"/>
          </w:rPr>
          <w:delText>]</w:delText>
        </w:r>
      </w:del>
      <w:ins w:id="712" w:author="IRK" w:date="2020-03-06T09:51: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27</w:t>
      </w:r>
      <w:ins w:id="713" w:author="IRK" w:date="2020-03-06T09:51:00Z">
        <w:r w:rsidR="005850C0">
          <w:fldChar w:fldCharType="end"/>
        </w:r>
        <w:r w:rsidR="005850C0">
          <w:rPr>
            <w:rFonts w:hint="eastAsia"/>
          </w:rPr>
          <w:t>]</w:t>
        </w:r>
      </w:ins>
      <w:bookmarkEnd w:id="71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714" w:author="IRK" w:date="2020-04-16T11:05:00Z">
          <w:tblPr>
            <w:tblW w:w="0" w:type="auto"/>
            <w:tblInd w:w="108" w:type="dxa"/>
            <w:tblLook w:val="04A0" w:firstRow="1" w:lastRow="0" w:firstColumn="1" w:lastColumn="0" w:noHBand="0" w:noVBand="1"/>
          </w:tblPr>
        </w:tblPrChange>
      </w:tblPr>
      <w:tblGrid>
        <w:gridCol w:w="9356"/>
        <w:tblGridChange w:id="715">
          <w:tblGrid>
            <w:gridCol w:w="9356"/>
          </w:tblGrid>
        </w:tblGridChange>
      </w:tblGrid>
      <w:tr w:rsidR="005B6671" w:rsidRPr="0049256C" w14:paraId="74D270A9" w14:textId="77777777" w:rsidTr="003351D8">
        <w:trPr>
          <w:jc w:val="center"/>
        </w:trPr>
        <w:tc>
          <w:tcPr>
            <w:tcW w:w="9356" w:type="dxa"/>
            <w:tcPrChange w:id="716" w:author="IRK" w:date="2020-04-16T11:05:00Z">
              <w:tcPr>
                <w:tcW w:w="9356" w:type="dxa"/>
              </w:tcPr>
            </w:tcPrChange>
          </w:tcPr>
          <w:p w14:paraId="0B78DAC2" w14:textId="77777777" w:rsidR="005B6671" w:rsidRPr="0049256C" w:rsidRDefault="005B6671">
            <w:pPr>
              <w:pStyle w:val="16"/>
              <w:pPrChange w:id="717" w:author="IRK" w:date="2020-04-27T17:26:00Z">
                <w:pPr/>
              </w:pPrChange>
            </w:pPr>
            <w:r w:rsidRPr="0049256C">
              <w:t>********************************************************************************</w:t>
            </w:r>
          </w:p>
          <w:p w14:paraId="366CEF09" w14:textId="77777777" w:rsidR="005B6671" w:rsidRPr="0049256C" w:rsidRDefault="005B6671">
            <w:pPr>
              <w:pStyle w:val="16"/>
              <w:pPrChange w:id="718" w:author="IRK" w:date="2020-04-27T17:26:00Z">
                <w:pPr/>
              </w:pPrChange>
            </w:pPr>
          </w:p>
          <w:p w14:paraId="0C1B0CB5" w14:textId="77777777" w:rsidR="005B6671" w:rsidRPr="0049256C" w:rsidRDefault="005B6671">
            <w:pPr>
              <w:pStyle w:val="16"/>
              <w:pPrChange w:id="719" w:author="IRK" w:date="2020-04-27T17:26:00Z">
                <w:pPr/>
              </w:pPrChange>
            </w:pPr>
            <w:r w:rsidRPr="0049256C">
              <w:rPr>
                <w:rFonts w:hint="eastAsia"/>
              </w:rPr>
              <w:t>設定対象選択</w:t>
            </w:r>
            <w:r w:rsidRPr="0049256C">
              <w:t xml:space="preserve"> -&gt; </w:t>
            </w:r>
            <w:r w:rsidRPr="0049256C">
              <w:t>単位ルールシステム管理</w:t>
            </w:r>
          </w:p>
          <w:p w14:paraId="04C32678" w14:textId="77777777" w:rsidR="005B6671" w:rsidRPr="0049256C" w:rsidRDefault="005B6671">
            <w:pPr>
              <w:pStyle w:val="16"/>
              <w:pPrChange w:id="720" w:author="IRK" w:date="2020-04-27T17:26:00Z">
                <w:pPr/>
              </w:pPrChange>
            </w:pPr>
          </w:p>
          <w:p w14:paraId="4DA76B3C" w14:textId="77777777" w:rsidR="005B6671" w:rsidRPr="0049256C" w:rsidRDefault="005B6671">
            <w:pPr>
              <w:pStyle w:val="16"/>
              <w:pPrChange w:id="721" w:author="IRK" w:date="2020-04-27T17:26:00Z">
                <w:pPr/>
              </w:pPrChange>
            </w:pPr>
            <w:r w:rsidRPr="0049256C">
              <w:t>********************************************************************************</w:t>
            </w:r>
          </w:p>
          <w:p w14:paraId="2AC9CBFE" w14:textId="77777777" w:rsidR="005B6671" w:rsidRPr="0049256C" w:rsidRDefault="005B6671">
            <w:pPr>
              <w:pStyle w:val="16"/>
              <w:pPrChange w:id="722" w:author="IRK" w:date="2020-04-27T17:26:00Z">
                <w:pPr/>
              </w:pPrChange>
            </w:pPr>
          </w:p>
          <w:p w14:paraId="1AA39808" w14:textId="497B20B4" w:rsidR="005B6671" w:rsidRPr="0049256C" w:rsidRDefault="005B6671">
            <w:pPr>
              <w:pStyle w:val="16"/>
              <w:pPrChange w:id="723" w:author="IRK" w:date="2020-04-27T17:26:00Z">
                <w:pPr/>
              </w:pPrChange>
            </w:pPr>
            <w:r w:rsidRPr="0049256C">
              <w:rPr>
                <w:rFonts w:hint="eastAsia"/>
              </w:rPr>
              <w:t>登録された単位ルールシステムのリストです。新規単位ル</w:t>
            </w:r>
            <w:r w:rsidR="002738A8">
              <w:rPr>
                <w:rFonts w:hint="eastAsia"/>
              </w:rPr>
              <w:t>ールシステムの追加および既存単位ルールシステムの修正</w:t>
            </w:r>
            <w:r w:rsidRPr="0049256C">
              <w:rPr>
                <w:rFonts w:hint="eastAsia"/>
              </w:rPr>
              <w:t>ができます。</w:t>
            </w:r>
          </w:p>
          <w:p w14:paraId="110C2CB2" w14:textId="77777777" w:rsidR="005B6671" w:rsidRPr="0049256C" w:rsidRDefault="005B6671">
            <w:pPr>
              <w:pStyle w:val="16"/>
              <w:pPrChange w:id="724" w:author="IRK" w:date="2020-04-27T17:26:00Z">
                <w:pPr/>
              </w:pPrChange>
            </w:pPr>
          </w:p>
          <w:p w14:paraId="1B1B6E93" w14:textId="77777777" w:rsidR="005B6671" w:rsidRPr="0049256C" w:rsidRDefault="005B6671">
            <w:pPr>
              <w:pStyle w:val="16"/>
              <w:pPrChange w:id="725" w:author="IRK" w:date="2020-04-27T17:26:00Z">
                <w:pPr/>
              </w:pPrChange>
            </w:pPr>
            <w:r w:rsidRPr="0049256C">
              <w:t>[</w:t>
            </w:r>
            <w:r w:rsidRPr="0049256C">
              <w:t>項目</w:t>
            </w:r>
            <w:r w:rsidRPr="0049256C">
              <w:t>]</w:t>
            </w:r>
          </w:p>
          <w:p w14:paraId="066DC2F1" w14:textId="77777777" w:rsidR="005B6671" w:rsidRPr="0049256C" w:rsidRDefault="005B6671">
            <w:pPr>
              <w:pStyle w:val="16"/>
              <w:rPr>
                <w:szCs w:val="18"/>
              </w:rPr>
              <w:pPrChange w:id="726" w:author="IRK" w:date="2020-04-27T17:26:00Z">
                <w:pPr/>
              </w:pPrChange>
            </w:pPr>
            <w:r w:rsidRPr="0049256C">
              <w:rPr>
                <w:szCs w:val="18"/>
              </w:rPr>
              <w:t>-------------------------</w:t>
            </w:r>
          </w:p>
          <w:p w14:paraId="3BDC3A3E" w14:textId="6185F90E" w:rsidR="005B6671" w:rsidRPr="0049256C" w:rsidRDefault="005B6671">
            <w:pPr>
              <w:pStyle w:val="16"/>
              <w:rPr>
                <w:szCs w:val="18"/>
              </w:rPr>
              <w:pPrChange w:id="727" w:author="IRK" w:date="2020-04-27T17:26:00Z">
                <w:pPr/>
              </w:pPrChange>
            </w:pPr>
            <w:r w:rsidRPr="0049256C">
              <w:rPr>
                <w:szCs w:val="18"/>
              </w:rPr>
              <w:t xml:space="preserve">    | ID   | </w:t>
            </w:r>
            <w:r w:rsidRPr="0049256C">
              <w:rPr>
                <w:rFonts w:ascii="ＭＳ Ｐゴシック" w:hAnsi="ＭＳ Ｐゴシック"/>
                <w:szCs w:val="18"/>
              </w:rPr>
              <w:t xml:space="preserve">名称 </w:t>
            </w:r>
            <w:r w:rsidRPr="0049256C">
              <w:rPr>
                <w:szCs w:val="18"/>
              </w:rPr>
              <w:t xml:space="preserve">  </w:t>
            </w:r>
            <w:r w:rsidR="00905D56" w:rsidRPr="0049256C">
              <w:rPr>
                <w:szCs w:val="18"/>
              </w:rPr>
              <w:t xml:space="preserve">  </w:t>
            </w:r>
            <w:r w:rsidRPr="0049256C">
              <w:rPr>
                <w:szCs w:val="18"/>
              </w:rPr>
              <w:t xml:space="preserve">    |</w:t>
            </w:r>
          </w:p>
          <w:p w14:paraId="0AB33A30" w14:textId="77777777" w:rsidR="005B6671" w:rsidRPr="0049256C" w:rsidRDefault="005B6671">
            <w:pPr>
              <w:pStyle w:val="16"/>
              <w:rPr>
                <w:szCs w:val="18"/>
              </w:rPr>
              <w:pPrChange w:id="728" w:author="IRK" w:date="2020-04-27T17:26:00Z">
                <w:pPr/>
              </w:pPrChange>
            </w:pPr>
            <w:r w:rsidRPr="0049256C">
              <w:rPr>
                <w:szCs w:val="18"/>
              </w:rPr>
              <w:t>-------------------------</w:t>
            </w:r>
          </w:p>
          <w:p w14:paraId="18CBF8DD" w14:textId="2BF35BA2" w:rsidR="005B6671" w:rsidRPr="0049256C" w:rsidRDefault="005B6671">
            <w:pPr>
              <w:pStyle w:val="16"/>
              <w:rPr>
                <w:szCs w:val="18"/>
              </w:rPr>
              <w:pPrChange w:id="729" w:author="IRK" w:date="2020-04-27T17:26:00Z">
                <w:pPr/>
              </w:pPrChange>
            </w:pPr>
            <w:r w:rsidRPr="0049256C">
              <w:rPr>
                <w:szCs w:val="18"/>
              </w:rPr>
              <w:lastRenderedPageBreak/>
              <w:t xml:space="preserve">  1 | DEV  | </w:t>
            </w:r>
            <w:r w:rsidR="00611868">
              <w:rPr>
                <w:szCs w:val="18"/>
              </w:rPr>
              <w:t>D</w:t>
            </w:r>
            <w:r w:rsidRPr="0049256C">
              <w:rPr>
                <w:szCs w:val="18"/>
              </w:rPr>
              <w:t>ev</w:t>
            </w:r>
            <w:r w:rsidR="004E340B">
              <w:rPr>
                <w:szCs w:val="18"/>
              </w:rPr>
              <w:t>e</w:t>
            </w:r>
            <w:r w:rsidRPr="0049256C">
              <w:rPr>
                <w:szCs w:val="18"/>
              </w:rPr>
              <w:t>lopment |</w:t>
            </w:r>
          </w:p>
          <w:p w14:paraId="6416FD51" w14:textId="77777777" w:rsidR="005B6671" w:rsidRPr="0049256C" w:rsidRDefault="005B6671">
            <w:pPr>
              <w:pStyle w:val="16"/>
              <w:rPr>
                <w:szCs w:val="18"/>
              </w:rPr>
              <w:pPrChange w:id="730" w:author="IRK" w:date="2020-04-27T17:26:00Z">
                <w:pPr/>
              </w:pPrChange>
            </w:pPr>
            <w:r w:rsidRPr="0049256C">
              <w:rPr>
                <w:szCs w:val="18"/>
              </w:rPr>
              <w:t>-------------------------</w:t>
            </w:r>
          </w:p>
          <w:p w14:paraId="6100EDC2" w14:textId="320F316A" w:rsidR="005B6671" w:rsidRPr="0049256C" w:rsidRDefault="005B6671">
            <w:pPr>
              <w:pStyle w:val="16"/>
              <w:rPr>
                <w:szCs w:val="18"/>
              </w:rPr>
              <w:pPrChange w:id="731" w:author="IRK" w:date="2020-04-27T17:26:00Z">
                <w:pPr/>
              </w:pPrChange>
            </w:pPr>
            <w:r w:rsidRPr="0049256C">
              <w:rPr>
                <w:szCs w:val="18"/>
              </w:rPr>
              <w:t xml:space="preserve">  2 | PROD | </w:t>
            </w:r>
            <w:r w:rsidR="00611868">
              <w:rPr>
                <w:rFonts w:hint="eastAsia"/>
                <w:szCs w:val="18"/>
              </w:rPr>
              <w:t>P</w:t>
            </w:r>
            <w:r w:rsidRPr="0049256C">
              <w:rPr>
                <w:szCs w:val="18"/>
              </w:rPr>
              <w:t>roduction |</w:t>
            </w:r>
          </w:p>
          <w:p w14:paraId="7BAE0370" w14:textId="77777777" w:rsidR="005B6671" w:rsidRPr="0049256C" w:rsidRDefault="005B6671">
            <w:pPr>
              <w:pStyle w:val="16"/>
              <w:rPr>
                <w:szCs w:val="18"/>
              </w:rPr>
              <w:pPrChange w:id="732" w:author="IRK" w:date="2020-04-27T17:26:00Z">
                <w:pPr/>
              </w:pPrChange>
            </w:pPr>
            <w:r w:rsidRPr="0049256C">
              <w:rPr>
                <w:szCs w:val="18"/>
              </w:rPr>
              <w:t>-------------------------</w:t>
            </w:r>
          </w:p>
          <w:p w14:paraId="5DC6E954" w14:textId="77777777" w:rsidR="005B6671" w:rsidRPr="0049256C" w:rsidRDefault="005B6671">
            <w:pPr>
              <w:pStyle w:val="16"/>
              <w:rPr>
                <w:szCs w:val="18"/>
              </w:rPr>
              <w:pPrChange w:id="733" w:author="IRK" w:date="2020-04-27T17:26:00Z">
                <w:pPr/>
              </w:pPrChange>
            </w:pPr>
          </w:p>
          <w:p w14:paraId="32F22F48" w14:textId="77777777" w:rsidR="005B6671" w:rsidRPr="0049256C" w:rsidRDefault="005B6671">
            <w:pPr>
              <w:pStyle w:val="16"/>
              <w:rPr>
                <w:szCs w:val="18"/>
              </w:rPr>
              <w:pPrChange w:id="734" w:author="IRK" w:date="2020-04-27T17:26:00Z">
                <w:pPr/>
              </w:pPrChange>
            </w:pPr>
            <w:r w:rsidRPr="0049256C">
              <w:rPr>
                <w:szCs w:val="18"/>
              </w:rPr>
              <w:t>[</w:t>
            </w:r>
            <w:r w:rsidRPr="0049256C">
              <w:rPr>
                <w:szCs w:val="18"/>
              </w:rPr>
              <w:t>可能な作業</w:t>
            </w:r>
            <w:r w:rsidRPr="0049256C">
              <w:rPr>
                <w:szCs w:val="18"/>
              </w:rPr>
              <w:t>]</w:t>
            </w:r>
          </w:p>
          <w:p w14:paraId="100CA8FD" w14:textId="00DA7E5F" w:rsidR="005B6671" w:rsidRPr="0049256C" w:rsidRDefault="005B6671">
            <w:pPr>
              <w:pStyle w:val="16"/>
              <w:pPrChange w:id="735" w:author="IRK" w:date="2020-04-27T17:26:00Z">
                <w:pPr/>
              </w:pPrChange>
            </w:pPr>
            <w:r w:rsidRPr="0049256C">
              <w:t xml:space="preserve">a. </w:t>
            </w:r>
            <w:r w:rsidRPr="0049256C">
              <w:t>追加</w:t>
            </w:r>
            <w:r w:rsidRPr="0049256C">
              <w:t xml:space="preserve">    b. </w:t>
            </w:r>
            <w:r w:rsidRPr="0049256C">
              <w:t>修正およびルール</w:t>
            </w:r>
            <w:r w:rsidRPr="0049256C">
              <w:t>DB</w:t>
            </w:r>
            <w:r w:rsidRPr="0049256C">
              <w:t>管理</w:t>
            </w:r>
            <w:r w:rsidRPr="0049256C">
              <w:t xml:space="preserve">    c. </w:t>
            </w:r>
            <w:r w:rsidRPr="0049256C">
              <w:t>最終単位ルールシステム削除</w:t>
            </w:r>
            <w:del w:id="736" w:author="IRK" w:date="2020-03-10T09:19:00Z">
              <w:r w:rsidRPr="0049256C" w:rsidDel="00B62362">
                <w:delText xml:space="preserve">    </w:delText>
              </w:r>
            </w:del>
          </w:p>
          <w:p w14:paraId="50BB9E7E" w14:textId="77777777" w:rsidR="005B6671" w:rsidRPr="0049256C" w:rsidRDefault="005B6671">
            <w:pPr>
              <w:pStyle w:val="16"/>
              <w:rPr>
                <w:szCs w:val="18"/>
              </w:rPr>
              <w:pPrChange w:id="737" w:author="IRK" w:date="2020-04-27T17:26:00Z">
                <w:pPr/>
              </w:pPrChange>
            </w:pPr>
          </w:p>
          <w:p w14:paraId="48BC2489" w14:textId="274661C2" w:rsidR="005B6671" w:rsidRPr="0049256C" w:rsidRDefault="002738A8">
            <w:pPr>
              <w:pStyle w:val="16"/>
              <w:pPrChange w:id="738" w:author="IRK" w:date="2020-04-27T17:26:00Z">
                <w:pPr/>
              </w:pPrChange>
            </w:pPr>
            <w:r>
              <w:rPr>
                <w:rFonts w:hint="eastAsia"/>
                <w:szCs w:val="18"/>
              </w:rPr>
              <w:t>作業を選択してください。スキップするには</w:t>
            </w:r>
            <w:r w:rsidRPr="00E12DE7">
              <w:rPr>
                <w:rFonts w:hint="eastAsia"/>
                <w:szCs w:val="18"/>
              </w:rPr>
              <w:t>エンターキーを押下し</w:t>
            </w:r>
            <w:r w:rsidR="005B6671" w:rsidRPr="00E12DE7">
              <w:rPr>
                <w:rFonts w:hint="eastAsia"/>
                <w:szCs w:val="18"/>
              </w:rPr>
              <w:t>てください。</w:t>
            </w:r>
            <w:r w:rsidR="005B6671" w:rsidRPr="00E12DE7">
              <w:rPr>
                <w:szCs w:val="18"/>
              </w:rPr>
              <w:t xml:space="preserve"> &gt;&gt;</w:t>
            </w:r>
          </w:p>
        </w:tc>
      </w:tr>
    </w:tbl>
    <w:p w14:paraId="7012BA43" w14:textId="77777777" w:rsidR="005B6671" w:rsidRPr="0049256C" w:rsidRDefault="005B6671" w:rsidP="00EC7890"/>
    <w:p w14:paraId="198090B5" w14:textId="77777777" w:rsidR="005B6671" w:rsidRPr="0049256C" w:rsidRDefault="005B6671">
      <w:pPr>
        <w:pStyle w:val="22"/>
        <w:numPr>
          <w:ilvl w:val="1"/>
          <w:numId w:val="139"/>
        </w:numPr>
        <w:rPr>
          <w:lang w:eastAsia="ja-JP"/>
        </w:rPr>
        <w:pPrChange w:id="739" w:author="IRK" w:date="2020-05-11T09:35:00Z">
          <w:pPr>
            <w:pStyle w:val="22"/>
            <w:numPr>
              <w:numId w:val="27"/>
            </w:numPr>
            <w:spacing w:before="0" w:after="100" w:line="320" w:lineRule="exact"/>
            <w:jc w:val="left"/>
          </w:pPr>
        </w:pPrChange>
      </w:pPr>
      <w:bookmarkStart w:id="740" w:name="_Toc441755267"/>
      <w:bookmarkStart w:id="741" w:name="_Toc40449508"/>
      <w:r w:rsidRPr="0049256C">
        <w:rPr>
          <w:lang w:eastAsia="ja-JP"/>
        </w:rPr>
        <w:t>サービス構成ウィザードの実行</w:t>
      </w:r>
      <w:bookmarkEnd w:id="740"/>
      <w:bookmarkEnd w:id="741"/>
    </w:p>
    <w:p w14:paraId="743C26AC" w14:textId="7B68D589" w:rsidR="005B6671" w:rsidRPr="0049256C" w:rsidRDefault="005B6671" w:rsidP="00EC7890">
      <w:r w:rsidRPr="0049256C">
        <w:t>ここでは、サービス構成ウィザードを実行しルールビ</w:t>
      </w:r>
      <w:r w:rsidR="00153333">
        <w:t>ルダーサービスを構成する。サービス構成ウィザードに関する詳細</w:t>
      </w:r>
      <w:r w:rsidRPr="0049256C">
        <w:t>については、</w:t>
      </w:r>
      <w:del w:id="742" w:author="IRK" w:date="2020-03-05T17:00:00Z">
        <w:r w:rsidR="007F6FC8" w:rsidDel="00F216C3">
          <w:rPr>
            <w:rFonts w:hint="eastAsia"/>
          </w:rPr>
          <w:delText>3</w:delText>
        </w:r>
        <w:r w:rsidRPr="0049256C" w:rsidDel="00F216C3">
          <w:delText>.</w:delText>
        </w:r>
        <w:r w:rsidR="007F6FC8" w:rsidDel="00F216C3">
          <w:rPr>
            <w:rFonts w:hint="eastAsia"/>
          </w:rPr>
          <w:delText>2</w:delText>
        </w:r>
        <w:r w:rsidRPr="0049256C" w:rsidDel="00F216C3">
          <w:delText xml:space="preserve"> </w:delText>
        </w:r>
        <w:r w:rsidRPr="0049256C" w:rsidDel="00F216C3">
          <w:delText>設定クラスタ</w:delText>
        </w:r>
      </w:del>
      <w:ins w:id="743" w:author="IRK" w:date="2020-03-10T22:09:00Z">
        <w:r w:rsidR="001075B0">
          <w:rPr>
            <w:rFonts w:hint="eastAsia"/>
          </w:rPr>
          <w:t>「</w:t>
        </w:r>
        <w:r w:rsidR="001075B0">
          <w:fldChar w:fldCharType="begin"/>
        </w:r>
        <w:r w:rsidR="001075B0">
          <w:instrText xml:space="preserve"> </w:instrText>
        </w:r>
        <w:r w:rsidR="001075B0">
          <w:rPr>
            <w:rFonts w:hint="eastAsia"/>
          </w:rPr>
          <w:instrText>REF _Ref34725690 \r \h</w:instrText>
        </w:r>
        <w:r w:rsidR="001075B0">
          <w:instrText xml:space="preserve"> </w:instrText>
        </w:r>
      </w:ins>
      <w:ins w:id="744" w:author="IRK" w:date="2020-03-10T22:09:00Z">
        <w:r w:rsidR="001075B0">
          <w:fldChar w:fldCharType="separate"/>
        </w:r>
      </w:ins>
      <w:r w:rsidR="00AB1F2F">
        <w:t xml:space="preserve">4. </w:t>
      </w:r>
      <w:ins w:id="745" w:author="IRK" w:date="2020-03-10T22:09:00Z">
        <w:r w:rsidR="001075B0">
          <w:fldChar w:fldCharType="end"/>
        </w:r>
        <w:r w:rsidR="001075B0">
          <w:fldChar w:fldCharType="begin"/>
        </w:r>
        <w:r w:rsidR="001075B0">
          <w:instrText xml:space="preserve"> REF _Ref34725692 \h </w:instrText>
        </w:r>
      </w:ins>
      <w:ins w:id="746" w:author="IRK" w:date="2020-03-10T22:09:00Z">
        <w:r w:rsidR="001075B0">
          <w:fldChar w:fldCharType="separate"/>
        </w:r>
      </w:ins>
      <w:r w:rsidR="00AB1F2F" w:rsidRPr="00557903">
        <w:t>エラーコードと</w:t>
      </w:r>
      <w:r w:rsidR="00AB1F2F" w:rsidRPr="006D6D27">
        <w:rPr>
          <w:rFonts w:hint="eastAsia"/>
        </w:rPr>
        <w:t>処置</w:t>
      </w:r>
      <w:r w:rsidR="00AB1F2F" w:rsidRPr="00557903">
        <w:t>方法</w:t>
      </w:r>
      <w:ins w:id="747" w:author="IRK" w:date="2020-03-10T22:09:00Z">
        <w:r w:rsidR="001075B0">
          <w:fldChar w:fldCharType="end"/>
        </w:r>
        <w:r w:rsidR="001075B0">
          <w:rPr>
            <w:rFonts w:hint="eastAsia"/>
          </w:rPr>
          <w:t>」</w:t>
        </w:r>
      </w:ins>
      <w:r w:rsidRPr="0049256C">
        <w:t>を参照のこと。</w:t>
      </w:r>
    </w:p>
    <w:p w14:paraId="42A49A28" w14:textId="77777777" w:rsidR="005B6671" w:rsidRPr="0049256C" w:rsidRDefault="005B6671" w:rsidP="00EC7890"/>
    <w:p w14:paraId="3FBACC2B" w14:textId="7B774605" w:rsidR="005B6671" w:rsidRPr="0049256C" w:rsidRDefault="00173DF8" w:rsidP="00EC7890">
      <w:del w:id="748" w:author="IRK" w:date="2020-03-06T09:53:00Z">
        <w:r w:rsidRPr="0049256C" w:rsidDel="005850C0">
          <w:delText>表</w:delText>
        </w:r>
        <w:r w:rsidRPr="0049256C" w:rsidDel="005850C0">
          <w:delText>2</w:delText>
        </w:r>
        <w:r w:rsidR="004A2640" w:rsidDel="005850C0">
          <w:rPr>
            <w:rFonts w:hint="eastAsia"/>
          </w:rPr>
          <w:delText>8</w:delText>
        </w:r>
      </w:del>
      <w:ins w:id="749" w:author="IRK" w:date="2020-03-06T09:53:00Z">
        <w:r w:rsidR="005850C0">
          <w:rPr>
            <w:rFonts w:hint="eastAsia"/>
          </w:rPr>
          <w:t>次の表</w:t>
        </w:r>
      </w:ins>
      <w:r w:rsidR="005B6671" w:rsidRPr="0049256C">
        <w:t>のように、サービス構成ウィザードを実行する。</w:t>
      </w:r>
      <w:r w:rsidR="005B6671" w:rsidRPr="0049256C">
        <w:t>Windows</w:t>
      </w:r>
      <w:r w:rsidR="005B6671" w:rsidRPr="0049256C">
        <w:t>では</w:t>
      </w:r>
      <w:r w:rsidR="005B6671" w:rsidRPr="0049256C">
        <w:t>service-wiz.bat</w:t>
      </w:r>
      <w:r w:rsidR="005B6671" w:rsidRPr="0049256C">
        <w:t>を実行する。</w:t>
      </w:r>
    </w:p>
    <w:p w14:paraId="7C376D14" w14:textId="77777777" w:rsidR="005B6671" w:rsidRPr="0049256C" w:rsidRDefault="005B6671" w:rsidP="00EC7890"/>
    <w:p w14:paraId="07E60389" w14:textId="1963D42D" w:rsidR="00AE2C90" w:rsidRPr="0049256C" w:rsidRDefault="00AE2C90" w:rsidP="007D3017">
      <w:pPr>
        <w:pStyle w:val="afff6"/>
      </w:pPr>
      <w:bookmarkStart w:id="750" w:name="_Toc34839494"/>
      <w:del w:id="751" w:author="IRK" w:date="2020-03-06T09:53: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28</w:delText>
        </w:r>
        <w:r w:rsidR="003561C7" w:rsidRPr="0049256C" w:rsidDel="005850C0">
          <w:rPr>
            <w:noProof/>
          </w:rPr>
          <w:fldChar w:fldCharType="end"/>
        </w:r>
        <w:r w:rsidRPr="0049256C" w:rsidDel="005850C0">
          <w:rPr>
            <w:rFonts w:hint="eastAsia"/>
          </w:rPr>
          <w:delText>]</w:delText>
        </w:r>
      </w:del>
      <w:ins w:id="752" w:author="IRK" w:date="2020-03-06T09:53: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28</w:t>
      </w:r>
      <w:ins w:id="753" w:author="IRK" w:date="2020-03-06T09:53:00Z">
        <w:r w:rsidR="005850C0">
          <w:fldChar w:fldCharType="end"/>
        </w:r>
        <w:r w:rsidR="005850C0">
          <w:rPr>
            <w:rFonts w:hint="eastAsia"/>
          </w:rPr>
          <w:t>]</w:t>
        </w:r>
      </w:ins>
      <w:bookmarkEnd w:id="75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754" w:author="IRK" w:date="2020-04-16T11:05:00Z">
          <w:tblPr>
            <w:tblW w:w="0" w:type="auto"/>
            <w:tblInd w:w="108" w:type="dxa"/>
            <w:tblLook w:val="04A0" w:firstRow="1" w:lastRow="0" w:firstColumn="1" w:lastColumn="0" w:noHBand="0" w:noVBand="1"/>
          </w:tblPr>
        </w:tblPrChange>
      </w:tblPr>
      <w:tblGrid>
        <w:gridCol w:w="9356"/>
        <w:tblGridChange w:id="755">
          <w:tblGrid>
            <w:gridCol w:w="9356"/>
          </w:tblGrid>
        </w:tblGridChange>
      </w:tblGrid>
      <w:tr w:rsidR="005B6671" w:rsidRPr="0049256C" w14:paraId="1261EC66" w14:textId="77777777" w:rsidTr="003351D8">
        <w:trPr>
          <w:jc w:val="center"/>
        </w:trPr>
        <w:tc>
          <w:tcPr>
            <w:tcW w:w="9356" w:type="dxa"/>
            <w:tcPrChange w:id="756" w:author="IRK" w:date="2020-04-16T11:05:00Z">
              <w:tcPr>
                <w:tcW w:w="9356" w:type="dxa"/>
              </w:tcPr>
            </w:tcPrChange>
          </w:tcPr>
          <w:p w14:paraId="756081D6" w14:textId="77777777" w:rsidR="005B6671" w:rsidRPr="0049256C" w:rsidRDefault="005B6671">
            <w:pPr>
              <w:pStyle w:val="16"/>
              <w:pPrChange w:id="757" w:author="IRK" w:date="2020-04-27T17:26:00Z">
                <w:pPr/>
              </w:pPrChange>
            </w:pPr>
            <w:r w:rsidRPr="0049256C">
              <w:t>innorules@:~/innorules-home/script$ ./service-wiz.sh</w:t>
            </w:r>
          </w:p>
        </w:tc>
      </w:tr>
    </w:tbl>
    <w:p w14:paraId="6D58A278" w14:textId="77777777" w:rsidR="005B6671" w:rsidRPr="0049256C" w:rsidRDefault="005B6671" w:rsidP="00EC7890"/>
    <w:p w14:paraId="7C5DB952" w14:textId="7CD14F83" w:rsidR="005B6671" w:rsidRDefault="005B6671" w:rsidP="00EC7890">
      <w:r w:rsidRPr="0049256C">
        <w:t>サービス構成ウィザードを実行すると、</w:t>
      </w:r>
      <w:ins w:id="758" w:author="IRK" w:date="2020-03-06T09:53:00Z">
        <w:r w:rsidR="005850C0">
          <w:rPr>
            <w:rFonts w:hint="eastAsia"/>
          </w:rPr>
          <w:t>次の表</w:t>
        </w:r>
      </w:ins>
      <w:del w:id="759" w:author="IRK" w:date="2020-03-06T09:53:00Z">
        <w:r w:rsidR="00437292" w:rsidDel="005850C0">
          <w:delText>表</w:delText>
        </w:r>
        <w:r w:rsidR="00173DF8" w:rsidRPr="0049256C" w:rsidDel="005850C0">
          <w:delText>2</w:delText>
        </w:r>
        <w:r w:rsidR="004A2640" w:rsidDel="005850C0">
          <w:rPr>
            <w:rFonts w:hint="eastAsia"/>
          </w:rPr>
          <w:delText>9</w:delText>
        </w:r>
      </w:del>
      <w:r w:rsidRPr="0049256C">
        <w:t>のよう</w:t>
      </w:r>
      <w:ins w:id="760" w:author="IRK" w:date="2020-03-12T11:16:00Z">
        <w:r w:rsidR="00BB5A47">
          <w:rPr>
            <w:rFonts w:hint="eastAsia"/>
          </w:rPr>
          <w:t>に</w:t>
        </w:r>
      </w:ins>
      <w:del w:id="761" w:author="IRK" w:date="2020-03-12T11:16:00Z">
        <w:r w:rsidRPr="0049256C" w:rsidDel="00BB5A47">
          <w:delText>な初期</w:delText>
        </w:r>
      </w:del>
      <w:ins w:id="762" w:author="IRK" w:date="2020-03-12T11:16:00Z">
        <w:r w:rsidR="00BB5A47">
          <w:rPr>
            <w:rFonts w:hint="eastAsia"/>
          </w:rPr>
          <w:t>[</w:t>
        </w:r>
        <w:r w:rsidR="00BB5A47">
          <w:rPr>
            <w:rFonts w:hint="eastAsia"/>
          </w:rPr>
          <w:t>導入</w:t>
        </w:r>
        <w:r w:rsidR="00BB5A47">
          <w:rPr>
            <w:rFonts w:hint="eastAsia"/>
          </w:rPr>
          <w:t>]</w:t>
        </w:r>
      </w:ins>
      <w:r w:rsidRPr="0049256C">
        <w:t>画面が出力される</w:t>
      </w:r>
      <w:r w:rsidRPr="00E12DE7">
        <w:t>。エンター</w:t>
      </w:r>
      <w:r w:rsidR="00437292" w:rsidRPr="00E12DE7">
        <w:rPr>
          <w:rFonts w:hint="eastAsia"/>
        </w:rPr>
        <w:t>キー</w:t>
      </w:r>
      <w:r w:rsidR="00437292" w:rsidRPr="00E12DE7">
        <w:t>を</w:t>
      </w:r>
      <w:r w:rsidR="00437292" w:rsidRPr="00E12DE7">
        <w:rPr>
          <w:rFonts w:hint="eastAsia"/>
        </w:rPr>
        <w:t>押</w:t>
      </w:r>
      <w:del w:id="763" w:author="IRK" w:date="2020-04-17T09:56:00Z">
        <w:r w:rsidR="00437292" w:rsidRPr="00E12DE7" w:rsidDel="000A63B7">
          <w:rPr>
            <w:rFonts w:hint="eastAsia"/>
          </w:rPr>
          <w:delText>下</w:delText>
        </w:r>
      </w:del>
      <w:r w:rsidRPr="00E12DE7">
        <w:t>して次に進む。</w:t>
      </w:r>
    </w:p>
    <w:p w14:paraId="7CDC2D39" w14:textId="77777777" w:rsidR="004E340B" w:rsidRPr="0049256C" w:rsidRDefault="004E340B" w:rsidP="00EC7890"/>
    <w:p w14:paraId="2DB306B5" w14:textId="7AB289C1" w:rsidR="00AE2C90" w:rsidRPr="0049256C" w:rsidRDefault="00AE2C90" w:rsidP="007D3017">
      <w:pPr>
        <w:pStyle w:val="afff6"/>
      </w:pPr>
      <w:bookmarkStart w:id="764" w:name="_Toc34839495"/>
      <w:del w:id="765" w:author="IRK" w:date="2020-03-06T09:53: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29</w:delText>
        </w:r>
        <w:r w:rsidR="003561C7" w:rsidRPr="0049256C" w:rsidDel="005850C0">
          <w:rPr>
            <w:noProof/>
          </w:rPr>
          <w:fldChar w:fldCharType="end"/>
        </w:r>
        <w:r w:rsidRPr="0049256C" w:rsidDel="005850C0">
          <w:rPr>
            <w:rFonts w:hint="eastAsia"/>
          </w:rPr>
          <w:delText>]</w:delText>
        </w:r>
      </w:del>
      <w:ins w:id="766" w:author="IRK" w:date="2020-03-06T09:53: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29</w:t>
      </w:r>
      <w:ins w:id="767" w:author="IRK" w:date="2020-03-06T09:53:00Z">
        <w:r w:rsidR="005850C0">
          <w:fldChar w:fldCharType="end"/>
        </w:r>
        <w:r w:rsidR="005850C0">
          <w:rPr>
            <w:rFonts w:hint="eastAsia"/>
          </w:rPr>
          <w:t>]</w:t>
        </w:r>
      </w:ins>
      <w:bookmarkEnd w:id="76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768" w:author="IRK" w:date="2020-04-16T11:06:00Z">
          <w:tblPr>
            <w:tblW w:w="0" w:type="auto"/>
            <w:tblInd w:w="108" w:type="dxa"/>
            <w:tblLook w:val="04A0" w:firstRow="1" w:lastRow="0" w:firstColumn="1" w:lastColumn="0" w:noHBand="0" w:noVBand="1"/>
          </w:tblPr>
        </w:tblPrChange>
      </w:tblPr>
      <w:tblGrid>
        <w:gridCol w:w="9356"/>
        <w:tblGridChange w:id="769">
          <w:tblGrid>
            <w:gridCol w:w="9356"/>
          </w:tblGrid>
        </w:tblGridChange>
      </w:tblGrid>
      <w:tr w:rsidR="005B6671" w:rsidRPr="0049256C" w14:paraId="42341365" w14:textId="77777777" w:rsidTr="003351D8">
        <w:trPr>
          <w:jc w:val="center"/>
        </w:trPr>
        <w:tc>
          <w:tcPr>
            <w:tcW w:w="9356" w:type="dxa"/>
            <w:tcPrChange w:id="770" w:author="IRK" w:date="2020-04-16T11:06:00Z">
              <w:tcPr>
                <w:tcW w:w="9356" w:type="dxa"/>
              </w:tcPr>
            </w:tcPrChange>
          </w:tcPr>
          <w:p w14:paraId="110AB78B" w14:textId="77777777" w:rsidR="005B6671" w:rsidRPr="0049256C" w:rsidRDefault="005B6671">
            <w:pPr>
              <w:pStyle w:val="16"/>
              <w:pPrChange w:id="771" w:author="IRK" w:date="2020-04-27T17:26:00Z">
                <w:pPr/>
              </w:pPrChange>
            </w:pPr>
            <w:r w:rsidRPr="0049256C">
              <w:t>********************************************************************************</w:t>
            </w:r>
          </w:p>
          <w:p w14:paraId="6330054B" w14:textId="77777777" w:rsidR="005B6671" w:rsidRPr="00E12DE7" w:rsidRDefault="005B6671">
            <w:pPr>
              <w:pStyle w:val="16"/>
              <w:rPr>
                <w:szCs w:val="18"/>
              </w:rPr>
              <w:pPrChange w:id="772" w:author="IRK" w:date="2020-04-27T17:26:00Z">
                <w:pPr/>
              </w:pPrChange>
            </w:pPr>
          </w:p>
          <w:p w14:paraId="4447F81F" w14:textId="5CBB57C3" w:rsidR="005B6671" w:rsidRPr="00E12DE7" w:rsidRDefault="000A50AB">
            <w:pPr>
              <w:pStyle w:val="16"/>
              <w:rPr>
                <w:szCs w:val="18"/>
              </w:rPr>
              <w:pPrChange w:id="773" w:author="IRK" w:date="2020-04-27T17:26:00Z">
                <w:pPr/>
              </w:pPrChange>
            </w:pPr>
            <w:r w:rsidRPr="00E12DE7">
              <w:rPr>
                <w:rFonts w:hint="eastAsia"/>
                <w:szCs w:val="18"/>
              </w:rPr>
              <w:t>導入</w:t>
            </w:r>
          </w:p>
          <w:p w14:paraId="180689FE" w14:textId="77777777" w:rsidR="005B6671" w:rsidRPr="00E12DE7" w:rsidRDefault="005B6671">
            <w:pPr>
              <w:pStyle w:val="16"/>
              <w:rPr>
                <w:szCs w:val="18"/>
              </w:rPr>
              <w:pPrChange w:id="774" w:author="IRK" w:date="2020-04-27T17:26:00Z">
                <w:pPr/>
              </w:pPrChange>
            </w:pPr>
          </w:p>
          <w:p w14:paraId="4DE888C0" w14:textId="77777777" w:rsidR="005B6671" w:rsidRPr="00E12DE7" w:rsidRDefault="005B6671">
            <w:pPr>
              <w:pStyle w:val="16"/>
              <w:rPr>
                <w:szCs w:val="18"/>
              </w:rPr>
              <w:pPrChange w:id="775" w:author="IRK" w:date="2020-04-27T17:26:00Z">
                <w:pPr/>
              </w:pPrChange>
            </w:pPr>
            <w:r w:rsidRPr="00E12DE7">
              <w:rPr>
                <w:szCs w:val="18"/>
              </w:rPr>
              <w:t>********************************************************************************</w:t>
            </w:r>
          </w:p>
          <w:p w14:paraId="6CD2FF6B" w14:textId="77777777" w:rsidR="005B6671" w:rsidRPr="00E12DE7" w:rsidRDefault="005B6671">
            <w:pPr>
              <w:pStyle w:val="16"/>
              <w:rPr>
                <w:szCs w:val="18"/>
              </w:rPr>
              <w:pPrChange w:id="776" w:author="IRK" w:date="2020-04-27T17:26:00Z">
                <w:pPr/>
              </w:pPrChange>
            </w:pPr>
          </w:p>
          <w:p w14:paraId="759DAB9F" w14:textId="77777777" w:rsidR="005B6671" w:rsidRPr="00E12DE7" w:rsidRDefault="005B6671">
            <w:pPr>
              <w:pStyle w:val="16"/>
              <w:rPr>
                <w:szCs w:val="18"/>
              </w:rPr>
              <w:pPrChange w:id="777" w:author="IRK" w:date="2020-04-27T17:26:00Z">
                <w:pPr/>
              </w:pPrChange>
            </w:pPr>
            <w:r w:rsidRPr="00E12DE7">
              <w:rPr>
                <w:szCs w:val="18"/>
              </w:rPr>
              <w:t>InnoRules</w:t>
            </w:r>
            <w:r w:rsidRPr="00E12DE7">
              <w:rPr>
                <w:szCs w:val="18"/>
              </w:rPr>
              <w:t>サービス構成ウィザードへようこそ。このウィザードではホストに様々なサービスを設定するサポートを行います。</w:t>
            </w:r>
          </w:p>
          <w:p w14:paraId="3CCDE76D" w14:textId="14C251EB" w:rsidR="005B6671" w:rsidRPr="00F030C9" w:rsidRDefault="005B6671">
            <w:pPr>
              <w:pStyle w:val="16"/>
              <w:rPr>
                <w:rFonts w:eastAsiaTheme="minorEastAsia"/>
              </w:rPr>
              <w:pPrChange w:id="778" w:author="IRK" w:date="2020-04-27T17:26:00Z">
                <w:pPr/>
              </w:pPrChange>
            </w:pPr>
            <w:r w:rsidRPr="00E12DE7">
              <w:rPr>
                <w:szCs w:val="18"/>
              </w:rPr>
              <w:t>[</w:t>
            </w:r>
            <w:r w:rsidR="000A50AB" w:rsidRPr="00E12DE7">
              <w:rPr>
                <w:szCs w:val="18"/>
              </w:rPr>
              <w:t>エンターキーを</w:t>
            </w:r>
            <w:r w:rsidR="000A50AB" w:rsidRPr="00E12DE7">
              <w:rPr>
                <w:rFonts w:hint="eastAsia"/>
                <w:szCs w:val="18"/>
              </w:rPr>
              <w:t>押下</w:t>
            </w:r>
            <w:r w:rsidRPr="00E12DE7">
              <w:rPr>
                <w:szCs w:val="18"/>
              </w:rPr>
              <w:t>してください。</w:t>
            </w:r>
            <w:r w:rsidRPr="00E12DE7">
              <w:rPr>
                <w:szCs w:val="18"/>
              </w:rPr>
              <w:t>]</w:t>
            </w:r>
          </w:p>
        </w:tc>
      </w:tr>
    </w:tbl>
    <w:p w14:paraId="33F71D17" w14:textId="77777777" w:rsidR="005B6671" w:rsidRPr="0049256C" w:rsidRDefault="005B6671" w:rsidP="00EC7890"/>
    <w:p w14:paraId="3A71DF73" w14:textId="04E462A8" w:rsidR="005B6671" w:rsidRPr="00E12DE7" w:rsidRDefault="005B6671" w:rsidP="00EC7890">
      <w:r w:rsidRPr="00E12DE7">
        <w:t>InnoRules</w:t>
      </w:r>
      <w:r w:rsidR="000A50AB" w:rsidRPr="00E12DE7">
        <w:rPr>
          <w:rFonts w:hint="eastAsia"/>
        </w:rPr>
        <w:t>で</w:t>
      </w:r>
      <w:r w:rsidRPr="00E12DE7">
        <w:t>提供</w:t>
      </w:r>
      <w:r w:rsidR="000A50AB" w:rsidRPr="00E12DE7">
        <w:rPr>
          <w:rFonts w:hint="eastAsia"/>
        </w:rPr>
        <w:t>される</w:t>
      </w:r>
      <w:r w:rsidRPr="00E12DE7">
        <w:t>サービスを構成できる</w:t>
      </w:r>
      <w:ins w:id="779" w:author="IRK" w:date="2020-03-12T11:16:00Z">
        <w:r w:rsidR="00BB5A47">
          <w:rPr>
            <w:rFonts w:hint="eastAsia"/>
          </w:rPr>
          <w:t>[</w:t>
        </w:r>
        <w:r w:rsidR="00BB5A47">
          <w:rPr>
            <w:rFonts w:hint="eastAsia"/>
          </w:rPr>
          <w:t>サービス</w:t>
        </w:r>
      </w:ins>
      <w:ins w:id="780" w:author="IRK" w:date="2020-03-12T11:17:00Z">
        <w:r w:rsidR="00BB5A47">
          <w:rPr>
            <w:rFonts w:hint="eastAsia"/>
          </w:rPr>
          <w:t>タイプ選択</w:t>
        </w:r>
      </w:ins>
      <w:ins w:id="781" w:author="IRK" w:date="2020-03-12T11:16:00Z">
        <w:r w:rsidR="00BB5A47">
          <w:rPr>
            <w:rFonts w:hint="eastAsia"/>
          </w:rPr>
          <w:t>]</w:t>
        </w:r>
      </w:ins>
      <w:r w:rsidRPr="00E12DE7">
        <w:t>画面が、</w:t>
      </w:r>
      <w:del w:id="782" w:author="IRK" w:date="2020-03-06T09:53:00Z">
        <w:r w:rsidRPr="00E12DE7" w:rsidDel="005850C0">
          <w:delText>以下の</w:delText>
        </w:r>
        <w:r w:rsidR="003B0A60" w:rsidRPr="00E12DE7" w:rsidDel="005850C0">
          <w:delText>表</w:delText>
        </w:r>
        <w:r w:rsidR="004A2640" w:rsidDel="005850C0">
          <w:rPr>
            <w:rFonts w:hint="eastAsia"/>
          </w:rPr>
          <w:delText>30</w:delText>
        </w:r>
      </w:del>
      <w:ins w:id="783" w:author="IRK" w:date="2020-03-06T09:54:00Z">
        <w:r w:rsidR="005850C0">
          <w:rPr>
            <w:rFonts w:hint="eastAsia"/>
          </w:rPr>
          <w:t>次の表</w:t>
        </w:r>
      </w:ins>
      <w:r w:rsidRPr="00E12DE7">
        <w:t>のように出力される。ルールビルダーサービスを構成するために</w:t>
      </w:r>
      <w:r w:rsidRPr="00E12DE7">
        <w:t>‘2’</w:t>
      </w:r>
      <w:r w:rsidRPr="00E12DE7">
        <w:t>を入力し、エンター</w:t>
      </w:r>
      <w:r w:rsidR="0030219B" w:rsidRPr="00E12DE7">
        <w:rPr>
          <w:rFonts w:hint="eastAsia"/>
        </w:rPr>
        <w:t>キー</w:t>
      </w:r>
      <w:r w:rsidR="0030219B" w:rsidRPr="00E12DE7">
        <w:t>を</w:t>
      </w:r>
      <w:r w:rsidR="0030219B" w:rsidRPr="00E12DE7">
        <w:rPr>
          <w:rFonts w:hint="eastAsia"/>
        </w:rPr>
        <w:t>押</w:t>
      </w:r>
      <w:del w:id="784" w:author="IRK" w:date="2020-04-17T09:56:00Z">
        <w:r w:rsidR="0030219B" w:rsidRPr="00E12DE7" w:rsidDel="000A63B7">
          <w:rPr>
            <w:rFonts w:hint="eastAsia"/>
          </w:rPr>
          <w:delText>下</w:delText>
        </w:r>
      </w:del>
      <w:r w:rsidRPr="00E12DE7">
        <w:t>して次に進む。</w:t>
      </w:r>
    </w:p>
    <w:p w14:paraId="3D961D7D" w14:textId="2ED82716" w:rsidR="004B68A5" w:rsidRDefault="004B68A5">
      <w:pPr>
        <w:jc w:val="left"/>
        <w:rPr>
          <w:b/>
          <w:bCs/>
        </w:rPr>
      </w:pPr>
    </w:p>
    <w:p w14:paraId="717659C9" w14:textId="1DA71D08" w:rsidR="003B0A60" w:rsidRPr="0049256C" w:rsidRDefault="003B0A60" w:rsidP="007D3017">
      <w:pPr>
        <w:pStyle w:val="afff6"/>
      </w:pPr>
      <w:bookmarkStart w:id="785" w:name="_Toc34839496"/>
      <w:del w:id="786" w:author="IRK" w:date="2020-03-06T09:54: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30</w:delText>
        </w:r>
        <w:r w:rsidR="003561C7" w:rsidRPr="0049256C" w:rsidDel="005850C0">
          <w:rPr>
            <w:noProof/>
          </w:rPr>
          <w:fldChar w:fldCharType="end"/>
        </w:r>
        <w:r w:rsidRPr="0049256C" w:rsidDel="005850C0">
          <w:rPr>
            <w:rFonts w:hint="eastAsia"/>
          </w:rPr>
          <w:delText>]</w:delText>
        </w:r>
      </w:del>
      <w:ins w:id="787" w:author="IRK" w:date="2020-03-06T09:54: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30</w:t>
      </w:r>
      <w:ins w:id="788" w:author="IRK" w:date="2020-03-06T09:54:00Z">
        <w:r w:rsidR="005850C0">
          <w:fldChar w:fldCharType="end"/>
        </w:r>
        <w:r w:rsidR="005850C0">
          <w:rPr>
            <w:rFonts w:hint="eastAsia"/>
          </w:rPr>
          <w:t>]</w:t>
        </w:r>
      </w:ins>
      <w:bookmarkEnd w:id="78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789" w:author="IRK" w:date="2020-04-16T11:06:00Z">
          <w:tblPr>
            <w:tblW w:w="0" w:type="auto"/>
            <w:tblInd w:w="108" w:type="dxa"/>
            <w:tblLook w:val="04A0" w:firstRow="1" w:lastRow="0" w:firstColumn="1" w:lastColumn="0" w:noHBand="0" w:noVBand="1"/>
          </w:tblPr>
        </w:tblPrChange>
      </w:tblPr>
      <w:tblGrid>
        <w:gridCol w:w="9356"/>
        <w:tblGridChange w:id="790">
          <w:tblGrid>
            <w:gridCol w:w="9356"/>
          </w:tblGrid>
        </w:tblGridChange>
      </w:tblGrid>
      <w:tr w:rsidR="005B6671" w:rsidRPr="0049256C" w14:paraId="31B3D9F3" w14:textId="77777777" w:rsidTr="003351D8">
        <w:trPr>
          <w:jc w:val="center"/>
        </w:trPr>
        <w:tc>
          <w:tcPr>
            <w:tcW w:w="9356" w:type="dxa"/>
            <w:tcPrChange w:id="791" w:author="IRK" w:date="2020-04-16T11:06:00Z">
              <w:tcPr>
                <w:tcW w:w="9356" w:type="dxa"/>
              </w:tcPr>
            </w:tcPrChange>
          </w:tcPr>
          <w:p w14:paraId="42F60EAA" w14:textId="77777777" w:rsidR="005B6671" w:rsidRPr="0049256C" w:rsidRDefault="005B6671">
            <w:pPr>
              <w:pStyle w:val="16"/>
              <w:pPrChange w:id="792" w:author="IRK" w:date="2020-04-27T17:26:00Z">
                <w:pPr/>
              </w:pPrChange>
            </w:pPr>
            <w:r w:rsidRPr="0049256C">
              <w:t>********************************************************************************</w:t>
            </w:r>
          </w:p>
          <w:p w14:paraId="749D69D2" w14:textId="77777777" w:rsidR="005B6671" w:rsidRPr="0049256C" w:rsidRDefault="005B6671">
            <w:pPr>
              <w:pStyle w:val="16"/>
              <w:pPrChange w:id="793" w:author="IRK" w:date="2020-04-27T17:26:00Z">
                <w:pPr/>
              </w:pPrChange>
            </w:pPr>
          </w:p>
          <w:p w14:paraId="55F183DD" w14:textId="77777777" w:rsidR="005B6671" w:rsidRPr="0049256C" w:rsidRDefault="005B6671">
            <w:pPr>
              <w:pStyle w:val="16"/>
              <w:pPrChange w:id="794" w:author="IRK" w:date="2020-04-27T17:26:00Z">
                <w:pPr/>
              </w:pPrChange>
            </w:pPr>
            <w:r w:rsidRPr="0049256C">
              <w:rPr>
                <w:rFonts w:hint="eastAsia"/>
              </w:rPr>
              <w:t>サービスタイプ選択</w:t>
            </w:r>
          </w:p>
          <w:p w14:paraId="2D5CA8C0" w14:textId="77777777" w:rsidR="005B6671" w:rsidRPr="0049256C" w:rsidRDefault="005B6671">
            <w:pPr>
              <w:pStyle w:val="16"/>
              <w:pPrChange w:id="795" w:author="IRK" w:date="2020-04-27T17:26:00Z">
                <w:pPr/>
              </w:pPrChange>
            </w:pPr>
          </w:p>
          <w:p w14:paraId="56C2A411" w14:textId="77777777" w:rsidR="005B6671" w:rsidRPr="0049256C" w:rsidRDefault="005B6671">
            <w:pPr>
              <w:pStyle w:val="16"/>
              <w:pPrChange w:id="796" w:author="IRK" w:date="2020-04-27T17:26:00Z">
                <w:pPr/>
              </w:pPrChange>
            </w:pPr>
            <w:r w:rsidRPr="0049256C">
              <w:t>********************************************************************************</w:t>
            </w:r>
          </w:p>
          <w:p w14:paraId="041D039C" w14:textId="77777777" w:rsidR="005B6671" w:rsidRPr="0049256C" w:rsidRDefault="005B6671">
            <w:pPr>
              <w:pStyle w:val="16"/>
              <w:pPrChange w:id="797" w:author="IRK" w:date="2020-04-27T17:26:00Z">
                <w:pPr/>
              </w:pPrChange>
            </w:pPr>
          </w:p>
          <w:p w14:paraId="68202C92" w14:textId="1ABB790E" w:rsidR="005B6671" w:rsidRPr="0049256C" w:rsidRDefault="006F7BB6">
            <w:pPr>
              <w:pStyle w:val="16"/>
              <w:pPrChange w:id="798" w:author="IRK" w:date="2020-04-27T17:26:00Z">
                <w:pPr/>
              </w:pPrChange>
            </w:pPr>
            <w:r w:rsidRPr="006F7BB6">
              <w:rPr>
                <w:rFonts w:hint="eastAsia"/>
              </w:rPr>
              <w:t>設定したいサービスのタイプを選択してください。終了する場合、エンターキーを押下してください。</w:t>
            </w:r>
          </w:p>
          <w:p w14:paraId="355AC005" w14:textId="77777777" w:rsidR="005B6671" w:rsidRPr="0049256C" w:rsidRDefault="005B6671">
            <w:pPr>
              <w:pStyle w:val="16"/>
              <w:pPrChange w:id="799" w:author="IRK" w:date="2020-04-27T17:26:00Z">
                <w:pPr/>
              </w:pPrChange>
            </w:pPr>
            <w:r w:rsidRPr="0049256C">
              <w:t xml:space="preserve">    1. </w:t>
            </w:r>
            <w:r w:rsidRPr="0049256C">
              <w:t>管理サービス</w:t>
            </w:r>
          </w:p>
          <w:p w14:paraId="758557A1" w14:textId="1840AEB3" w:rsidR="005B6671" w:rsidRPr="00D36B99" w:rsidRDefault="005B6671">
            <w:pPr>
              <w:pStyle w:val="16"/>
              <w:pPrChange w:id="800" w:author="IRK" w:date="2020-04-27T17:26:00Z">
                <w:pPr/>
              </w:pPrChange>
            </w:pPr>
            <w:r w:rsidRPr="0049256C">
              <w:t xml:space="preserve">        </w:t>
            </w:r>
            <w:r w:rsidRPr="00D36B99">
              <w:t>登録されたルールランタイムシステムとルールシステムコンポーネント</w:t>
            </w:r>
            <w:r w:rsidR="0030219B" w:rsidRPr="00D36B99">
              <w:rPr>
                <w:rFonts w:hint="eastAsia"/>
              </w:rPr>
              <w:t>の</w:t>
            </w:r>
            <w:r w:rsidRPr="00D36B99">
              <w:t>管理</w:t>
            </w:r>
          </w:p>
          <w:p w14:paraId="177FB733" w14:textId="20093093" w:rsidR="005B6671" w:rsidRPr="00D36B99" w:rsidRDefault="005B6671">
            <w:pPr>
              <w:pStyle w:val="16"/>
              <w:pPrChange w:id="801" w:author="IRK" w:date="2020-04-27T17:26:00Z">
                <w:pPr/>
              </w:pPrChange>
            </w:pPr>
            <w:r w:rsidRPr="00D36B99">
              <w:t xml:space="preserve">        </w:t>
            </w:r>
            <w:r w:rsidR="0030219B" w:rsidRPr="00D36B99">
              <w:rPr>
                <w:rFonts w:hint="eastAsia"/>
              </w:rPr>
              <w:t>ができます</w:t>
            </w:r>
            <w:r w:rsidRPr="00D36B99">
              <w:t>。</w:t>
            </w:r>
          </w:p>
          <w:p w14:paraId="19A3CECF" w14:textId="77777777" w:rsidR="005B6671" w:rsidRPr="00D36B99" w:rsidRDefault="005B6671">
            <w:pPr>
              <w:pStyle w:val="16"/>
              <w:pPrChange w:id="802" w:author="IRK" w:date="2020-04-27T17:26:00Z">
                <w:pPr/>
              </w:pPrChange>
            </w:pPr>
            <w:r w:rsidRPr="00D36B99">
              <w:t xml:space="preserve">    2. </w:t>
            </w:r>
            <w:r w:rsidRPr="00D36B99">
              <w:t>ルールビルダーサービス</w:t>
            </w:r>
          </w:p>
          <w:p w14:paraId="3C41A647" w14:textId="3D954225" w:rsidR="005B6671" w:rsidRPr="00D36B99" w:rsidRDefault="005B6671">
            <w:pPr>
              <w:pStyle w:val="16"/>
              <w:pPrChange w:id="803" w:author="IRK" w:date="2020-04-27T17:26:00Z">
                <w:pPr/>
              </w:pPrChange>
            </w:pPr>
            <w:r w:rsidRPr="00D36B99">
              <w:t xml:space="preserve">        </w:t>
            </w:r>
            <w:r w:rsidR="0030219B" w:rsidRPr="00D36B99">
              <w:t>ルールの作成および管理</w:t>
            </w:r>
            <w:r w:rsidR="0030219B" w:rsidRPr="00D36B99">
              <w:rPr>
                <w:rFonts w:hint="eastAsia"/>
              </w:rPr>
              <w:t>が</w:t>
            </w:r>
            <w:r w:rsidRPr="00D36B99">
              <w:t>で</w:t>
            </w:r>
            <w:r w:rsidR="0030219B" w:rsidRPr="00D36B99">
              <w:rPr>
                <w:rFonts w:hint="eastAsia"/>
              </w:rPr>
              <w:t>きま</w:t>
            </w:r>
            <w:r w:rsidRPr="00D36B99">
              <w:t>す。</w:t>
            </w:r>
          </w:p>
          <w:p w14:paraId="3D94CBC8" w14:textId="77777777" w:rsidR="005B6671" w:rsidRPr="0049256C" w:rsidRDefault="005B6671">
            <w:pPr>
              <w:pStyle w:val="16"/>
              <w:pPrChange w:id="804" w:author="IRK" w:date="2020-04-27T17:26:00Z">
                <w:pPr/>
              </w:pPrChange>
            </w:pPr>
            <w:r w:rsidRPr="0049256C">
              <w:t xml:space="preserve">    3. TCP</w:t>
            </w:r>
            <w:r w:rsidRPr="0049256C">
              <w:t>コネクタサービス</w:t>
            </w:r>
          </w:p>
          <w:p w14:paraId="105A9745" w14:textId="77777777" w:rsidR="005B6671" w:rsidRPr="0049256C" w:rsidRDefault="005B6671">
            <w:pPr>
              <w:pStyle w:val="16"/>
              <w:pPrChange w:id="805" w:author="IRK" w:date="2020-04-27T17:26:00Z">
                <w:pPr/>
              </w:pPrChange>
            </w:pPr>
            <w:r w:rsidRPr="0049256C">
              <w:t xml:space="preserve">        </w:t>
            </w:r>
            <w:r w:rsidRPr="0049256C">
              <w:t>リモートアプリケーションがルールサービスを</w:t>
            </w:r>
            <w:r w:rsidRPr="0049256C">
              <w:rPr>
                <w:rFonts w:hint="eastAsia"/>
              </w:rPr>
              <w:t>呼び出</w:t>
            </w:r>
            <w:r w:rsidRPr="0049256C">
              <w:t>すことができます。</w:t>
            </w:r>
          </w:p>
          <w:p w14:paraId="7E69DCD9" w14:textId="251FC9F5" w:rsidR="005B6671" w:rsidRPr="0049256C" w:rsidRDefault="005B6671">
            <w:pPr>
              <w:pStyle w:val="16"/>
              <w:pPrChange w:id="806" w:author="IRK" w:date="2020-04-27T17:26:00Z">
                <w:pPr/>
              </w:pPrChange>
            </w:pPr>
            <w:r w:rsidRPr="0049256C">
              <w:t xml:space="preserve">    4. </w:t>
            </w:r>
            <w:r w:rsidRPr="0049256C">
              <w:t>ルール</w:t>
            </w:r>
            <w:r w:rsidR="00BA5E07">
              <w:t>Web</w:t>
            </w:r>
            <w:r w:rsidR="00BA5E07">
              <w:t>サービス</w:t>
            </w:r>
          </w:p>
          <w:p w14:paraId="3E4A662C" w14:textId="359488E5" w:rsidR="005B6671" w:rsidRPr="001E57B3" w:rsidRDefault="005B6671">
            <w:pPr>
              <w:pStyle w:val="16"/>
              <w:pPrChange w:id="807" w:author="IRK" w:date="2020-04-27T17:26:00Z">
                <w:pPr/>
              </w:pPrChange>
            </w:pPr>
            <w:r w:rsidRPr="0049256C">
              <w:t xml:space="preserve">        </w:t>
            </w:r>
            <w:r w:rsidRPr="0049256C">
              <w:t>ルール</w:t>
            </w:r>
            <w:r w:rsidR="00BA5E07">
              <w:t>Web</w:t>
            </w:r>
            <w:r w:rsidR="00BA5E07">
              <w:t>サービス</w:t>
            </w:r>
            <w:r w:rsidRPr="0049256C">
              <w:t>を設定し</w:t>
            </w:r>
            <w:r w:rsidR="00382563">
              <w:t>Web</w:t>
            </w:r>
            <w:r w:rsidRPr="0049256C">
              <w:t>環境でルールを</w:t>
            </w:r>
            <w:r w:rsidRPr="0049256C">
              <w:rPr>
                <w:rFonts w:hint="eastAsia"/>
              </w:rPr>
              <w:t>呼び出</w:t>
            </w:r>
            <w:r w:rsidR="005B231E">
              <w:rPr>
                <w:rFonts w:hint="eastAsia"/>
              </w:rPr>
              <w:t>せ</w:t>
            </w:r>
            <w:r w:rsidR="001E57B3" w:rsidRPr="0049256C">
              <w:t>ます。</w:t>
            </w:r>
          </w:p>
          <w:p w14:paraId="68E8A107" w14:textId="5BEBA038" w:rsidR="00B53235" w:rsidRDefault="00B53235">
            <w:pPr>
              <w:pStyle w:val="16"/>
              <w:rPr>
                <w:ins w:id="808" w:author="IRK" w:date="2020-03-10T09:36:00Z"/>
              </w:rPr>
              <w:pPrChange w:id="809" w:author="IRK" w:date="2020-04-27T17:26:00Z">
                <w:pPr/>
              </w:pPrChange>
            </w:pPr>
            <w:ins w:id="810" w:author="IRK" w:date="2020-03-10T09:37:00Z">
              <w:r w:rsidRPr="0049256C">
                <w:t xml:space="preserve">    </w:t>
              </w:r>
            </w:ins>
            <w:ins w:id="811" w:author="IRK" w:date="2020-03-10T09:36:00Z">
              <w:r>
                <w:rPr>
                  <w:rFonts w:hint="eastAsia"/>
                </w:rPr>
                <w:t xml:space="preserve">5. </w:t>
              </w:r>
              <w:r>
                <w:rPr>
                  <w:rFonts w:hint="eastAsia"/>
                </w:rPr>
                <w:t>ルール</w:t>
              </w:r>
              <w:r>
                <w:rPr>
                  <w:rFonts w:hint="eastAsia"/>
                </w:rPr>
                <w:t>REST</w:t>
              </w:r>
              <w:r>
                <w:rPr>
                  <w:rFonts w:hint="eastAsia"/>
                </w:rPr>
                <w:t>サービス</w:t>
              </w:r>
            </w:ins>
          </w:p>
          <w:p w14:paraId="67D0EEA3" w14:textId="3F76767D" w:rsidR="00B53235" w:rsidRPr="0049256C" w:rsidRDefault="00B53235">
            <w:pPr>
              <w:pStyle w:val="16"/>
              <w:pPrChange w:id="812" w:author="IRK" w:date="2020-04-27T17:26:00Z">
                <w:pPr/>
              </w:pPrChange>
            </w:pPr>
            <w:ins w:id="813" w:author="IRK" w:date="2020-03-10T09:36:00Z">
              <w:r>
                <w:rPr>
                  <w:rFonts w:hint="eastAsia"/>
                </w:rPr>
                <w:t xml:space="preserve">        </w:t>
              </w:r>
              <w:r>
                <w:rPr>
                  <w:rFonts w:hint="eastAsia"/>
                </w:rPr>
                <w:t>ルール</w:t>
              </w:r>
              <w:r>
                <w:rPr>
                  <w:rFonts w:hint="eastAsia"/>
                </w:rPr>
                <w:t>REST</w:t>
              </w:r>
              <w:r>
                <w:rPr>
                  <w:rFonts w:hint="eastAsia"/>
                </w:rPr>
                <w:t>サービスを設定して</w:t>
              </w:r>
              <w:r>
                <w:rPr>
                  <w:rFonts w:hint="eastAsia"/>
                </w:rPr>
                <w:t>Web</w:t>
              </w:r>
              <w:r>
                <w:rPr>
                  <w:rFonts w:hint="eastAsia"/>
                </w:rPr>
                <w:t>環境にてルールを呼び出します。</w:t>
              </w:r>
            </w:ins>
          </w:p>
          <w:p w14:paraId="4AAEDF28" w14:textId="77777777" w:rsidR="005B6671" w:rsidRPr="0049256C" w:rsidRDefault="005B6671">
            <w:pPr>
              <w:pStyle w:val="16"/>
              <w:rPr>
                <w:rFonts w:eastAsiaTheme="minorEastAsia"/>
              </w:rPr>
              <w:pPrChange w:id="814" w:author="IRK" w:date="2020-04-27T17:26:00Z">
                <w:pPr/>
              </w:pPrChange>
            </w:pPr>
            <w:r w:rsidRPr="0049256C">
              <w:rPr>
                <w:rFonts w:hint="eastAsia"/>
              </w:rPr>
              <w:t>選択してください。</w:t>
            </w:r>
            <w:r w:rsidRPr="0049256C">
              <w:t xml:space="preserve"> &gt;&gt;</w:t>
            </w:r>
            <w:r w:rsidRPr="0049256C">
              <w:rPr>
                <w:rFonts w:eastAsiaTheme="minorEastAsia" w:hint="eastAsia"/>
              </w:rPr>
              <w:t xml:space="preserve"> 2</w:t>
            </w:r>
          </w:p>
        </w:tc>
      </w:tr>
    </w:tbl>
    <w:p w14:paraId="7CA8118A" w14:textId="77777777" w:rsidR="005B6671" w:rsidRDefault="005B6671" w:rsidP="00EC7890"/>
    <w:p w14:paraId="56B5C89A" w14:textId="48A9897E" w:rsidR="005B6671" w:rsidRPr="00D36B99" w:rsidRDefault="00BB5A47" w:rsidP="00EC7890">
      <w:ins w:id="815" w:author="IRK" w:date="2020-03-12T11:17:00Z">
        <w:r>
          <w:rPr>
            <w:rFonts w:hint="eastAsia"/>
          </w:rPr>
          <w:t>[</w:t>
        </w:r>
      </w:ins>
      <w:r w:rsidR="005B6671" w:rsidRPr="00D36B99">
        <w:t>ビルダーサービス構成</w:t>
      </w:r>
      <w:ins w:id="816" w:author="IRK" w:date="2020-03-12T11:17:00Z">
        <w:r>
          <w:rPr>
            <w:rFonts w:hint="eastAsia"/>
          </w:rPr>
          <w:t>]</w:t>
        </w:r>
      </w:ins>
      <w:r w:rsidR="005B6671" w:rsidRPr="00D36B99">
        <w:t>画面が、</w:t>
      </w:r>
      <w:del w:id="817" w:author="IRK" w:date="2020-03-06T09:54:00Z">
        <w:r w:rsidR="003B0A60" w:rsidRPr="00D36B99" w:rsidDel="005850C0">
          <w:delText>表</w:delText>
        </w:r>
        <w:r w:rsidR="003B0A60" w:rsidRPr="00D36B99" w:rsidDel="005850C0">
          <w:rPr>
            <w:rFonts w:hint="eastAsia"/>
          </w:rPr>
          <w:delText>3</w:delText>
        </w:r>
        <w:r w:rsidR="004A2640" w:rsidDel="005850C0">
          <w:rPr>
            <w:rFonts w:hint="eastAsia"/>
          </w:rPr>
          <w:delText>1</w:delText>
        </w:r>
      </w:del>
      <w:ins w:id="818" w:author="IRK" w:date="2020-03-06T09:54:00Z">
        <w:r w:rsidR="005850C0">
          <w:rPr>
            <w:rFonts w:hint="eastAsia"/>
          </w:rPr>
          <w:t>次の表</w:t>
        </w:r>
      </w:ins>
      <w:r w:rsidR="005B6671" w:rsidRPr="00D36B99">
        <w:t>のように出力される。ビルダーサービスを有効にするためには</w:t>
      </w:r>
      <w:r w:rsidR="005B6671" w:rsidRPr="00D36B99">
        <w:t>‘d’</w:t>
      </w:r>
      <w:r w:rsidR="005B6671" w:rsidRPr="00D36B99">
        <w:t>を入力し、エンター</w:t>
      </w:r>
      <w:r w:rsidR="0030219B" w:rsidRPr="00D36B99">
        <w:rPr>
          <w:rFonts w:hint="eastAsia"/>
        </w:rPr>
        <w:t>キー</w:t>
      </w:r>
      <w:r w:rsidR="0030219B" w:rsidRPr="00D36B99">
        <w:t>を</w:t>
      </w:r>
      <w:r w:rsidR="0030219B" w:rsidRPr="00D36B99">
        <w:rPr>
          <w:rFonts w:hint="eastAsia"/>
        </w:rPr>
        <w:t>押</w:t>
      </w:r>
      <w:del w:id="819" w:author="IRK" w:date="2020-04-17T09:57:00Z">
        <w:r w:rsidR="0030219B" w:rsidRPr="00D36B99" w:rsidDel="000A63B7">
          <w:rPr>
            <w:rFonts w:hint="eastAsia"/>
          </w:rPr>
          <w:delText>下</w:delText>
        </w:r>
      </w:del>
      <w:r w:rsidR="005B6671" w:rsidRPr="00D36B99">
        <w:t>して次に進む。</w:t>
      </w:r>
    </w:p>
    <w:p w14:paraId="16DDA453" w14:textId="77777777" w:rsidR="005B6671" w:rsidRPr="0049256C" w:rsidRDefault="005B6671" w:rsidP="00EC7890"/>
    <w:p w14:paraId="026D6E79" w14:textId="78FDB231" w:rsidR="00F21EAA" w:rsidRPr="0049256C" w:rsidRDefault="00F21EAA" w:rsidP="007D3017">
      <w:pPr>
        <w:pStyle w:val="afff6"/>
      </w:pPr>
      <w:bookmarkStart w:id="820" w:name="_Toc34839497"/>
      <w:del w:id="821" w:author="IRK" w:date="2020-03-06T09:54: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31</w:delText>
        </w:r>
        <w:r w:rsidR="003561C7" w:rsidRPr="0049256C" w:rsidDel="005850C0">
          <w:rPr>
            <w:noProof/>
          </w:rPr>
          <w:fldChar w:fldCharType="end"/>
        </w:r>
        <w:r w:rsidRPr="0049256C" w:rsidDel="005850C0">
          <w:rPr>
            <w:rFonts w:hint="eastAsia"/>
          </w:rPr>
          <w:delText>]</w:delText>
        </w:r>
      </w:del>
      <w:ins w:id="822" w:author="IRK" w:date="2020-03-06T09:54: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31</w:t>
      </w:r>
      <w:ins w:id="823" w:author="IRK" w:date="2020-03-06T09:54:00Z">
        <w:r w:rsidR="005850C0">
          <w:fldChar w:fldCharType="end"/>
        </w:r>
        <w:r w:rsidR="005850C0">
          <w:rPr>
            <w:rFonts w:hint="eastAsia"/>
          </w:rPr>
          <w:t>]</w:t>
        </w:r>
      </w:ins>
      <w:bookmarkEnd w:id="82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824" w:author="IRK" w:date="2020-04-16T11:06:00Z">
          <w:tblPr>
            <w:tblW w:w="0" w:type="auto"/>
            <w:tblInd w:w="108" w:type="dxa"/>
            <w:tblLook w:val="04A0" w:firstRow="1" w:lastRow="0" w:firstColumn="1" w:lastColumn="0" w:noHBand="0" w:noVBand="1"/>
          </w:tblPr>
        </w:tblPrChange>
      </w:tblPr>
      <w:tblGrid>
        <w:gridCol w:w="9356"/>
        <w:tblGridChange w:id="825">
          <w:tblGrid>
            <w:gridCol w:w="9356"/>
          </w:tblGrid>
        </w:tblGridChange>
      </w:tblGrid>
      <w:tr w:rsidR="005B6671" w:rsidRPr="0049256C" w14:paraId="59B4D05E" w14:textId="77777777" w:rsidTr="003351D8">
        <w:trPr>
          <w:jc w:val="center"/>
        </w:trPr>
        <w:tc>
          <w:tcPr>
            <w:tcW w:w="9356" w:type="dxa"/>
            <w:tcPrChange w:id="826" w:author="IRK" w:date="2020-04-16T11:06:00Z">
              <w:tcPr>
                <w:tcW w:w="9356" w:type="dxa"/>
              </w:tcPr>
            </w:tcPrChange>
          </w:tcPr>
          <w:p w14:paraId="4FF5B89A" w14:textId="77777777" w:rsidR="005B6671" w:rsidRPr="0049256C" w:rsidRDefault="005B6671">
            <w:pPr>
              <w:pStyle w:val="16"/>
              <w:pPrChange w:id="827" w:author="IRK" w:date="2020-04-27T17:26:00Z">
                <w:pPr/>
              </w:pPrChange>
            </w:pPr>
            <w:r w:rsidRPr="0049256C">
              <w:t>********************************************************************************</w:t>
            </w:r>
          </w:p>
          <w:p w14:paraId="20B7CB7B" w14:textId="77777777" w:rsidR="005B6671" w:rsidRPr="0049256C" w:rsidRDefault="005B6671">
            <w:pPr>
              <w:pStyle w:val="16"/>
              <w:pPrChange w:id="828" w:author="IRK" w:date="2020-04-27T17:26:00Z">
                <w:pPr/>
              </w:pPrChange>
            </w:pPr>
          </w:p>
          <w:p w14:paraId="4605F7DD" w14:textId="77777777" w:rsidR="005B6671" w:rsidRPr="0049256C" w:rsidRDefault="005B6671">
            <w:pPr>
              <w:pStyle w:val="16"/>
              <w:pPrChange w:id="829" w:author="IRK" w:date="2020-04-27T17:26:00Z">
                <w:pPr/>
              </w:pPrChange>
            </w:pPr>
            <w:r w:rsidRPr="0049256C">
              <w:rPr>
                <w:rFonts w:hint="eastAsia"/>
              </w:rPr>
              <w:t>サービスタイプ選択</w:t>
            </w:r>
            <w:r w:rsidRPr="0049256C">
              <w:t xml:space="preserve"> -&gt; </w:t>
            </w:r>
            <w:r w:rsidRPr="0049256C">
              <w:t>ビルダ</w:t>
            </w:r>
            <w:r w:rsidRPr="0049256C">
              <w:rPr>
                <w:rFonts w:hint="eastAsia"/>
              </w:rPr>
              <w:t>ー</w:t>
            </w:r>
            <w:r w:rsidRPr="0049256C">
              <w:t>サービス</w:t>
            </w:r>
          </w:p>
          <w:p w14:paraId="6E02AC61" w14:textId="77777777" w:rsidR="005B6671" w:rsidRPr="0049256C" w:rsidRDefault="005B6671">
            <w:pPr>
              <w:pStyle w:val="16"/>
              <w:pPrChange w:id="830" w:author="IRK" w:date="2020-04-27T17:26:00Z">
                <w:pPr/>
              </w:pPrChange>
            </w:pPr>
          </w:p>
          <w:p w14:paraId="779BEFEF" w14:textId="77777777" w:rsidR="005B6671" w:rsidRPr="0049256C" w:rsidRDefault="005B6671">
            <w:pPr>
              <w:pStyle w:val="16"/>
              <w:pPrChange w:id="831" w:author="IRK" w:date="2020-04-27T17:26:00Z">
                <w:pPr/>
              </w:pPrChange>
            </w:pPr>
            <w:r w:rsidRPr="0049256C">
              <w:t>********************************************************************************</w:t>
            </w:r>
          </w:p>
          <w:p w14:paraId="345096D7" w14:textId="77777777" w:rsidR="005B6671" w:rsidRPr="0049256C" w:rsidRDefault="005B6671">
            <w:pPr>
              <w:pStyle w:val="16"/>
              <w:pPrChange w:id="832" w:author="IRK" w:date="2020-04-27T17:26:00Z">
                <w:pPr/>
              </w:pPrChange>
            </w:pPr>
          </w:p>
          <w:p w14:paraId="12B7890E" w14:textId="77777777" w:rsidR="005B6671" w:rsidRPr="0049256C" w:rsidRDefault="005B6671">
            <w:pPr>
              <w:pStyle w:val="16"/>
              <w:pPrChange w:id="833" w:author="IRK" w:date="2020-04-27T17:26:00Z">
                <w:pPr/>
              </w:pPrChange>
            </w:pPr>
            <w:r w:rsidRPr="0049256C">
              <w:rPr>
                <w:rFonts w:hint="eastAsia"/>
              </w:rPr>
              <w:t>ビルダーサービスに対する作業を選択してください。</w:t>
            </w:r>
          </w:p>
          <w:p w14:paraId="2611947C" w14:textId="77777777" w:rsidR="005B6671" w:rsidRPr="0049256C" w:rsidRDefault="005B6671">
            <w:pPr>
              <w:pStyle w:val="16"/>
              <w:pPrChange w:id="834" w:author="IRK" w:date="2020-04-27T17:26:00Z">
                <w:pPr/>
              </w:pPrChange>
            </w:pPr>
          </w:p>
          <w:p w14:paraId="0B7A2DF2" w14:textId="77777777" w:rsidR="005B6671" w:rsidRPr="0049256C" w:rsidRDefault="005B6671">
            <w:pPr>
              <w:pStyle w:val="16"/>
              <w:pPrChange w:id="835" w:author="IRK" w:date="2020-04-27T17:26:00Z">
                <w:pPr/>
              </w:pPrChange>
            </w:pPr>
            <w:r w:rsidRPr="0049256C">
              <w:t>[</w:t>
            </w:r>
            <w:r w:rsidRPr="0049256C">
              <w:rPr>
                <w:rFonts w:hint="eastAsia"/>
              </w:rPr>
              <w:t>グローバル設定</w:t>
            </w:r>
            <w:r w:rsidRPr="0049256C">
              <w:t>]</w:t>
            </w:r>
          </w:p>
          <w:p w14:paraId="694148AC" w14:textId="77777777" w:rsidR="005B6671" w:rsidRPr="00D36B99" w:rsidRDefault="005B6671">
            <w:pPr>
              <w:pStyle w:val="16"/>
              <w:pPrChange w:id="836" w:author="IRK" w:date="2020-04-27T17:26:00Z">
                <w:pPr/>
              </w:pPrChange>
            </w:pPr>
            <w:r w:rsidRPr="0049256C">
              <w:t xml:space="preserve">    </w:t>
            </w:r>
            <w:r w:rsidRPr="00D36B99">
              <w:t>移管専用</w:t>
            </w:r>
            <w:r w:rsidRPr="00D36B99">
              <w:t xml:space="preserve">      : </w:t>
            </w:r>
            <w:r w:rsidRPr="00D36B99">
              <w:t>未設定</w:t>
            </w:r>
          </w:p>
          <w:p w14:paraId="088DCB53" w14:textId="55268211" w:rsidR="005B6671" w:rsidRPr="00D36B99" w:rsidRDefault="005B6671">
            <w:pPr>
              <w:pStyle w:val="16"/>
              <w:pPrChange w:id="837" w:author="IRK" w:date="2020-04-27T17:26:00Z">
                <w:pPr/>
              </w:pPrChange>
            </w:pPr>
            <w:r w:rsidRPr="00D36B99">
              <w:t xml:space="preserve">    </w:t>
            </w:r>
            <w:r w:rsidRPr="00D36B99">
              <w:t>平均同時</w:t>
            </w:r>
            <w:r w:rsidR="0030219B" w:rsidRPr="00D36B99">
              <w:rPr>
                <w:rFonts w:hint="eastAsia"/>
              </w:rPr>
              <w:t>利用</w:t>
            </w:r>
            <w:r w:rsidRPr="00D36B99">
              <w:t>ユーザ</w:t>
            </w:r>
            <w:r w:rsidR="0030219B" w:rsidRPr="00D36B99">
              <w:rPr>
                <w:rFonts w:hint="eastAsia"/>
              </w:rPr>
              <w:t>数</w:t>
            </w:r>
            <w:r w:rsidRPr="00D36B99">
              <w:t>: 2</w:t>
            </w:r>
          </w:p>
          <w:p w14:paraId="42BDE4A7" w14:textId="3223105E" w:rsidR="005B6671" w:rsidRPr="00D36B99" w:rsidRDefault="005B6671">
            <w:pPr>
              <w:pStyle w:val="16"/>
              <w:pPrChange w:id="838" w:author="IRK" w:date="2020-04-27T17:26:00Z">
                <w:pPr/>
              </w:pPrChange>
            </w:pPr>
            <w:r w:rsidRPr="00D36B99">
              <w:t xml:space="preserve">    </w:t>
            </w:r>
            <w:r w:rsidRPr="00D36B99">
              <w:t>最大同時</w:t>
            </w:r>
            <w:r w:rsidR="0030219B" w:rsidRPr="00D36B99">
              <w:rPr>
                <w:rFonts w:hint="eastAsia"/>
              </w:rPr>
              <w:t>利用</w:t>
            </w:r>
            <w:r w:rsidRPr="00D36B99">
              <w:t>ユーザ</w:t>
            </w:r>
            <w:r w:rsidR="0030219B" w:rsidRPr="00D36B99">
              <w:rPr>
                <w:rFonts w:hint="eastAsia"/>
              </w:rPr>
              <w:t>数</w:t>
            </w:r>
            <w:r w:rsidRPr="00D36B99">
              <w:t>: 10</w:t>
            </w:r>
          </w:p>
          <w:p w14:paraId="49C88555" w14:textId="5A852CD6" w:rsidR="005B6671" w:rsidRPr="00A201E5" w:rsidRDefault="005B6671">
            <w:pPr>
              <w:pStyle w:val="16"/>
              <w:rPr>
                <w:rFonts w:ascii="BatangChe" w:eastAsiaTheme="minorEastAsia" w:hAnsi="BatangChe" w:cs="BatangChe"/>
              </w:rPr>
              <w:pPrChange w:id="839" w:author="IRK" w:date="2020-04-27T17:26:00Z">
                <w:pPr/>
              </w:pPrChange>
            </w:pPr>
            <w:r w:rsidRPr="00D36B99">
              <w:t xml:space="preserve">    </w:t>
            </w:r>
            <w:r w:rsidRPr="00D36B99">
              <w:t>暗号化方式</w:t>
            </w:r>
            <w:r w:rsidRPr="00D36B99">
              <w:t xml:space="preserve">   : DES</w:t>
            </w:r>
          </w:p>
          <w:p w14:paraId="452F8600" w14:textId="6E4561FC" w:rsidR="005A25A4" w:rsidRDefault="005A25A4" w:rsidP="003351D8">
            <w:pPr>
              <w:pStyle w:val="16"/>
            </w:pPr>
            <w:r>
              <w:rPr>
                <w:rFonts w:hint="eastAsia"/>
              </w:rPr>
              <w:t>テーブルルール条件式チェック</w:t>
            </w:r>
            <w:r>
              <w:rPr>
                <w:rFonts w:hint="eastAsia"/>
              </w:rPr>
              <w:t>:</w:t>
            </w:r>
            <w:del w:id="840" w:author="IRK" w:date="2020-03-10T09:43:00Z">
              <w:r w:rsidDel="00B53235">
                <w:rPr>
                  <w:rFonts w:hint="eastAsia"/>
                </w:rPr>
                <w:delText xml:space="preserve">　設定</w:delText>
              </w:r>
            </w:del>
            <w:ins w:id="841" w:author="IRK" w:date="2020-03-10T09:43:00Z">
              <w:r w:rsidR="00B53235" w:rsidRPr="00B53235">
                <w:rPr>
                  <w:rFonts w:hint="eastAsia"/>
                </w:rPr>
                <w:t xml:space="preserve">   : </w:t>
              </w:r>
              <w:r w:rsidR="00B53235" w:rsidRPr="00B53235">
                <w:rPr>
                  <w:rFonts w:hint="eastAsia"/>
                </w:rPr>
                <w:t>未設定</w:t>
              </w:r>
            </w:ins>
          </w:p>
          <w:p w14:paraId="3B486A2E" w14:textId="77777777" w:rsidR="005A25A4" w:rsidRPr="001B5875" w:rsidRDefault="005A25A4" w:rsidP="003351D8">
            <w:pPr>
              <w:pStyle w:val="16"/>
              <w:rPr>
                <w:ins w:id="842" w:author="IRK" w:date="2020-03-10T09:43:00Z"/>
                <w:rPrChange w:id="843" w:author="IRK" w:date="2020-03-10T09:45:00Z">
                  <w:rPr>
                    <w:ins w:id="844" w:author="IRK" w:date="2020-03-10T09:43:00Z"/>
                    <w:rFonts w:eastAsiaTheme="minorEastAsia"/>
                  </w:rPr>
                </w:rPrChange>
              </w:rPr>
            </w:pPr>
          </w:p>
          <w:p w14:paraId="1D2C15A4" w14:textId="77777777" w:rsidR="001B5875" w:rsidRPr="001B5875" w:rsidRDefault="001B5875" w:rsidP="003351D8">
            <w:pPr>
              <w:pStyle w:val="16"/>
              <w:rPr>
                <w:ins w:id="845" w:author="IRK" w:date="2020-03-10T09:45:00Z"/>
                <w:rPrChange w:id="846" w:author="IRK" w:date="2020-03-10T09:45:00Z">
                  <w:rPr>
                    <w:ins w:id="847" w:author="IRK" w:date="2020-03-10T09:45:00Z"/>
                    <w:rFonts w:eastAsiaTheme="minorEastAsia"/>
                  </w:rPr>
                </w:rPrChange>
              </w:rPr>
            </w:pPr>
            <w:ins w:id="848" w:author="IRK" w:date="2020-03-10T09:45:00Z">
              <w:r w:rsidRPr="001B5875">
                <w:rPr>
                  <w:rFonts w:hint="eastAsia"/>
                  <w:rPrChange w:id="849" w:author="IRK" w:date="2020-03-10T09:45:00Z">
                    <w:rPr>
                      <w:rFonts w:eastAsiaTheme="minorEastAsia" w:hint="eastAsia"/>
                    </w:rPr>
                  </w:rPrChange>
                </w:rPr>
                <w:lastRenderedPageBreak/>
                <w:t>クラスタ接続タイムアウト</w:t>
              </w:r>
              <w:r w:rsidRPr="001B5875">
                <w:rPr>
                  <w:rPrChange w:id="850" w:author="IRK" w:date="2020-03-10T09:45:00Z">
                    <w:rPr>
                      <w:rFonts w:eastAsiaTheme="minorEastAsia"/>
                    </w:rPr>
                  </w:rPrChange>
                </w:rPr>
                <w:t>(ms)  : 5,000</w:t>
              </w:r>
            </w:ins>
          </w:p>
          <w:p w14:paraId="3F4702BB" w14:textId="77777777" w:rsidR="001B5875" w:rsidRPr="001B5875" w:rsidRDefault="001B5875" w:rsidP="003351D8">
            <w:pPr>
              <w:pStyle w:val="16"/>
              <w:rPr>
                <w:ins w:id="851" w:author="IRK" w:date="2020-03-10T09:45:00Z"/>
                <w:rPrChange w:id="852" w:author="IRK" w:date="2020-03-10T09:45:00Z">
                  <w:rPr>
                    <w:ins w:id="853" w:author="IRK" w:date="2020-03-10T09:45:00Z"/>
                    <w:rFonts w:eastAsiaTheme="minorEastAsia"/>
                  </w:rPr>
                </w:rPrChange>
              </w:rPr>
            </w:pPr>
            <w:ins w:id="854" w:author="IRK" w:date="2020-03-10T09:45:00Z">
              <w:r w:rsidRPr="001B5875">
                <w:rPr>
                  <w:rFonts w:hint="eastAsia"/>
                  <w:rPrChange w:id="855" w:author="IRK" w:date="2020-03-10T09:45:00Z">
                    <w:rPr>
                      <w:rFonts w:eastAsiaTheme="minorEastAsia" w:hint="eastAsia"/>
                    </w:rPr>
                  </w:rPrChange>
                </w:rPr>
                <w:t>クラスタレスポンスタイムアウト</w:t>
              </w:r>
              <w:r w:rsidRPr="001B5875">
                <w:rPr>
                  <w:rPrChange w:id="856" w:author="IRK" w:date="2020-03-10T09:45:00Z">
                    <w:rPr>
                      <w:rFonts w:eastAsiaTheme="minorEastAsia"/>
                    </w:rPr>
                  </w:rPrChange>
                </w:rPr>
                <w:t>(ms)   : 60,000</w:t>
              </w:r>
            </w:ins>
          </w:p>
          <w:p w14:paraId="76CCFE80" w14:textId="224084B8" w:rsidR="00B53235" w:rsidRPr="001B5875" w:rsidRDefault="001B5875" w:rsidP="003351D8">
            <w:pPr>
              <w:pStyle w:val="16"/>
              <w:rPr>
                <w:rPrChange w:id="857" w:author="IRK" w:date="2020-03-10T09:45:00Z">
                  <w:rPr>
                    <w:rFonts w:eastAsiaTheme="minorEastAsia"/>
                  </w:rPr>
                </w:rPrChange>
              </w:rPr>
            </w:pPr>
            <w:ins w:id="858" w:author="IRK" w:date="2020-03-10T09:45:00Z">
              <w:r w:rsidRPr="001B5875">
                <w:rPr>
                  <w:rFonts w:hint="eastAsia"/>
                  <w:rPrChange w:id="859" w:author="IRK" w:date="2020-03-10T09:45:00Z">
                    <w:rPr>
                      <w:rFonts w:eastAsiaTheme="minorEastAsia" w:hint="eastAsia"/>
                    </w:rPr>
                  </w:rPrChange>
                </w:rPr>
                <w:t>クラスタ文字セット</w:t>
              </w:r>
              <w:r w:rsidRPr="001B5875">
                <w:rPr>
                  <w:rPrChange w:id="860" w:author="IRK" w:date="2020-03-10T09:45:00Z">
                    <w:rPr>
                      <w:rFonts w:eastAsiaTheme="minorEastAsia"/>
                    </w:rPr>
                  </w:rPrChange>
                </w:rPr>
                <w:t xml:space="preserve">   : UTF-8</w:t>
              </w:r>
            </w:ins>
          </w:p>
          <w:p w14:paraId="2CAFE639" w14:textId="7DF9DE6B" w:rsidR="005B6671" w:rsidRPr="0049256C" w:rsidRDefault="005B6671">
            <w:pPr>
              <w:pStyle w:val="16"/>
              <w:pPrChange w:id="861" w:author="IRK" w:date="2020-04-27T17:26:00Z">
                <w:pPr/>
              </w:pPrChange>
            </w:pPr>
            <w:r w:rsidRPr="0049256C">
              <w:t>[</w:t>
            </w:r>
            <w:r w:rsidRPr="0049256C">
              <w:t>項目</w:t>
            </w:r>
            <w:r w:rsidRPr="0049256C">
              <w:t>]</w:t>
            </w:r>
          </w:p>
          <w:p w14:paraId="731FD219" w14:textId="77777777" w:rsidR="005B6671" w:rsidRPr="0049256C" w:rsidRDefault="005B6671">
            <w:pPr>
              <w:pStyle w:val="16"/>
              <w:pPrChange w:id="862" w:author="IRK" w:date="2020-04-27T17:26:00Z">
                <w:pPr/>
              </w:pPrChange>
            </w:pPr>
            <w:r w:rsidRPr="0049256C">
              <w:t>--------------------------------------------------------------------</w:t>
            </w:r>
          </w:p>
          <w:p w14:paraId="26CC0E88" w14:textId="77777777" w:rsidR="005B6671" w:rsidRPr="0049256C" w:rsidRDefault="005B6671">
            <w:pPr>
              <w:pStyle w:val="16"/>
              <w:pPrChange w:id="863" w:author="IRK" w:date="2020-04-27T17:26:00Z">
                <w:pPr/>
              </w:pPrChange>
            </w:pPr>
            <w:r w:rsidRPr="0049256C">
              <w:t xml:space="preserve">    | </w:t>
            </w:r>
            <w:r w:rsidRPr="0049256C">
              <w:t>名称</w:t>
            </w:r>
            <w:r w:rsidRPr="0049256C">
              <w:t xml:space="preserve"> | </w:t>
            </w:r>
            <w:r w:rsidRPr="0049256C">
              <w:t>アドレス</w:t>
            </w:r>
            <w:r w:rsidRPr="0049256C">
              <w:t xml:space="preserve"> | </w:t>
            </w:r>
            <w:r w:rsidRPr="0049256C">
              <w:t>サービスポート</w:t>
            </w:r>
            <w:r w:rsidRPr="0049256C">
              <w:t xml:space="preserve"> | </w:t>
            </w:r>
            <w:r w:rsidRPr="0049256C">
              <w:t>モニターポート</w:t>
            </w:r>
            <w:r w:rsidRPr="0049256C">
              <w:t xml:space="preserve"> | </w:t>
            </w:r>
            <w:r w:rsidRPr="0049256C">
              <w:t>ローカル</w:t>
            </w:r>
            <w:r w:rsidRPr="0049256C">
              <w:t xml:space="preserve"> |</w:t>
            </w:r>
          </w:p>
          <w:p w14:paraId="7D563E36" w14:textId="77777777" w:rsidR="005B6671" w:rsidRPr="0049256C" w:rsidRDefault="005B6671">
            <w:pPr>
              <w:pStyle w:val="16"/>
              <w:pPrChange w:id="864" w:author="IRK" w:date="2020-04-27T17:26:00Z">
                <w:pPr/>
              </w:pPrChange>
            </w:pPr>
            <w:r w:rsidRPr="0049256C">
              <w:t>--------------------------------------------------------------------</w:t>
            </w:r>
          </w:p>
          <w:p w14:paraId="709D9068" w14:textId="77777777" w:rsidR="005B6671" w:rsidRPr="0049256C" w:rsidRDefault="005B6671">
            <w:pPr>
              <w:pStyle w:val="16"/>
              <w:pPrChange w:id="865" w:author="IRK" w:date="2020-04-27T17:26:00Z">
                <w:pPr/>
              </w:pPrChange>
            </w:pPr>
          </w:p>
          <w:p w14:paraId="67B9CA1C" w14:textId="77777777" w:rsidR="005B6671" w:rsidRPr="0049256C" w:rsidRDefault="005B6671">
            <w:pPr>
              <w:pStyle w:val="16"/>
              <w:pPrChange w:id="866" w:author="IRK" w:date="2020-04-27T17:26:00Z">
                <w:pPr/>
              </w:pPrChange>
            </w:pPr>
            <w:r w:rsidRPr="0049256C">
              <w:t>[</w:t>
            </w:r>
            <w:r w:rsidRPr="0049256C">
              <w:t>可能な作業</w:t>
            </w:r>
            <w:r w:rsidRPr="0049256C">
              <w:t>]</w:t>
            </w:r>
          </w:p>
          <w:p w14:paraId="5D8B7667" w14:textId="6122259B" w:rsidR="005B6671" w:rsidRPr="0049256C" w:rsidRDefault="005B6671">
            <w:pPr>
              <w:pStyle w:val="16"/>
              <w:pPrChange w:id="867" w:author="IRK" w:date="2020-04-27T17:26:00Z">
                <w:pPr/>
              </w:pPrChange>
            </w:pPr>
            <w:r w:rsidRPr="0049256C">
              <w:t xml:space="preserve">c. </w:t>
            </w:r>
            <w:r w:rsidRPr="0049256C">
              <w:rPr>
                <w:rFonts w:hint="eastAsia"/>
              </w:rPr>
              <w:t>グローバル設定</w:t>
            </w:r>
            <w:r w:rsidRPr="0049256C">
              <w:t>変更</w:t>
            </w:r>
            <w:r w:rsidRPr="0049256C">
              <w:t xml:space="preserve">    d. </w:t>
            </w:r>
            <w:r w:rsidRPr="0049256C">
              <w:t>ローカルインストールノードのビルダ</w:t>
            </w:r>
            <w:r w:rsidRPr="0049256C">
              <w:rPr>
                <w:rFonts w:hint="eastAsia"/>
              </w:rPr>
              <w:t>ー</w:t>
            </w:r>
            <w:r w:rsidRPr="0049256C">
              <w:t>サービスを</w:t>
            </w:r>
            <w:r w:rsidR="002E35FE">
              <w:rPr>
                <w:rFonts w:hint="eastAsia"/>
              </w:rPr>
              <w:t>有効化</w:t>
            </w:r>
            <w:del w:id="868" w:author="IRK" w:date="2020-03-10T09:06:00Z">
              <w:r w:rsidRPr="0049256C" w:rsidDel="009D2A39">
                <w:delText xml:space="preserve"> </w:delText>
              </w:r>
            </w:del>
          </w:p>
          <w:p w14:paraId="4A4A2C47" w14:textId="77777777" w:rsidR="005B6671" w:rsidRPr="0049256C" w:rsidRDefault="005B6671">
            <w:pPr>
              <w:pStyle w:val="16"/>
              <w:pPrChange w:id="869" w:author="IRK" w:date="2020-04-27T17:26:00Z">
                <w:pPr/>
              </w:pPrChange>
            </w:pPr>
          </w:p>
          <w:p w14:paraId="1A9177FC" w14:textId="4A5FF049" w:rsidR="005B6671" w:rsidRPr="0049256C" w:rsidRDefault="0030219B">
            <w:pPr>
              <w:pStyle w:val="16"/>
              <w:pPrChange w:id="870" w:author="IRK" w:date="2020-04-27T17:26:00Z">
                <w:pPr/>
              </w:pPrChange>
            </w:pPr>
            <w:r>
              <w:rPr>
                <w:rFonts w:hint="eastAsia"/>
              </w:rPr>
              <w:t>作業を選択してください。スキップするには</w:t>
            </w:r>
            <w:r w:rsidRPr="00D36B99">
              <w:rPr>
                <w:rFonts w:hint="eastAsia"/>
              </w:rPr>
              <w:t>エンターキーを押下</w:t>
            </w:r>
            <w:r w:rsidR="005B6671" w:rsidRPr="00D36B99">
              <w:rPr>
                <w:rFonts w:hint="eastAsia"/>
              </w:rPr>
              <w:t>してください</w:t>
            </w:r>
            <w:r w:rsidR="005B6671" w:rsidRPr="0049256C">
              <w:rPr>
                <w:rFonts w:hint="eastAsia"/>
              </w:rPr>
              <w:t>。</w:t>
            </w:r>
            <w:r w:rsidR="005B6671" w:rsidRPr="0049256C">
              <w:t xml:space="preserve"> &gt;&gt; d</w:t>
            </w:r>
          </w:p>
        </w:tc>
      </w:tr>
    </w:tbl>
    <w:p w14:paraId="1202474E" w14:textId="77777777" w:rsidR="005B6671" w:rsidRPr="0049256C" w:rsidRDefault="005B6671" w:rsidP="00EC7890"/>
    <w:p w14:paraId="7C7647D6" w14:textId="71845C05" w:rsidR="005B6671" w:rsidRPr="0049256C" w:rsidRDefault="00BB5A47">
      <w:ins w:id="871" w:author="IRK" w:date="2020-03-12T11:17:00Z">
        <w:r>
          <w:rPr>
            <w:rFonts w:hint="eastAsia"/>
          </w:rPr>
          <w:t>[</w:t>
        </w:r>
      </w:ins>
      <w:r w:rsidR="001D0E73" w:rsidRPr="001D0E73">
        <w:rPr>
          <w:rFonts w:hint="eastAsia"/>
        </w:rPr>
        <w:t>モニタ</w:t>
      </w:r>
      <w:r w:rsidR="00156F7D" w:rsidRPr="0049256C">
        <w:t>ー</w:t>
      </w:r>
      <w:r w:rsidR="001D0E73" w:rsidRPr="001D0E73">
        <w:rPr>
          <w:rFonts w:hint="eastAsia"/>
        </w:rPr>
        <w:t>サーバ</w:t>
      </w:r>
      <w:r w:rsidR="001D0E73">
        <w:rPr>
          <w:rFonts w:hint="eastAsia"/>
        </w:rPr>
        <w:t>接続</w:t>
      </w:r>
      <w:r w:rsidR="005B6671" w:rsidRPr="0049256C">
        <w:t>情報登録</w:t>
      </w:r>
      <w:ins w:id="872" w:author="IRK" w:date="2020-03-12T11:17:00Z">
        <w:r>
          <w:rPr>
            <w:rFonts w:hint="eastAsia"/>
          </w:rPr>
          <w:t>]</w:t>
        </w:r>
      </w:ins>
      <w:r w:rsidR="005B6671" w:rsidRPr="0049256C">
        <w:t>画面が、</w:t>
      </w:r>
      <w:del w:id="873" w:author="IRK" w:date="2020-03-06T09:54:00Z">
        <w:r w:rsidR="005B6671" w:rsidRPr="0049256C" w:rsidDel="005850C0">
          <w:delText>以下の</w:delText>
        </w:r>
        <w:r w:rsidR="00444A55" w:rsidRPr="0049256C" w:rsidDel="005850C0">
          <w:delText>表</w:delText>
        </w:r>
        <w:r w:rsidR="00444A55" w:rsidRPr="0049256C" w:rsidDel="005850C0">
          <w:rPr>
            <w:rFonts w:hint="eastAsia"/>
          </w:rPr>
          <w:delText>3</w:delText>
        </w:r>
        <w:r w:rsidR="004A2640" w:rsidDel="005850C0">
          <w:rPr>
            <w:rFonts w:hint="eastAsia"/>
          </w:rPr>
          <w:delText>2</w:delText>
        </w:r>
      </w:del>
      <w:ins w:id="874" w:author="IRK" w:date="2020-03-06T09:54:00Z">
        <w:r w:rsidR="005850C0">
          <w:rPr>
            <w:rFonts w:hint="eastAsia"/>
          </w:rPr>
          <w:t>次の表</w:t>
        </w:r>
      </w:ins>
      <w:r w:rsidR="005B6671" w:rsidRPr="0049256C">
        <w:t>のように出力される。ビルダーサーバの機能であるモニターサーバが使用するアドレスとポートを選択する。</w:t>
      </w:r>
      <w:r w:rsidR="000134A1" w:rsidRPr="000134A1">
        <w:rPr>
          <w:rFonts w:hint="eastAsia"/>
        </w:rPr>
        <w:t>モニターポートは、システム担当者またはネットワーク担当者に問い合わせること。デフォルト値</w:t>
      </w:r>
      <w:r w:rsidR="005B6671" w:rsidRPr="0049256C">
        <w:t>は</w:t>
      </w:r>
      <w:r w:rsidR="005B6671" w:rsidRPr="0049256C">
        <w:t>25810</w:t>
      </w:r>
      <w:r w:rsidR="005B6671" w:rsidRPr="0049256C">
        <w:t>である。</w:t>
      </w:r>
    </w:p>
    <w:p w14:paraId="60AEC80A" w14:textId="77777777" w:rsidR="005B6671" w:rsidRPr="0049256C" w:rsidRDefault="005B6671" w:rsidP="00EC7890"/>
    <w:p w14:paraId="1A725ACC" w14:textId="495EE75C" w:rsidR="00444A55" w:rsidRPr="0049256C" w:rsidRDefault="00444A55" w:rsidP="007D3017">
      <w:pPr>
        <w:pStyle w:val="afff6"/>
      </w:pPr>
      <w:bookmarkStart w:id="875" w:name="_Toc34839498"/>
      <w:del w:id="876" w:author="IRK" w:date="2020-03-06T09:55: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32</w:delText>
        </w:r>
        <w:r w:rsidR="003561C7" w:rsidRPr="0049256C" w:rsidDel="005850C0">
          <w:rPr>
            <w:noProof/>
          </w:rPr>
          <w:fldChar w:fldCharType="end"/>
        </w:r>
        <w:r w:rsidRPr="0049256C" w:rsidDel="005850C0">
          <w:rPr>
            <w:rFonts w:hint="eastAsia"/>
          </w:rPr>
          <w:delText>]</w:delText>
        </w:r>
      </w:del>
      <w:ins w:id="877" w:author="IRK" w:date="2020-03-06T09:55: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32</w:t>
      </w:r>
      <w:ins w:id="878" w:author="IRK" w:date="2020-03-06T09:55:00Z">
        <w:r w:rsidR="005850C0">
          <w:fldChar w:fldCharType="end"/>
        </w:r>
        <w:r w:rsidR="005850C0">
          <w:rPr>
            <w:rFonts w:hint="eastAsia"/>
          </w:rPr>
          <w:t>]</w:t>
        </w:r>
      </w:ins>
      <w:bookmarkEnd w:id="87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879" w:author="IRK" w:date="2020-04-16T11:06:00Z">
          <w:tblPr>
            <w:tblW w:w="0" w:type="auto"/>
            <w:tblInd w:w="108" w:type="dxa"/>
            <w:tblLook w:val="04A0" w:firstRow="1" w:lastRow="0" w:firstColumn="1" w:lastColumn="0" w:noHBand="0" w:noVBand="1"/>
          </w:tblPr>
        </w:tblPrChange>
      </w:tblPr>
      <w:tblGrid>
        <w:gridCol w:w="9356"/>
        <w:tblGridChange w:id="880">
          <w:tblGrid>
            <w:gridCol w:w="9356"/>
          </w:tblGrid>
        </w:tblGridChange>
      </w:tblGrid>
      <w:tr w:rsidR="005B6671" w:rsidRPr="0049256C" w14:paraId="532B4234" w14:textId="77777777" w:rsidTr="003351D8">
        <w:trPr>
          <w:jc w:val="center"/>
        </w:trPr>
        <w:tc>
          <w:tcPr>
            <w:tcW w:w="9356" w:type="dxa"/>
            <w:tcPrChange w:id="881" w:author="IRK" w:date="2020-04-16T11:06:00Z">
              <w:tcPr>
                <w:tcW w:w="9356" w:type="dxa"/>
              </w:tcPr>
            </w:tcPrChange>
          </w:tcPr>
          <w:p w14:paraId="2C3D05AB" w14:textId="77777777" w:rsidR="005B6671" w:rsidRPr="0049256C" w:rsidRDefault="005B6671">
            <w:pPr>
              <w:pStyle w:val="16"/>
              <w:pPrChange w:id="882" w:author="IRK" w:date="2020-04-27T17:26:00Z">
                <w:pPr/>
              </w:pPrChange>
            </w:pPr>
            <w:r w:rsidRPr="0049256C">
              <w:t>********************************************************************************</w:t>
            </w:r>
          </w:p>
          <w:p w14:paraId="3C0F4963" w14:textId="77777777" w:rsidR="005B6671" w:rsidRPr="0049256C" w:rsidRDefault="005B6671">
            <w:pPr>
              <w:pStyle w:val="16"/>
              <w:pPrChange w:id="883" w:author="IRK" w:date="2020-04-27T17:26:00Z">
                <w:pPr/>
              </w:pPrChange>
            </w:pPr>
          </w:p>
          <w:p w14:paraId="317F33C2" w14:textId="77777777" w:rsidR="005B6671" w:rsidRPr="0049256C" w:rsidRDefault="005B6671">
            <w:pPr>
              <w:pStyle w:val="16"/>
              <w:pPrChange w:id="884" w:author="IRK" w:date="2020-04-27T17:26:00Z">
                <w:pPr/>
              </w:pPrChange>
            </w:pPr>
            <w:r w:rsidRPr="0049256C">
              <w:rPr>
                <w:rFonts w:hint="eastAsia"/>
              </w:rPr>
              <w:t>サービスタイプ選択</w:t>
            </w:r>
            <w:r w:rsidRPr="0049256C">
              <w:t xml:space="preserve"> -&gt; </w:t>
            </w:r>
            <w:r w:rsidRPr="0049256C">
              <w:t>ビルダ</w:t>
            </w:r>
            <w:r w:rsidRPr="0049256C">
              <w:rPr>
                <w:rFonts w:hint="eastAsia"/>
              </w:rPr>
              <w:t>ー</w:t>
            </w:r>
            <w:r w:rsidRPr="0049256C">
              <w:t>サービス</w:t>
            </w:r>
            <w:r w:rsidRPr="0049256C">
              <w:t xml:space="preserve"> -&gt; </w:t>
            </w:r>
            <w:r w:rsidRPr="0049256C">
              <w:t>モニターサーバの接続情報</w:t>
            </w:r>
          </w:p>
          <w:p w14:paraId="77F15651" w14:textId="77777777" w:rsidR="005B6671" w:rsidRPr="0049256C" w:rsidRDefault="005B6671">
            <w:pPr>
              <w:pStyle w:val="16"/>
              <w:pPrChange w:id="885" w:author="IRK" w:date="2020-04-27T17:26:00Z">
                <w:pPr/>
              </w:pPrChange>
            </w:pPr>
          </w:p>
          <w:p w14:paraId="00894E27" w14:textId="77777777" w:rsidR="005B6671" w:rsidRPr="0049256C" w:rsidRDefault="005B6671">
            <w:pPr>
              <w:pStyle w:val="16"/>
              <w:pPrChange w:id="886" w:author="IRK" w:date="2020-04-27T17:26:00Z">
                <w:pPr/>
              </w:pPrChange>
            </w:pPr>
            <w:r w:rsidRPr="0049256C">
              <w:t>********************************************************************************</w:t>
            </w:r>
          </w:p>
          <w:p w14:paraId="2E87D0DC" w14:textId="77777777" w:rsidR="005B6671" w:rsidRPr="0049256C" w:rsidRDefault="005B6671">
            <w:pPr>
              <w:pStyle w:val="16"/>
              <w:pPrChange w:id="887" w:author="IRK" w:date="2020-04-27T17:26:00Z">
                <w:pPr/>
              </w:pPrChange>
            </w:pPr>
          </w:p>
          <w:p w14:paraId="2B646596" w14:textId="77777777" w:rsidR="005B6671" w:rsidRPr="0049256C" w:rsidRDefault="005B6671">
            <w:pPr>
              <w:pStyle w:val="16"/>
              <w:pPrChange w:id="888" w:author="IRK" w:date="2020-04-27T17:26:00Z">
                <w:pPr/>
              </w:pPrChange>
            </w:pPr>
            <w:r w:rsidRPr="0049256C">
              <w:rPr>
                <w:rFonts w:hint="eastAsia"/>
              </w:rPr>
              <w:t>モニターサーバの接続情報を入力してください。</w:t>
            </w:r>
          </w:p>
          <w:p w14:paraId="4599EC6B" w14:textId="77777777" w:rsidR="005B6671" w:rsidRPr="00611868" w:rsidRDefault="005B6671">
            <w:pPr>
              <w:pStyle w:val="16"/>
              <w:pPrChange w:id="889" w:author="IRK" w:date="2020-04-27T17:26:00Z">
                <w:pPr/>
              </w:pPrChange>
            </w:pPr>
          </w:p>
          <w:p w14:paraId="3D0F9A8D" w14:textId="371CEC46" w:rsidR="005B6671" w:rsidRPr="0049256C" w:rsidRDefault="005B6671">
            <w:pPr>
              <w:pStyle w:val="16"/>
              <w:pPrChange w:id="890" w:author="IRK" w:date="2020-04-27T17:26:00Z">
                <w:pPr/>
              </w:pPrChange>
            </w:pPr>
            <w:r w:rsidRPr="0049256C">
              <w:t>[</w:t>
            </w:r>
            <w:r w:rsidRPr="0049256C">
              <w:t>必須</w:t>
            </w:r>
            <w:r w:rsidRPr="0049256C">
              <w:t xml:space="preserve">] </w:t>
            </w:r>
            <w:ins w:id="891" w:author="IRK" w:date="2020-03-10T09:42:00Z">
              <w:r w:rsidR="00B53235" w:rsidRPr="00B53235">
                <w:rPr>
                  <w:rFonts w:hint="eastAsia"/>
                </w:rPr>
                <w:t>接続する</w:t>
              </w:r>
            </w:ins>
            <w:r w:rsidRPr="0049256C">
              <w:t>アドレス</w:t>
            </w:r>
          </w:p>
          <w:p w14:paraId="1AA8F4EF" w14:textId="77777777" w:rsidR="005B6671" w:rsidRPr="0049256C" w:rsidRDefault="005B6671">
            <w:pPr>
              <w:pStyle w:val="16"/>
              <w:pPrChange w:id="892" w:author="IRK" w:date="2020-04-27T17:26:00Z">
                <w:pPr/>
              </w:pPrChange>
            </w:pPr>
            <w:r w:rsidRPr="0049256C">
              <w:t xml:space="preserve">    1. 192.168.0.88</w:t>
            </w:r>
          </w:p>
          <w:p w14:paraId="5EC922E7" w14:textId="77777777" w:rsidR="005B6671" w:rsidRPr="0049256C" w:rsidRDefault="005B6671">
            <w:pPr>
              <w:pStyle w:val="16"/>
              <w:pPrChange w:id="893" w:author="IRK" w:date="2020-04-27T17:26:00Z">
                <w:pPr/>
              </w:pPrChange>
            </w:pPr>
            <w:r w:rsidRPr="0049256C">
              <w:t>&gt;&gt; 1</w:t>
            </w:r>
          </w:p>
          <w:p w14:paraId="654CECF4" w14:textId="77777777" w:rsidR="005B6671" w:rsidRPr="0049256C" w:rsidRDefault="005B6671">
            <w:pPr>
              <w:pStyle w:val="16"/>
              <w:pPrChange w:id="894" w:author="IRK" w:date="2020-04-27T17:26:00Z">
                <w:pPr/>
              </w:pPrChange>
            </w:pPr>
            <w:r w:rsidRPr="0049256C">
              <w:t>[</w:t>
            </w:r>
            <w:r w:rsidRPr="0049256C">
              <w:t>必須</w:t>
            </w:r>
            <w:r w:rsidRPr="0049256C">
              <w:t xml:space="preserve">] </w:t>
            </w:r>
            <w:r w:rsidRPr="0049256C">
              <w:t>ポート</w:t>
            </w:r>
            <w:r w:rsidRPr="0049256C">
              <w:t>(</w:t>
            </w:r>
            <w:r w:rsidRPr="0049256C">
              <w:t>デフォルト値</w:t>
            </w:r>
            <w:r w:rsidRPr="0049256C">
              <w:t>: 25810) &gt;&gt;</w:t>
            </w:r>
          </w:p>
        </w:tc>
      </w:tr>
    </w:tbl>
    <w:p w14:paraId="7CA89DFD" w14:textId="77777777" w:rsidR="005B6671" w:rsidRPr="0049256C" w:rsidRDefault="005B6671" w:rsidP="00EC7890"/>
    <w:p w14:paraId="6BC1FF06" w14:textId="5DA9BDD5" w:rsidR="005B6671" w:rsidRPr="0049256C" w:rsidRDefault="005B6671" w:rsidP="00EC7890">
      <w:r w:rsidRPr="0049256C">
        <w:t>ビルダーサービスの構成が正常に完了すると、</w:t>
      </w:r>
      <w:del w:id="895" w:author="IRK" w:date="2020-03-06T09:55:00Z">
        <w:r w:rsidRPr="0049256C" w:rsidDel="005850C0">
          <w:delText>以下の</w:delText>
        </w:r>
        <w:r w:rsidR="00960A5F" w:rsidRPr="0049256C" w:rsidDel="005850C0">
          <w:delText>表</w:delText>
        </w:r>
        <w:r w:rsidR="00960A5F" w:rsidRPr="0049256C" w:rsidDel="005850C0">
          <w:delText>3</w:delText>
        </w:r>
        <w:r w:rsidR="004A2640" w:rsidDel="005850C0">
          <w:rPr>
            <w:rFonts w:hint="eastAsia"/>
          </w:rPr>
          <w:delText>3</w:delText>
        </w:r>
      </w:del>
      <w:ins w:id="896" w:author="IRK" w:date="2020-03-06T09:55:00Z">
        <w:r w:rsidR="005850C0">
          <w:rPr>
            <w:rFonts w:hint="eastAsia"/>
          </w:rPr>
          <w:t>次の表</w:t>
        </w:r>
      </w:ins>
      <w:r w:rsidRPr="0049256C">
        <w:t>のようにビルダーサービス一覧に追加されたサーバが表示される。</w:t>
      </w:r>
      <w:r w:rsidRPr="0049256C">
        <w:rPr>
          <w:rFonts w:hint="eastAsia"/>
        </w:rPr>
        <w:t>今回は</w:t>
      </w:r>
      <w:r w:rsidRPr="0049256C">
        <w:t>作業を選択せずに</w:t>
      </w:r>
      <w:r w:rsidRPr="00D36B99">
        <w:t>エンター</w:t>
      </w:r>
      <w:r w:rsidR="002232AF" w:rsidRPr="00D36B99">
        <w:rPr>
          <w:rFonts w:hint="eastAsia"/>
        </w:rPr>
        <w:t>キー</w:t>
      </w:r>
      <w:r w:rsidR="002232AF" w:rsidRPr="00D36B99">
        <w:t>を</w:t>
      </w:r>
      <w:r w:rsidR="002232AF" w:rsidRPr="00D36B99">
        <w:rPr>
          <w:rFonts w:hint="eastAsia"/>
        </w:rPr>
        <w:t>押</w:t>
      </w:r>
      <w:del w:id="897" w:author="IRK" w:date="2020-04-17T10:03:00Z">
        <w:r w:rsidR="002232AF" w:rsidRPr="00D36B99" w:rsidDel="00E36E79">
          <w:rPr>
            <w:rFonts w:hint="eastAsia"/>
          </w:rPr>
          <w:delText>下</w:delText>
        </w:r>
      </w:del>
      <w:r w:rsidRPr="00D36B99">
        <w:t>して</w:t>
      </w:r>
      <w:r w:rsidRPr="0049256C">
        <w:t>、サービスウィザードを終了する。</w:t>
      </w:r>
    </w:p>
    <w:p w14:paraId="0C617CCC" w14:textId="0D633EFD" w:rsidR="00BB3C70" w:rsidRDefault="00BB3C70">
      <w:pPr>
        <w:autoSpaceDE/>
        <w:autoSpaceDN/>
        <w:jc w:val="left"/>
        <w:rPr>
          <w:ins w:id="898" w:author="IRK" w:date="2020-05-11T09:28:00Z"/>
        </w:rPr>
      </w:pPr>
      <w:ins w:id="899" w:author="IRK" w:date="2020-05-11T09:28:00Z">
        <w:r>
          <w:br w:type="page"/>
        </w:r>
      </w:ins>
    </w:p>
    <w:p w14:paraId="33741779" w14:textId="77777777" w:rsidR="005B6671" w:rsidRPr="0049256C" w:rsidRDefault="005B6671" w:rsidP="00EC7890"/>
    <w:p w14:paraId="14589E0F" w14:textId="52FE5321" w:rsidR="009B7EAC" w:rsidRPr="0049256C" w:rsidRDefault="009B7EAC" w:rsidP="007D3017">
      <w:pPr>
        <w:pStyle w:val="afff6"/>
      </w:pPr>
      <w:bookmarkStart w:id="900" w:name="_Toc34839499"/>
      <w:del w:id="901" w:author="IRK" w:date="2020-03-06T09:55: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33</w:delText>
        </w:r>
        <w:r w:rsidR="003561C7" w:rsidRPr="0049256C" w:rsidDel="005850C0">
          <w:rPr>
            <w:noProof/>
          </w:rPr>
          <w:fldChar w:fldCharType="end"/>
        </w:r>
        <w:r w:rsidRPr="0049256C" w:rsidDel="005850C0">
          <w:rPr>
            <w:rFonts w:hint="eastAsia"/>
          </w:rPr>
          <w:delText>]</w:delText>
        </w:r>
      </w:del>
      <w:ins w:id="902" w:author="IRK" w:date="2020-03-06T09:55: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33</w:t>
      </w:r>
      <w:ins w:id="903" w:author="IRK" w:date="2020-03-06T09:55:00Z">
        <w:r w:rsidR="005850C0">
          <w:fldChar w:fldCharType="end"/>
        </w:r>
        <w:r w:rsidR="005850C0">
          <w:rPr>
            <w:rFonts w:hint="eastAsia"/>
          </w:rPr>
          <w:t>]</w:t>
        </w:r>
      </w:ins>
      <w:bookmarkEnd w:id="90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904" w:author="IRK" w:date="2020-04-16T11:07:00Z">
          <w:tblPr>
            <w:tblW w:w="0" w:type="auto"/>
            <w:tblInd w:w="108" w:type="dxa"/>
            <w:tblLook w:val="04A0" w:firstRow="1" w:lastRow="0" w:firstColumn="1" w:lastColumn="0" w:noHBand="0" w:noVBand="1"/>
          </w:tblPr>
        </w:tblPrChange>
      </w:tblPr>
      <w:tblGrid>
        <w:gridCol w:w="9356"/>
        <w:tblGridChange w:id="905">
          <w:tblGrid>
            <w:gridCol w:w="9356"/>
          </w:tblGrid>
        </w:tblGridChange>
      </w:tblGrid>
      <w:tr w:rsidR="005B6671" w:rsidRPr="0049256C" w14:paraId="2D76B020" w14:textId="77777777" w:rsidTr="003351D8">
        <w:trPr>
          <w:jc w:val="center"/>
        </w:trPr>
        <w:tc>
          <w:tcPr>
            <w:tcW w:w="9356" w:type="dxa"/>
            <w:tcPrChange w:id="906" w:author="IRK" w:date="2020-04-16T11:07:00Z">
              <w:tcPr>
                <w:tcW w:w="9356" w:type="dxa"/>
              </w:tcPr>
            </w:tcPrChange>
          </w:tcPr>
          <w:p w14:paraId="12FD5C14" w14:textId="77777777" w:rsidR="005B6671" w:rsidRPr="0049256C" w:rsidRDefault="005B6671">
            <w:pPr>
              <w:pStyle w:val="16"/>
              <w:pPrChange w:id="907" w:author="IRK" w:date="2020-04-27T17:26:00Z">
                <w:pPr/>
              </w:pPrChange>
            </w:pPr>
            <w:r w:rsidRPr="0049256C">
              <w:t>********************************************************************************</w:t>
            </w:r>
          </w:p>
          <w:p w14:paraId="1CC22710" w14:textId="77777777" w:rsidR="005B6671" w:rsidRPr="0049256C" w:rsidRDefault="005B6671">
            <w:pPr>
              <w:pStyle w:val="16"/>
              <w:pPrChange w:id="908" w:author="IRK" w:date="2020-04-27T17:26:00Z">
                <w:pPr/>
              </w:pPrChange>
            </w:pPr>
          </w:p>
          <w:p w14:paraId="5F614257" w14:textId="77777777" w:rsidR="005B6671" w:rsidRPr="0049256C" w:rsidRDefault="005B6671">
            <w:pPr>
              <w:pStyle w:val="16"/>
              <w:pPrChange w:id="909" w:author="IRK" w:date="2020-04-27T17:26:00Z">
                <w:pPr/>
              </w:pPrChange>
            </w:pPr>
            <w:r w:rsidRPr="0049256C">
              <w:rPr>
                <w:rFonts w:hint="eastAsia"/>
              </w:rPr>
              <w:t>サービスタイプ選択</w:t>
            </w:r>
            <w:r w:rsidRPr="0049256C">
              <w:t xml:space="preserve"> -&gt; </w:t>
            </w:r>
            <w:r w:rsidRPr="0049256C">
              <w:t>ビルダ</w:t>
            </w:r>
            <w:r w:rsidRPr="0049256C">
              <w:rPr>
                <w:rFonts w:hint="eastAsia"/>
              </w:rPr>
              <w:t>ー</w:t>
            </w:r>
            <w:r w:rsidRPr="0049256C">
              <w:t>サービス</w:t>
            </w:r>
          </w:p>
          <w:p w14:paraId="313ADFEB" w14:textId="77777777" w:rsidR="005B6671" w:rsidRPr="0049256C" w:rsidRDefault="005B6671">
            <w:pPr>
              <w:pStyle w:val="16"/>
              <w:pPrChange w:id="910" w:author="IRK" w:date="2020-04-27T17:26:00Z">
                <w:pPr/>
              </w:pPrChange>
            </w:pPr>
          </w:p>
          <w:p w14:paraId="3AAD0BD2" w14:textId="77777777" w:rsidR="005B6671" w:rsidRPr="0049256C" w:rsidRDefault="005B6671">
            <w:pPr>
              <w:pStyle w:val="16"/>
              <w:pPrChange w:id="911" w:author="IRK" w:date="2020-04-27T17:26:00Z">
                <w:pPr/>
              </w:pPrChange>
            </w:pPr>
            <w:r w:rsidRPr="0049256C">
              <w:t>********************************************************************************</w:t>
            </w:r>
          </w:p>
          <w:p w14:paraId="1BAB3BC7" w14:textId="77777777" w:rsidR="005B6671" w:rsidRPr="0049256C" w:rsidRDefault="005B6671">
            <w:pPr>
              <w:pStyle w:val="16"/>
              <w:pPrChange w:id="912" w:author="IRK" w:date="2020-04-27T17:26:00Z">
                <w:pPr/>
              </w:pPrChange>
            </w:pPr>
          </w:p>
          <w:p w14:paraId="1320F585" w14:textId="77777777" w:rsidR="005B6671" w:rsidRPr="0049256C" w:rsidRDefault="005B6671">
            <w:pPr>
              <w:pStyle w:val="16"/>
              <w:pPrChange w:id="913" w:author="IRK" w:date="2020-04-27T17:26:00Z">
                <w:pPr/>
              </w:pPrChange>
            </w:pPr>
            <w:r w:rsidRPr="0049256C">
              <w:rPr>
                <w:rFonts w:hint="eastAsia"/>
              </w:rPr>
              <w:t>ビルダーサービスに対する作業を選択してください。</w:t>
            </w:r>
          </w:p>
          <w:p w14:paraId="7277B9F1" w14:textId="77777777" w:rsidR="005B6671" w:rsidRPr="0049256C" w:rsidRDefault="005B6671">
            <w:pPr>
              <w:pStyle w:val="16"/>
              <w:pPrChange w:id="914" w:author="IRK" w:date="2020-04-27T17:26:00Z">
                <w:pPr/>
              </w:pPrChange>
            </w:pPr>
          </w:p>
          <w:p w14:paraId="76254F74" w14:textId="77777777" w:rsidR="005B6671" w:rsidRPr="0049256C" w:rsidRDefault="005B6671">
            <w:pPr>
              <w:pStyle w:val="16"/>
              <w:pPrChange w:id="915" w:author="IRK" w:date="2020-04-27T17:26:00Z">
                <w:pPr/>
              </w:pPrChange>
            </w:pPr>
            <w:r w:rsidRPr="0049256C">
              <w:t>[</w:t>
            </w:r>
            <w:r w:rsidRPr="0049256C">
              <w:rPr>
                <w:rFonts w:hint="eastAsia"/>
              </w:rPr>
              <w:t>グローバル設定</w:t>
            </w:r>
            <w:r w:rsidRPr="0049256C">
              <w:t>]</w:t>
            </w:r>
          </w:p>
          <w:p w14:paraId="10660D8E" w14:textId="77777777" w:rsidR="005B6671" w:rsidRPr="0049256C" w:rsidRDefault="005B6671">
            <w:pPr>
              <w:pStyle w:val="16"/>
              <w:pPrChange w:id="916" w:author="IRK" w:date="2020-04-27T17:26:00Z">
                <w:pPr/>
              </w:pPrChange>
            </w:pPr>
            <w:r w:rsidRPr="0049256C">
              <w:t xml:space="preserve">    </w:t>
            </w:r>
            <w:r w:rsidRPr="0049256C">
              <w:t>移管専用</w:t>
            </w:r>
            <w:r w:rsidRPr="0049256C">
              <w:t xml:space="preserve">      : </w:t>
            </w:r>
            <w:r w:rsidRPr="0049256C">
              <w:t>未設定</w:t>
            </w:r>
          </w:p>
          <w:p w14:paraId="3622B02B" w14:textId="53255508" w:rsidR="005B6671" w:rsidRPr="00D36B99" w:rsidRDefault="005B6671">
            <w:pPr>
              <w:pStyle w:val="16"/>
              <w:pPrChange w:id="917" w:author="IRK" w:date="2020-04-27T17:26:00Z">
                <w:pPr/>
              </w:pPrChange>
            </w:pPr>
            <w:r w:rsidRPr="0049256C">
              <w:t xml:space="preserve">    </w:t>
            </w:r>
            <w:r w:rsidRPr="0049256C">
              <w:t>平均</w:t>
            </w:r>
            <w:r w:rsidRPr="00D36B99">
              <w:t>同時</w:t>
            </w:r>
            <w:r w:rsidR="002232AF" w:rsidRPr="00D36B99">
              <w:rPr>
                <w:rFonts w:hint="eastAsia"/>
              </w:rPr>
              <w:t>利用</w:t>
            </w:r>
            <w:r w:rsidRPr="00D36B99">
              <w:t>ユーザ</w:t>
            </w:r>
            <w:r w:rsidR="002232AF" w:rsidRPr="00D36B99">
              <w:rPr>
                <w:rFonts w:hint="eastAsia"/>
              </w:rPr>
              <w:t>数</w:t>
            </w:r>
            <w:r w:rsidRPr="00D36B99">
              <w:t>: 2</w:t>
            </w:r>
          </w:p>
          <w:p w14:paraId="6BCD2235" w14:textId="6B7CC45D" w:rsidR="005B6671" w:rsidRPr="00D36B99" w:rsidRDefault="005B6671">
            <w:pPr>
              <w:pStyle w:val="16"/>
              <w:pPrChange w:id="918" w:author="IRK" w:date="2020-04-27T17:26:00Z">
                <w:pPr/>
              </w:pPrChange>
            </w:pPr>
            <w:r w:rsidRPr="00D36B99">
              <w:t xml:space="preserve">    </w:t>
            </w:r>
            <w:r w:rsidRPr="00D36B99">
              <w:t>最大同時</w:t>
            </w:r>
            <w:r w:rsidR="002232AF" w:rsidRPr="00D36B99">
              <w:rPr>
                <w:rFonts w:hint="eastAsia"/>
              </w:rPr>
              <w:t>利用</w:t>
            </w:r>
            <w:r w:rsidRPr="00D36B99">
              <w:t>ユーザ</w:t>
            </w:r>
            <w:r w:rsidR="002232AF" w:rsidRPr="00D36B99">
              <w:rPr>
                <w:rFonts w:hint="eastAsia"/>
              </w:rPr>
              <w:t>数</w:t>
            </w:r>
            <w:r w:rsidRPr="00D36B99">
              <w:t>: 10</w:t>
            </w:r>
          </w:p>
          <w:p w14:paraId="37A63B1F" w14:textId="77777777" w:rsidR="005B6671" w:rsidRPr="0049256C" w:rsidRDefault="005B6671">
            <w:pPr>
              <w:pStyle w:val="16"/>
              <w:pPrChange w:id="919" w:author="IRK" w:date="2020-04-27T17:26:00Z">
                <w:pPr/>
              </w:pPrChange>
            </w:pPr>
            <w:r w:rsidRPr="0049256C">
              <w:t xml:space="preserve">    </w:t>
            </w:r>
            <w:r w:rsidRPr="0049256C">
              <w:t>暗号化方式</w:t>
            </w:r>
            <w:r w:rsidRPr="0049256C">
              <w:t xml:space="preserve">   : DES</w:t>
            </w:r>
          </w:p>
          <w:p w14:paraId="7F36F571" w14:textId="190DAD01" w:rsidR="005B6671" w:rsidRDefault="005A25A4">
            <w:pPr>
              <w:pStyle w:val="16"/>
              <w:pPrChange w:id="920" w:author="IRK" w:date="2020-04-16T11:07:00Z">
                <w:pPr>
                  <w:ind w:firstLineChars="200" w:firstLine="392"/>
                </w:pPr>
              </w:pPrChange>
            </w:pPr>
            <w:r>
              <w:rPr>
                <w:rFonts w:hint="eastAsia"/>
              </w:rPr>
              <w:t>テーブルルール条件式チェック</w:t>
            </w:r>
            <w:del w:id="921" w:author="IRK" w:date="2020-03-10T09:36:00Z">
              <w:r w:rsidDel="000906A4">
                <w:rPr>
                  <w:rFonts w:hint="eastAsia"/>
                </w:rPr>
                <w:delText>:</w:delText>
              </w:r>
            </w:del>
            <w:del w:id="922" w:author="IRK" w:date="2020-03-10T09:21:00Z">
              <w:r w:rsidDel="00B62362">
                <w:rPr>
                  <w:rFonts w:hint="eastAsia"/>
                </w:rPr>
                <w:delText xml:space="preserve">　</w:delText>
              </w:r>
            </w:del>
            <w:del w:id="923" w:author="IRK" w:date="2020-03-10T09:35:00Z">
              <w:r w:rsidDel="000906A4">
                <w:rPr>
                  <w:rFonts w:hint="eastAsia"/>
                </w:rPr>
                <w:delText>設定</w:delText>
              </w:r>
            </w:del>
            <w:ins w:id="924" w:author="IRK" w:date="2020-03-10T09:36:00Z">
              <w:r w:rsidR="000906A4" w:rsidRPr="000906A4">
                <w:rPr>
                  <w:rFonts w:hint="eastAsia"/>
                </w:rPr>
                <w:t xml:space="preserve">   : </w:t>
              </w:r>
              <w:r w:rsidR="000906A4" w:rsidRPr="000906A4">
                <w:rPr>
                  <w:rFonts w:hint="eastAsia"/>
                </w:rPr>
                <w:t>未設定</w:t>
              </w:r>
            </w:ins>
          </w:p>
          <w:p w14:paraId="766E809A" w14:textId="77777777" w:rsidR="005A25A4" w:rsidRDefault="005A25A4">
            <w:pPr>
              <w:pStyle w:val="16"/>
              <w:rPr>
                <w:ins w:id="925" w:author="IRK" w:date="2020-03-10T09:36:00Z"/>
              </w:rPr>
              <w:pPrChange w:id="926" w:author="IRK" w:date="2020-04-16T11:07:00Z">
                <w:pPr>
                  <w:ind w:firstLineChars="200" w:firstLine="392"/>
                </w:pPr>
              </w:pPrChange>
            </w:pPr>
          </w:p>
          <w:p w14:paraId="001B50D2" w14:textId="77777777" w:rsidR="000906A4" w:rsidRDefault="000906A4">
            <w:pPr>
              <w:pStyle w:val="16"/>
              <w:rPr>
                <w:ins w:id="927" w:author="IRK" w:date="2020-03-10T09:36:00Z"/>
              </w:rPr>
              <w:pPrChange w:id="928" w:author="IRK" w:date="2020-04-16T11:07:00Z">
                <w:pPr>
                  <w:ind w:firstLineChars="200" w:firstLine="392"/>
                </w:pPr>
              </w:pPrChange>
            </w:pPr>
            <w:ins w:id="929" w:author="IRK" w:date="2020-03-10T09:36:00Z">
              <w:r>
                <w:rPr>
                  <w:rFonts w:hint="eastAsia"/>
                </w:rPr>
                <w:t>クラスタ接続タイムアウト</w:t>
              </w:r>
              <w:r>
                <w:rPr>
                  <w:rFonts w:hint="eastAsia"/>
                </w:rPr>
                <w:t>(ms)  : 5,000</w:t>
              </w:r>
            </w:ins>
          </w:p>
          <w:p w14:paraId="32F83878" w14:textId="77777777" w:rsidR="000906A4" w:rsidRDefault="000906A4">
            <w:pPr>
              <w:pStyle w:val="16"/>
              <w:rPr>
                <w:ins w:id="930" w:author="IRK" w:date="2020-03-10T09:36:00Z"/>
              </w:rPr>
              <w:pPrChange w:id="931" w:author="IRK" w:date="2020-04-16T11:07:00Z">
                <w:pPr>
                  <w:ind w:firstLineChars="200" w:firstLine="392"/>
                </w:pPr>
              </w:pPrChange>
            </w:pPr>
            <w:ins w:id="932" w:author="IRK" w:date="2020-03-10T09:36:00Z">
              <w:r>
                <w:rPr>
                  <w:rFonts w:hint="eastAsia"/>
                </w:rPr>
                <w:t>クラスタレスポンスタイムアウト</w:t>
              </w:r>
              <w:r>
                <w:rPr>
                  <w:rFonts w:hint="eastAsia"/>
                </w:rPr>
                <w:t>(ms)   : 60,000</w:t>
              </w:r>
            </w:ins>
          </w:p>
          <w:p w14:paraId="3CB2BAA2" w14:textId="779B2590" w:rsidR="000906A4" w:rsidRPr="0049256C" w:rsidRDefault="000906A4">
            <w:pPr>
              <w:pStyle w:val="16"/>
              <w:pPrChange w:id="933" w:author="IRK" w:date="2020-04-16T11:07:00Z">
                <w:pPr>
                  <w:ind w:firstLineChars="200" w:firstLine="392"/>
                </w:pPr>
              </w:pPrChange>
            </w:pPr>
            <w:ins w:id="934" w:author="IRK" w:date="2020-03-10T09:36:00Z">
              <w:r>
                <w:rPr>
                  <w:rFonts w:hint="eastAsia"/>
                </w:rPr>
                <w:t>クラスタ文字セット</w:t>
              </w:r>
              <w:r>
                <w:rPr>
                  <w:rFonts w:hint="eastAsia"/>
                </w:rPr>
                <w:t xml:space="preserve">   : UTF-8</w:t>
              </w:r>
            </w:ins>
          </w:p>
          <w:p w14:paraId="7A72E071" w14:textId="77777777" w:rsidR="005B6671" w:rsidRPr="0049256C" w:rsidRDefault="005B6671">
            <w:pPr>
              <w:pStyle w:val="16"/>
              <w:pPrChange w:id="935" w:author="IRK" w:date="2020-04-27T17:26:00Z">
                <w:pPr/>
              </w:pPrChange>
            </w:pPr>
            <w:r w:rsidRPr="0049256C">
              <w:t>[</w:t>
            </w:r>
            <w:r w:rsidRPr="0049256C">
              <w:t>項目</w:t>
            </w:r>
            <w:r w:rsidRPr="0049256C">
              <w:t>]</w:t>
            </w:r>
          </w:p>
          <w:p w14:paraId="24193A93" w14:textId="77777777" w:rsidR="005B6671" w:rsidRPr="0049256C" w:rsidRDefault="005B6671">
            <w:pPr>
              <w:pStyle w:val="16"/>
              <w:pPrChange w:id="936" w:author="IRK" w:date="2020-04-27T17:26:00Z">
                <w:pPr/>
              </w:pPrChange>
            </w:pPr>
            <w:r w:rsidRPr="0049256C">
              <w:t>------------------------------------------------------------------------------------</w:t>
            </w:r>
          </w:p>
          <w:p w14:paraId="76E8E60D" w14:textId="6ADBF8BA" w:rsidR="005B6671" w:rsidRPr="0049256C" w:rsidRDefault="005B6671">
            <w:pPr>
              <w:pStyle w:val="16"/>
              <w:pPrChange w:id="937" w:author="IRK" w:date="2020-04-27T17:26:00Z">
                <w:pPr/>
              </w:pPrChange>
            </w:pPr>
            <w:r w:rsidRPr="0049256C">
              <w:t xml:space="preserve">    | </w:t>
            </w:r>
            <w:r w:rsidRPr="0049256C">
              <w:rPr>
                <w:rFonts w:ascii="ＭＳ Ｐゴシック" w:hAnsi="ＭＳ Ｐゴシック"/>
              </w:rPr>
              <w:t xml:space="preserve">名称 </w:t>
            </w:r>
            <w:r w:rsidRPr="0049256C">
              <w:t xml:space="preserve">                          | </w:t>
            </w:r>
            <w:r w:rsidRPr="0049256C">
              <w:rPr>
                <w:rFonts w:ascii="ＭＳ Ｐゴシック" w:hAnsi="ＭＳ Ｐゴシック"/>
              </w:rPr>
              <w:t xml:space="preserve">アドレス  </w:t>
            </w:r>
            <w:del w:id="938" w:author="IRK" w:date="2020-03-10T06:39:00Z">
              <w:r w:rsidR="00381E8A" w:rsidRPr="0049256C" w:rsidDel="003538CD">
                <w:rPr>
                  <w:rFonts w:ascii="ＭＳ Ｐゴシック" w:hAnsi="ＭＳ Ｐゴシック" w:hint="eastAsia"/>
                </w:rPr>
                <w:delText xml:space="preserve">　　</w:delText>
              </w:r>
            </w:del>
            <w:ins w:id="939" w:author="IRK" w:date="2020-03-10T06:39:00Z">
              <w:r w:rsidR="003538CD">
                <w:rPr>
                  <w:rFonts w:ascii="ＭＳ Ｐゴシック" w:hAnsi="ＭＳ Ｐゴシック" w:hint="eastAsia"/>
                </w:rPr>
                <w:t xml:space="preserve">  </w:t>
              </w:r>
            </w:ins>
            <w:r w:rsidRPr="0049256C">
              <w:t xml:space="preserve">   | </w:t>
            </w:r>
            <w:r w:rsidRPr="0049256C">
              <w:rPr>
                <w:rFonts w:ascii="ＭＳ Ｐゴシック" w:hAnsi="ＭＳ Ｐゴシック"/>
              </w:rPr>
              <w:t>サービスポート</w:t>
            </w:r>
            <w:r w:rsidRPr="0049256C">
              <w:t xml:space="preserve"> | </w:t>
            </w:r>
            <w:r w:rsidRPr="0049256C">
              <w:rPr>
                <w:rFonts w:ascii="ＭＳ Ｐゴシック" w:hAnsi="ＭＳ Ｐゴシック"/>
              </w:rPr>
              <w:t>モニターポート</w:t>
            </w:r>
            <w:del w:id="940" w:author="IRK" w:date="2020-03-10T06:39:00Z">
              <w:r w:rsidR="00381E8A" w:rsidRPr="0049256C" w:rsidDel="003538CD">
                <w:rPr>
                  <w:rFonts w:ascii="ＭＳ Ｐゴシック" w:hAnsi="ＭＳ Ｐゴシック" w:hint="eastAsia"/>
                </w:rPr>
                <w:delText xml:space="preserve">　　</w:delText>
              </w:r>
            </w:del>
            <w:ins w:id="941" w:author="IRK" w:date="2020-03-10T06:39:00Z">
              <w:r w:rsidR="003538CD">
                <w:rPr>
                  <w:rFonts w:ascii="ＭＳ Ｐゴシック" w:hAnsi="ＭＳ Ｐゴシック" w:hint="eastAsia"/>
                </w:rPr>
                <w:t xml:space="preserve">  </w:t>
              </w:r>
            </w:ins>
            <w:r w:rsidRPr="0049256C">
              <w:t xml:space="preserve"> | </w:t>
            </w:r>
            <w:r w:rsidRPr="0049256C">
              <w:rPr>
                <w:rFonts w:ascii="ＭＳ Ｐゴシック" w:hAnsi="ＭＳ Ｐゴシック"/>
              </w:rPr>
              <w:t>ローカル</w:t>
            </w:r>
            <w:r w:rsidRPr="0049256C">
              <w:t xml:space="preserve"> |</w:t>
            </w:r>
          </w:p>
          <w:p w14:paraId="5FCE79F4" w14:textId="77777777" w:rsidR="005B6671" w:rsidRPr="0049256C" w:rsidRDefault="005B6671">
            <w:pPr>
              <w:pStyle w:val="16"/>
              <w:pPrChange w:id="942" w:author="IRK" w:date="2020-04-27T17:26:00Z">
                <w:pPr/>
              </w:pPrChange>
            </w:pPr>
            <w:r w:rsidRPr="0049256C">
              <w:t>------------------------------------------------------------------------------------</w:t>
            </w:r>
          </w:p>
          <w:p w14:paraId="0F2981F3" w14:textId="013CB109" w:rsidR="005B6671" w:rsidRPr="0049256C" w:rsidRDefault="005B6671">
            <w:pPr>
              <w:pStyle w:val="16"/>
              <w:pPrChange w:id="943" w:author="IRK" w:date="2020-04-27T17:26:00Z">
                <w:pPr/>
              </w:pPrChange>
            </w:pPr>
            <w:r w:rsidRPr="0049256C">
              <w:t xml:space="preserve">  1 | </w:t>
            </w:r>
            <w:r w:rsidR="00611868" w:rsidRPr="00DD013B">
              <w:t>906946d6-8a78-4877-9930-f9d160254d46</w:t>
            </w:r>
            <w:r w:rsidRPr="0049256C">
              <w:t xml:space="preserve"> | 192.168.0.</w:t>
            </w:r>
            <w:r w:rsidR="00064A83" w:rsidRPr="00DD013B">
              <w:t>88</w:t>
            </w:r>
            <w:r w:rsidRPr="0049256C">
              <w:t xml:space="preserve"> | 25802       | 25810         | V        |</w:t>
            </w:r>
          </w:p>
          <w:p w14:paraId="466B07DE" w14:textId="77777777" w:rsidR="005B6671" w:rsidRPr="0049256C" w:rsidRDefault="005B6671">
            <w:pPr>
              <w:pStyle w:val="16"/>
              <w:pPrChange w:id="944" w:author="IRK" w:date="2020-04-27T17:26:00Z">
                <w:pPr/>
              </w:pPrChange>
            </w:pPr>
            <w:r w:rsidRPr="0049256C">
              <w:t>------------------------------------------------------------------------------------</w:t>
            </w:r>
          </w:p>
          <w:p w14:paraId="13199928" w14:textId="77777777" w:rsidR="005B6671" w:rsidRPr="0049256C" w:rsidRDefault="005B6671">
            <w:pPr>
              <w:pStyle w:val="16"/>
              <w:pPrChange w:id="945" w:author="IRK" w:date="2020-04-27T17:26:00Z">
                <w:pPr/>
              </w:pPrChange>
            </w:pPr>
          </w:p>
          <w:p w14:paraId="58154E46" w14:textId="77777777" w:rsidR="005B6671" w:rsidRPr="0049256C" w:rsidRDefault="005B6671">
            <w:pPr>
              <w:pStyle w:val="16"/>
              <w:pPrChange w:id="946" w:author="IRK" w:date="2020-04-27T17:26:00Z">
                <w:pPr/>
              </w:pPrChange>
            </w:pPr>
            <w:r w:rsidRPr="0049256C">
              <w:t>[</w:t>
            </w:r>
            <w:r w:rsidRPr="0049256C">
              <w:t>可能な作業</w:t>
            </w:r>
            <w:r w:rsidRPr="0049256C">
              <w:t>]</w:t>
            </w:r>
          </w:p>
          <w:p w14:paraId="4468BCDB" w14:textId="351BD723" w:rsidR="005B6671" w:rsidRPr="00D36B99" w:rsidRDefault="005B6671">
            <w:pPr>
              <w:pStyle w:val="16"/>
              <w:pPrChange w:id="947" w:author="IRK" w:date="2020-04-27T17:26:00Z">
                <w:pPr/>
              </w:pPrChange>
            </w:pPr>
            <w:r w:rsidRPr="0049256C">
              <w:t xml:space="preserve">a. </w:t>
            </w:r>
            <w:r w:rsidRPr="0049256C">
              <w:t>上に移動</w:t>
            </w:r>
            <w:r w:rsidRPr="0049256C">
              <w:t xml:space="preserve">    b. </w:t>
            </w:r>
            <w:r w:rsidRPr="0049256C">
              <w:t>下に移動</w:t>
            </w:r>
            <w:r w:rsidRPr="0049256C">
              <w:t xml:space="preserve">    c. </w:t>
            </w:r>
            <w:r w:rsidRPr="0049256C">
              <w:rPr>
                <w:rFonts w:hint="eastAsia"/>
              </w:rPr>
              <w:t>グローバル設定</w:t>
            </w:r>
            <w:r w:rsidRPr="0049256C">
              <w:t>変更</w:t>
            </w:r>
            <w:r w:rsidRPr="0049256C">
              <w:t xml:space="preserve">    d. </w:t>
            </w:r>
            <w:r w:rsidRPr="0049256C">
              <w:t>ローカルインストールノードの</w:t>
            </w:r>
            <w:r w:rsidRPr="00D36B99">
              <w:t>ビルダ</w:t>
            </w:r>
            <w:r w:rsidRPr="00D36B99">
              <w:rPr>
                <w:rFonts w:hint="eastAsia"/>
              </w:rPr>
              <w:t>ー</w:t>
            </w:r>
            <w:r w:rsidRPr="00D36B99">
              <w:t>サービスを</w:t>
            </w:r>
            <w:r w:rsidR="00970F4A" w:rsidRPr="00D36B99">
              <w:rPr>
                <w:rFonts w:hint="eastAsia"/>
              </w:rPr>
              <w:t>無効</w:t>
            </w:r>
            <w:r w:rsidRPr="00D36B99">
              <w:t>化</w:t>
            </w:r>
            <w:r w:rsidRPr="00D36B99">
              <w:t xml:space="preserve">    </w:t>
            </w:r>
            <w:ins w:id="948" w:author="IRK" w:date="2020-03-10T09:46:00Z">
              <w:r w:rsidR="001B5875" w:rsidRPr="001B5875">
                <w:rPr>
                  <w:rFonts w:hint="eastAsia"/>
                </w:rPr>
                <w:t xml:space="preserve">e. </w:t>
              </w:r>
              <w:r w:rsidR="001B5875" w:rsidRPr="001B5875">
                <w:rPr>
                  <w:rFonts w:hint="eastAsia"/>
                </w:rPr>
                <w:t>ビルダーサービス接続</w:t>
              </w:r>
              <w:r w:rsidR="001B5875" w:rsidRPr="001B5875">
                <w:rPr>
                  <w:rFonts w:hint="eastAsia"/>
                </w:rPr>
                <w:t>URL</w:t>
              </w:r>
              <w:r w:rsidR="001B5875" w:rsidRPr="001B5875">
                <w:rPr>
                  <w:rFonts w:hint="eastAsia"/>
                </w:rPr>
                <w:t>を確認</w:t>
              </w:r>
            </w:ins>
          </w:p>
          <w:p w14:paraId="0121E6D8" w14:textId="77777777" w:rsidR="005B6671" w:rsidRPr="00D36B99" w:rsidRDefault="005B6671">
            <w:pPr>
              <w:pStyle w:val="16"/>
              <w:pPrChange w:id="949" w:author="IRK" w:date="2020-04-27T17:26:00Z">
                <w:pPr/>
              </w:pPrChange>
            </w:pPr>
          </w:p>
          <w:p w14:paraId="0CA19250" w14:textId="2DAEFE68" w:rsidR="005B6671" w:rsidRPr="0049256C" w:rsidRDefault="002232AF">
            <w:pPr>
              <w:pStyle w:val="16"/>
              <w:pPrChange w:id="950" w:author="IRK" w:date="2020-04-27T17:26:00Z">
                <w:pPr/>
              </w:pPrChange>
            </w:pPr>
            <w:r w:rsidRPr="00D36B99">
              <w:rPr>
                <w:rFonts w:hint="eastAsia"/>
              </w:rPr>
              <w:t>作業を選択してください。スキップするにはエンターキーを押下</w:t>
            </w:r>
            <w:r w:rsidR="005B6671" w:rsidRPr="00D36B99">
              <w:rPr>
                <w:rFonts w:hint="eastAsia"/>
              </w:rPr>
              <w:t>してください。</w:t>
            </w:r>
            <w:r w:rsidR="005B6671" w:rsidRPr="00D36B99">
              <w:t xml:space="preserve"> &gt;&gt;</w:t>
            </w:r>
          </w:p>
        </w:tc>
      </w:tr>
    </w:tbl>
    <w:p w14:paraId="07C1A24B" w14:textId="77777777" w:rsidR="005B6671" w:rsidRPr="0049256C" w:rsidRDefault="005B6671" w:rsidP="00EC7890">
      <w:pPr>
        <w:rPr>
          <w:rFonts w:eastAsia="ＭＳ 明朝"/>
        </w:rPr>
      </w:pPr>
    </w:p>
    <w:p w14:paraId="2A7BD643" w14:textId="77777777" w:rsidR="005B6671" w:rsidRPr="0049256C" w:rsidRDefault="005B6671">
      <w:pPr>
        <w:pStyle w:val="22"/>
        <w:numPr>
          <w:ilvl w:val="1"/>
          <w:numId w:val="139"/>
        </w:numPr>
        <w:pPrChange w:id="951" w:author="IRK" w:date="2020-05-11T09:35:00Z">
          <w:pPr>
            <w:pStyle w:val="22"/>
            <w:numPr>
              <w:numId w:val="27"/>
            </w:numPr>
            <w:spacing w:before="0" w:after="100" w:line="320" w:lineRule="exact"/>
            <w:jc w:val="left"/>
          </w:pPr>
        </w:pPrChange>
      </w:pPr>
      <w:bookmarkStart w:id="952" w:name="_Toc458533720"/>
      <w:bookmarkStart w:id="953" w:name="_Toc458780329"/>
      <w:bookmarkStart w:id="954" w:name="_Toc458533721"/>
      <w:bookmarkStart w:id="955" w:name="_Toc458780330"/>
      <w:bookmarkStart w:id="956" w:name="_Toc441755268"/>
      <w:bookmarkStart w:id="957" w:name="_Toc40449509"/>
      <w:bookmarkEnd w:id="952"/>
      <w:bookmarkEnd w:id="953"/>
      <w:bookmarkEnd w:id="954"/>
      <w:bookmarkEnd w:id="955"/>
      <w:r w:rsidRPr="0049256C">
        <w:t>InnoRules</w:t>
      </w:r>
      <w:r w:rsidRPr="0049256C">
        <w:t>サーバの起動</w:t>
      </w:r>
      <w:bookmarkEnd w:id="956"/>
      <w:bookmarkEnd w:id="957"/>
    </w:p>
    <w:p w14:paraId="6BD798F6" w14:textId="04CA2AAE" w:rsidR="005B6671" w:rsidRPr="0049256C" w:rsidRDefault="005B6671" w:rsidP="00EC7890">
      <w:r w:rsidRPr="0049256C">
        <w:t>InnoRules</w:t>
      </w:r>
      <w:r w:rsidRPr="0049256C">
        <w:t>インストール</w:t>
      </w:r>
      <w:r w:rsidR="002232AF" w:rsidRPr="00D36B99">
        <w:rPr>
          <w:rFonts w:hint="eastAsia"/>
        </w:rPr>
        <w:t>が</w:t>
      </w:r>
      <w:r w:rsidRPr="00D36B99">
        <w:t>正常</w:t>
      </w:r>
      <w:r w:rsidR="002232AF" w:rsidRPr="00D36B99">
        <w:rPr>
          <w:rFonts w:hint="eastAsia"/>
        </w:rPr>
        <w:t>に</w:t>
      </w:r>
      <w:r w:rsidRPr="00D36B99">
        <w:t>完了</w:t>
      </w:r>
      <w:r w:rsidR="002232AF" w:rsidRPr="00D36B99">
        <w:rPr>
          <w:rFonts w:hint="eastAsia"/>
        </w:rPr>
        <w:t>した後</w:t>
      </w:r>
      <w:r w:rsidRPr="0049256C">
        <w:t>、</w:t>
      </w:r>
      <w:r w:rsidRPr="0049256C">
        <w:t>InnoRules</w:t>
      </w:r>
      <w:r w:rsidRPr="0049256C">
        <w:t>サーバを起動する。</w:t>
      </w:r>
      <w:r w:rsidRPr="0049256C">
        <w:t>InnoRules</w:t>
      </w:r>
      <w:r w:rsidRPr="0049256C">
        <w:t>サーバに関する詳細については、</w:t>
      </w:r>
      <w:del w:id="958" w:author="IRK" w:date="2020-03-06T09:56:00Z">
        <w:r w:rsidRPr="0049256C" w:rsidDel="005850C0">
          <w:delText>3.8 InnoRules</w:delText>
        </w:r>
        <w:r w:rsidRPr="0049256C" w:rsidDel="005850C0">
          <w:delText>サービス</w:delText>
        </w:r>
      </w:del>
      <w:ins w:id="959" w:author="IRK" w:date="2020-03-10T22:10:00Z">
        <w:r w:rsidR="001075B0">
          <w:rPr>
            <w:rFonts w:hint="eastAsia"/>
          </w:rPr>
          <w:t>「</w:t>
        </w:r>
      </w:ins>
      <w:ins w:id="960" w:author="IRK" w:date="2020-03-10T09:47:00Z">
        <w:r w:rsidR="001B5875">
          <w:fldChar w:fldCharType="begin"/>
        </w:r>
        <w:r w:rsidR="001B5875">
          <w:instrText xml:space="preserve"> </w:instrText>
        </w:r>
        <w:r w:rsidR="001B5875">
          <w:rPr>
            <w:rFonts w:hint="eastAsia"/>
          </w:rPr>
          <w:instrText>REF _Ref34726062 \r \h</w:instrText>
        </w:r>
        <w:r w:rsidR="001B5875">
          <w:instrText xml:space="preserve"> </w:instrText>
        </w:r>
      </w:ins>
      <w:r w:rsidR="001B5875">
        <w:fldChar w:fldCharType="separate"/>
      </w:r>
      <w:r w:rsidR="00AB1F2F">
        <w:t xml:space="preserve">3.8.1 </w:t>
      </w:r>
      <w:ins w:id="961" w:author="IRK" w:date="2020-03-10T09:47:00Z">
        <w:r w:rsidR="001B5875">
          <w:fldChar w:fldCharType="end"/>
        </w:r>
        <w:r w:rsidR="001B5875">
          <w:fldChar w:fldCharType="begin"/>
        </w:r>
        <w:r w:rsidR="001B5875">
          <w:instrText xml:space="preserve"> REF _Ref34726065 \h </w:instrText>
        </w:r>
      </w:ins>
      <w:r w:rsidR="001B5875">
        <w:fldChar w:fldCharType="separate"/>
      </w:r>
      <w:r w:rsidR="00AB1F2F" w:rsidRPr="0049256C">
        <w:t>InnoRules</w:t>
      </w:r>
      <w:r w:rsidR="00AB1F2F" w:rsidRPr="0049256C">
        <w:t>サーバ</w:t>
      </w:r>
      <w:ins w:id="962" w:author="IRK" w:date="2020-03-10T09:47:00Z">
        <w:r w:rsidR="001B5875">
          <w:fldChar w:fldCharType="end"/>
        </w:r>
      </w:ins>
      <w:ins w:id="963" w:author="IRK" w:date="2020-03-10T22:10:00Z">
        <w:r w:rsidR="001075B0">
          <w:rPr>
            <w:rFonts w:hint="eastAsia"/>
          </w:rPr>
          <w:t>」</w:t>
        </w:r>
      </w:ins>
      <w:r w:rsidRPr="0049256C">
        <w:t>を参照のこと。</w:t>
      </w:r>
    </w:p>
    <w:p w14:paraId="4914004A" w14:textId="77777777" w:rsidR="005B6671" w:rsidRPr="0049256C" w:rsidRDefault="005B6671" w:rsidP="00EC7890"/>
    <w:p w14:paraId="1F5BF884" w14:textId="012CA188" w:rsidR="005B6671" w:rsidRPr="0049256C" w:rsidRDefault="005B6671" w:rsidP="00EC7890">
      <w:r w:rsidRPr="0049256C">
        <w:lastRenderedPageBreak/>
        <w:t>InnoRules</w:t>
      </w:r>
      <w:r w:rsidRPr="0049256C">
        <w:t>サーバはインストールディレクトリの</w:t>
      </w:r>
      <w:r w:rsidR="005F596B" w:rsidRPr="00A201E5">
        <w:rPr>
          <w:rFonts w:ascii="ＭＳ Ｐゴシック" w:hAnsi="ＭＳ Ｐゴシック" w:hint="eastAsia"/>
        </w:rPr>
        <w:t>スクリプト</w:t>
      </w:r>
      <w:r w:rsidRPr="0049256C">
        <w:rPr>
          <w:rFonts w:hint="eastAsia"/>
        </w:rPr>
        <w:t>により</w:t>
      </w:r>
      <w:r w:rsidRPr="0049256C">
        <w:t>、</w:t>
      </w:r>
      <w:del w:id="964" w:author="IRK" w:date="2020-03-06T09:56:00Z">
        <w:r w:rsidRPr="0049256C" w:rsidDel="005850C0">
          <w:delText>以下の</w:delText>
        </w:r>
        <w:r w:rsidR="009B7EAC" w:rsidRPr="0049256C" w:rsidDel="005850C0">
          <w:delText>表</w:delText>
        </w:r>
        <w:r w:rsidR="009B7EAC" w:rsidRPr="0049256C" w:rsidDel="005850C0">
          <w:rPr>
            <w:rFonts w:hint="eastAsia"/>
          </w:rPr>
          <w:delText>3</w:delText>
        </w:r>
        <w:r w:rsidR="004A2640" w:rsidDel="005850C0">
          <w:delText>4</w:delText>
        </w:r>
      </w:del>
      <w:ins w:id="965" w:author="IRK" w:date="2020-03-06T09:56:00Z">
        <w:r w:rsidR="005850C0">
          <w:rPr>
            <w:rFonts w:hint="eastAsia"/>
          </w:rPr>
          <w:t>次の表</w:t>
        </w:r>
      </w:ins>
      <w:r w:rsidRPr="0049256C">
        <w:t>のように次の</w:t>
      </w:r>
      <w:r w:rsidR="00A33C3C">
        <w:t>コマンド</w:t>
      </w:r>
      <w:r w:rsidRPr="0049256C">
        <w:t>で実行する。</w:t>
      </w:r>
      <w:r w:rsidRPr="0049256C">
        <w:t>Windows</w:t>
      </w:r>
      <w:r w:rsidRPr="0049256C">
        <w:t>の場合は、</w:t>
      </w:r>
      <w:r w:rsidRPr="0049256C">
        <w:t>start-server.bat</w:t>
      </w:r>
      <w:r w:rsidRPr="0049256C">
        <w:t>を実行する。</w:t>
      </w:r>
    </w:p>
    <w:p w14:paraId="2659AD6E" w14:textId="77777777" w:rsidR="005B6671" w:rsidRPr="0049256C" w:rsidRDefault="005B6671" w:rsidP="00EC7890"/>
    <w:p w14:paraId="2289AAEB" w14:textId="7CD50937" w:rsidR="009B7EAC" w:rsidRPr="0049256C" w:rsidRDefault="009B7EAC" w:rsidP="007D3017">
      <w:pPr>
        <w:pStyle w:val="afff6"/>
      </w:pPr>
      <w:bookmarkStart w:id="966" w:name="_Toc34839500"/>
      <w:del w:id="967" w:author="IRK" w:date="2020-03-06T09:56: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34</w:delText>
        </w:r>
        <w:r w:rsidR="003561C7" w:rsidRPr="0049256C" w:rsidDel="005850C0">
          <w:rPr>
            <w:noProof/>
          </w:rPr>
          <w:fldChar w:fldCharType="end"/>
        </w:r>
        <w:r w:rsidRPr="0049256C" w:rsidDel="005850C0">
          <w:rPr>
            <w:rFonts w:hint="eastAsia"/>
          </w:rPr>
          <w:delText>]</w:delText>
        </w:r>
      </w:del>
      <w:ins w:id="968" w:author="IRK" w:date="2020-03-06T09:56: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34</w:t>
      </w:r>
      <w:ins w:id="969" w:author="IRK" w:date="2020-03-06T09:56:00Z">
        <w:r w:rsidR="005850C0">
          <w:fldChar w:fldCharType="end"/>
        </w:r>
        <w:r w:rsidR="005850C0">
          <w:rPr>
            <w:rFonts w:hint="eastAsia"/>
          </w:rPr>
          <w:t>]</w:t>
        </w:r>
      </w:ins>
      <w:bookmarkEnd w:id="96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970" w:author="IRK" w:date="2020-04-16T11:07:00Z">
          <w:tblPr>
            <w:tblW w:w="0" w:type="auto"/>
            <w:tblInd w:w="108" w:type="dxa"/>
            <w:tblLook w:val="04A0" w:firstRow="1" w:lastRow="0" w:firstColumn="1" w:lastColumn="0" w:noHBand="0" w:noVBand="1"/>
          </w:tblPr>
        </w:tblPrChange>
      </w:tblPr>
      <w:tblGrid>
        <w:gridCol w:w="9356"/>
        <w:tblGridChange w:id="971">
          <w:tblGrid>
            <w:gridCol w:w="9356"/>
          </w:tblGrid>
        </w:tblGridChange>
      </w:tblGrid>
      <w:tr w:rsidR="005B6671" w:rsidRPr="0049256C" w14:paraId="32850C4D" w14:textId="77777777" w:rsidTr="003351D8">
        <w:trPr>
          <w:jc w:val="center"/>
        </w:trPr>
        <w:tc>
          <w:tcPr>
            <w:tcW w:w="9356" w:type="dxa"/>
            <w:tcPrChange w:id="972" w:author="IRK" w:date="2020-04-16T11:07:00Z">
              <w:tcPr>
                <w:tcW w:w="9356" w:type="dxa"/>
              </w:tcPr>
            </w:tcPrChange>
          </w:tcPr>
          <w:p w14:paraId="595F27C1" w14:textId="77777777" w:rsidR="005B6671" w:rsidRPr="0049256C" w:rsidRDefault="005B6671">
            <w:pPr>
              <w:pStyle w:val="16"/>
              <w:pPrChange w:id="973" w:author="IRK" w:date="2020-04-27T17:26:00Z">
                <w:pPr/>
              </w:pPrChange>
            </w:pPr>
            <w:r w:rsidRPr="0049256C">
              <w:t>innorules@:~/innorules-home/script$ ./start-server.sh</w:t>
            </w:r>
          </w:p>
        </w:tc>
      </w:tr>
    </w:tbl>
    <w:p w14:paraId="6A8ADA8B" w14:textId="77777777" w:rsidR="005B6671" w:rsidRPr="0049256C" w:rsidRDefault="005B6671" w:rsidP="00EC7890"/>
    <w:p w14:paraId="6BEEEA60" w14:textId="4950521E" w:rsidR="005B6671" w:rsidRPr="0049256C" w:rsidRDefault="005B6671" w:rsidP="00EC7890">
      <w:r w:rsidRPr="0049256C">
        <w:t>InnoRules</w:t>
      </w:r>
      <w:r w:rsidRPr="0049256C">
        <w:t>サーバが正常に起動すると、</w:t>
      </w:r>
      <w:del w:id="974" w:author="IRK" w:date="2020-03-06T09:56:00Z">
        <w:r w:rsidRPr="0049256C" w:rsidDel="005850C0">
          <w:delText>以下の</w:delText>
        </w:r>
        <w:r w:rsidR="00842BA1" w:rsidRPr="0049256C" w:rsidDel="005850C0">
          <w:delText>表</w:delText>
        </w:r>
        <w:r w:rsidR="00842BA1" w:rsidRPr="0049256C" w:rsidDel="005850C0">
          <w:rPr>
            <w:rFonts w:hint="eastAsia"/>
          </w:rPr>
          <w:delText>3</w:delText>
        </w:r>
        <w:r w:rsidR="004A2640" w:rsidDel="005850C0">
          <w:rPr>
            <w:rFonts w:hint="eastAsia"/>
          </w:rPr>
          <w:delText>5</w:delText>
        </w:r>
      </w:del>
      <w:ins w:id="975" w:author="IRK" w:date="2020-03-06T09:57:00Z">
        <w:r w:rsidR="005850C0">
          <w:rPr>
            <w:rFonts w:hint="eastAsia"/>
          </w:rPr>
          <w:t>次の表</w:t>
        </w:r>
      </w:ins>
      <w:r w:rsidRPr="0049256C">
        <w:t>のように出力される。</w:t>
      </w:r>
    </w:p>
    <w:p w14:paraId="47A24396" w14:textId="77777777" w:rsidR="005B6671" w:rsidRPr="0049256C" w:rsidRDefault="005B6671" w:rsidP="00EC7890"/>
    <w:p w14:paraId="3463F05C" w14:textId="2A82192F" w:rsidR="00842BA1" w:rsidRPr="0049256C" w:rsidRDefault="00842BA1" w:rsidP="007D3017">
      <w:pPr>
        <w:pStyle w:val="afff6"/>
      </w:pPr>
      <w:bookmarkStart w:id="976" w:name="_Toc34839501"/>
      <w:del w:id="977" w:author="IRK" w:date="2020-03-06T09:57: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35</w:delText>
        </w:r>
        <w:r w:rsidR="003561C7" w:rsidRPr="0049256C" w:rsidDel="005850C0">
          <w:rPr>
            <w:noProof/>
          </w:rPr>
          <w:fldChar w:fldCharType="end"/>
        </w:r>
        <w:r w:rsidRPr="0049256C" w:rsidDel="005850C0">
          <w:rPr>
            <w:rFonts w:hint="eastAsia"/>
          </w:rPr>
          <w:delText>]</w:delText>
        </w:r>
      </w:del>
      <w:ins w:id="978" w:author="IRK" w:date="2020-03-06T09:57: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35</w:t>
      </w:r>
      <w:ins w:id="979" w:author="IRK" w:date="2020-03-06T09:57:00Z">
        <w:r w:rsidR="005850C0">
          <w:fldChar w:fldCharType="end"/>
        </w:r>
        <w:r w:rsidR="005850C0">
          <w:rPr>
            <w:rFonts w:hint="eastAsia"/>
          </w:rPr>
          <w:t>]</w:t>
        </w:r>
      </w:ins>
      <w:bookmarkEnd w:id="97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980" w:author="IRK" w:date="2020-04-22T16:11:00Z">
          <w:tblPr>
            <w:tblW w:w="0" w:type="auto"/>
            <w:tblInd w:w="108" w:type="dxa"/>
            <w:tblLook w:val="04A0" w:firstRow="1" w:lastRow="0" w:firstColumn="1" w:lastColumn="0" w:noHBand="0" w:noVBand="1"/>
          </w:tblPr>
        </w:tblPrChange>
      </w:tblPr>
      <w:tblGrid>
        <w:gridCol w:w="9741"/>
        <w:tblGridChange w:id="981">
          <w:tblGrid>
            <w:gridCol w:w="9633"/>
          </w:tblGrid>
        </w:tblGridChange>
      </w:tblGrid>
      <w:tr w:rsidR="005B6671" w:rsidRPr="0049256C" w14:paraId="0517934B" w14:textId="77777777" w:rsidTr="003351D8">
        <w:trPr>
          <w:jc w:val="center"/>
        </w:trPr>
        <w:tc>
          <w:tcPr>
            <w:tcW w:w="9356" w:type="dxa"/>
            <w:tcPrChange w:id="982" w:author="IRK" w:date="2020-04-22T16:11:00Z">
              <w:tcPr>
                <w:tcW w:w="9356" w:type="dxa"/>
              </w:tcPr>
            </w:tcPrChange>
          </w:tcPr>
          <w:p w14:paraId="30580F80" w14:textId="77777777" w:rsidR="00064A83" w:rsidRPr="007D1D40" w:rsidRDefault="00064A83">
            <w:pPr>
              <w:pStyle w:val="16"/>
              <w:pPrChange w:id="983" w:author="IRK" w:date="2020-04-27T17:26:00Z">
                <w:pPr/>
              </w:pPrChange>
            </w:pPr>
            <w:r w:rsidRPr="007D1D40">
              <w:t>Using CATALINA_BASE:   /home/innorules/innorules-home/innorules-server/default</w:t>
            </w:r>
          </w:p>
          <w:p w14:paraId="3D576DED" w14:textId="77777777" w:rsidR="00064A83" w:rsidRPr="007D1D40" w:rsidRDefault="00064A83">
            <w:pPr>
              <w:pStyle w:val="16"/>
              <w:pPrChange w:id="984" w:author="IRK" w:date="2020-04-27T17:26:00Z">
                <w:pPr/>
              </w:pPrChange>
            </w:pPr>
            <w:r w:rsidRPr="007D1D40">
              <w:t>Using CATALINA_HOME:   /home/innorules/innorules-home/innorules-server/apache-tomcat-7</w:t>
            </w:r>
          </w:p>
          <w:p w14:paraId="5E21016D" w14:textId="77777777" w:rsidR="00064A83" w:rsidRPr="00A21584" w:rsidRDefault="00064A83">
            <w:pPr>
              <w:pStyle w:val="16"/>
              <w:pPrChange w:id="985" w:author="IRK" w:date="2020-04-27T17:26:00Z">
                <w:pPr/>
              </w:pPrChange>
            </w:pPr>
            <w:r w:rsidRPr="00A21584">
              <w:t>Using CATALINA_TMPDIR: /home/innorules/innorules-home/innorules-server/default/temp</w:t>
            </w:r>
          </w:p>
          <w:p w14:paraId="334094C1" w14:textId="77777777" w:rsidR="00064A83" w:rsidRPr="00075B32" w:rsidRDefault="00064A83">
            <w:pPr>
              <w:pStyle w:val="16"/>
              <w:pPrChange w:id="986" w:author="IRK" w:date="2020-04-27T17:26:00Z">
                <w:pPr/>
              </w:pPrChange>
            </w:pPr>
            <w:r w:rsidRPr="00075B32">
              <w:t>Using JRE_HOME:        /opt/java/default-jdk</w:t>
            </w:r>
          </w:p>
          <w:p w14:paraId="4F978801" w14:textId="77777777" w:rsidR="00064A83" w:rsidRPr="00075B32" w:rsidRDefault="00064A83">
            <w:pPr>
              <w:pStyle w:val="16"/>
              <w:pPrChange w:id="987" w:author="IRK" w:date="2020-04-27T17:26:00Z">
                <w:pPr/>
              </w:pPrChange>
            </w:pPr>
            <w:r w:rsidRPr="00075B32">
              <w:t>Using CLASSPATH:       :/home/innorules/innorules-home/lib/jdbc-drivers/*:/home/innorules/innorules-home/innorules-server/apache-tomcat-7/bin/bootstrap.jar:/home/innorules/innorules-home/innorules-server/apache-tomcat-7/bin/tomcat-juli.jar</w:t>
            </w:r>
          </w:p>
          <w:p w14:paraId="26F7A23C" w14:textId="53C8184D" w:rsidR="005B6671" w:rsidRPr="007A0D9A" w:rsidRDefault="00064A83">
            <w:pPr>
              <w:pStyle w:val="16"/>
              <w:pPrChange w:id="988" w:author="IRK" w:date="2020-04-27T17:26:00Z">
                <w:pPr/>
              </w:pPrChange>
            </w:pPr>
            <w:r w:rsidRPr="007A0D9A">
              <w:t>Tomcat started.</w:t>
            </w:r>
          </w:p>
        </w:tc>
      </w:tr>
    </w:tbl>
    <w:p w14:paraId="15CBD723" w14:textId="77777777" w:rsidR="005B6671" w:rsidRPr="0049256C" w:rsidRDefault="005B6671" w:rsidP="00EC7890"/>
    <w:p w14:paraId="480929AA" w14:textId="35824444" w:rsidR="005B6671" w:rsidRPr="0049256C" w:rsidRDefault="005B6671" w:rsidP="00EC7890">
      <w:pPr>
        <w:rPr>
          <w:rFonts w:eastAsiaTheme="minorEastAsia"/>
        </w:rPr>
      </w:pPr>
      <w:r w:rsidRPr="0049256C">
        <w:t>InnoRules</w:t>
      </w:r>
      <w:r w:rsidRPr="0049256C">
        <w:t>サーバのプロセスは、</w:t>
      </w:r>
      <w:del w:id="989" w:author="IRK" w:date="2020-03-06T09:57:00Z">
        <w:r w:rsidRPr="0049256C" w:rsidDel="005850C0">
          <w:delText>以下の</w:delText>
        </w:r>
        <w:r w:rsidR="00842BA1" w:rsidRPr="0049256C" w:rsidDel="005850C0">
          <w:delText>表</w:delText>
        </w:r>
        <w:r w:rsidR="00842BA1" w:rsidRPr="0049256C" w:rsidDel="005850C0">
          <w:rPr>
            <w:rFonts w:hint="eastAsia"/>
          </w:rPr>
          <w:delText>3</w:delText>
        </w:r>
        <w:r w:rsidR="004A2640" w:rsidDel="005850C0">
          <w:delText>6</w:delText>
        </w:r>
      </w:del>
      <w:ins w:id="990" w:author="IRK" w:date="2020-03-06T09:57:00Z">
        <w:r w:rsidR="005850C0">
          <w:rPr>
            <w:rFonts w:hint="eastAsia"/>
          </w:rPr>
          <w:t>次の表</w:t>
        </w:r>
      </w:ins>
      <w:r w:rsidR="002232AF">
        <w:t>のように、コンソール</w:t>
      </w:r>
      <w:r w:rsidR="002232AF" w:rsidRPr="00F74794">
        <w:rPr>
          <w:rFonts w:hint="eastAsia"/>
        </w:rPr>
        <w:t>から</w:t>
      </w:r>
      <w:del w:id="991" w:author="IRK" w:date="2020-03-11T15:37:00Z">
        <w:r w:rsidR="002232AF" w:rsidRPr="00F74794" w:rsidDel="003D3631">
          <w:rPr>
            <w:rFonts w:hint="eastAsia"/>
          </w:rPr>
          <w:delText>下記</w:delText>
        </w:r>
      </w:del>
      <w:ins w:id="992" w:author="IRK" w:date="2020-03-11T15:37:00Z">
        <w:r w:rsidR="003D3631">
          <w:rPr>
            <w:rFonts w:hint="eastAsia"/>
          </w:rPr>
          <w:t>次の</w:t>
        </w:r>
      </w:ins>
      <w:r w:rsidR="002232AF" w:rsidRPr="00F74794">
        <w:rPr>
          <w:rFonts w:hint="eastAsia"/>
        </w:rPr>
        <w:t>コマンド</w:t>
      </w:r>
      <w:r w:rsidR="002232AF" w:rsidRPr="00F74794">
        <w:t>よ</w:t>
      </w:r>
      <w:r w:rsidR="002232AF" w:rsidRPr="00F74794">
        <w:rPr>
          <w:rFonts w:hint="eastAsia"/>
        </w:rPr>
        <w:t>り</w:t>
      </w:r>
      <w:r w:rsidRPr="00F74794">
        <w:t>確認できる。</w:t>
      </w:r>
    </w:p>
    <w:p w14:paraId="22903155" w14:textId="77777777" w:rsidR="005B6671" w:rsidRPr="0049256C" w:rsidRDefault="005B6671" w:rsidP="00EC7890">
      <w:pPr>
        <w:rPr>
          <w:rFonts w:eastAsiaTheme="minorEastAsia"/>
        </w:rPr>
      </w:pPr>
    </w:p>
    <w:p w14:paraId="582EEC1B" w14:textId="02EFC037" w:rsidR="00842BA1" w:rsidRPr="0049256C" w:rsidRDefault="00842BA1" w:rsidP="007D3017">
      <w:pPr>
        <w:pStyle w:val="afff6"/>
      </w:pPr>
      <w:bookmarkStart w:id="993" w:name="_Toc34839502"/>
      <w:del w:id="994" w:author="IRK" w:date="2020-03-06T09:57: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36</w:delText>
        </w:r>
        <w:r w:rsidR="003561C7" w:rsidRPr="0049256C" w:rsidDel="005850C0">
          <w:rPr>
            <w:noProof/>
          </w:rPr>
          <w:fldChar w:fldCharType="end"/>
        </w:r>
        <w:r w:rsidRPr="0049256C" w:rsidDel="005850C0">
          <w:rPr>
            <w:rFonts w:hint="eastAsia"/>
          </w:rPr>
          <w:delText>]</w:delText>
        </w:r>
      </w:del>
      <w:ins w:id="995" w:author="IRK" w:date="2020-03-06T09:57: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36</w:t>
      </w:r>
      <w:ins w:id="996" w:author="IRK" w:date="2020-03-06T09:57:00Z">
        <w:r w:rsidR="005850C0">
          <w:fldChar w:fldCharType="end"/>
        </w:r>
        <w:r w:rsidR="005850C0">
          <w:rPr>
            <w:rFonts w:hint="eastAsia"/>
          </w:rPr>
          <w:t>]</w:t>
        </w:r>
      </w:ins>
      <w:bookmarkEnd w:id="99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997" w:author="IRK" w:date="2020-04-16T11:08:00Z">
          <w:tblPr>
            <w:tblW w:w="0" w:type="auto"/>
            <w:tblInd w:w="108" w:type="dxa"/>
            <w:tblLook w:val="04A0" w:firstRow="1" w:lastRow="0" w:firstColumn="1" w:lastColumn="0" w:noHBand="0" w:noVBand="1"/>
          </w:tblPr>
        </w:tblPrChange>
      </w:tblPr>
      <w:tblGrid>
        <w:gridCol w:w="9741"/>
        <w:tblGridChange w:id="998">
          <w:tblGrid>
            <w:gridCol w:w="9633"/>
          </w:tblGrid>
        </w:tblGridChange>
      </w:tblGrid>
      <w:tr w:rsidR="005B6671" w:rsidRPr="0049256C" w14:paraId="138677D2" w14:textId="77777777" w:rsidTr="003351D8">
        <w:trPr>
          <w:jc w:val="center"/>
        </w:trPr>
        <w:tc>
          <w:tcPr>
            <w:tcW w:w="9356" w:type="dxa"/>
            <w:tcPrChange w:id="999" w:author="IRK" w:date="2020-04-16T11:08:00Z">
              <w:tcPr>
                <w:tcW w:w="9356" w:type="dxa"/>
              </w:tcPr>
            </w:tcPrChange>
          </w:tcPr>
          <w:p w14:paraId="42A8460D" w14:textId="77777777" w:rsidR="00064A83" w:rsidRPr="00D55B84" w:rsidRDefault="00064A83">
            <w:pPr>
              <w:pStyle w:val="16"/>
              <w:pPrChange w:id="1000" w:author="IRK" w:date="2020-04-27T17:26:00Z">
                <w:pPr/>
              </w:pPrChange>
            </w:pPr>
            <w:r w:rsidRPr="00D55B84">
              <w:t>innorules@siyang-ubuntu-pc:~$ ps -aef | grep catalina</w:t>
            </w:r>
          </w:p>
          <w:p w14:paraId="4C942AD4" w14:textId="77777777" w:rsidR="00064A83" w:rsidRPr="00D55B84" w:rsidRDefault="00064A83">
            <w:pPr>
              <w:pStyle w:val="16"/>
              <w:pPrChange w:id="1001" w:author="IRK" w:date="2020-04-27T17:26:00Z">
                <w:pPr/>
              </w:pPrChange>
            </w:pPr>
            <w:r w:rsidRPr="00D55B84">
              <w:t xml:space="preserve">innorules    8442     1  8 18:02 pts/1    00:00:04 /opt/java/default-jdk/bin/java -Djava.util.logging.config.file=/home/innorules/innorules-home/innorules-server/default/conf/logging.properties -Djava.util.logging.manager=org.apache.juli.ClassLoaderLogManager -Dinnorules.home=/home/innorules/innorules-home -Dinnorules.log=/home/innorules/innorules-home/innorules-server/logs -Dinnorules.server.uuid=906946d6-8a78-4877-9930-f9d160254d46 -Dinnorules.server.port=25802 -Dinnorules.server.admin-port=25805 -Djava.endorsed.dirs=/home/innorules/innorules-home/innorules-server/apache-tomcat-7/endorsed -classpath :/home/innorules/innorules-home/lib/jdbc-drivers/*:/home/innorules/innorules-home/innorules-server/apache-tomcat-7/bin/bootstrap.jar:/home/innorules/innorules-home/innorules-server/apache-tomcat-7/bin/tomcat-juli.jar -Dcatalina.base=/home/innorules/innorules-home/innorules-server/default -Dcatalina.home=/home/innorules/innorules-home/innorules-server/apache-tomcat-7 -Djava.io.tmpdir=/home/innorules/innorules-home/innorules-server/default/temp </w:t>
            </w:r>
            <w:r w:rsidRPr="00D55B84">
              <w:lastRenderedPageBreak/>
              <w:t>org.apache.catalina.startup.Bootstrap start</w:t>
            </w:r>
          </w:p>
          <w:p w14:paraId="41667AEC" w14:textId="392BBB31" w:rsidR="005B6671" w:rsidRPr="0049256C" w:rsidRDefault="00064A83">
            <w:pPr>
              <w:pStyle w:val="16"/>
              <w:pPrChange w:id="1002" w:author="IRK" w:date="2020-04-27T17:26:00Z">
                <w:pPr/>
              </w:pPrChange>
            </w:pPr>
            <w:r w:rsidRPr="00D55B84">
              <w:t>innorules@:~/innorules-home/script$</w:t>
            </w:r>
          </w:p>
        </w:tc>
      </w:tr>
    </w:tbl>
    <w:p w14:paraId="6A851034" w14:textId="77777777" w:rsidR="005B6671" w:rsidRPr="0049256C" w:rsidRDefault="005B6671" w:rsidP="00EC7890"/>
    <w:p w14:paraId="0DCB836B" w14:textId="751D8EB1" w:rsidR="005B6671" w:rsidRPr="0049256C" w:rsidRDefault="00443612" w:rsidP="00EC7890">
      <w:r>
        <w:rPr>
          <w:rFonts w:hint="eastAsia"/>
        </w:rPr>
        <w:t>n</w:t>
      </w:r>
      <w:r w:rsidR="005B6671" w:rsidRPr="0049256C">
        <w:t>etstat</w:t>
      </w:r>
      <w:r w:rsidRPr="00F74794">
        <w:rPr>
          <w:rFonts w:hint="eastAsia"/>
        </w:rPr>
        <w:t>コマンド</w:t>
      </w:r>
      <w:r w:rsidR="005B6671" w:rsidRPr="00F74794">
        <w:t>を利用</w:t>
      </w:r>
      <w:r w:rsidR="005B6671" w:rsidRPr="0049256C">
        <w:t>して、</w:t>
      </w:r>
      <w:del w:id="1003" w:author="IRK" w:date="2020-03-06T09:57:00Z">
        <w:r w:rsidR="00842BA1" w:rsidRPr="0049256C" w:rsidDel="005850C0">
          <w:delText>表</w:delText>
        </w:r>
        <w:r w:rsidR="004A2640" w:rsidRPr="0049256C" w:rsidDel="005850C0">
          <w:rPr>
            <w:rFonts w:hint="eastAsia"/>
          </w:rPr>
          <w:delText>3</w:delText>
        </w:r>
        <w:r w:rsidR="004A2640" w:rsidDel="005850C0">
          <w:delText>7</w:delText>
        </w:r>
      </w:del>
      <w:ins w:id="1004" w:author="IRK" w:date="2020-03-06T09:57:00Z">
        <w:r w:rsidR="005850C0">
          <w:rPr>
            <w:rFonts w:hint="eastAsia"/>
          </w:rPr>
          <w:t>次の表</w:t>
        </w:r>
      </w:ins>
      <w:r w:rsidR="005B6671" w:rsidRPr="0049256C">
        <w:t>のようにモニターサーバの</w:t>
      </w:r>
      <w:r w:rsidR="005B6671" w:rsidRPr="0049256C">
        <w:rPr>
          <w:rFonts w:hint="eastAsia"/>
        </w:rPr>
        <w:t>使用</w:t>
      </w:r>
      <w:r w:rsidR="005B6671" w:rsidRPr="0049256C">
        <w:t>ポート</w:t>
      </w:r>
      <w:r w:rsidR="00A33C3C">
        <w:rPr>
          <w:rFonts w:hint="eastAsia"/>
        </w:rPr>
        <w:t>が</w:t>
      </w:r>
      <w:r w:rsidR="005B6671" w:rsidRPr="0049256C">
        <w:t>確認できる。</w:t>
      </w:r>
    </w:p>
    <w:p w14:paraId="537D6242" w14:textId="550FD73B" w:rsidR="004B68A5" w:rsidRDefault="004B68A5">
      <w:pPr>
        <w:jc w:val="left"/>
        <w:rPr>
          <w:b/>
          <w:bCs/>
        </w:rPr>
      </w:pPr>
      <w:del w:id="1005" w:author="IRK" w:date="2020-04-16T11:08:00Z">
        <w:r w:rsidDel="00024FA3">
          <w:br w:type="page"/>
        </w:r>
      </w:del>
    </w:p>
    <w:p w14:paraId="2B530631" w14:textId="3582D1E7" w:rsidR="00842BA1" w:rsidRPr="0049256C" w:rsidRDefault="00842BA1" w:rsidP="007D3017">
      <w:pPr>
        <w:pStyle w:val="afff6"/>
      </w:pPr>
      <w:bookmarkStart w:id="1006" w:name="_Toc34839503"/>
      <w:del w:id="1007" w:author="IRK" w:date="2020-03-06T09:57:00Z">
        <w:r w:rsidRPr="0049256C" w:rsidDel="005850C0">
          <w:lastRenderedPageBreak/>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37</w:delText>
        </w:r>
        <w:r w:rsidR="003561C7" w:rsidRPr="0049256C" w:rsidDel="005850C0">
          <w:rPr>
            <w:noProof/>
          </w:rPr>
          <w:fldChar w:fldCharType="end"/>
        </w:r>
        <w:r w:rsidRPr="0049256C" w:rsidDel="005850C0">
          <w:rPr>
            <w:rFonts w:hint="eastAsia"/>
          </w:rPr>
          <w:delText>]</w:delText>
        </w:r>
      </w:del>
      <w:ins w:id="1008" w:author="IRK" w:date="2020-03-06T09:57: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37</w:t>
      </w:r>
      <w:ins w:id="1009" w:author="IRK" w:date="2020-03-06T09:57:00Z">
        <w:r w:rsidR="005850C0">
          <w:fldChar w:fldCharType="end"/>
        </w:r>
        <w:r w:rsidR="005850C0">
          <w:rPr>
            <w:rFonts w:hint="eastAsia"/>
          </w:rPr>
          <w:t>]</w:t>
        </w:r>
      </w:ins>
      <w:bookmarkEnd w:id="100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010" w:author="IRK" w:date="2020-04-16T11:08:00Z">
          <w:tblPr>
            <w:tblW w:w="0" w:type="auto"/>
            <w:tblInd w:w="108" w:type="dxa"/>
            <w:tblLook w:val="04A0" w:firstRow="1" w:lastRow="0" w:firstColumn="1" w:lastColumn="0" w:noHBand="0" w:noVBand="1"/>
          </w:tblPr>
        </w:tblPrChange>
      </w:tblPr>
      <w:tblGrid>
        <w:gridCol w:w="9356"/>
        <w:tblGridChange w:id="1011">
          <w:tblGrid>
            <w:gridCol w:w="9356"/>
          </w:tblGrid>
        </w:tblGridChange>
      </w:tblGrid>
      <w:tr w:rsidR="005B6671" w:rsidRPr="0049256C" w14:paraId="5F56E92A" w14:textId="77777777" w:rsidTr="003351D8">
        <w:trPr>
          <w:jc w:val="center"/>
        </w:trPr>
        <w:tc>
          <w:tcPr>
            <w:tcW w:w="9356" w:type="dxa"/>
            <w:tcPrChange w:id="1012" w:author="IRK" w:date="2020-04-16T11:08:00Z">
              <w:tcPr>
                <w:tcW w:w="9356" w:type="dxa"/>
              </w:tcPr>
            </w:tcPrChange>
          </w:tcPr>
          <w:p w14:paraId="0C2F5546" w14:textId="77777777" w:rsidR="005B6671" w:rsidRPr="0049256C" w:rsidRDefault="005B6671">
            <w:pPr>
              <w:pStyle w:val="16"/>
              <w:pPrChange w:id="1013" w:author="IRK" w:date="2020-04-27T17:26:00Z">
                <w:pPr/>
              </w:pPrChange>
            </w:pPr>
            <w:r w:rsidRPr="0049256C">
              <w:t>innorules@:~/innorules-home/script$ netstat -a | grep 25810</w:t>
            </w:r>
          </w:p>
          <w:p w14:paraId="0EE702FF" w14:textId="77777777" w:rsidR="005B6671" w:rsidRPr="0049256C" w:rsidRDefault="005B6671">
            <w:pPr>
              <w:pStyle w:val="16"/>
              <w:pPrChange w:id="1014" w:author="IRK" w:date="2020-04-27T17:26:00Z">
                <w:pPr/>
              </w:pPrChange>
            </w:pPr>
            <w:r w:rsidRPr="0049256C">
              <w:t>tcp6       0      0 192.168.0.88%4163:25810 [::]:*                  LISTEN</w:t>
            </w:r>
            <w:del w:id="1015" w:author="IRK" w:date="2020-03-10T14:58:00Z">
              <w:r w:rsidRPr="0049256C" w:rsidDel="00C20986">
                <w:delText xml:space="preserve">     </w:delText>
              </w:r>
            </w:del>
          </w:p>
          <w:p w14:paraId="4F6ABCB0" w14:textId="77777777" w:rsidR="005B6671" w:rsidRPr="0049256C" w:rsidRDefault="005B6671">
            <w:pPr>
              <w:pStyle w:val="16"/>
              <w:pPrChange w:id="1016" w:author="IRK" w:date="2020-04-27T17:26:00Z">
                <w:pPr/>
              </w:pPrChange>
            </w:pPr>
            <w:r w:rsidRPr="0049256C">
              <w:t>tcp6       0      0 192.168.0.88%4163:25810 192.168.0.88%4168:56791 ESTABLISHED</w:t>
            </w:r>
          </w:p>
          <w:p w14:paraId="4CD593CA" w14:textId="77777777" w:rsidR="005B6671" w:rsidRPr="0049256C" w:rsidRDefault="005B6671">
            <w:pPr>
              <w:pStyle w:val="16"/>
              <w:pPrChange w:id="1017" w:author="IRK" w:date="2020-04-27T17:26:00Z">
                <w:pPr/>
              </w:pPrChange>
            </w:pPr>
            <w:r w:rsidRPr="0049256C">
              <w:t>tcp6       0      0 192.168.0.88%4163:25810 192.168.0.88%4168:56792 ESTABLISHED</w:t>
            </w:r>
          </w:p>
          <w:p w14:paraId="38937CC8" w14:textId="77777777" w:rsidR="005B6671" w:rsidRPr="0049256C" w:rsidRDefault="005B6671">
            <w:pPr>
              <w:pStyle w:val="16"/>
              <w:pPrChange w:id="1018" w:author="IRK" w:date="2020-04-27T17:26:00Z">
                <w:pPr/>
              </w:pPrChange>
            </w:pPr>
            <w:r w:rsidRPr="0049256C">
              <w:t>tcp6       0      0 192.168.0.88%4163:56792 192.168.0.88%4168:25810 ESTABLISHED</w:t>
            </w:r>
          </w:p>
          <w:p w14:paraId="0D26DAAD" w14:textId="77777777" w:rsidR="005B6671" w:rsidRPr="0049256C" w:rsidRDefault="005B6671">
            <w:pPr>
              <w:pStyle w:val="16"/>
              <w:pPrChange w:id="1019" w:author="IRK" w:date="2020-04-27T17:26:00Z">
                <w:pPr/>
              </w:pPrChange>
            </w:pPr>
            <w:r w:rsidRPr="0049256C">
              <w:t>tcp6       0      0 192.168.0.88%4163:56791 192.168.0.88%4168:25810 ESTABLISHED</w:t>
            </w:r>
          </w:p>
          <w:p w14:paraId="269FE668" w14:textId="77777777" w:rsidR="005B6671" w:rsidRPr="0049256C" w:rsidRDefault="005B6671">
            <w:pPr>
              <w:pStyle w:val="16"/>
              <w:pPrChange w:id="1020" w:author="IRK" w:date="2020-04-27T17:26:00Z">
                <w:pPr/>
              </w:pPrChange>
            </w:pPr>
            <w:r w:rsidRPr="0049256C">
              <w:t xml:space="preserve">innorules@siyang-ubuntu-pc:~$ </w:t>
            </w:r>
          </w:p>
        </w:tc>
      </w:tr>
    </w:tbl>
    <w:p w14:paraId="25EA2591" w14:textId="77777777" w:rsidR="005B6671" w:rsidRPr="0049256C" w:rsidRDefault="005B6671" w:rsidP="00EC7890"/>
    <w:p w14:paraId="22AFE05A" w14:textId="7958FCE3" w:rsidR="005B6671" w:rsidRPr="0049256C" w:rsidRDefault="005B6671" w:rsidP="00EC7890">
      <w:r w:rsidRPr="0049256C">
        <w:t>InnoRules</w:t>
      </w:r>
      <w:r w:rsidRPr="0049256C">
        <w:t>サーバのログは、</w:t>
      </w:r>
      <w:del w:id="1021" w:author="IRK" w:date="2020-03-06T09:57:00Z">
        <w:r w:rsidRPr="0049256C" w:rsidDel="005850C0">
          <w:delText>以下の</w:delText>
        </w:r>
        <w:r w:rsidR="00842BA1" w:rsidRPr="0049256C" w:rsidDel="005850C0">
          <w:delText>表</w:delText>
        </w:r>
        <w:r w:rsidR="00842BA1" w:rsidRPr="00F74794" w:rsidDel="005850C0">
          <w:rPr>
            <w:rFonts w:hint="eastAsia"/>
          </w:rPr>
          <w:delText>3</w:delText>
        </w:r>
        <w:r w:rsidR="004A2640" w:rsidDel="005850C0">
          <w:delText>8</w:delText>
        </w:r>
      </w:del>
      <w:ins w:id="1022" w:author="IRK" w:date="2020-03-06T09:57:00Z">
        <w:r w:rsidR="005850C0">
          <w:rPr>
            <w:rFonts w:hint="eastAsia"/>
          </w:rPr>
          <w:t>次の</w:t>
        </w:r>
      </w:ins>
      <w:ins w:id="1023" w:author="IRK" w:date="2020-03-06T09:58:00Z">
        <w:r w:rsidR="005850C0">
          <w:rPr>
            <w:rFonts w:hint="eastAsia"/>
          </w:rPr>
          <w:t>表</w:t>
        </w:r>
      </w:ins>
      <w:r w:rsidR="00A33C3C">
        <w:rPr>
          <w:rFonts w:hint="eastAsia"/>
        </w:rPr>
        <w:t>に示す</w:t>
      </w:r>
      <w:r w:rsidRPr="00F74794">
        <w:t>パスの</w:t>
      </w:r>
      <w:r w:rsidRPr="0049256C">
        <w:t>ログファイルから確認できる。</w:t>
      </w:r>
    </w:p>
    <w:p w14:paraId="503EAAC5" w14:textId="77777777" w:rsidR="005B6671" w:rsidRPr="0049256C" w:rsidRDefault="005B6671" w:rsidP="00EC7890"/>
    <w:p w14:paraId="3505F2C6" w14:textId="6D135D77" w:rsidR="00842BA1" w:rsidRPr="0049256C" w:rsidRDefault="00842BA1" w:rsidP="007D3017">
      <w:pPr>
        <w:pStyle w:val="afff6"/>
      </w:pPr>
      <w:bookmarkStart w:id="1024" w:name="_Toc34839504"/>
      <w:del w:id="1025" w:author="IRK" w:date="2020-03-06T09:58:00Z">
        <w:r w:rsidRPr="0049256C" w:rsidDel="005850C0">
          <w:delText>[</w:delText>
        </w:r>
        <w:r w:rsidRPr="0049256C" w:rsidDel="005850C0">
          <w:delText>表</w:delText>
        </w:r>
        <w:r w:rsidRPr="0049256C" w:rsidDel="005850C0">
          <w:delText xml:space="preserve"> </w:delText>
        </w:r>
        <w:r w:rsidR="003561C7" w:rsidRPr="0049256C" w:rsidDel="005850C0">
          <w:fldChar w:fldCharType="begin"/>
        </w:r>
        <w:r w:rsidR="003561C7" w:rsidRPr="0049256C" w:rsidDel="005850C0">
          <w:delInstrText xml:space="preserve"> SEQ [</w:delInstrText>
        </w:r>
        <w:r w:rsidR="003561C7" w:rsidRPr="0049256C" w:rsidDel="005850C0">
          <w:delInstrText>表</w:delInstrText>
        </w:r>
        <w:r w:rsidR="003561C7" w:rsidRPr="0049256C" w:rsidDel="005850C0">
          <w:delInstrText xml:space="preserve"> \* ARABIC </w:delInstrText>
        </w:r>
        <w:r w:rsidR="003561C7" w:rsidRPr="0049256C" w:rsidDel="005850C0">
          <w:fldChar w:fldCharType="separate"/>
        </w:r>
        <w:r w:rsidR="000132DF" w:rsidDel="005850C0">
          <w:rPr>
            <w:noProof/>
          </w:rPr>
          <w:delText>38</w:delText>
        </w:r>
        <w:r w:rsidR="003561C7" w:rsidRPr="0049256C" w:rsidDel="005850C0">
          <w:rPr>
            <w:noProof/>
          </w:rPr>
          <w:fldChar w:fldCharType="end"/>
        </w:r>
        <w:r w:rsidRPr="0049256C" w:rsidDel="005850C0">
          <w:rPr>
            <w:rFonts w:hint="eastAsia"/>
          </w:rPr>
          <w:delText>]</w:delText>
        </w:r>
      </w:del>
      <w:ins w:id="1026" w:author="IRK" w:date="2020-03-06T09:58:00Z">
        <w:r w:rsidR="005850C0">
          <w:rPr>
            <w:rFonts w:hint="eastAsia"/>
          </w:rPr>
          <w:t>[</w:t>
        </w:r>
        <w:r w:rsidR="005850C0">
          <w:rPr>
            <w:rFonts w:hint="eastAsia"/>
          </w:rPr>
          <w:t>表</w:t>
        </w:r>
        <w:r w:rsidR="005850C0">
          <w:rPr>
            <w:rFonts w:hint="eastAsia"/>
          </w:rPr>
          <w:t xml:space="preserve"> </w:t>
        </w:r>
        <w:r w:rsidR="005850C0">
          <w:fldChar w:fldCharType="begin"/>
        </w:r>
        <w:r w:rsidR="005850C0">
          <w:instrText xml:space="preserve"> </w:instrText>
        </w:r>
        <w:r w:rsidR="005850C0">
          <w:rPr>
            <w:rFonts w:hint="eastAsia"/>
          </w:rPr>
          <w:instrText xml:space="preserve">SEQ </w:instrText>
        </w:r>
        <w:r w:rsidR="005850C0">
          <w:rPr>
            <w:rFonts w:hint="eastAsia"/>
          </w:rPr>
          <w:instrText>表</w:instrText>
        </w:r>
        <w:r w:rsidR="005850C0">
          <w:rPr>
            <w:rFonts w:hint="eastAsia"/>
          </w:rPr>
          <w:instrText xml:space="preserve"> \* ARABIC</w:instrText>
        </w:r>
        <w:r w:rsidR="005850C0">
          <w:instrText xml:space="preserve"> </w:instrText>
        </w:r>
      </w:ins>
      <w:r w:rsidR="005850C0">
        <w:fldChar w:fldCharType="separate"/>
      </w:r>
      <w:r w:rsidR="00AB1F2F">
        <w:rPr>
          <w:noProof/>
        </w:rPr>
        <w:t>38</w:t>
      </w:r>
      <w:ins w:id="1027" w:author="IRK" w:date="2020-03-06T09:58:00Z">
        <w:r w:rsidR="005850C0">
          <w:fldChar w:fldCharType="end"/>
        </w:r>
        <w:r w:rsidR="005850C0">
          <w:rPr>
            <w:rFonts w:hint="eastAsia"/>
          </w:rPr>
          <w:t>]</w:t>
        </w:r>
      </w:ins>
      <w:bookmarkEnd w:id="102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028" w:author="IRK" w:date="2020-04-16T11:08:00Z">
          <w:tblPr>
            <w:tblW w:w="0" w:type="auto"/>
            <w:tblInd w:w="108" w:type="dxa"/>
            <w:tblLook w:val="04A0" w:firstRow="1" w:lastRow="0" w:firstColumn="1" w:lastColumn="0" w:noHBand="0" w:noVBand="1"/>
          </w:tblPr>
        </w:tblPrChange>
      </w:tblPr>
      <w:tblGrid>
        <w:gridCol w:w="9356"/>
        <w:tblGridChange w:id="1029">
          <w:tblGrid>
            <w:gridCol w:w="9356"/>
          </w:tblGrid>
        </w:tblGridChange>
      </w:tblGrid>
      <w:tr w:rsidR="005B6671" w:rsidRPr="0049256C" w14:paraId="5FDD129B" w14:textId="77777777" w:rsidTr="003351D8">
        <w:trPr>
          <w:jc w:val="center"/>
        </w:trPr>
        <w:tc>
          <w:tcPr>
            <w:tcW w:w="9356" w:type="dxa"/>
            <w:tcPrChange w:id="1030" w:author="IRK" w:date="2020-04-16T11:08:00Z">
              <w:tcPr>
                <w:tcW w:w="9356" w:type="dxa"/>
              </w:tcPr>
            </w:tcPrChange>
          </w:tcPr>
          <w:p w14:paraId="0F2A2BC0" w14:textId="77777777" w:rsidR="005B6671" w:rsidRPr="0049256C" w:rsidRDefault="005B6671">
            <w:pPr>
              <w:pStyle w:val="16"/>
              <w:pPrChange w:id="1031" w:author="IRK" w:date="2020-04-27T17:26:00Z">
                <w:pPr/>
              </w:pPrChange>
            </w:pPr>
            <w:r w:rsidRPr="0049256C">
              <w:t>~/innorules-home/innorules-server/logs/system/innorules-server.log</w:t>
            </w:r>
          </w:p>
        </w:tc>
      </w:tr>
    </w:tbl>
    <w:p w14:paraId="2FA422B7" w14:textId="77777777" w:rsidR="00753AC0" w:rsidRPr="00EC7890" w:rsidRDefault="00753AC0" w:rsidP="00FB200A">
      <w:pPr>
        <w:rPr>
          <w:lang w:eastAsia="ko-KR"/>
        </w:rPr>
      </w:pPr>
      <w:bookmarkStart w:id="1032" w:name="_Toc464754527"/>
      <w:bookmarkStart w:id="1033" w:name="_Toc465078468"/>
      <w:bookmarkEnd w:id="1032"/>
      <w:bookmarkEnd w:id="1033"/>
    </w:p>
    <w:p w14:paraId="3072FBA8" w14:textId="77777777" w:rsidR="002A2C20" w:rsidRPr="0049256C" w:rsidRDefault="002A2C20">
      <w:pPr>
        <w:pStyle w:val="22"/>
        <w:numPr>
          <w:ilvl w:val="1"/>
          <w:numId w:val="139"/>
        </w:numPr>
        <w:rPr>
          <w:lang w:eastAsia="ja-JP"/>
        </w:rPr>
        <w:pPrChange w:id="1034" w:author="IRK" w:date="2020-05-11T09:35:00Z">
          <w:pPr>
            <w:pStyle w:val="22"/>
            <w:numPr>
              <w:numId w:val="27"/>
            </w:numPr>
            <w:spacing w:before="0" w:after="100" w:line="320" w:lineRule="exact"/>
            <w:jc w:val="left"/>
          </w:pPr>
        </w:pPrChange>
      </w:pPr>
      <w:bookmarkStart w:id="1035" w:name="_Toc441755269"/>
      <w:bookmarkStart w:id="1036" w:name="_Ref34323525"/>
      <w:bookmarkStart w:id="1037" w:name="_Ref34323534"/>
      <w:bookmarkStart w:id="1038" w:name="_Ref34323538"/>
      <w:bookmarkStart w:id="1039" w:name="_Toc40449510"/>
      <w:r w:rsidRPr="0049256C">
        <w:rPr>
          <w:lang w:eastAsia="ja-JP"/>
        </w:rPr>
        <w:t>ルールビルダーの接続</w:t>
      </w:r>
      <w:bookmarkEnd w:id="1035"/>
      <w:bookmarkEnd w:id="1036"/>
      <w:bookmarkEnd w:id="1037"/>
      <w:bookmarkEnd w:id="1038"/>
      <w:bookmarkEnd w:id="1039"/>
    </w:p>
    <w:p w14:paraId="7BB5535F" w14:textId="5C045622" w:rsidR="005B6671" w:rsidRPr="0049256C" w:rsidRDefault="005B6671" w:rsidP="00EC7890">
      <w:r w:rsidRPr="0049256C">
        <w:t>ここでは、ルール開発のためのクライアントツールであるルールビルダーを利用してルールビルダーサービスを</w:t>
      </w:r>
      <w:r w:rsidRPr="0049256C">
        <w:rPr>
          <w:rFonts w:hint="eastAsia"/>
        </w:rPr>
        <w:t>実行する</w:t>
      </w:r>
      <w:r w:rsidRPr="0049256C">
        <w:t>。ルールビルダーは</w:t>
      </w:r>
      <w:r w:rsidRPr="0049256C">
        <w:t>Windows</w:t>
      </w:r>
      <w:r w:rsidRPr="0049256C">
        <w:t>用アプリケーションであり、リモートでルールビルダーサービスを</w:t>
      </w:r>
      <w:r w:rsidRPr="0049256C">
        <w:rPr>
          <w:rFonts w:hint="eastAsia"/>
        </w:rPr>
        <w:t>実行できる</w:t>
      </w:r>
      <w:r w:rsidRPr="0049256C">
        <w:t>。クライアント</w:t>
      </w:r>
      <w:r w:rsidRPr="0049256C">
        <w:t>PC</w:t>
      </w:r>
      <w:r w:rsidRPr="0049256C">
        <w:t>にルールビルダーをインストールして、</w:t>
      </w:r>
      <w:del w:id="1040" w:author="IRK" w:date="2020-03-06T09:58:00Z">
        <w:r w:rsidR="007207E8" w:rsidRPr="0049256C" w:rsidDel="00D653F9">
          <w:rPr>
            <w:rFonts w:hint="eastAsia"/>
          </w:rPr>
          <w:delText>図</w:delText>
        </w:r>
        <w:r w:rsidR="00804B89" w:rsidDel="00D653F9">
          <w:rPr>
            <w:rFonts w:eastAsia="Malgun Gothic" w:hint="eastAsia"/>
          </w:rPr>
          <w:delText>1</w:delText>
        </w:r>
      </w:del>
      <w:ins w:id="1041" w:author="IRK" w:date="2020-03-06T09:58:00Z">
        <w:r w:rsidR="00D653F9">
          <w:rPr>
            <w:rFonts w:hint="eastAsia"/>
          </w:rPr>
          <w:t>次の図</w:t>
        </w:r>
      </w:ins>
      <w:r w:rsidRPr="0049256C">
        <w:t>のように</w:t>
      </w:r>
      <w:del w:id="1042" w:author="IRK" w:date="2020-03-10T09:48:00Z">
        <w:r w:rsidRPr="0049256C" w:rsidDel="00FC3587">
          <w:delText>IRBuilder.exe</w:delText>
        </w:r>
      </w:del>
      <w:ins w:id="1043" w:author="IRK" w:date="2020-03-10T09:48:00Z">
        <w:r w:rsidR="00FC3587">
          <w:rPr>
            <w:rFonts w:hint="eastAsia"/>
          </w:rPr>
          <w:t>ルールビルダー</w:t>
        </w:r>
      </w:ins>
      <w:r w:rsidRPr="0049256C">
        <w:t>を実行する。</w:t>
      </w:r>
    </w:p>
    <w:p w14:paraId="764C60B7" w14:textId="5A0EF438" w:rsidR="005B6671" w:rsidRPr="0049256C" w:rsidRDefault="005B6671" w:rsidP="00EC7890"/>
    <w:p w14:paraId="4D4133BE" w14:textId="1BF62B1F" w:rsidR="007207E8" w:rsidRPr="0049256C" w:rsidRDefault="005B6671" w:rsidP="003351D8">
      <w:pPr>
        <w:pStyle w:val="afff5"/>
      </w:pPr>
      <w:del w:id="1044" w:author="IRK" w:date="2020-03-10T09:48:00Z">
        <w:r w:rsidRPr="0049256C" w:rsidDel="00FC3587">
          <w:rPr>
            <w:rFonts w:hint="eastAsia"/>
            <w:lang w:eastAsia="ja-JP"/>
          </w:rPr>
          <w:drawing>
            <wp:inline distT="0" distB="0" distL="0" distR="0" wp14:anchorId="283CEF35" wp14:editId="3916E634">
              <wp:extent cx="1171575" cy="628650"/>
              <wp:effectExtent l="19050" t="19050" r="28575" b="190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EFA.tmp"/>
                      <pic:cNvPicPr/>
                    </pic:nvPicPr>
                    <pic:blipFill rotWithShape="1">
                      <a:blip r:embed="rId13" cstate="print">
                        <a:extLst>
                          <a:ext uri="{28A0092B-C50C-407E-A947-70E740481C1C}">
                            <a14:useLocalDpi xmlns:a14="http://schemas.microsoft.com/office/drawing/2010/main" val="0"/>
                          </a:ext>
                        </a:extLst>
                      </a:blip>
                      <a:srcRect r="79770"/>
                      <a:stretch/>
                    </pic:blipFill>
                    <pic:spPr bwMode="auto">
                      <a:xfrm>
                        <a:off x="0" y="0"/>
                        <a:ext cx="1171739" cy="628738"/>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ins w:id="1045" w:author="IRK" w:date="2020-03-10T09:48:00Z">
        <w:r w:rsidR="00FC3587">
          <w:rPr>
            <w:lang w:eastAsia="ja-JP"/>
          </w:rPr>
          <w:drawing>
            <wp:inline distT="0" distB="0" distL="0" distR="0" wp14:anchorId="4DE0F770" wp14:editId="7853D021">
              <wp:extent cx="1000125" cy="923925"/>
              <wp:effectExtent l="19050" t="19050" r="28575" b="285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00125" cy="923925"/>
                      </a:xfrm>
                      <a:prstGeom prst="rect">
                        <a:avLst/>
                      </a:prstGeom>
                      <a:ln w="6350">
                        <a:solidFill>
                          <a:schemeClr val="tx1"/>
                        </a:solidFill>
                      </a:ln>
                    </pic:spPr>
                  </pic:pic>
                </a:graphicData>
              </a:graphic>
            </wp:inline>
          </w:drawing>
        </w:r>
      </w:ins>
    </w:p>
    <w:p w14:paraId="6B273A66" w14:textId="0667BC08" w:rsidR="005B6671" w:rsidRPr="0049256C" w:rsidRDefault="007207E8" w:rsidP="003351D8">
      <w:pPr>
        <w:pStyle w:val="afff6"/>
      </w:pPr>
      <w:bookmarkStart w:id="1046" w:name="_Toc465078653"/>
      <w:bookmarkStart w:id="1047" w:name="_Toc34839302"/>
      <w:bookmarkStart w:id="1048" w:name="_Toc40084695"/>
      <w:r w:rsidRPr="0049256C">
        <w:t>[</w:t>
      </w:r>
      <w:del w:id="1049" w:author="IRK" w:date="2020-03-06T09:59:00Z">
        <w:r w:rsidRPr="0049256C" w:rsidDel="00AE0E4B">
          <w:rPr>
            <w:rFonts w:hint="eastAsia"/>
          </w:rPr>
          <w:delText>図</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図</w:delInstrText>
        </w:r>
        <w:r w:rsidR="003561C7" w:rsidRPr="0049256C" w:rsidDel="00AE0E4B">
          <w:delInstrText xml:space="preserve"> \* ARABIC </w:delInstrText>
        </w:r>
        <w:r w:rsidR="003561C7" w:rsidRPr="0049256C" w:rsidDel="00AE0E4B">
          <w:fldChar w:fldCharType="separate"/>
        </w:r>
        <w:r w:rsidR="000132DF" w:rsidDel="00AE0E4B">
          <w:rPr>
            <w:noProof/>
          </w:rPr>
          <w:delText>1</w:delText>
        </w:r>
        <w:r w:rsidR="003561C7" w:rsidRPr="0049256C" w:rsidDel="00AE0E4B">
          <w:rPr>
            <w:noProof/>
          </w:rPr>
          <w:fldChar w:fldCharType="end"/>
        </w:r>
      </w:del>
      <w:ins w:id="1050" w:author="IRK" w:date="2020-03-06T10:00:00Z">
        <w:r w:rsidR="00AE0E4B">
          <w:rPr>
            <w:rFonts w:hint="eastAsia"/>
          </w:rPr>
          <w:t>図</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図</w:instrText>
        </w:r>
        <w:r w:rsidR="00AE0E4B">
          <w:rPr>
            <w:rFonts w:hint="eastAsia"/>
          </w:rPr>
          <w:instrText xml:space="preserve"> \* ARABIC</w:instrText>
        </w:r>
        <w:r w:rsidR="00AE0E4B">
          <w:instrText xml:space="preserve"> </w:instrText>
        </w:r>
      </w:ins>
      <w:r w:rsidR="00AE0E4B">
        <w:fldChar w:fldCharType="separate"/>
      </w:r>
      <w:r w:rsidR="00AB1F2F">
        <w:rPr>
          <w:noProof/>
        </w:rPr>
        <w:t>1</w:t>
      </w:r>
      <w:ins w:id="1051" w:author="IRK" w:date="2020-03-06T10:00:00Z">
        <w:r w:rsidR="00AE0E4B">
          <w:fldChar w:fldCharType="end"/>
        </w:r>
      </w:ins>
      <w:r w:rsidR="0094792F">
        <w:rPr>
          <w:rFonts w:hint="eastAsia"/>
        </w:rPr>
        <w:t xml:space="preserve"> </w:t>
      </w:r>
      <w:r w:rsidR="00A8650B" w:rsidRPr="0049256C">
        <w:t>IRBuilder.exe</w:t>
      </w:r>
      <w:r w:rsidR="00A8650B" w:rsidRPr="0049256C">
        <w:rPr>
          <w:rFonts w:hint="eastAsia"/>
        </w:rPr>
        <w:t>の</w:t>
      </w:r>
      <w:del w:id="1052" w:author="IRK" w:date="2020-03-10T09:48:00Z">
        <w:r w:rsidR="00A8650B" w:rsidRPr="0049256C" w:rsidDel="00476A6C">
          <w:delText>実行</w:delText>
        </w:r>
        <w:r w:rsidR="00C25553" w:rsidRPr="0049256C" w:rsidDel="00476A6C">
          <w:rPr>
            <w:rFonts w:hint="eastAsia"/>
          </w:rPr>
          <w:delText>画面</w:delText>
        </w:r>
      </w:del>
      <w:ins w:id="1053" w:author="IRK" w:date="2020-03-10T09:48:00Z">
        <w:r w:rsidR="00476A6C">
          <w:rPr>
            <w:rFonts w:hint="eastAsia"/>
          </w:rPr>
          <w:t>アイコン</w:t>
        </w:r>
      </w:ins>
      <w:r w:rsidRPr="0049256C">
        <w:rPr>
          <w:rFonts w:hint="eastAsia"/>
        </w:rPr>
        <w:t>]</w:t>
      </w:r>
      <w:bookmarkEnd w:id="1046"/>
      <w:bookmarkEnd w:id="1047"/>
      <w:bookmarkEnd w:id="1048"/>
    </w:p>
    <w:p w14:paraId="0A3B21A3" w14:textId="77777777" w:rsidR="00150219" w:rsidRPr="0049256C" w:rsidRDefault="00150219" w:rsidP="00EC7890"/>
    <w:p w14:paraId="53A44B4E" w14:textId="756D58AF" w:rsidR="005B6671" w:rsidRPr="0049256C" w:rsidRDefault="00A82747" w:rsidP="00EC7890">
      <w:del w:id="1054" w:author="IRK" w:date="2020-03-06T10:00:00Z">
        <w:r w:rsidRPr="0049256C" w:rsidDel="00AE0E4B">
          <w:rPr>
            <w:rFonts w:hint="eastAsia"/>
          </w:rPr>
          <w:delText>図</w:delText>
        </w:r>
        <w:r w:rsidR="00804B89" w:rsidDel="00AE0E4B">
          <w:rPr>
            <w:rFonts w:eastAsia="Malgun Gothic" w:hint="eastAsia"/>
          </w:rPr>
          <w:delText>2</w:delText>
        </w:r>
      </w:del>
      <w:ins w:id="1055" w:author="IRK" w:date="2020-03-06T10:00:00Z">
        <w:r w:rsidR="00AE0E4B">
          <w:rPr>
            <w:rFonts w:hint="eastAsia"/>
          </w:rPr>
          <w:t>次の図</w:t>
        </w:r>
      </w:ins>
      <w:r w:rsidR="005B6671" w:rsidRPr="0049256C">
        <w:t>は、</w:t>
      </w:r>
      <w:ins w:id="1056" w:author="IRK" w:date="2020-03-12T11:18:00Z">
        <w:r w:rsidR="00BB5A47">
          <w:rPr>
            <w:rFonts w:hint="eastAsia"/>
          </w:rPr>
          <w:t>[</w:t>
        </w:r>
      </w:ins>
      <w:r w:rsidR="005B6671" w:rsidRPr="0049256C">
        <w:t>ルールビルダーのログイン</w:t>
      </w:r>
      <w:ins w:id="1057" w:author="IRK" w:date="2020-03-12T11:18:00Z">
        <w:r w:rsidR="00BB5A47">
          <w:rPr>
            <w:rFonts w:hint="eastAsia"/>
          </w:rPr>
          <w:t>]</w:t>
        </w:r>
      </w:ins>
      <w:r w:rsidR="005B6671" w:rsidRPr="0049256C">
        <w:t>画面である。</w:t>
      </w:r>
    </w:p>
    <w:p w14:paraId="60E9C6A1" w14:textId="3DA4AC26" w:rsidR="005B6671" w:rsidRPr="0049256C" w:rsidRDefault="005B6671" w:rsidP="00EC7890"/>
    <w:p w14:paraId="55CD54F5" w14:textId="03604299" w:rsidR="007207E8" w:rsidRPr="0049256C" w:rsidRDefault="005B6671" w:rsidP="003351D8">
      <w:pPr>
        <w:pStyle w:val="afff5"/>
      </w:pPr>
      <w:r w:rsidRPr="0049256C">
        <w:lastRenderedPageBreak/>
        <w:t xml:space="preserve"> </w:t>
      </w:r>
      <w:del w:id="1058" w:author="IRK" w:date="2020-03-10T09:49:00Z">
        <w:r w:rsidRPr="0049256C" w:rsidDel="002D6A3C">
          <w:rPr>
            <w:lang w:eastAsia="ja-JP"/>
          </w:rPr>
          <w:drawing>
            <wp:inline distT="0" distB="0" distL="0" distR="0" wp14:anchorId="6ACECA20" wp14:editId="79F53931">
              <wp:extent cx="3224137" cy="2137144"/>
              <wp:effectExtent l="38100" t="19050" r="33655" b="92075"/>
              <wp:docPr id="1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로그인화면.PNG"/>
                      <pic:cNvPicPr/>
                    </pic:nvPicPr>
                    <pic:blipFill>
                      <a:blip r:embed="rId15">
                        <a:extLst>
                          <a:ext uri="{28A0092B-C50C-407E-A947-70E740481C1C}">
                            <a14:useLocalDpi xmlns:a14="http://schemas.microsoft.com/office/drawing/2010/main" val="0"/>
                          </a:ext>
                        </a:extLst>
                      </a:blip>
                      <a:stretch>
                        <a:fillRect/>
                      </a:stretch>
                    </pic:blipFill>
                    <pic:spPr>
                      <a:xfrm>
                        <a:off x="0" y="0"/>
                        <a:ext cx="3250304" cy="2154489"/>
                      </a:xfrm>
                      <a:prstGeom prst="rect">
                        <a:avLst/>
                      </a:prstGeom>
                      <a:ln w="6350">
                        <a:solidFill>
                          <a:schemeClr val="tx1"/>
                        </a:solidFill>
                      </a:ln>
                      <a:effectLst>
                        <a:outerShdw blurRad="12700" dist="50800" dir="5400000" algn="ctr" rotWithShape="0">
                          <a:schemeClr val="tx1"/>
                        </a:outerShdw>
                      </a:effectLst>
                    </pic:spPr>
                  </pic:pic>
                </a:graphicData>
              </a:graphic>
            </wp:inline>
          </w:drawing>
        </w:r>
      </w:del>
      <w:ins w:id="1059" w:author="IRK" w:date="2020-03-10T09:49:00Z">
        <w:r w:rsidR="002D6A3C">
          <w:rPr>
            <w:lang w:eastAsia="ja-JP"/>
          </w:rPr>
          <w:drawing>
            <wp:inline distT="0" distB="0" distL="0" distR="0" wp14:anchorId="1EE79C69" wp14:editId="42646771">
              <wp:extent cx="5000625" cy="3314700"/>
              <wp:effectExtent l="19050" t="19050" r="28575" b="190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3314700"/>
                      </a:xfrm>
                      <a:prstGeom prst="rect">
                        <a:avLst/>
                      </a:prstGeom>
                      <a:ln w="6350">
                        <a:solidFill>
                          <a:schemeClr val="tx1"/>
                        </a:solidFill>
                      </a:ln>
                    </pic:spPr>
                  </pic:pic>
                </a:graphicData>
              </a:graphic>
            </wp:inline>
          </w:drawing>
        </w:r>
      </w:ins>
    </w:p>
    <w:p w14:paraId="0375F06C" w14:textId="4F20F8E2" w:rsidR="005B6671" w:rsidRPr="0049256C" w:rsidRDefault="007207E8" w:rsidP="007D3017">
      <w:pPr>
        <w:pStyle w:val="afff6"/>
      </w:pPr>
      <w:bookmarkStart w:id="1060" w:name="_Toc465078654"/>
      <w:bookmarkStart w:id="1061" w:name="_Toc34839303"/>
      <w:bookmarkStart w:id="1062" w:name="_Toc40084696"/>
      <w:r w:rsidRPr="0049256C">
        <w:t>[</w:t>
      </w:r>
      <w:del w:id="1063" w:author="IRK" w:date="2020-03-11T17:09:00Z">
        <w:r w:rsidRPr="0049256C" w:rsidDel="0094792F">
          <w:rPr>
            <w:rFonts w:hint="eastAsia"/>
          </w:rPr>
          <w:delText>図</w:delText>
        </w:r>
        <w:r w:rsidRPr="0049256C" w:rsidDel="0094792F">
          <w:delText xml:space="preserve"> </w:delText>
        </w:r>
      </w:del>
      <w:del w:id="1064" w:author="IRK" w:date="2020-03-11T17:14:00Z">
        <w:r w:rsidR="003561C7" w:rsidRPr="0049256C" w:rsidDel="00501B62">
          <w:fldChar w:fldCharType="begin"/>
        </w:r>
        <w:r w:rsidR="003561C7" w:rsidRPr="0049256C" w:rsidDel="00501B62">
          <w:delInstrText xml:space="preserve"> SEQ [</w:delInstrText>
        </w:r>
        <w:r w:rsidR="003561C7" w:rsidRPr="0049256C" w:rsidDel="00501B62">
          <w:delInstrText>図</w:delInstrText>
        </w:r>
        <w:r w:rsidR="003561C7" w:rsidRPr="0049256C" w:rsidDel="00501B62">
          <w:delInstrText xml:space="preserve"> \* ARABIC </w:delInstrText>
        </w:r>
        <w:r w:rsidR="003561C7" w:rsidRPr="0049256C" w:rsidDel="00501B62">
          <w:fldChar w:fldCharType="separate"/>
        </w:r>
        <w:r w:rsidR="000132DF" w:rsidDel="00501B62">
          <w:rPr>
            <w:noProof/>
          </w:rPr>
          <w:delText>2</w:delText>
        </w:r>
        <w:r w:rsidR="003561C7" w:rsidRPr="0049256C" w:rsidDel="00501B62">
          <w:rPr>
            <w:noProof/>
          </w:rPr>
          <w:fldChar w:fldCharType="end"/>
        </w:r>
      </w:del>
      <w:ins w:id="1065" w:author="IRK" w:date="2020-03-06T10:00:00Z">
        <w:r w:rsidR="00AE0E4B">
          <w:rPr>
            <w:rFonts w:hint="eastAsia"/>
          </w:rPr>
          <w:t>図</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図</w:instrText>
        </w:r>
        <w:r w:rsidR="00AE0E4B">
          <w:rPr>
            <w:rFonts w:hint="eastAsia"/>
          </w:rPr>
          <w:instrText xml:space="preserve"> \* ARABIC</w:instrText>
        </w:r>
        <w:r w:rsidR="00AE0E4B">
          <w:instrText xml:space="preserve"> </w:instrText>
        </w:r>
      </w:ins>
      <w:r w:rsidR="00AE0E4B">
        <w:fldChar w:fldCharType="separate"/>
      </w:r>
      <w:r w:rsidR="00AB1F2F">
        <w:rPr>
          <w:noProof/>
        </w:rPr>
        <w:t>2</w:t>
      </w:r>
      <w:ins w:id="1066" w:author="IRK" w:date="2020-03-06T10:00:00Z">
        <w:r w:rsidR="00AE0E4B">
          <w:fldChar w:fldCharType="end"/>
        </w:r>
      </w:ins>
      <w:r w:rsidR="0094792F">
        <w:rPr>
          <w:rFonts w:hint="eastAsia"/>
        </w:rPr>
        <w:t xml:space="preserve"> </w:t>
      </w:r>
      <w:r w:rsidR="000770C6" w:rsidRPr="0049256C">
        <w:rPr>
          <w:rFonts w:hint="eastAsia"/>
          <w:noProof/>
        </w:rPr>
        <w:t>ルールビルダーの</w:t>
      </w:r>
      <w:r w:rsidR="00DF5319" w:rsidRPr="0049256C">
        <w:t>ログイン画面</w:t>
      </w:r>
      <w:r w:rsidRPr="0049256C">
        <w:rPr>
          <w:rFonts w:hint="eastAsia"/>
        </w:rPr>
        <w:t>]</w:t>
      </w:r>
      <w:bookmarkEnd w:id="1060"/>
      <w:bookmarkEnd w:id="1061"/>
      <w:bookmarkEnd w:id="1062"/>
    </w:p>
    <w:p w14:paraId="566A3B23" w14:textId="3C0F4074" w:rsidR="005B6671" w:rsidRPr="0049256C" w:rsidRDefault="005B6671" w:rsidP="00EC7890">
      <w:pPr>
        <w:jc w:val="left"/>
      </w:pPr>
    </w:p>
    <w:p w14:paraId="446BA321" w14:textId="1D360163" w:rsidR="005B6671" w:rsidRPr="006D726C" w:rsidRDefault="00DA4E79" w:rsidP="00EC7890">
      <w:ins w:id="1067" w:author="IRK" w:date="2020-04-22T17:02:00Z">
        <w:r>
          <w:rPr>
            <w:rFonts w:hint="eastAsia"/>
          </w:rPr>
          <w:t>[</w:t>
        </w:r>
      </w:ins>
      <w:r w:rsidR="00443612" w:rsidRPr="006D726C">
        <w:t>設定</w:t>
      </w:r>
      <w:ins w:id="1068" w:author="IRK" w:date="2020-04-22T17:02:00Z">
        <w:r>
          <w:rPr>
            <w:rFonts w:hint="eastAsia"/>
          </w:rPr>
          <w:t>]</w:t>
        </w:r>
      </w:ins>
      <w:r w:rsidR="00443612" w:rsidRPr="006D726C">
        <w:t>ボタンを</w:t>
      </w:r>
      <w:del w:id="1069" w:author="IRK" w:date="2020-03-11T16:07:00Z">
        <w:r w:rsidR="00443612" w:rsidRPr="006D726C" w:rsidDel="00150C4F">
          <w:rPr>
            <w:rFonts w:hint="eastAsia"/>
          </w:rPr>
          <w:delText>押下</w:delText>
        </w:r>
      </w:del>
      <w:ins w:id="1070" w:author="IRK" w:date="2020-03-11T16:07:00Z">
        <w:r w:rsidR="00150C4F">
          <w:rPr>
            <w:rFonts w:hint="eastAsia"/>
          </w:rPr>
          <w:t>クリック</w:t>
        </w:r>
      </w:ins>
      <w:r w:rsidR="005B6671" w:rsidRPr="006D726C">
        <w:t>しルールビルダーサービスの接続情報を入力する</w:t>
      </w:r>
      <w:r w:rsidR="005B6671" w:rsidRPr="006D726C">
        <w:t>(</w:t>
      </w:r>
      <w:del w:id="1071" w:author="IRK" w:date="2020-03-06T10:01:00Z">
        <w:r w:rsidR="00A80DC4" w:rsidRPr="006D726C" w:rsidDel="00AE0E4B">
          <w:rPr>
            <w:rFonts w:hint="eastAsia"/>
          </w:rPr>
          <w:delText>図</w:delText>
        </w:r>
        <w:r w:rsidR="00A80DC4" w:rsidRPr="006D726C" w:rsidDel="00AE0E4B">
          <w:rPr>
            <w:rFonts w:hint="eastAsia"/>
          </w:rPr>
          <w:delText>3</w:delText>
        </w:r>
      </w:del>
      <w:ins w:id="1072" w:author="IRK" w:date="2020-03-06T10:01:00Z">
        <w:r w:rsidR="00AE0E4B">
          <w:fldChar w:fldCharType="begin"/>
        </w:r>
        <w:r w:rsidR="00AE0E4B">
          <w:instrText xml:space="preserve"> </w:instrText>
        </w:r>
        <w:r w:rsidR="00AE0E4B">
          <w:rPr>
            <w:rFonts w:hint="eastAsia"/>
          </w:rPr>
          <w:instrText>REF _Ref34381311 \h</w:instrText>
        </w:r>
        <w:r w:rsidR="00AE0E4B">
          <w:instrText xml:space="preserve"> </w:instrText>
        </w:r>
      </w:ins>
      <w:r w:rsidR="00AE0E4B">
        <w:fldChar w:fldCharType="separate"/>
      </w:r>
      <w:r w:rsidR="00AB1F2F" w:rsidRPr="0049256C">
        <w:t>[</w:t>
      </w:r>
      <w:ins w:id="1073" w:author="IRK" w:date="2020-03-06T10:00:00Z">
        <w:r w:rsidR="00AB1F2F">
          <w:rPr>
            <w:rFonts w:hint="eastAsia"/>
          </w:rPr>
          <w:t>図</w:t>
        </w:r>
        <w:r w:rsidR="00AB1F2F">
          <w:rPr>
            <w:rFonts w:hint="eastAsia"/>
          </w:rPr>
          <w:t xml:space="preserve"> </w:t>
        </w:r>
      </w:ins>
      <w:r w:rsidR="00AB1F2F">
        <w:rPr>
          <w:noProof/>
        </w:rPr>
        <w:t>3</w:t>
      </w:r>
      <w:ins w:id="1074" w:author="IRK" w:date="2020-03-11T17:14:00Z">
        <w:r w:rsidR="00AB1F2F">
          <w:rPr>
            <w:rFonts w:hint="eastAsia"/>
            <w:noProof/>
          </w:rPr>
          <w:t xml:space="preserve"> </w:t>
        </w:r>
      </w:ins>
      <w:r w:rsidR="00AB1F2F" w:rsidRPr="0049256C">
        <w:t>接続情報</w:t>
      </w:r>
      <w:r w:rsidR="00AB1F2F" w:rsidRPr="0049256C">
        <w:rPr>
          <w:rFonts w:hint="eastAsia"/>
        </w:rPr>
        <w:t>の</w:t>
      </w:r>
      <w:r w:rsidR="00AB1F2F" w:rsidRPr="0049256C">
        <w:t>入力画面</w:t>
      </w:r>
      <w:r w:rsidR="00AB1F2F" w:rsidRPr="0049256C">
        <w:rPr>
          <w:rFonts w:hint="eastAsia"/>
        </w:rPr>
        <w:t>]</w:t>
      </w:r>
      <w:ins w:id="1075" w:author="IRK" w:date="2020-03-06T10:01:00Z">
        <w:r w:rsidR="00AE0E4B">
          <w:fldChar w:fldCharType="end"/>
        </w:r>
      </w:ins>
      <w:r w:rsidR="005B6671" w:rsidRPr="006D726C">
        <w:t>)</w:t>
      </w:r>
      <w:r w:rsidR="005B6671" w:rsidRPr="006D726C">
        <w:t>。ホストには、</w:t>
      </w:r>
      <w:r w:rsidR="005B6671" w:rsidRPr="006D726C">
        <w:t>InnoRules</w:t>
      </w:r>
      <w:r w:rsidR="005B6671" w:rsidRPr="006D726C">
        <w:t>をインストールしたホストのアドレスを入力する。</w:t>
      </w:r>
      <w:ins w:id="1076" w:author="IRK" w:date="2020-04-16T11:15:00Z">
        <w:r w:rsidR="0036184B" w:rsidRPr="0036184B">
          <w:rPr>
            <w:rFonts w:hint="eastAsia"/>
          </w:rPr>
          <w:t>URL</w:t>
        </w:r>
        <w:r w:rsidR="0036184B" w:rsidRPr="0036184B">
          <w:rPr>
            <w:rFonts w:hint="eastAsia"/>
          </w:rPr>
          <w:t>は</w:t>
        </w:r>
        <w:r w:rsidR="0036184B" w:rsidRPr="0036184B">
          <w:rPr>
            <w:rFonts w:hint="eastAsia"/>
          </w:rPr>
          <w:t>/innorules/services/builder</w:t>
        </w:r>
        <w:r w:rsidR="0036184B" w:rsidRPr="0036184B">
          <w:rPr>
            <w:rFonts w:hint="eastAsia"/>
          </w:rPr>
          <w:t>を設定する。</w:t>
        </w:r>
      </w:ins>
      <w:del w:id="1077" w:author="IRK" w:date="2020-04-16T11:16:00Z">
        <w:r w:rsidR="00443612" w:rsidRPr="006D726C" w:rsidDel="00E31A3D">
          <w:rPr>
            <w:rFonts w:hint="eastAsia"/>
          </w:rPr>
          <w:delText>本例では</w:delText>
        </w:r>
      </w:del>
      <w:r w:rsidR="00443612" w:rsidRPr="006D726C">
        <w:t>ポートに</w:t>
      </w:r>
      <w:r w:rsidR="005B6671" w:rsidRPr="006D726C">
        <w:t>、</w:t>
      </w:r>
      <w:del w:id="1078" w:author="IRK" w:date="2020-03-06T10:01:00Z">
        <w:r w:rsidR="005B6671" w:rsidRPr="006D726C" w:rsidDel="00AE0E4B">
          <w:delText>1.2</w:delText>
        </w:r>
      </w:del>
      <w:ins w:id="1079" w:author="IRK" w:date="2020-03-10T22:11:00Z">
        <w:r w:rsidR="001075B0">
          <w:rPr>
            <w:rFonts w:hint="eastAsia"/>
          </w:rPr>
          <w:t>「</w:t>
        </w:r>
      </w:ins>
      <w:ins w:id="1080" w:author="IRK" w:date="2020-03-06T10:02:00Z">
        <w:r w:rsidR="00AE0E4B">
          <w:fldChar w:fldCharType="begin"/>
        </w:r>
        <w:r w:rsidR="00AE0E4B">
          <w:instrText xml:space="preserve"> REF _Ref34381348 \n \h </w:instrText>
        </w:r>
      </w:ins>
      <w:r w:rsidR="00AE0E4B">
        <w:fldChar w:fldCharType="separate"/>
      </w:r>
      <w:r w:rsidR="00AB1F2F">
        <w:t xml:space="preserve">1.2 </w:t>
      </w:r>
      <w:ins w:id="1081" w:author="IRK" w:date="2020-03-06T10:02:00Z">
        <w:r w:rsidR="00AE0E4B">
          <w:fldChar w:fldCharType="end"/>
        </w:r>
        <w:r w:rsidR="00AE0E4B">
          <w:fldChar w:fldCharType="begin"/>
        </w:r>
        <w:r w:rsidR="00AE0E4B">
          <w:instrText xml:space="preserve"> REF _Ref34381352 \h </w:instrText>
        </w:r>
      </w:ins>
      <w:r w:rsidR="00AE0E4B">
        <w:fldChar w:fldCharType="separate"/>
      </w:r>
      <w:r w:rsidR="00AB1F2F" w:rsidRPr="0049256C">
        <w:t>インストールウィザードの実行</w:t>
      </w:r>
      <w:ins w:id="1082" w:author="IRK" w:date="2020-03-06T10:02:00Z">
        <w:r w:rsidR="00AE0E4B">
          <w:fldChar w:fldCharType="end"/>
        </w:r>
      </w:ins>
      <w:ins w:id="1083" w:author="IRK" w:date="2020-03-10T22:11:00Z">
        <w:r w:rsidR="001075B0">
          <w:rPr>
            <w:rFonts w:hint="eastAsia"/>
          </w:rPr>
          <w:t>」</w:t>
        </w:r>
      </w:ins>
      <w:r w:rsidR="005B6671" w:rsidRPr="006D726C">
        <w:t>で設定した</w:t>
      </w:r>
      <w:r w:rsidR="005B6671" w:rsidRPr="006D726C">
        <w:t>HTTP</w:t>
      </w:r>
      <w:r w:rsidR="005B6671" w:rsidRPr="006D726C">
        <w:t>サービスポートを入力する。</w:t>
      </w:r>
      <w:del w:id="1084" w:author="IRK" w:date="2020-05-12T15:57:00Z">
        <w:r w:rsidR="005B6671" w:rsidRPr="006D726C" w:rsidDel="00546936">
          <w:delText>URL</w:delText>
        </w:r>
        <w:r w:rsidR="005B6671" w:rsidRPr="006D726C" w:rsidDel="00546936">
          <w:delText>は</w:delText>
        </w:r>
        <w:r w:rsidR="005B6671" w:rsidRPr="006D726C" w:rsidDel="00546936">
          <w:delText>/innorules/services/builder</w:delText>
        </w:r>
        <w:r w:rsidR="00443612" w:rsidRPr="006D726C" w:rsidDel="00546936">
          <w:rPr>
            <w:rFonts w:hint="eastAsia"/>
          </w:rPr>
          <w:delText>を</w:delText>
        </w:r>
        <w:r w:rsidR="005B6671" w:rsidRPr="006D726C" w:rsidDel="00546936">
          <w:delText>設定する。</w:delText>
        </w:r>
      </w:del>
    </w:p>
    <w:p w14:paraId="705DF4AA" w14:textId="77777777" w:rsidR="005B6671" w:rsidRPr="0049256C" w:rsidRDefault="005B6671" w:rsidP="00EC7890"/>
    <w:p w14:paraId="62B15E86" w14:textId="771B318E" w:rsidR="00A80DC4" w:rsidRPr="0049256C" w:rsidRDefault="005B6671" w:rsidP="00333094">
      <w:pPr>
        <w:pStyle w:val="afff5"/>
      </w:pPr>
      <w:del w:id="1085" w:author="IRK" w:date="2020-03-10T09:50:00Z">
        <w:r w:rsidRPr="0049256C" w:rsidDel="002D6A3C">
          <w:rPr>
            <w:lang w:eastAsia="ja-JP"/>
          </w:rPr>
          <w:lastRenderedPageBreak/>
          <w:drawing>
            <wp:inline distT="0" distB="0" distL="0" distR="0" wp14:anchorId="4E9DB9DE" wp14:editId="1E919E8C">
              <wp:extent cx="3772426" cy="236253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서버설정화면.PNG"/>
                      <pic:cNvPicPr/>
                    </pic:nvPicPr>
                    <pic:blipFill>
                      <a:blip r:embed="rId17">
                        <a:extLst>
                          <a:ext uri="{28A0092B-C50C-407E-A947-70E740481C1C}">
                            <a14:useLocalDpi xmlns:a14="http://schemas.microsoft.com/office/drawing/2010/main" val="0"/>
                          </a:ext>
                        </a:extLst>
                      </a:blip>
                      <a:stretch>
                        <a:fillRect/>
                      </a:stretch>
                    </pic:blipFill>
                    <pic:spPr>
                      <a:xfrm>
                        <a:off x="0" y="0"/>
                        <a:ext cx="3772426" cy="2362530"/>
                      </a:xfrm>
                      <a:prstGeom prst="rect">
                        <a:avLst/>
                      </a:prstGeom>
                    </pic:spPr>
                  </pic:pic>
                </a:graphicData>
              </a:graphic>
            </wp:inline>
          </w:drawing>
        </w:r>
      </w:del>
      <w:ins w:id="1086" w:author="IRK" w:date="2020-05-11T09:28:00Z">
        <w:r w:rsidR="00BB3C70" w:rsidRPr="0087461A">
          <w:rPr>
            <w:lang w:eastAsia="ja-JP"/>
          </w:rPr>
          <w:drawing>
            <wp:inline distT="0" distB="0" distL="0" distR="0" wp14:anchorId="694908DF" wp14:editId="6A6D4B5A">
              <wp:extent cx="3308986" cy="2076370"/>
              <wp:effectExtent l="19050" t="19050" r="24765" b="196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1016" cy="2083919"/>
                      </a:xfrm>
                      <a:prstGeom prst="rect">
                        <a:avLst/>
                      </a:prstGeom>
                      <a:ln w="6350">
                        <a:solidFill>
                          <a:schemeClr val="tx1"/>
                        </a:solidFill>
                      </a:ln>
                    </pic:spPr>
                  </pic:pic>
                </a:graphicData>
              </a:graphic>
            </wp:inline>
          </w:drawing>
        </w:r>
      </w:ins>
    </w:p>
    <w:p w14:paraId="5F800921" w14:textId="6B5F35EF" w:rsidR="005B6671" w:rsidRPr="0049256C" w:rsidRDefault="00A80DC4" w:rsidP="003351D8">
      <w:pPr>
        <w:pStyle w:val="afff6"/>
      </w:pPr>
      <w:bookmarkStart w:id="1087" w:name="_Toc465078655"/>
      <w:bookmarkStart w:id="1088" w:name="_Ref34381311"/>
      <w:bookmarkStart w:id="1089" w:name="_Toc34839304"/>
      <w:bookmarkStart w:id="1090" w:name="_Toc40084697"/>
      <w:r w:rsidRPr="0049256C">
        <w:t>[</w:t>
      </w:r>
      <w:del w:id="1091" w:author="IRK" w:date="2020-03-06T10:00:00Z">
        <w:r w:rsidRPr="0049256C" w:rsidDel="00AE0E4B">
          <w:rPr>
            <w:rFonts w:hint="eastAsia"/>
          </w:rPr>
          <w:delText>図</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図</w:delInstrText>
        </w:r>
        <w:r w:rsidR="003561C7" w:rsidRPr="0049256C" w:rsidDel="00AE0E4B">
          <w:delInstrText xml:space="preserve"> \* ARABIC </w:delInstrText>
        </w:r>
        <w:r w:rsidR="003561C7" w:rsidRPr="0049256C" w:rsidDel="00AE0E4B">
          <w:fldChar w:fldCharType="separate"/>
        </w:r>
        <w:r w:rsidR="000132DF" w:rsidDel="00AE0E4B">
          <w:rPr>
            <w:noProof/>
          </w:rPr>
          <w:delText>3</w:delText>
        </w:r>
        <w:r w:rsidR="003561C7" w:rsidRPr="0049256C" w:rsidDel="00AE0E4B">
          <w:rPr>
            <w:noProof/>
          </w:rPr>
          <w:fldChar w:fldCharType="end"/>
        </w:r>
      </w:del>
      <w:ins w:id="1092" w:author="IRK" w:date="2020-03-06T10:00:00Z">
        <w:r w:rsidR="00AE0E4B">
          <w:rPr>
            <w:rFonts w:hint="eastAsia"/>
          </w:rPr>
          <w:t>図</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図</w:instrText>
        </w:r>
        <w:r w:rsidR="00AE0E4B">
          <w:rPr>
            <w:rFonts w:hint="eastAsia"/>
          </w:rPr>
          <w:instrText xml:space="preserve"> \* ARABIC</w:instrText>
        </w:r>
        <w:r w:rsidR="00AE0E4B">
          <w:instrText xml:space="preserve"> </w:instrText>
        </w:r>
      </w:ins>
      <w:r w:rsidR="00AE0E4B">
        <w:fldChar w:fldCharType="separate"/>
      </w:r>
      <w:r w:rsidR="00AB1F2F">
        <w:rPr>
          <w:noProof/>
        </w:rPr>
        <w:t>3</w:t>
      </w:r>
      <w:ins w:id="1093" w:author="IRK" w:date="2020-03-06T10:00:00Z">
        <w:r w:rsidR="00AE0E4B">
          <w:fldChar w:fldCharType="end"/>
        </w:r>
      </w:ins>
      <w:del w:id="1094" w:author="IRK" w:date="2020-03-11T17:14:00Z">
        <w:r w:rsidR="00D869A0" w:rsidRPr="0049256C" w:rsidDel="00501B62">
          <w:rPr>
            <w:rFonts w:hint="eastAsia"/>
            <w:noProof/>
          </w:rPr>
          <w:delText xml:space="preserve">　</w:delText>
        </w:r>
      </w:del>
      <w:ins w:id="1095" w:author="IRK" w:date="2020-03-11T17:14:00Z">
        <w:r w:rsidR="00501B62">
          <w:rPr>
            <w:rFonts w:hint="eastAsia"/>
            <w:noProof/>
          </w:rPr>
          <w:t xml:space="preserve"> </w:t>
        </w:r>
      </w:ins>
      <w:r w:rsidR="00111D54" w:rsidRPr="0049256C">
        <w:t>接続情報</w:t>
      </w:r>
      <w:r w:rsidR="00111D54" w:rsidRPr="0049256C">
        <w:rPr>
          <w:rFonts w:hint="eastAsia"/>
        </w:rPr>
        <w:t>の</w:t>
      </w:r>
      <w:r w:rsidR="00111D54" w:rsidRPr="0049256C">
        <w:t>入力</w:t>
      </w:r>
      <w:r w:rsidR="00C25553" w:rsidRPr="0049256C">
        <w:t>画面</w:t>
      </w:r>
      <w:r w:rsidRPr="0049256C">
        <w:rPr>
          <w:rFonts w:hint="eastAsia"/>
        </w:rPr>
        <w:t>]</w:t>
      </w:r>
      <w:bookmarkEnd w:id="1087"/>
      <w:bookmarkEnd w:id="1088"/>
      <w:bookmarkEnd w:id="1089"/>
      <w:bookmarkEnd w:id="1090"/>
    </w:p>
    <w:p w14:paraId="4FA0934A" w14:textId="77777777" w:rsidR="005B6671" w:rsidRPr="0049256C" w:rsidRDefault="005B6671" w:rsidP="00EC7890"/>
    <w:p w14:paraId="5E3F52ED" w14:textId="21E3495C" w:rsidR="005B6671" w:rsidRPr="0049256C" w:rsidRDefault="005B6671" w:rsidP="00EC7890">
      <w:r w:rsidRPr="0049256C">
        <w:t>InnoRules</w:t>
      </w:r>
      <w:r w:rsidRPr="0049256C">
        <w:t>サーバ接続情報を入力後、</w:t>
      </w:r>
      <w:del w:id="1096" w:author="IRK" w:date="2020-03-06T10:02:00Z">
        <w:r w:rsidRPr="0049256C" w:rsidDel="00AE0E4B">
          <w:delText>以下の</w:delText>
        </w:r>
        <w:r w:rsidR="00A80DC4" w:rsidRPr="0049256C" w:rsidDel="00AE0E4B">
          <w:rPr>
            <w:rFonts w:hint="eastAsia"/>
          </w:rPr>
          <w:delText>図</w:delText>
        </w:r>
        <w:r w:rsidR="00A80DC4" w:rsidRPr="0049256C" w:rsidDel="00AE0E4B">
          <w:rPr>
            <w:rFonts w:hint="eastAsia"/>
          </w:rPr>
          <w:delText>4</w:delText>
        </w:r>
      </w:del>
      <w:ins w:id="1097" w:author="IRK" w:date="2020-03-06T10:02:00Z">
        <w:r w:rsidR="00AE0E4B">
          <w:rPr>
            <w:rFonts w:hint="eastAsia"/>
          </w:rPr>
          <w:t>次の図</w:t>
        </w:r>
      </w:ins>
      <w:r w:rsidRPr="0049256C">
        <w:t>のように初回接続時に</w:t>
      </w:r>
      <w:r w:rsidRPr="0049256C">
        <w:t>‘admin’</w:t>
      </w:r>
      <w:r w:rsidRPr="0049256C">
        <w:t>ユーザで接続する。</w:t>
      </w:r>
      <w:r w:rsidRPr="0049256C">
        <w:t>‘admin’</w:t>
      </w:r>
      <w:r w:rsidRPr="0049256C">
        <w:t>ユーザの初期パスワードは、</w:t>
      </w:r>
      <w:r w:rsidRPr="0049256C">
        <w:t>‘admin’</w:t>
      </w:r>
      <w:r w:rsidRPr="0049256C">
        <w:t>である。</w:t>
      </w:r>
      <w:ins w:id="1098" w:author="IRK" w:date="2020-05-08T16:34:00Z">
        <w:r w:rsidR="00204EAC">
          <w:rPr>
            <w:rFonts w:hint="eastAsia"/>
          </w:rPr>
          <w:t>InnoRules</w:t>
        </w:r>
      </w:ins>
      <w:ins w:id="1099" w:author="IRK" w:date="2020-03-10T09:51:00Z">
        <w:r w:rsidR="002D6A3C" w:rsidRPr="002D6A3C">
          <w:rPr>
            <w:rFonts w:hint="eastAsia"/>
          </w:rPr>
          <w:t>サーバの</w:t>
        </w:r>
      </w:ins>
      <w:ins w:id="1100" w:author="IRK" w:date="2020-05-08T16:35:00Z">
        <w:r w:rsidR="00204EAC">
          <w:rPr>
            <w:rFonts w:hint="eastAsia"/>
          </w:rPr>
          <w:t>インストール直後</w:t>
        </w:r>
      </w:ins>
      <w:ins w:id="1101" w:author="IRK" w:date="2020-03-10T09:51:00Z">
        <w:r w:rsidR="002D6A3C" w:rsidRPr="002D6A3C">
          <w:rPr>
            <w:rFonts w:hint="eastAsia"/>
          </w:rPr>
          <w:t>には</w:t>
        </w:r>
      </w:ins>
      <w:ins w:id="1102" w:author="IRK" w:date="2020-04-16T11:19:00Z">
        <w:r w:rsidR="00E31A3D" w:rsidRPr="0049256C">
          <w:t>‘</w:t>
        </w:r>
      </w:ins>
      <w:ins w:id="1103" w:author="IRK" w:date="2020-03-10T09:51:00Z">
        <w:r w:rsidR="002D6A3C" w:rsidRPr="002D6A3C">
          <w:rPr>
            <w:rFonts w:hint="eastAsia"/>
          </w:rPr>
          <w:t>admin</w:t>
        </w:r>
      </w:ins>
      <w:ins w:id="1104" w:author="IRK" w:date="2020-04-16T11:19:00Z">
        <w:r w:rsidR="00E31A3D" w:rsidRPr="0049256C">
          <w:t>’</w:t>
        </w:r>
      </w:ins>
      <w:ins w:id="1105" w:author="IRK" w:date="2020-03-10T09:51:00Z">
        <w:r w:rsidR="002D6A3C" w:rsidRPr="002D6A3C">
          <w:rPr>
            <w:rFonts w:hint="eastAsia"/>
          </w:rPr>
          <w:t>ユーザのみ存在する。</w:t>
        </w:r>
      </w:ins>
    </w:p>
    <w:p w14:paraId="3E5D2E28" w14:textId="77777777" w:rsidR="005B6671" w:rsidRPr="0049256C" w:rsidRDefault="005B6671" w:rsidP="00EC7890"/>
    <w:p w14:paraId="78A5DFB3" w14:textId="2A9A211B" w:rsidR="00A80DC4" w:rsidRPr="0049256C" w:rsidRDefault="005B6671">
      <w:pPr>
        <w:pStyle w:val="afff5"/>
        <w:pPrChange w:id="1106" w:author="IRK" w:date="2020-05-11T09:29:00Z">
          <w:pPr>
            <w:keepNext/>
          </w:pPr>
        </w:pPrChange>
      </w:pPr>
      <w:del w:id="1107" w:author="IRK" w:date="2020-03-10T09:51:00Z">
        <w:r w:rsidRPr="0049256C" w:rsidDel="002D6A3C">
          <w:rPr>
            <w:lang w:eastAsia="ja-JP"/>
          </w:rPr>
          <w:lastRenderedPageBreak/>
          <w:drawing>
            <wp:inline distT="0" distB="0" distL="0" distR="0" wp14:anchorId="0743C2A0" wp14:editId="3FEF834D">
              <wp:extent cx="4991281" cy="3308507"/>
              <wp:effectExtent l="19050" t="19050" r="19050" b="2540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서버로그인화면.PNG"/>
                      <pic:cNvPicPr/>
                    </pic:nvPicPr>
                    <pic:blipFill>
                      <a:blip r:embed="rId15">
                        <a:extLst>
                          <a:ext uri="{28A0092B-C50C-407E-A947-70E740481C1C}">
                            <a14:useLocalDpi xmlns:a14="http://schemas.microsoft.com/office/drawing/2010/main" val="0"/>
                          </a:ext>
                        </a:extLst>
                      </a:blip>
                      <a:stretch>
                        <a:fillRect/>
                      </a:stretch>
                    </pic:blipFill>
                    <pic:spPr>
                      <a:xfrm>
                        <a:off x="0" y="0"/>
                        <a:ext cx="4991281" cy="3308507"/>
                      </a:xfrm>
                      <a:prstGeom prst="rect">
                        <a:avLst/>
                      </a:prstGeom>
                      <a:ln w="6350">
                        <a:solidFill>
                          <a:schemeClr val="tx1"/>
                        </a:solidFill>
                      </a:ln>
                    </pic:spPr>
                  </pic:pic>
                </a:graphicData>
              </a:graphic>
            </wp:inline>
          </w:drawing>
        </w:r>
      </w:del>
      <w:ins w:id="1108" w:author="IRK" w:date="2020-05-11T09:29:00Z">
        <w:r w:rsidR="00BB3C70" w:rsidRPr="00333094">
          <w:rPr>
            <w:lang w:eastAsia="ja-JP"/>
          </w:rPr>
          <w:drawing>
            <wp:inline distT="0" distB="0" distL="0" distR="0" wp14:anchorId="75F4C952" wp14:editId="08240F58">
              <wp:extent cx="4680000" cy="3103294"/>
              <wp:effectExtent l="19050" t="19050" r="25400" b="2095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103294"/>
                      </a:xfrm>
                      <a:prstGeom prst="rect">
                        <a:avLst/>
                      </a:prstGeom>
                      <a:ln w="6350">
                        <a:solidFill>
                          <a:schemeClr val="tx1"/>
                        </a:solidFill>
                      </a:ln>
                    </pic:spPr>
                  </pic:pic>
                </a:graphicData>
              </a:graphic>
            </wp:inline>
          </w:drawing>
        </w:r>
      </w:ins>
    </w:p>
    <w:p w14:paraId="17C08921" w14:textId="5C725692" w:rsidR="005B6671" w:rsidRPr="0049256C" w:rsidRDefault="00A80DC4" w:rsidP="003351D8">
      <w:pPr>
        <w:pStyle w:val="afff6"/>
      </w:pPr>
      <w:bookmarkStart w:id="1109" w:name="_Toc465078656"/>
      <w:bookmarkStart w:id="1110" w:name="_Toc34839305"/>
      <w:bookmarkStart w:id="1111" w:name="_Toc40084698"/>
      <w:r w:rsidRPr="0049256C">
        <w:t>[</w:t>
      </w:r>
      <w:del w:id="1112" w:author="IRK" w:date="2020-03-06T10:02:00Z">
        <w:r w:rsidRPr="0049256C" w:rsidDel="00AE0E4B">
          <w:delText>図</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図</w:delInstrText>
        </w:r>
        <w:r w:rsidR="003561C7" w:rsidRPr="0049256C" w:rsidDel="00AE0E4B">
          <w:delInstrText xml:space="preserve"> \* ARABIC </w:delInstrText>
        </w:r>
        <w:r w:rsidR="003561C7" w:rsidRPr="0049256C" w:rsidDel="00AE0E4B">
          <w:fldChar w:fldCharType="separate"/>
        </w:r>
        <w:r w:rsidR="000132DF" w:rsidDel="00AE0E4B">
          <w:rPr>
            <w:noProof/>
          </w:rPr>
          <w:delText>4</w:delText>
        </w:r>
        <w:r w:rsidR="003561C7" w:rsidRPr="0049256C" w:rsidDel="00AE0E4B">
          <w:rPr>
            <w:noProof/>
          </w:rPr>
          <w:fldChar w:fldCharType="end"/>
        </w:r>
      </w:del>
      <w:ins w:id="1113" w:author="IRK" w:date="2020-03-06T10:02:00Z">
        <w:r w:rsidR="00AE0E4B">
          <w:rPr>
            <w:rFonts w:hint="eastAsia"/>
          </w:rPr>
          <w:t>図</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図</w:instrText>
        </w:r>
        <w:r w:rsidR="00AE0E4B">
          <w:rPr>
            <w:rFonts w:hint="eastAsia"/>
          </w:rPr>
          <w:instrText xml:space="preserve"> \* ARABIC</w:instrText>
        </w:r>
        <w:r w:rsidR="00AE0E4B">
          <w:instrText xml:space="preserve"> </w:instrText>
        </w:r>
      </w:ins>
      <w:r w:rsidR="00AE0E4B">
        <w:fldChar w:fldCharType="separate"/>
      </w:r>
      <w:r w:rsidR="00AB1F2F">
        <w:rPr>
          <w:noProof/>
        </w:rPr>
        <w:t>4</w:t>
      </w:r>
      <w:ins w:id="1114" w:author="IRK" w:date="2020-03-06T10:02:00Z">
        <w:r w:rsidR="00AE0E4B">
          <w:fldChar w:fldCharType="end"/>
        </w:r>
      </w:ins>
      <w:del w:id="1115" w:author="IRK" w:date="2020-03-11T17:14:00Z">
        <w:r w:rsidR="00CB0097" w:rsidRPr="0049256C" w:rsidDel="00501B62">
          <w:rPr>
            <w:rFonts w:hint="eastAsia"/>
            <w:noProof/>
          </w:rPr>
          <w:delText xml:space="preserve">　</w:delText>
        </w:r>
      </w:del>
      <w:ins w:id="1116" w:author="IRK" w:date="2020-03-11T17:14:00Z">
        <w:r w:rsidR="00501B62">
          <w:rPr>
            <w:rFonts w:hint="eastAsia"/>
            <w:noProof/>
          </w:rPr>
          <w:t xml:space="preserve"> </w:t>
        </w:r>
      </w:ins>
      <w:r w:rsidR="00CB0097" w:rsidRPr="0049256C">
        <w:rPr>
          <w:rFonts w:hint="eastAsia"/>
          <w:noProof/>
        </w:rPr>
        <w:t>初期ログイン情報の入力画面</w:t>
      </w:r>
      <w:r w:rsidRPr="0049256C">
        <w:rPr>
          <w:rFonts w:hint="eastAsia"/>
        </w:rPr>
        <w:t>]</w:t>
      </w:r>
      <w:bookmarkEnd w:id="1109"/>
      <w:bookmarkEnd w:id="1110"/>
      <w:bookmarkEnd w:id="1111"/>
    </w:p>
    <w:p w14:paraId="034B76B8" w14:textId="77777777" w:rsidR="00604681" w:rsidRPr="0049256C" w:rsidRDefault="00604681" w:rsidP="00EC7890"/>
    <w:p w14:paraId="1135DF6E" w14:textId="2AAF5A5C" w:rsidR="005B6671" w:rsidRPr="0049256C" w:rsidRDefault="004E15D9" w:rsidP="00EC7890">
      <w:r w:rsidRPr="004E15D9">
        <w:rPr>
          <w:rFonts w:hint="eastAsia"/>
        </w:rPr>
        <w:t>初回ログインに必要な設定が正常に完了した場合、</w:t>
      </w:r>
      <w:del w:id="1117" w:author="IRK" w:date="2020-03-06T10:02:00Z">
        <w:r w:rsidR="005B6671" w:rsidRPr="0049256C" w:rsidDel="00AE0E4B">
          <w:delText>以下の</w:delText>
        </w:r>
        <w:r w:rsidR="003C00F0" w:rsidRPr="0049256C" w:rsidDel="00AE0E4B">
          <w:rPr>
            <w:rFonts w:hint="eastAsia"/>
          </w:rPr>
          <w:delText>図</w:delText>
        </w:r>
        <w:r w:rsidR="003C00F0" w:rsidRPr="0049256C" w:rsidDel="00AE0E4B">
          <w:rPr>
            <w:rFonts w:hint="eastAsia"/>
          </w:rPr>
          <w:delText>5</w:delText>
        </w:r>
      </w:del>
      <w:ins w:id="1118" w:author="IRK" w:date="2020-03-06T10:03:00Z">
        <w:r w:rsidR="00AE0E4B">
          <w:rPr>
            <w:rFonts w:hint="eastAsia"/>
          </w:rPr>
          <w:t>次の図</w:t>
        </w:r>
      </w:ins>
      <w:r w:rsidR="005B6671" w:rsidRPr="0049256C">
        <w:t>のようにルールビルダーが</w:t>
      </w:r>
      <w:r w:rsidR="005B6671" w:rsidRPr="0049256C">
        <w:t>InnoRules</w:t>
      </w:r>
      <w:r w:rsidR="001148D3">
        <w:t>サーバに接続</w:t>
      </w:r>
      <w:r w:rsidR="005B6671" w:rsidRPr="0049256C">
        <w:t>される。</w:t>
      </w:r>
      <w:ins w:id="1119" w:author="IRK" w:date="2020-03-10T09:52:00Z">
        <w:r w:rsidR="00E405A8">
          <w:rPr>
            <w:rFonts w:hint="eastAsia"/>
          </w:rPr>
          <w:t>ルール</w:t>
        </w:r>
      </w:ins>
      <w:ins w:id="1120" w:author="IRK" w:date="2020-03-11T15:59:00Z">
        <w:r w:rsidR="00E405A8">
          <w:rPr>
            <w:rFonts w:hint="eastAsia"/>
          </w:rPr>
          <w:t>ビルダー</w:t>
        </w:r>
      </w:ins>
      <w:ins w:id="1121" w:author="IRK" w:date="2020-03-10T09:52:00Z">
        <w:r w:rsidR="002D6A3C" w:rsidRPr="002D6A3C">
          <w:rPr>
            <w:rFonts w:hint="eastAsia"/>
          </w:rPr>
          <w:t>使用方法については「</w:t>
        </w:r>
        <w:r w:rsidR="002D6A3C" w:rsidRPr="002D6A3C">
          <w:rPr>
            <w:rFonts w:hint="eastAsia"/>
          </w:rPr>
          <w:t>InnoRules User</w:t>
        </w:r>
      </w:ins>
      <w:ins w:id="1122" w:author="IRK" w:date="2020-04-16T11:19:00Z">
        <w:r w:rsidR="00E31A3D">
          <w:t>‘</w:t>
        </w:r>
      </w:ins>
      <w:ins w:id="1123" w:author="IRK" w:date="2020-03-10T09:52:00Z">
        <w:r w:rsidR="002D6A3C" w:rsidRPr="002D6A3C">
          <w:rPr>
            <w:rFonts w:hint="eastAsia"/>
          </w:rPr>
          <w:t>s Guide of Rule Builder</w:t>
        </w:r>
        <w:r w:rsidR="002D6A3C" w:rsidRPr="002D6A3C">
          <w:rPr>
            <w:rFonts w:hint="eastAsia"/>
          </w:rPr>
          <w:t>」を参照のこと。</w:t>
        </w:r>
      </w:ins>
    </w:p>
    <w:p w14:paraId="3E91CFBC" w14:textId="77777777" w:rsidR="00750F98" w:rsidRPr="0049256C" w:rsidRDefault="005B6671">
      <w:pPr>
        <w:pStyle w:val="afff5"/>
        <w:pPrChange w:id="1124" w:author="IRK" w:date="2020-04-16T11:09:00Z">
          <w:pPr>
            <w:ind w:left="380"/>
          </w:pPr>
        </w:pPrChange>
      </w:pPr>
      <w:r w:rsidRPr="008C19E5">
        <w:rPr>
          <w:lang w:eastAsia="ja-JP"/>
        </w:rPr>
        <w:lastRenderedPageBreak/>
        <w:drawing>
          <wp:inline distT="0" distB="0" distL="0" distR="0" wp14:anchorId="645DD06A" wp14:editId="6551D0F2">
            <wp:extent cx="5926485" cy="3288323"/>
            <wp:effectExtent l="19050" t="19050" r="17145" b="2667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09E7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8826" cy="3289622"/>
                    </a:xfrm>
                    <a:prstGeom prst="rect">
                      <a:avLst/>
                    </a:prstGeom>
                    <a:ln w="6350">
                      <a:solidFill>
                        <a:schemeClr val="tx1"/>
                      </a:solidFill>
                    </a:ln>
                  </pic:spPr>
                </pic:pic>
              </a:graphicData>
            </a:graphic>
          </wp:inline>
        </w:drawing>
      </w:r>
    </w:p>
    <w:p w14:paraId="74FC94B5" w14:textId="502B2A4C" w:rsidR="005B6671" w:rsidRDefault="00750F98" w:rsidP="003351D8">
      <w:pPr>
        <w:pStyle w:val="afff6"/>
      </w:pPr>
      <w:bookmarkStart w:id="1125" w:name="_Toc465078657"/>
      <w:bookmarkStart w:id="1126" w:name="_Toc34839306"/>
      <w:bookmarkStart w:id="1127" w:name="_Toc40084699"/>
      <w:r w:rsidRPr="0049256C">
        <w:t>[</w:t>
      </w:r>
      <w:del w:id="1128" w:author="IRK" w:date="2020-03-06T10:03:00Z">
        <w:r w:rsidRPr="0049256C" w:rsidDel="00AE0E4B">
          <w:delText>図</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図</w:delInstrText>
        </w:r>
        <w:r w:rsidR="003561C7" w:rsidRPr="0049256C" w:rsidDel="00AE0E4B">
          <w:delInstrText xml:space="preserve"> \* ARABIC </w:delInstrText>
        </w:r>
        <w:r w:rsidR="003561C7" w:rsidRPr="0049256C" w:rsidDel="00AE0E4B">
          <w:fldChar w:fldCharType="separate"/>
        </w:r>
        <w:r w:rsidR="000132DF" w:rsidDel="00AE0E4B">
          <w:rPr>
            <w:noProof/>
          </w:rPr>
          <w:delText>5</w:delText>
        </w:r>
        <w:r w:rsidR="003561C7" w:rsidRPr="0049256C" w:rsidDel="00AE0E4B">
          <w:rPr>
            <w:noProof/>
          </w:rPr>
          <w:fldChar w:fldCharType="end"/>
        </w:r>
      </w:del>
      <w:ins w:id="1129" w:author="IRK" w:date="2020-03-06T10:03:00Z">
        <w:r w:rsidR="00AE0E4B">
          <w:rPr>
            <w:rFonts w:hint="eastAsia"/>
          </w:rPr>
          <w:t>図</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図</w:instrText>
        </w:r>
        <w:r w:rsidR="00AE0E4B">
          <w:rPr>
            <w:rFonts w:hint="eastAsia"/>
          </w:rPr>
          <w:instrText xml:space="preserve"> \* ARABIC</w:instrText>
        </w:r>
        <w:r w:rsidR="00AE0E4B">
          <w:instrText xml:space="preserve"> </w:instrText>
        </w:r>
      </w:ins>
      <w:r w:rsidR="00AE0E4B">
        <w:fldChar w:fldCharType="separate"/>
      </w:r>
      <w:r w:rsidR="00AB1F2F">
        <w:rPr>
          <w:noProof/>
        </w:rPr>
        <w:t>5</w:t>
      </w:r>
      <w:ins w:id="1130" w:author="IRK" w:date="2020-03-06T10:03:00Z">
        <w:r w:rsidR="00AE0E4B">
          <w:fldChar w:fldCharType="end"/>
        </w:r>
      </w:ins>
      <w:del w:id="1131" w:author="IRK" w:date="2020-03-11T17:14:00Z">
        <w:r w:rsidR="00D869A0" w:rsidRPr="0049256C" w:rsidDel="00501B62">
          <w:rPr>
            <w:rFonts w:hint="eastAsia"/>
            <w:noProof/>
          </w:rPr>
          <w:delText xml:space="preserve">　</w:delText>
        </w:r>
      </w:del>
      <w:ins w:id="1132" w:author="IRK" w:date="2020-03-11T17:14:00Z">
        <w:r w:rsidR="00501B62">
          <w:rPr>
            <w:rFonts w:hint="eastAsia"/>
            <w:noProof/>
          </w:rPr>
          <w:t xml:space="preserve"> </w:t>
        </w:r>
      </w:ins>
      <w:ins w:id="1133" w:author="IRK" w:date="2020-04-16T11:20:00Z">
        <w:r w:rsidR="00E31A3D">
          <w:rPr>
            <w:rFonts w:hint="eastAsia"/>
            <w:noProof/>
          </w:rPr>
          <w:t>ログイン</w:t>
        </w:r>
      </w:ins>
      <w:r w:rsidR="00150219" w:rsidRPr="0049256C">
        <w:rPr>
          <w:rFonts w:hint="eastAsia"/>
        </w:rPr>
        <w:t>正常</w:t>
      </w:r>
      <w:r w:rsidR="00CB0097" w:rsidRPr="0049256C">
        <w:rPr>
          <w:rFonts w:hint="eastAsia"/>
        </w:rPr>
        <w:t>実行</w:t>
      </w:r>
      <w:ins w:id="1134" w:author="IRK" w:date="2020-04-16T11:20:00Z">
        <w:r w:rsidR="00E31A3D">
          <w:rPr>
            <w:rFonts w:hint="eastAsia"/>
          </w:rPr>
          <w:t>後</w:t>
        </w:r>
      </w:ins>
      <w:r w:rsidR="00A22774" w:rsidRPr="0049256C">
        <w:rPr>
          <w:rFonts w:hint="eastAsia"/>
        </w:rPr>
        <w:t>画面</w:t>
      </w:r>
      <w:r w:rsidRPr="0049256C">
        <w:rPr>
          <w:rFonts w:hint="eastAsia"/>
        </w:rPr>
        <w:t>]</w:t>
      </w:r>
      <w:bookmarkEnd w:id="1125"/>
      <w:bookmarkEnd w:id="1126"/>
      <w:bookmarkEnd w:id="1127"/>
    </w:p>
    <w:p w14:paraId="6988F56B" w14:textId="77777777" w:rsidR="006D726C" w:rsidRPr="006D726C" w:rsidRDefault="006D726C" w:rsidP="00EC7890"/>
    <w:p w14:paraId="2CE4A079" w14:textId="77777777" w:rsidR="005B6671" w:rsidRPr="0049256C" w:rsidRDefault="005B6671">
      <w:pPr>
        <w:pStyle w:val="22"/>
        <w:numPr>
          <w:ilvl w:val="1"/>
          <w:numId w:val="139"/>
        </w:numPr>
        <w:rPr>
          <w:lang w:eastAsia="ja-JP"/>
        </w:rPr>
        <w:pPrChange w:id="1135" w:author="IRK" w:date="2020-05-11T09:35:00Z">
          <w:pPr>
            <w:pStyle w:val="22"/>
            <w:numPr>
              <w:numId w:val="27"/>
            </w:numPr>
            <w:spacing w:before="0" w:after="100" w:line="320" w:lineRule="exact"/>
            <w:jc w:val="left"/>
          </w:pPr>
        </w:pPrChange>
      </w:pPr>
      <w:bookmarkStart w:id="1136" w:name="_Toc441755270"/>
      <w:bookmarkStart w:id="1137" w:name="_Toc40449511"/>
      <w:r w:rsidRPr="0049256C">
        <w:rPr>
          <w:lang w:eastAsia="ja-JP"/>
        </w:rPr>
        <w:t>InnoRules</w:t>
      </w:r>
      <w:r w:rsidRPr="0049256C">
        <w:rPr>
          <w:lang w:eastAsia="ja-JP"/>
        </w:rPr>
        <w:t>サーバの停止</w:t>
      </w:r>
      <w:bookmarkEnd w:id="1136"/>
      <w:bookmarkEnd w:id="1137"/>
    </w:p>
    <w:p w14:paraId="59ED1786" w14:textId="4CF91D46" w:rsidR="005B6671" w:rsidRPr="0049256C" w:rsidRDefault="005B6671" w:rsidP="00EC7890">
      <w:r w:rsidRPr="0049256C">
        <w:t>InnoRules</w:t>
      </w:r>
      <w:r w:rsidRPr="0049256C">
        <w:t>サーバは、インストールディレクトリの下位の</w:t>
      </w:r>
      <w:r w:rsidR="008C16F0">
        <w:rPr>
          <w:rFonts w:hint="eastAsia"/>
        </w:rPr>
        <w:t>script</w:t>
      </w:r>
      <w:r w:rsidR="008C16F0">
        <w:t>ディレクトリ</w:t>
      </w:r>
      <w:r w:rsidR="000E66B7" w:rsidRPr="00247407">
        <w:rPr>
          <w:rFonts w:hint="eastAsia"/>
        </w:rPr>
        <w:t>にて</w:t>
      </w:r>
      <w:del w:id="1138" w:author="IRK" w:date="2020-03-06T10:03:00Z">
        <w:r w:rsidR="002B27D8" w:rsidRPr="00247407" w:rsidDel="00AE0E4B">
          <w:delText>表</w:delText>
        </w:r>
        <w:r w:rsidR="002B27D8" w:rsidRPr="00247407" w:rsidDel="00AE0E4B">
          <w:rPr>
            <w:rFonts w:hint="eastAsia"/>
          </w:rPr>
          <w:delText>3</w:delText>
        </w:r>
        <w:r w:rsidR="00545C7E" w:rsidDel="00AE0E4B">
          <w:delText>9</w:delText>
        </w:r>
      </w:del>
      <w:ins w:id="1139" w:author="IRK" w:date="2020-03-06T10:03:00Z">
        <w:r w:rsidR="00AE0E4B">
          <w:rPr>
            <w:rFonts w:hint="eastAsia"/>
          </w:rPr>
          <w:t>次の表</w:t>
        </w:r>
      </w:ins>
      <w:r w:rsidR="000E66B7" w:rsidRPr="00247407">
        <w:t>の</w:t>
      </w:r>
      <w:r w:rsidR="000E66B7" w:rsidRPr="00247407">
        <w:rPr>
          <w:rFonts w:hint="eastAsia"/>
        </w:rPr>
        <w:t>コマンドを実行し</w:t>
      </w:r>
      <w:r w:rsidRPr="00247407">
        <w:t>停止</w:t>
      </w:r>
      <w:r w:rsidRPr="0049256C">
        <w:t>する。</w:t>
      </w:r>
      <w:r w:rsidRPr="0049256C">
        <w:t>Windows</w:t>
      </w:r>
      <w:r w:rsidRPr="0049256C">
        <w:t>の場合は、</w:t>
      </w:r>
      <w:r w:rsidRPr="0049256C">
        <w:t>stop-server.bat</w:t>
      </w:r>
      <w:r w:rsidRPr="0049256C">
        <w:t>を実行する。</w:t>
      </w:r>
    </w:p>
    <w:p w14:paraId="77AC5A26" w14:textId="77777777" w:rsidR="005B6671" w:rsidRPr="0049256C" w:rsidRDefault="005B6671" w:rsidP="00EC7890"/>
    <w:p w14:paraId="71C22097" w14:textId="70AA3295" w:rsidR="00C6500A" w:rsidRPr="0049256C" w:rsidRDefault="00C6500A" w:rsidP="007D3017">
      <w:pPr>
        <w:pStyle w:val="afff6"/>
      </w:pPr>
      <w:bookmarkStart w:id="1140" w:name="_Toc34839505"/>
      <w:del w:id="1141" w:author="IRK" w:date="2020-03-06T10:03: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39</w:delText>
        </w:r>
        <w:r w:rsidR="003561C7" w:rsidRPr="0049256C" w:rsidDel="00AE0E4B">
          <w:rPr>
            <w:noProof/>
          </w:rPr>
          <w:fldChar w:fldCharType="end"/>
        </w:r>
        <w:r w:rsidRPr="0049256C" w:rsidDel="00AE0E4B">
          <w:rPr>
            <w:rFonts w:hint="eastAsia"/>
          </w:rPr>
          <w:delText>]</w:delText>
        </w:r>
      </w:del>
      <w:ins w:id="1142" w:author="IRK" w:date="2020-03-06T10:03: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39</w:t>
      </w:r>
      <w:ins w:id="1143" w:author="IRK" w:date="2020-03-06T10:03:00Z">
        <w:r w:rsidR="00AE0E4B">
          <w:fldChar w:fldCharType="end"/>
        </w:r>
        <w:r w:rsidR="00AE0E4B">
          <w:rPr>
            <w:rFonts w:hint="eastAsia"/>
          </w:rPr>
          <w:t>]</w:t>
        </w:r>
      </w:ins>
      <w:bookmarkEnd w:id="114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144" w:author="IRK" w:date="2020-04-22T16:12:00Z">
          <w:tblPr>
            <w:tblW w:w="0" w:type="auto"/>
            <w:tblInd w:w="108" w:type="dxa"/>
            <w:tblLook w:val="04A0" w:firstRow="1" w:lastRow="0" w:firstColumn="1" w:lastColumn="0" w:noHBand="0" w:noVBand="1"/>
          </w:tblPr>
        </w:tblPrChange>
      </w:tblPr>
      <w:tblGrid>
        <w:gridCol w:w="9356"/>
        <w:tblGridChange w:id="1145">
          <w:tblGrid>
            <w:gridCol w:w="9356"/>
          </w:tblGrid>
        </w:tblGridChange>
      </w:tblGrid>
      <w:tr w:rsidR="005B6671" w:rsidRPr="007D1D40" w14:paraId="12AC4B08" w14:textId="77777777" w:rsidTr="003351D8">
        <w:trPr>
          <w:jc w:val="center"/>
        </w:trPr>
        <w:tc>
          <w:tcPr>
            <w:tcW w:w="9356" w:type="dxa"/>
            <w:tcPrChange w:id="1146" w:author="IRK" w:date="2020-04-22T16:12:00Z">
              <w:tcPr>
                <w:tcW w:w="9356" w:type="dxa"/>
              </w:tcPr>
            </w:tcPrChange>
          </w:tcPr>
          <w:p w14:paraId="2A0B6848" w14:textId="77777777" w:rsidR="005B6671" w:rsidRPr="007D1D40" w:rsidRDefault="005B6671">
            <w:pPr>
              <w:pStyle w:val="16"/>
              <w:pPrChange w:id="1147" w:author="IRK" w:date="2020-04-27T17:26:00Z">
                <w:pPr/>
              </w:pPrChange>
            </w:pPr>
            <w:r w:rsidRPr="007D1D40">
              <w:t>innorules@:~/innorules-home/script$ ./stop-server.sh</w:t>
            </w:r>
          </w:p>
        </w:tc>
      </w:tr>
    </w:tbl>
    <w:p w14:paraId="502B9B32" w14:textId="77777777" w:rsidR="005B6671" w:rsidRPr="0049256C" w:rsidRDefault="005B6671" w:rsidP="00EC7890"/>
    <w:p w14:paraId="33EDB670" w14:textId="5B770C49" w:rsidR="005B6671" w:rsidRPr="0049256C" w:rsidRDefault="005B6671" w:rsidP="00EC7890">
      <w:r w:rsidRPr="0049256C">
        <w:t>InnoRules</w:t>
      </w:r>
      <w:r w:rsidRPr="0049256C">
        <w:t>サーバが正常に停止され</w:t>
      </w:r>
      <w:r w:rsidRPr="0049256C">
        <w:rPr>
          <w:rFonts w:hint="eastAsia"/>
        </w:rPr>
        <w:t>た場合</w:t>
      </w:r>
      <w:r w:rsidRPr="0049256C">
        <w:t>、</w:t>
      </w:r>
      <w:del w:id="1148" w:author="IRK" w:date="2020-03-06T10:03:00Z">
        <w:r w:rsidRPr="0049256C" w:rsidDel="00AE0E4B">
          <w:delText>以下の</w:delText>
        </w:r>
        <w:r w:rsidR="002B27D8" w:rsidRPr="0049256C" w:rsidDel="00AE0E4B">
          <w:delText>表</w:delText>
        </w:r>
        <w:r w:rsidR="00545C7E" w:rsidDel="00AE0E4B">
          <w:delText>40</w:delText>
        </w:r>
      </w:del>
      <w:ins w:id="1149" w:author="IRK" w:date="2020-03-06T10:03:00Z">
        <w:r w:rsidR="00AE0E4B">
          <w:rPr>
            <w:rFonts w:hint="eastAsia"/>
          </w:rPr>
          <w:t>次の表</w:t>
        </w:r>
      </w:ins>
      <w:r w:rsidRPr="0049256C">
        <w:t>のように出力される。</w:t>
      </w:r>
    </w:p>
    <w:p w14:paraId="417CC865" w14:textId="77777777" w:rsidR="005B6671" w:rsidRPr="0049256C" w:rsidRDefault="005B6671" w:rsidP="00EC7890"/>
    <w:p w14:paraId="1627CC89" w14:textId="688E1880" w:rsidR="002B27D8" w:rsidRPr="0049256C" w:rsidRDefault="002B27D8" w:rsidP="007D3017">
      <w:pPr>
        <w:pStyle w:val="afff6"/>
      </w:pPr>
      <w:bookmarkStart w:id="1150" w:name="_Toc34839506"/>
      <w:del w:id="1151" w:author="IRK" w:date="2020-03-06T10:04: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40</w:delText>
        </w:r>
        <w:r w:rsidR="003561C7" w:rsidRPr="0049256C" w:rsidDel="00AE0E4B">
          <w:rPr>
            <w:noProof/>
          </w:rPr>
          <w:fldChar w:fldCharType="end"/>
        </w:r>
        <w:r w:rsidRPr="0049256C" w:rsidDel="00AE0E4B">
          <w:rPr>
            <w:rFonts w:hint="eastAsia"/>
          </w:rPr>
          <w:delText>]</w:delText>
        </w:r>
      </w:del>
      <w:ins w:id="1152" w:author="IRK" w:date="2020-03-06T10:04:00Z">
        <w:r w:rsidR="00AE0E4B">
          <w:rPr>
            <w:rFonts w:hint="eastAsia"/>
          </w:rPr>
          <w:t>[</w:t>
        </w:r>
      </w:ins>
      <w:ins w:id="1153" w:author="IRK" w:date="2020-03-06T10:03:00Z">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40</w:t>
      </w:r>
      <w:ins w:id="1154" w:author="IRK" w:date="2020-03-06T10:03:00Z">
        <w:r w:rsidR="00AE0E4B">
          <w:fldChar w:fldCharType="end"/>
        </w:r>
        <w:r w:rsidR="00AE0E4B">
          <w:rPr>
            <w:rFonts w:hint="eastAsia"/>
          </w:rPr>
          <w:t>]</w:t>
        </w:r>
      </w:ins>
      <w:bookmarkEnd w:id="115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155" w:author="IRK" w:date="2020-04-16T11:12:00Z">
          <w:tblPr>
            <w:tblW w:w="0" w:type="auto"/>
            <w:tblInd w:w="108" w:type="dxa"/>
            <w:tblLook w:val="04A0" w:firstRow="1" w:lastRow="0" w:firstColumn="1" w:lastColumn="0" w:noHBand="0" w:noVBand="1"/>
          </w:tblPr>
        </w:tblPrChange>
      </w:tblPr>
      <w:tblGrid>
        <w:gridCol w:w="9741"/>
        <w:tblGridChange w:id="1156">
          <w:tblGrid>
            <w:gridCol w:w="9633"/>
          </w:tblGrid>
        </w:tblGridChange>
      </w:tblGrid>
      <w:tr w:rsidR="005B6671" w:rsidRPr="0049256C" w14:paraId="09B3B5DF" w14:textId="77777777" w:rsidTr="003351D8">
        <w:trPr>
          <w:jc w:val="center"/>
        </w:trPr>
        <w:tc>
          <w:tcPr>
            <w:tcW w:w="9356" w:type="dxa"/>
            <w:tcPrChange w:id="1157" w:author="IRK" w:date="2020-04-16T11:12:00Z">
              <w:tcPr>
                <w:tcW w:w="9356" w:type="dxa"/>
              </w:tcPr>
            </w:tcPrChange>
          </w:tcPr>
          <w:p w14:paraId="6B209F22" w14:textId="77777777" w:rsidR="005B6671" w:rsidRPr="00D55B84" w:rsidRDefault="005B6671">
            <w:pPr>
              <w:pStyle w:val="16"/>
              <w:pPrChange w:id="1158" w:author="IRK" w:date="2020-04-27T17:26:00Z">
                <w:pPr/>
              </w:pPrChange>
            </w:pPr>
            <w:r w:rsidRPr="00D55B84">
              <w:t>Using CATALINA_BASE:   /home/innorules/innorules-home/innorules-server/default</w:t>
            </w:r>
          </w:p>
          <w:p w14:paraId="5D85D063" w14:textId="77777777" w:rsidR="005B6671" w:rsidRPr="00D55B84" w:rsidRDefault="005B6671">
            <w:pPr>
              <w:pStyle w:val="16"/>
              <w:pPrChange w:id="1159" w:author="IRK" w:date="2020-04-27T17:26:00Z">
                <w:pPr/>
              </w:pPrChange>
            </w:pPr>
            <w:r w:rsidRPr="00D55B84">
              <w:t>Using CATALINA_HOME:   /home/innorules/innorules-home/innorules-server/apache-tomcat-7</w:t>
            </w:r>
          </w:p>
          <w:p w14:paraId="71985BAD" w14:textId="77777777" w:rsidR="005B6671" w:rsidRPr="00D55B84" w:rsidRDefault="005B6671">
            <w:pPr>
              <w:pStyle w:val="16"/>
              <w:pPrChange w:id="1160" w:author="IRK" w:date="2020-04-27T17:26:00Z">
                <w:pPr/>
              </w:pPrChange>
            </w:pPr>
            <w:r w:rsidRPr="00D55B84">
              <w:t>Using CATALINA_TMPDIR: /home/innorules/innorules-home/innorules-server/default/temp</w:t>
            </w:r>
          </w:p>
          <w:p w14:paraId="7D01E365" w14:textId="77777777" w:rsidR="005B6671" w:rsidRPr="00D55B84" w:rsidRDefault="005B6671">
            <w:pPr>
              <w:pStyle w:val="16"/>
              <w:pPrChange w:id="1161" w:author="IRK" w:date="2020-04-27T17:26:00Z">
                <w:pPr/>
              </w:pPrChange>
            </w:pPr>
            <w:r w:rsidRPr="00D55B84">
              <w:t>Using JRE_HOME:        /opt/java/default-jdk</w:t>
            </w:r>
          </w:p>
          <w:p w14:paraId="74E6EB14" w14:textId="3A51AF89" w:rsidR="00064A83" w:rsidRDefault="005B6671">
            <w:pPr>
              <w:pStyle w:val="16"/>
              <w:pPrChange w:id="1162" w:author="IRK" w:date="2020-04-27T17:26:00Z">
                <w:pPr/>
              </w:pPrChange>
            </w:pPr>
            <w:r w:rsidRPr="00D55B84">
              <w:t>Using</w:t>
            </w:r>
            <w:del w:id="1163" w:author="IRK" w:date="2020-03-10T06:41:00Z">
              <w:r w:rsidR="00064A83" w:rsidDel="003538CD">
                <w:rPr>
                  <w:rFonts w:asciiTheme="minorEastAsia" w:eastAsiaTheme="minorEastAsia" w:hAnsiTheme="minorEastAsia" w:hint="eastAsia"/>
                </w:rPr>
                <w:delText xml:space="preserve">　</w:delText>
              </w:r>
            </w:del>
            <w:ins w:id="1164" w:author="IRK" w:date="2020-03-10T06:41:00Z">
              <w:r w:rsidR="003538CD">
                <w:rPr>
                  <w:rFonts w:asciiTheme="minorEastAsia" w:eastAsiaTheme="minorEastAsia" w:hAnsiTheme="minorEastAsia" w:hint="eastAsia"/>
                </w:rPr>
                <w:t xml:space="preserve"> </w:t>
              </w:r>
            </w:ins>
            <w:r w:rsidRPr="00D55B84">
              <w:t>CLASSPATH:       :/home/innorules/innorules-home/lib/jdbc-</w:t>
            </w:r>
          </w:p>
          <w:p w14:paraId="4C7D9B18" w14:textId="59D55061" w:rsidR="005B6671" w:rsidRPr="0049256C" w:rsidRDefault="005B6671">
            <w:pPr>
              <w:pStyle w:val="16"/>
              <w:pPrChange w:id="1165" w:author="IRK" w:date="2020-04-27T17:26:00Z">
                <w:pPr/>
              </w:pPrChange>
            </w:pPr>
            <w:r w:rsidRPr="00D55B84">
              <w:t>drivers/*:/home/innorules/innorules-home/innorules-server/apache-tomcat-7/bin/bootstrap.jar:/home/innorules/innorules-home/innorules-server/apache-tomcat-7/bin/tomcat-juli.jar</w:t>
            </w:r>
          </w:p>
        </w:tc>
      </w:tr>
    </w:tbl>
    <w:p w14:paraId="2BA69236" w14:textId="77777777" w:rsidR="005B6671" w:rsidRPr="0049256C" w:rsidRDefault="005B6671" w:rsidP="00EC7890">
      <w:pPr>
        <w:jc w:val="left"/>
      </w:pPr>
      <w:r w:rsidRPr="0049256C">
        <w:br w:type="page"/>
      </w:r>
    </w:p>
    <w:p w14:paraId="3043DBC3" w14:textId="77777777" w:rsidR="005B6671" w:rsidRPr="0049256C" w:rsidRDefault="005B6671" w:rsidP="00333094">
      <w:pPr>
        <w:pStyle w:val="11"/>
      </w:pPr>
      <w:bookmarkStart w:id="1166" w:name="_Toc441755271"/>
      <w:bookmarkStart w:id="1167" w:name="_Toc40449512"/>
      <w:r w:rsidRPr="0049256C">
        <w:t>Wizards</w:t>
      </w:r>
      <w:bookmarkEnd w:id="1166"/>
      <w:bookmarkEnd w:id="1167"/>
    </w:p>
    <w:p w14:paraId="36529FE2" w14:textId="77777777" w:rsidR="005B6671" w:rsidRPr="0049256C" w:rsidRDefault="005B6671" w:rsidP="00EC7890">
      <w:r w:rsidRPr="0049256C">
        <w:t>InnoRules</w:t>
      </w:r>
      <w:r w:rsidRPr="0049256C">
        <w:t>では、製品をインストールして構成を設定できるように、次のウィザードが提供される。</w:t>
      </w:r>
    </w:p>
    <w:p w14:paraId="1ACC64FD" w14:textId="77777777" w:rsidR="005B6671" w:rsidRPr="0049256C" w:rsidRDefault="005B6671" w:rsidP="003351D8">
      <w:pPr>
        <w:pStyle w:val="10"/>
      </w:pPr>
      <w:r w:rsidRPr="0049256C">
        <w:t>インストールウィザード</w:t>
      </w:r>
      <w:r w:rsidRPr="0049256C">
        <w:t>(Installation Wizard)</w:t>
      </w:r>
    </w:p>
    <w:p w14:paraId="2E4B071E" w14:textId="77777777" w:rsidR="005B6671" w:rsidRPr="0049256C" w:rsidRDefault="005B6671" w:rsidP="003351D8">
      <w:pPr>
        <w:pStyle w:val="10"/>
      </w:pPr>
      <w:r w:rsidRPr="0049256C">
        <w:t>設定クラスタウィザード</w:t>
      </w:r>
      <w:r w:rsidRPr="0049256C">
        <w:t>(Configuration Cluster Wizard)</w:t>
      </w:r>
    </w:p>
    <w:p w14:paraId="0F5CCF23" w14:textId="77777777" w:rsidR="005B6671" w:rsidRPr="0049256C" w:rsidRDefault="005B6671" w:rsidP="003351D8">
      <w:pPr>
        <w:pStyle w:val="10"/>
      </w:pPr>
      <w:r w:rsidRPr="0049256C">
        <w:t>ルールシステム構成ウィザード</w:t>
      </w:r>
      <w:r w:rsidRPr="0049256C">
        <w:t>(Rule System Configuration Wizard)</w:t>
      </w:r>
    </w:p>
    <w:p w14:paraId="76831EE5" w14:textId="77777777" w:rsidR="005B6671" w:rsidRPr="0049256C" w:rsidRDefault="005B6671" w:rsidP="003351D8">
      <w:pPr>
        <w:pStyle w:val="10"/>
      </w:pPr>
      <w:r w:rsidRPr="0049256C">
        <w:t>サービス構成ウィザード</w:t>
      </w:r>
      <w:r w:rsidRPr="0049256C">
        <w:t>(Service Configuration Wizard)</w:t>
      </w:r>
    </w:p>
    <w:p w14:paraId="1F452557" w14:textId="5FD070EF" w:rsidR="005B6671" w:rsidRDefault="005B6671" w:rsidP="003351D8">
      <w:pPr>
        <w:pStyle w:val="10"/>
      </w:pPr>
      <w:r w:rsidRPr="0049256C">
        <w:t>ルールアプリケーション構成ウィザード</w:t>
      </w:r>
      <w:r w:rsidRPr="0049256C">
        <w:t>(Rule Application Configuration Wizard)</w:t>
      </w:r>
    </w:p>
    <w:p w14:paraId="7B7C3335" w14:textId="2DFB46DB" w:rsidR="00545C7E" w:rsidRPr="004E340B" w:rsidRDefault="00545C7E" w:rsidP="003351D8">
      <w:pPr>
        <w:pStyle w:val="10"/>
      </w:pPr>
      <w:r w:rsidRPr="00A201E5">
        <w:rPr>
          <w:rFonts w:hint="eastAsia"/>
        </w:rPr>
        <w:t>アドオンウィザード</w:t>
      </w:r>
      <w:r w:rsidRPr="00A201E5">
        <w:t>(Addon Wizard)</w:t>
      </w:r>
    </w:p>
    <w:p w14:paraId="3AB62EAE" w14:textId="77777777" w:rsidR="005B6671" w:rsidRPr="0049256C" w:rsidRDefault="005B6671" w:rsidP="00EC7890"/>
    <w:p w14:paraId="7A29AC43" w14:textId="08D36EA1" w:rsidR="005B6671" w:rsidRPr="0049256C" w:rsidRDefault="005B6671" w:rsidP="00EC7890">
      <w:r w:rsidRPr="0049256C">
        <w:t>インストールウィザードは</w:t>
      </w:r>
      <w:r w:rsidRPr="0049256C">
        <w:t>InnoRules</w:t>
      </w:r>
      <w:r w:rsidRPr="0049256C">
        <w:t>をインストールするために使用され、インストール完了後は</w:t>
      </w:r>
      <w:r w:rsidR="002F66B8" w:rsidRPr="002F66B8">
        <w:rPr>
          <w:rFonts w:hint="eastAsia"/>
        </w:rPr>
        <w:t>他の</w:t>
      </w:r>
      <w:r w:rsidRPr="0049256C">
        <w:t>ウィザードを必要に応じて実行す</w:t>
      </w:r>
      <w:r w:rsidR="004B08F3">
        <w:t>る。この章では各ウィザードの機能と使用方法について説明</w:t>
      </w:r>
      <w:r w:rsidR="004B08F3" w:rsidRPr="00247407">
        <w:t>し、</w:t>
      </w:r>
      <w:r w:rsidR="00D17F3D">
        <w:rPr>
          <w:rFonts w:hint="eastAsia"/>
        </w:rPr>
        <w:t>代表的</w:t>
      </w:r>
      <w:r w:rsidR="004B08F3" w:rsidRPr="00247407">
        <w:rPr>
          <w:rFonts w:hint="eastAsia"/>
        </w:rPr>
        <w:t>な</w:t>
      </w:r>
      <w:r w:rsidRPr="00247407">
        <w:t>シナリオ</w:t>
      </w:r>
      <w:r w:rsidRPr="0049256C">
        <w:rPr>
          <w:rFonts w:hint="eastAsia"/>
        </w:rPr>
        <w:t>にて</w:t>
      </w:r>
      <w:r w:rsidRPr="0049256C">
        <w:t>ウィザード</w:t>
      </w:r>
      <w:r w:rsidRPr="0049256C">
        <w:rPr>
          <w:rFonts w:hint="eastAsia"/>
        </w:rPr>
        <w:t>の</w:t>
      </w:r>
      <w:r w:rsidRPr="0049256C">
        <w:t>実行</w:t>
      </w:r>
      <w:r w:rsidRPr="0049256C">
        <w:rPr>
          <w:rFonts w:hint="eastAsia"/>
        </w:rPr>
        <w:t>手順を説明する。</w:t>
      </w:r>
    </w:p>
    <w:p w14:paraId="2BC28B7D" w14:textId="77777777" w:rsidR="005B6671" w:rsidRPr="0049256C" w:rsidRDefault="005B6671" w:rsidP="00EC7890">
      <w:pPr>
        <w:rPr>
          <w:rFonts w:eastAsiaTheme="minorEastAsia"/>
        </w:rPr>
      </w:pPr>
    </w:p>
    <w:p w14:paraId="55C3FBAA" w14:textId="77777777" w:rsidR="005B6671" w:rsidRPr="0049256C" w:rsidRDefault="005B6671" w:rsidP="00EC7890">
      <w:pPr>
        <w:pStyle w:val="22"/>
        <w:rPr>
          <w:lang w:eastAsia="ja-JP"/>
        </w:rPr>
      </w:pPr>
      <w:bookmarkStart w:id="1168" w:name="_Toc441755272"/>
      <w:bookmarkStart w:id="1169" w:name="_Toc40449513"/>
      <w:r w:rsidRPr="0049256C">
        <w:rPr>
          <w:lang w:eastAsia="ja-JP"/>
        </w:rPr>
        <w:t>インストールウィザード</w:t>
      </w:r>
      <w:bookmarkEnd w:id="1168"/>
      <w:bookmarkEnd w:id="1169"/>
    </w:p>
    <w:p w14:paraId="5A9A8B96" w14:textId="4C5DA43D" w:rsidR="005B6671" w:rsidRPr="0049256C" w:rsidRDefault="005B6671" w:rsidP="00EC7890">
      <w:r w:rsidRPr="0049256C">
        <w:t>インストールウィザードは、</w:t>
      </w:r>
      <w:r w:rsidRPr="0049256C">
        <w:t>InnoRules</w:t>
      </w:r>
      <w:r w:rsidRPr="0049256C">
        <w:t>を対象ホストにインストールする実行可能な</w:t>
      </w:r>
      <w:r w:rsidRPr="0049256C">
        <w:t>jar</w:t>
      </w:r>
      <w:r w:rsidRPr="0049256C">
        <w:t>ファイルである。</w:t>
      </w:r>
      <w:r w:rsidR="00D17F3D" w:rsidRPr="00D17F3D">
        <w:rPr>
          <w:rFonts w:hint="eastAsia"/>
        </w:rPr>
        <w:t>インストールディレクトリのディレクトリとファイルを</w:t>
      </w:r>
      <w:r w:rsidRPr="0049256C">
        <w:t>、</w:t>
      </w:r>
      <w:r w:rsidRPr="0042431B">
        <w:t>インストールノード</w:t>
      </w:r>
      <w:r w:rsidRPr="0042431B">
        <w:t>(Installation Node)</w:t>
      </w:r>
      <w:r w:rsidRPr="0042431B">
        <w:t>という。</w:t>
      </w:r>
      <w:r w:rsidRPr="0042431B">
        <w:rPr>
          <w:rFonts w:hint="eastAsia"/>
        </w:rPr>
        <w:t>同一</w:t>
      </w:r>
      <w:r w:rsidRPr="0049256C">
        <w:t>ホストでもパスの異なる複数のノードをインストールできる。</w:t>
      </w:r>
    </w:p>
    <w:p w14:paraId="75E9E9BB" w14:textId="77777777" w:rsidR="005B6671" w:rsidRPr="0049256C" w:rsidRDefault="005B6671" w:rsidP="00EC7890"/>
    <w:p w14:paraId="29B8AEE2" w14:textId="18F8B5E0" w:rsidR="005B6671" w:rsidRPr="0049256C" w:rsidRDefault="005B6671" w:rsidP="00EC7890">
      <w:r w:rsidRPr="0049256C">
        <w:t>1</w:t>
      </w:r>
      <w:r w:rsidR="004B08F3">
        <w:t>つのインストールノード</w:t>
      </w:r>
      <w:r w:rsidR="004B08F3">
        <w:rPr>
          <w:rFonts w:hint="eastAsia"/>
        </w:rPr>
        <w:t>に</w:t>
      </w:r>
      <w:r w:rsidRPr="0049256C">
        <w:t>は、単位ルールシステム設定、</w:t>
      </w:r>
      <w:r w:rsidRPr="000767B4">
        <w:t>InnoRules</w:t>
      </w:r>
      <w:r w:rsidRPr="000767B4">
        <w:t>サービス</w:t>
      </w:r>
      <w:r w:rsidR="004B08F3" w:rsidRPr="000767B4">
        <w:rPr>
          <w:rFonts w:hint="eastAsia"/>
        </w:rPr>
        <w:t>の各種</w:t>
      </w:r>
      <w:r w:rsidRPr="000767B4">
        <w:t>設定</w:t>
      </w:r>
      <w:r w:rsidRPr="0049256C">
        <w:t>、ルールアプリケーション設定が作成される場合がある。これらの設定は、互いに関連性</w:t>
      </w:r>
      <w:r w:rsidRPr="0049256C">
        <w:rPr>
          <w:rFonts w:hint="eastAsia"/>
        </w:rPr>
        <w:t>および</w:t>
      </w:r>
      <w:r w:rsidRPr="0049256C">
        <w:t>依存性</w:t>
      </w:r>
      <w:r w:rsidRPr="0049256C">
        <w:rPr>
          <w:rFonts w:hint="eastAsia"/>
        </w:rPr>
        <w:t>がある</w:t>
      </w:r>
      <w:r w:rsidR="004B08F3" w:rsidRPr="000767B4">
        <w:t>。</w:t>
      </w:r>
      <w:r w:rsidR="004B08F3" w:rsidRPr="000767B4">
        <w:rPr>
          <w:rFonts w:hint="eastAsia"/>
        </w:rPr>
        <w:t>そのため</w:t>
      </w:r>
      <w:r w:rsidRPr="000767B4">
        <w:t>、完全</w:t>
      </w:r>
      <w:r w:rsidRPr="0049256C">
        <w:t>に独立した</w:t>
      </w:r>
      <w:r w:rsidRPr="0049256C">
        <w:t>2</w:t>
      </w:r>
      <w:r w:rsidRPr="0049256C">
        <w:t>つのルールシステムを</w:t>
      </w:r>
      <w:r w:rsidRPr="0049256C">
        <w:t>1</w:t>
      </w:r>
      <w:r w:rsidRPr="0049256C">
        <w:t>つのインストールノードに構成することはできない。独立したルールシステムを構成するには、</w:t>
      </w:r>
      <w:r w:rsidRPr="000767B4">
        <w:t>InnoRules</w:t>
      </w:r>
      <w:r w:rsidRPr="000767B4">
        <w:t>を</w:t>
      </w:r>
      <w:r w:rsidR="00D17F3D" w:rsidRPr="00D17F3D">
        <w:rPr>
          <w:rFonts w:hint="eastAsia"/>
        </w:rPr>
        <w:t>別のディレクトリにインストールして</w:t>
      </w:r>
      <w:r w:rsidRPr="0049256C">
        <w:t>そのノードに設定する必要がある。</w:t>
      </w:r>
    </w:p>
    <w:p w14:paraId="2D19E8FF" w14:textId="77777777" w:rsidR="005B6671" w:rsidRPr="0049256C" w:rsidRDefault="005B6671" w:rsidP="00EC7890"/>
    <w:p w14:paraId="560C50C2" w14:textId="0AC9BF0B" w:rsidR="005B6671" w:rsidRPr="0049256C" w:rsidRDefault="005B6671" w:rsidP="00EC7890">
      <w:r w:rsidRPr="0049256C">
        <w:t>それぞれのインストールノードは、独立したインストールディレクトリに位置する。したがって、インストールディレクトリを指定する際には、</w:t>
      </w:r>
      <w:r w:rsidRPr="0049256C">
        <w:rPr>
          <w:rFonts w:hint="eastAsia"/>
        </w:rPr>
        <w:t>既に</w:t>
      </w:r>
      <w:r w:rsidR="004B08F3">
        <w:t>別のインストールノードが</w:t>
      </w:r>
      <w:r w:rsidR="004B08F3" w:rsidRPr="000767B4">
        <w:t>使用</w:t>
      </w:r>
      <w:r w:rsidR="004B08F3" w:rsidRPr="000767B4">
        <w:rPr>
          <w:rFonts w:hint="eastAsia"/>
        </w:rPr>
        <w:t>している</w:t>
      </w:r>
      <w:r w:rsidR="004B08F3" w:rsidRPr="000767B4">
        <w:t>ディレクトリ</w:t>
      </w:r>
      <w:r w:rsidR="004B08F3">
        <w:t>またはその下位</w:t>
      </w:r>
      <w:r w:rsidR="004B08F3" w:rsidRPr="000767B4">
        <w:t>ディレクトリ</w:t>
      </w:r>
      <w:r w:rsidR="004B08F3" w:rsidRPr="000767B4">
        <w:rPr>
          <w:rFonts w:hint="eastAsia"/>
        </w:rPr>
        <w:t>を</w:t>
      </w:r>
      <w:r w:rsidRPr="000767B4">
        <w:t>指定できない</w:t>
      </w:r>
      <w:r w:rsidRPr="0049256C">
        <w:t>。また、それぞれのインストールノードには固有の識別子が付与されるため、ディレクトリのコピーなど</w:t>
      </w:r>
      <w:r w:rsidRPr="0049256C">
        <w:rPr>
          <w:rFonts w:hint="eastAsia"/>
        </w:rPr>
        <w:t>適切な</w:t>
      </w:r>
      <w:r w:rsidRPr="0049256C">
        <w:t>方法</w:t>
      </w:r>
      <w:r w:rsidRPr="0049256C">
        <w:rPr>
          <w:rFonts w:hint="eastAsia"/>
        </w:rPr>
        <w:t>以外の</w:t>
      </w:r>
      <w:r w:rsidRPr="0049256C">
        <w:t>インストール</w:t>
      </w:r>
      <w:r w:rsidRPr="0049256C">
        <w:rPr>
          <w:rFonts w:hint="eastAsia"/>
        </w:rPr>
        <w:t>を</w:t>
      </w:r>
      <w:r w:rsidRPr="0049256C">
        <w:t>してはならない。</w:t>
      </w:r>
    </w:p>
    <w:p w14:paraId="3182FF50" w14:textId="77777777" w:rsidR="005B6671" w:rsidRPr="000767B4" w:rsidRDefault="005B6671" w:rsidP="00EC7890"/>
    <w:p w14:paraId="09897BEE" w14:textId="72CF4593" w:rsidR="005B6671" w:rsidRPr="0049256C" w:rsidRDefault="004104F3" w:rsidP="00EC7890">
      <w:pPr>
        <w:rPr>
          <w:rFonts w:eastAsiaTheme="minorEastAsia"/>
        </w:rPr>
      </w:pPr>
      <w:r w:rsidRPr="000767B4">
        <w:t>インストールウィザードは、</w:t>
      </w:r>
      <w:del w:id="1170" w:author="IRK" w:date="2020-03-06T10:04:00Z">
        <w:r w:rsidRPr="000767B4" w:rsidDel="00AE0E4B">
          <w:delText>以下</w:delText>
        </w:r>
      </w:del>
      <w:ins w:id="1171" w:author="IRK" w:date="2020-03-06T10:04:00Z">
        <w:r w:rsidR="00AE0E4B">
          <w:rPr>
            <w:rFonts w:hint="eastAsia"/>
          </w:rPr>
          <w:t>次の表</w:t>
        </w:r>
      </w:ins>
      <w:r w:rsidRPr="000767B4">
        <w:t>の</w:t>
      </w:r>
      <w:r w:rsidRPr="000767B4">
        <w:rPr>
          <w:rFonts w:hint="eastAsia"/>
        </w:rPr>
        <w:t>コマンド</w:t>
      </w:r>
      <w:r w:rsidR="005B6671" w:rsidRPr="000767B4">
        <w:t>を利用して</w:t>
      </w:r>
      <w:r w:rsidR="005B6671" w:rsidRPr="0049256C">
        <w:t>実行する。</w:t>
      </w:r>
    </w:p>
    <w:p w14:paraId="7A640118" w14:textId="77777777" w:rsidR="005B6671" w:rsidRPr="0049256C" w:rsidRDefault="005B6671" w:rsidP="00EC7890">
      <w:pPr>
        <w:rPr>
          <w:rFonts w:eastAsiaTheme="minorEastAsia"/>
        </w:rPr>
      </w:pPr>
    </w:p>
    <w:p w14:paraId="7E02A037" w14:textId="0DE06ED5" w:rsidR="00DC677C" w:rsidRPr="0049256C" w:rsidRDefault="00DC677C" w:rsidP="007D3017">
      <w:pPr>
        <w:pStyle w:val="afff6"/>
      </w:pPr>
      <w:bookmarkStart w:id="1172" w:name="_Toc34839507"/>
      <w:del w:id="1173" w:author="IRK" w:date="2020-03-06T10:04: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41</w:delText>
        </w:r>
        <w:r w:rsidR="003561C7" w:rsidRPr="0049256C" w:rsidDel="00AE0E4B">
          <w:rPr>
            <w:noProof/>
          </w:rPr>
          <w:fldChar w:fldCharType="end"/>
        </w:r>
        <w:r w:rsidRPr="0049256C" w:rsidDel="00AE0E4B">
          <w:rPr>
            <w:rFonts w:hint="eastAsia"/>
          </w:rPr>
          <w:delText>]</w:delText>
        </w:r>
      </w:del>
      <w:ins w:id="1174" w:author="IRK" w:date="2020-03-06T10:04: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41</w:t>
      </w:r>
      <w:ins w:id="1175" w:author="IRK" w:date="2020-03-06T10:04:00Z">
        <w:r w:rsidR="00AE0E4B">
          <w:fldChar w:fldCharType="end"/>
        </w:r>
        <w:r w:rsidR="00AE0E4B">
          <w:rPr>
            <w:rFonts w:hint="eastAsia"/>
          </w:rPr>
          <w:t>]</w:t>
        </w:r>
      </w:ins>
      <w:bookmarkEnd w:id="117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176" w:author="IRK" w:date="2020-04-16T11:14:00Z">
          <w:tblPr>
            <w:tblW w:w="0" w:type="auto"/>
            <w:tblInd w:w="108" w:type="dxa"/>
            <w:tblLook w:val="04A0" w:firstRow="1" w:lastRow="0" w:firstColumn="1" w:lastColumn="0" w:noHBand="0" w:noVBand="1"/>
          </w:tblPr>
        </w:tblPrChange>
      </w:tblPr>
      <w:tblGrid>
        <w:gridCol w:w="9356"/>
        <w:tblGridChange w:id="1177">
          <w:tblGrid>
            <w:gridCol w:w="9356"/>
          </w:tblGrid>
        </w:tblGridChange>
      </w:tblGrid>
      <w:tr w:rsidR="005B6671" w:rsidRPr="0049256C" w14:paraId="138A8A97" w14:textId="77777777" w:rsidTr="003351D8">
        <w:trPr>
          <w:jc w:val="center"/>
        </w:trPr>
        <w:tc>
          <w:tcPr>
            <w:tcW w:w="9356" w:type="dxa"/>
            <w:tcPrChange w:id="1178" w:author="IRK" w:date="2020-04-16T11:14:00Z">
              <w:tcPr>
                <w:tcW w:w="9356" w:type="dxa"/>
              </w:tcPr>
            </w:tcPrChange>
          </w:tcPr>
          <w:p w14:paraId="698AF94A" w14:textId="77777777" w:rsidR="005B6671" w:rsidRPr="0049256C" w:rsidRDefault="005B6671">
            <w:pPr>
              <w:pStyle w:val="16"/>
              <w:pPrChange w:id="1179" w:author="IRK" w:date="2020-04-27T17:26:00Z">
                <w:pPr/>
              </w:pPrChange>
            </w:pPr>
            <w:r w:rsidRPr="0049256C">
              <w:t>java -jar innorules-inst.jar</w:t>
            </w:r>
          </w:p>
        </w:tc>
      </w:tr>
    </w:tbl>
    <w:p w14:paraId="66E8B7CF" w14:textId="77777777" w:rsidR="00D17F3D" w:rsidRPr="0049256C" w:rsidRDefault="00D17F3D" w:rsidP="00EC7890"/>
    <w:p w14:paraId="48315B47" w14:textId="248D6104" w:rsidR="00D17F3D" w:rsidRDefault="00D17F3D">
      <w:pPr>
        <w:jc w:val="left"/>
      </w:pPr>
      <w:r>
        <w:rPr>
          <w:b/>
          <w:bCs/>
        </w:rPr>
        <w:br w:type="page"/>
      </w:r>
    </w:p>
    <w:p w14:paraId="317EE3FA" w14:textId="0581B274" w:rsidR="005B6671" w:rsidRPr="000767B4" w:rsidRDefault="004104F3">
      <w:pPr>
        <w:pStyle w:val="32"/>
        <w:numPr>
          <w:ilvl w:val="2"/>
          <w:numId w:val="139"/>
        </w:numPr>
        <w:pPrChange w:id="1180" w:author="IRK" w:date="2020-05-11T09:36:00Z">
          <w:pPr>
            <w:pStyle w:val="32"/>
            <w:numPr>
              <w:numId w:val="27"/>
            </w:numPr>
            <w:spacing w:before="12" w:after="100"/>
            <w:jc w:val="left"/>
          </w:pPr>
        </w:pPrChange>
      </w:pPr>
      <w:bookmarkStart w:id="1181" w:name="_Toc465078473"/>
      <w:bookmarkStart w:id="1182" w:name="_Toc465092047"/>
      <w:bookmarkStart w:id="1183" w:name="_Toc40449514"/>
      <w:bookmarkEnd w:id="1181"/>
      <w:bookmarkEnd w:id="1182"/>
      <w:r w:rsidRPr="000767B4">
        <w:rPr>
          <w:rFonts w:hint="eastAsia"/>
          <w:lang w:eastAsia="ja-JP"/>
        </w:rPr>
        <w:t>導入</w:t>
      </w:r>
      <w:bookmarkEnd w:id="1183"/>
    </w:p>
    <w:p w14:paraId="6BFCB347" w14:textId="20DBDD88" w:rsidR="005B6671" w:rsidRPr="0049256C" w:rsidRDefault="00DC677C">
      <w:pPr>
        <w:pPrChange w:id="1184" w:author="IRK" w:date="2020-05-11T09:54:00Z">
          <w:pPr>
            <w:jc w:val="left"/>
          </w:pPr>
        </w:pPrChange>
      </w:pPr>
      <w:del w:id="1185" w:author="IRK" w:date="2020-03-06T10:04:00Z">
        <w:r w:rsidRPr="0049256C" w:rsidDel="00AE0E4B">
          <w:delText>表</w:delText>
        </w:r>
        <w:r w:rsidRPr="0049256C" w:rsidDel="00AE0E4B">
          <w:delText>4</w:delText>
        </w:r>
        <w:r w:rsidR="00545C7E" w:rsidDel="00AE0E4B">
          <w:delText>2</w:delText>
        </w:r>
      </w:del>
      <w:ins w:id="1186" w:author="IRK" w:date="2020-03-06T10:04:00Z">
        <w:r w:rsidR="00AE0E4B">
          <w:rPr>
            <w:rFonts w:hint="eastAsia"/>
          </w:rPr>
          <w:t>次の表</w:t>
        </w:r>
      </w:ins>
      <w:r w:rsidR="00135531">
        <w:rPr>
          <w:rFonts w:hint="eastAsia"/>
        </w:rPr>
        <w:t>は</w:t>
      </w:r>
      <w:r w:rsidR="008C16F0">
        <w:rPr>
          <w:rFonts w:hint="eastAsia"/>
        </w:rPr>
        <w:t>、</w:t>
      </w:r>
      <w:r w:rsidR="00135531">
        <w:rPr>
          <w:rFonts w:hint="eastAsia"/>
        </w:rPr>
        <w:t>インストールウィザードの導入段階である。</w:t>
      </w:r>
      <w:r w:rsidR="005B6671" w:rsidRPr="0049256C">
        <w:t>この段階では、</w:t>
      </w:r>
      <w:r w:rsidR="005B6671" w:rsidRPr="0049256C">
        <w:t>InnoRules</w:t>
      </w:r>
      <w:r w:rsidR="005B6671" w:rsidRPr="0049256C">
        <w:t>をインストールするのに必要なシステム要求事項を表示する。</w:t>
      </w:r>
    </w:p>
    <w:p w14:paraId="625A32B4" w14:textId="77777777" w:rsidR="00DC677C" w:rsidRPr="0049256C" w:rsidRDefault="00DC677C" w:rsidP="00EC7890"/>
    <w:p w14:paraId="3E7DDC93" w14:textId="6C3AAF5F" w:rsidR="00DC677C" w:rsidRPr="0049256C" w:rsidRDefault="00DC677C" w:rsidP="007D3017">
      <w:pPr>
        <w:pStyle w:val="afff6"/>
      </w:pPr>
      <w:bookmarkStart w:id="1187" w:name="_Toc34839508"/>
      <w:del w:id="1188" w:author="IRK" w:date="2020-03-06T10:05: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42</w:delText>
        </w:r>
        <w:r w:rsidR="003561C7" w:rsidRPr="0049256C" w:rsidDel="00AE0E4B">
          <w:rPr>
            <w:noProof/>
          </w:rPr>
          <w:fldChar w:fldCharType="end"/>
        </w:r>
        <w:r w:rsidRPr="0049256C" w:rsidDel="00AE0E4B">
          <w:rPr>
            <w:rFonts w:hint="eastAsia"/>
          </w:rPr>
          <w:delText>]</w:delText>
        </w:r>
      </w:del>
      <w:ins w:id="1189" w:author="IRK" w:date="2020-03-06T10:05:00Z">
        <w:r w:rsidR="00AE0E4B">
          <w:rPr>
            <w:rFonts w:hint="eastAsia"/>
          </w:rPr>
          <w:t>[</w:t>
        </w:r>
      </w:ins>
      <w:ins w:id="1190" w:author="IRK" w:date="2020-03-06T10:04:00Z">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42</w:t>
      </w:r>
      <w:ins w:id="1191" w:author="IRK" w:date="2020-03-06T10:04:00Z">
        <w:r w:rsidR="00AE0E4B">
          <w:fldChar w:fldCharType="end"/>
        </w:r>
      </w:ins>
      <w:ins w:id="1192" w:author="IRK" w:date="2020-03-06T10:05:00Z">
        <w:r w:rsidR="00AE0E4B">
          <w:rPr>
            <w:rFonts w:hint="eastAsia"/>
          </w:rPr>
          <w:t>]</w:t>
        </w:r>
      </w:ins>
      <w:bookmarkEnd w:id="118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193" w:author="IRK" w:date="2020-04-16T11:14:00Z">
          <w:tblPr>
            <w:tblW w:w="0" w:type="auto"/>
            <w:tblInd w:w="108" w:type="dxa"/>
            <w:tblLook w:val="04A0" w:firstRow="1" w:lastRow="0" w:firstColumn="1" w:lastColumn="0" w:noHBand="0" w:noVBand="1"/>
          </w:tblPr>
        </w:tblPrChange>
      </w:tblPr>
      <w:tblGrid>
        <w:gridCol w:w="9356"/>
        <w:tblGridChange w:id="1194">
          <w:tblGrid>
            <w:gridCol w:w="9356"/>
          </w:tblGrid>
        </w:tblGridChange>
      </w:tblGrid>
      <w:tr w:rsidR="005B6671" w:rsidRPr="0049256C" w14:paraId="523F144C" w14:textId="77777777" w:rsidTr="003351D8">
        <w:trPr>
          <w:jc w:val="center"/>
        </w:trPr>
        <w:tc>
          <w:tcPr>
            <w:tcW w:w="9356" w:type="dxa"/>
            <w:tcPrChange w:id="1195" w:author="IRK" w:date="2020-04-16T11:14:00Z">
              <w:tcPr>
                <w:tcW w:w="9356" w:type="dxa"/>
              </w:tcPr>
            </w:tcPrChange>
          </w:tcPr>
          <w:p w14:paraId="57FB9374" w14:textId="77777777" w:rsidR="005B6671" w:rsidRPr="0049256C" w:rsidRDefault="005B6671">
            <w:pPr>
              <w:pStyle w:val="16"/>
              <w:pPrChange w:id="1196" w:author="IRK" w:date="2020-04-27T17:26:00Z">
                <w:pPr/>
              </w:pPrChange>
            </w:pPr>
            <w:r w:rsidRPr="0049256C">
              <w:t>********************************************************************************</w:t>
            </w:r>
          </w:p>
          <w:p w14:paraId="6954B27D" w14:textId="77777777" w:rsidR="005B6671" w:rsidRPr="0049256C" w:rsidRDefault="005B6671">
            <w:pPr>
              <w:pStyle w:val="16"/>
              <w:pPrChange w:id="1197" w:author="IRK" w:date="2020-04-27T17:26:00Z">
                <w:pPr/>
              </w:pPrChange>
            </w:pPr>
          </w:p>
          <w:p w14:paraId="71504E15" w14:textId="75B52DE4" w:rsidR="005B6671" w:rsidRPr="000767B4" w:rsidRDefault="004104F3">
            <w:pPr>
              <w:pStyle w:val="16"/>
              <w:pPrChange w:id="1198" w:author="IRK" w:date="2020-04-27T17:26:00Z">
                <w:pPr/>
              </w:pPrChange>
            </w:pPr>
            <w:r w:rsidRPr="000767B4">
              <w:rPr>
                <w:rFonts w:hint="eastAsia"/>
              </w:rPr>
              <w:t>導入</w:t>
            </w:r>
          </w:p>
          <w:p w14:paraId="30D07251" w14:textId="77777777" w:rsidR="005B6671" w:rsidRPr="0049256C" w:rsidRDefault="005B6671">
            <w:pPr>
              <w:pStyle w:val="16"/>
              <w:pPrChange w:id="1199" w:author="IRK" w:date="2020-04-27T17:26:00Z">
                <w:pPr/>
              </w:pPrChange>
            </w:pPr>
          </w:p>
          <w:p w14:paraId="47BE5C7A" w14:textId="77777777" w:rsidR="005B6671" w:rsidRPr="0049256C" w:rsidRDefault="005B6671">
            <w:pPr>
              <w:pStyle w:val="16"/>
              <w:pPrChange w:id="1200" w:author="IRK" w:date="2020-04-27T17:26:00Z">
                <w:pPr/>
              </w:pPrChange>
            </w:pPr>
            <w:r w:rsidRPr="0049256C">
              <w:t>********************************************************************************</w:t>
            </w:r>
          </w:p>
          <w:p w14:paraId="6CEE7FFF" w14:textId="77777777" w:rsidR="005B6671" w:rsidRPr="0049256C" w:rsidRDefault="005B6671">
            <w:pPr>
              <w:pStyle w:val="16"/>
              <w:pPrChange w:id="1201" w:author="IRK" w:date="2020-04-27T17:26:00Z">
                <w:pPr/>
              </w:pPrChange>
            </w:pPr>
          </w:p>
          <w:p w14:paraId="14B14503" w14:textId="6F98FB1D" w:rsidR="005B6671" w:rsidRPr="0049256C" w:rsidRDefault="005B6671">
            <w:pPr>
              <w:pStyle w:val="16"/>
              <w:pPrChange w:id="1202" w:author="IRK" w:date="2020-04-27T17:26:00Z">
                <w:pPr/>
              </w:pPrChange>
            </w:pPr>
            <w:r w:rsidRPr="0049256C">
              <w:t>InnoRules</w:t>
            </w:r>
            <w:del w:id="1203" w:author="IRK" w:date="2020-03-10T06:41:00Z">
              <w:r w:rsidR="00135531" w:rsidDel="003538CD">
                <w:rPr>
                  <w:rFonts w:hint="eastAsia"/>
                </w:rPr>
                <w:delText xml:space="preserve">　</w:delText>
              </w:r>
            </w:del>
            <w:ins w:id="1204" w:author="IRK" w:date="2020-03-10T06:41:00Z">
              <w:r w:rsidR="003538CD">
                <w:rPr>
                  <w:rFonts w:hint="eastAsia"/>
                </w:rPr>
                <w:t xml:space="preserve"> </w:t>
              </w:r>
            </w:ins>
            <w:r w:rsidRPr="0049256C">
              <w:t>7.</w:t>
            </w:r>
            <w:del w:id="1205" w:author="IRK" w:date="2020-03-10T09:52:00Z">
              <w:r w:rsidR="005D472E" w:rsidDel="002D6A3C">
                <w:delText>1</w:delText>
              </w:r>
            </w:del>
            <w:ins w:id="1206" w:author="IRK" w:date="2020-03-10T09:52:00Z">
              <w:r w:rsidR="002D6A3C">
                <w:rPr>
                  <w:rFonts w:hint="eastAsia"/>
                </w:rPr>
                <w:t>2</w:t>
              </w:r>
            </w:ins>
            <w:r w:rsidRPr="0049256C">
              <w:t>.0</w:t>
            </w:r>
            <w:r w:rsidR="004104F3">
              <w:t>のインストールへようこそ。</w:t>
            </w:r>
            <w:r w:rsidR="004104F3" w:rsidRPr="000767B4">
              <w:t>インストール</w:t>
            </w:r>
            <w:r w:rsidR="004104F3" w:rsidRPr="000767B4">
              <w:rPr>
                <w:rFonts w:hint="eastAsia"/>
              </w:rPr>
              <w:t>する前</w:t>
            </w:r>
            <w:r w:rsidR="003A6B21">
              <w:t>に</w:t>
            </w:r>
            <w:r w:rsidR="003A6B21" w:rsidRPr="003A6B21">
              <w:rPr>
                <w:rFonts w:hint="eastAsia"/>
              </w:rPr>
              <w:t>以下</w:t>
            </w:r>
            <w:r w:rsidR="004104F3" w:rsidRPr="000767B4">
              <w:t>の事前</w:t>
            </w:r>
            <w:r w:rsidR="004104F3" w:rsidRPr="000767B4">
              <w:rPr>
                <w:rFonts w:hint="eastAsia"/>
              </w:rPr>
              <w:t>確認</w:t>
            </w:r>
            <w:r w:rsidRPr="000767B4">
              <w:t>事項を確認</w:t>
            </w:r>
            <w:r w:rsidRPr="0049256C">
              <w:t>してください。</w:t>
            </w:r>
          </w:p>
          <w:p w14:paraId="6FB142CD" w14:textId="77777777" w:rsidR="005B6671" w:rsidRPr="0049256C" w:rsidRDefault="005B6671">
            <w:pPr>
              <w:pStyle w:val="16"/>
              <w:pPrChange w:id="1207" w:author="IRK" w:date="2020-04-27T17:26:00Z">
                <w:pPr/>
              </w:pPrChange>
            </w:pPr>
            <w:r w:rsidRPr="0049256C">
              <w:tab/>
              <w:t>- JDK6.0</w:t>
            </w:r>
            <w:r w:rsidRPr="0049256C">
              <w:t>（</w:t>
            </w:r>
            <w:r w:rsidRPr="0049256C">
              <w:rPr>
                <w:rFonts w:hint="eastAsia"/>
              </w:rPr>
              <w:t>または</w:t>
            </w:r>
            <w:r w:rsidRPr="0049256C">
              <w:t>それ以上）</w:t>
            </w:r>
          </w:p>
          <w:p w14:paraId="7E5CB3F2" w14:textId="77777777" w:rsidR="005B6671" w:rsidRPr="0049256C" w:rsidRDefault="005B6671">
            <w:pPr>
              <w:pStyle w:val="16"/>
              <w:pPrChange w:id="1208" w:author="IRK" w:date="2020-04-27T17:26:00Z">
                <w:pPr/>
              </w:pPrChange>
            </w:pPr>
            <w:r w:rsidRPr="0049256C">
              <w:tab/>
              <w:t>- InnoRules</w:t>
            </w:r>
            <w:r w:rsidRPr="0049256C">
              <w:t>インストールディレクトリは、少なくとも</w:t>
            </w:r>
            <w:r w:rsidRPr="0049256C">
              <w:t>30MB</w:t>
            </w:r>
            <w:r w:rsidRPr="0049256C">
              <w:t>以上の空き容量が必要です。</w:t>
            </w:r>
          </w:p>
          <w:p w14:paraId="45704652" w14:textId="77777777" w:rsidR="005B6671" w:rsidRPr="0049256C" w:rsidRDefault="005B6671">
            <w:pPr>
              <w:pStyle w:val="16"/>
              <w:pPrChange w:id="1209" w:author="IRK" w:date="2020-04-27T17:26:00Z">
                <w:pPr/>
              </w:pPrChange>
            </w:pPr>
            <w:r w:rsidRPr="0049256C">
              <w:tab/>
              <w:t xml:space="preserve">- </w:t>
            </w:r>
            <w:r w:rsidRPr="0049256C">
              <w:t>（選択事項）</w:t>
            </w:r>
            <w:r w:rsidRPr="0049256C">
              <w:t>HTTP</w:t>
            </w:r>
            <w:r w:rsidRPr="0049256C">
              <w:t>サービスポートと制御ポートが割り当てられていなければなりません。</w:t>
            </w:r>
          </w:p>
          <w:p w14:paraId="7F4697EB" w14:textId="52FB76F2" w:rsidR="005B6671" w:rsidRPr="0049256C" w:rsidRDefault="005B6671">
            <w:pPr>
              <w:pStyle w:val="16"/>
              <w:pPrChange w:id="1210" w:author="IRK" w:date="2020-04-27T17:26:00Z">
                <w:pPr/>
              </w:pPrChange>
            </w:pPr>
            <w:r w:rsidRPr="0049256C">
              <w:t>[</w:t>
            </w:r>
            <w:r w:rsidR="004104F3">
              <w:t>エンターキー</w:t>
            </w:r>
            <w:r w:rsidR="004104F3" w:rsidRPr="000767B4">
              <w:t>を</w:t>
            </w:r>
            <w:r w:rsidR="004104F3" w:rsidRPr="000767B4">
              <w:rPr>
                <w:rFonts w:hint="eastAsia"/>
              </w:rPr>
              <w:t>押下</w:t>
            </w:r>
            <w:r w:rsidRPr="000767B4">
              <w:t>してください。</w:t>
            </w:r>
            <w:r w:rsidRPr="0049256C">
              <w:t>]</w:t>
            </w:r>
          </w:p>
        </w:tc>
      </w:tr>
    </w:tbl>
    <w:p w14:paraId="1D16EC85" w14:textId="77777777" w:rsidR="005B6671" w:rsidRPr="0049256C" w:rsidRDefault="005B6671" w:rsidP="00EC7890"/>
    <w:p w14:paraId="137C78EB" w14:textId="77777777" w:rsidR="005B6671" w:rsidRPr="0049256C" w:rsidRDefault="005B6671" w:rsidP="00333094">
      <w:pPr>
        <w:pStyle w:val="32"/>
        <w:rPr>
          <w:lang w:eastAsia="ja-JP"/>
        </w:rPr>
      </w:pPr>
      <w:bookmarkStart w:id="1211" w:name="_Toc441755274"/>
      <w:bookmarkStart w:id="1212" w:name="_Toc40449515"/>
      <w:r w:rsidRPr="0049256C">
        <w:rPr>
          <w:lang w:eastAsia="ja-JP"/>
        </w:rPr>
        <w:t>JDK</w:t>
      </w:r>
      <w:r w:rsidRPr="0049256C">
        <w:rPr>
          <w:lang w:eastAsia="ja-JP"/>
        </w:rPr>
        <w:t>ホームディレクトリ</w:t>
      </w:r>
      <w:bookmarkEnd w:id="1211"/>
      <w:bookmarkEnd w:id="1212"/>
    </w:p>
    <w:p w14:paraId="2937979B" w14:textId="0AC544A6" w:rsidR="005B6671" w:rsidRPr="0049256C" w:rsidRDefault="00DC677C" w:rsidP="00EC7890">
      <w:del w:id="1213" w:author="IRK" w:date="2020-03-06T10:05:00Z">
        <w:r w:rsidRPr="0049256C" w:rsidDel="00AE0E4B">
          <w:delText>表</w:delText>
        </w:r>
        <w:r w:rsidRPr="0049256C" w:rsidDel="00AE0E4B">
          <w:delText>4</w:delText>
        </w:r>
        <w:r w:rsidR="00545C7E" w:rsidDel="00AE0E4B">
          <w:delText>3</w:delText>
        </w:r>
      </w:del>
      <w:ins w:id="1214" w:author="IRK" w:date="2020-03-06T10:05:00Z">
        <w:r w:rsidR="00AE0E4B">
          <w:rPr>
            <w:rFonts w:hint="eastAsia"/>
          </w:rPr>
          <w:t>次の表</w:t>
        </w:r>
      </w:ins>
      <w:r w:rsidR="005B6671" w:rsidRPr="0049256C">
        <w:t>は、</w:t>
      </w:r>
      <w:r w:rsidR="005B6671" w:rsidRPr="0049256C">
        <w:t>JDK</w:t>
      </w:r>
      <w:r w:rsidR="005B6671" w:rsidRPr="0049256C">
        <w:t>ホームディレクトリを選択する段階を示している。</w:t>
      </w:r>
      <w:r w:rsidR="005B6671" w:rsidRPr="0049256C">
        <w:t>InnoRules</w:t>
      </w:r>
      <w:r w:rsidR="005B6671" w:rsidRPr="0049256C">
        <w:t>は、</w:t>
      </w:r>
      <w:r w:rsidR="005B6671" w:rsidRPr="0049256C">
        <w:t>Java</w:t>
      </w:r>
      <w:r w:rsidR="005B6671" w:rsidRPr="0049256C">
        <w:t>ベースのアプリケーションで</w:t>
      </w:r>
      <w:r w:rsidR="005B6671" w:rsidRPr="0049256C">
        <w:t>JDK 6.0</w:t>
      </w:r>
      <w:r w:rsidR="004104F3">
        <w:t>以上を必要とする。この段階で、各種</w:t>
      </w:r>
      <w:r w:rsidR="005B6671" w:rsidRPr="0049256C">
        <w:t>ウィザード</w:t>
      </w:r>
      <w:r w:rsidR="005B6671" w:rsidRPr="0049256C">
        <w:rPr>
          <w:rFonts w:hint="eastAsia"/>
        </w:rPr>
        <w:t>および</w:t>
      </w:r>
      <w:r w:rsidR="005B6671" w:rsidRPr="0049256C">
        <w:t>InnoRules</w:t>
      </w:r>
      <w:r w:rsidR="005B6671" w:rsidRPr="0049256C">
        <w:t>サーバが使用する</w:t>
      </w:r>
      <w:r w:rsidR="005B6671" w:rsidRPr="0049256C">
        <w:t>JDK</w:t>
      </w:r>
      <w:r w:rsidR="005B6671" w:rsidRPr="0049256C">
        <w:t>のパスを指定する。</w:t>
      </w:r>
    </w:p>
    <w:p w14:paraId="54BFCCAE" w14:textId="77777777" w:rsidR="005B6671" w:rsidRPr="0049256C" w:rsidRDefault="005B6671" w:rsidP="00EC7890"/>
    <w:p w14:paraId="0E23C780" w14:textId="605D476E" w:rsidR="00DC677C" w:rsidRPr="0049256C" w:rsidRDefault="00DC677C" w:rsidP="007D3017">
      <w:pPr>
        <w:pStyle w:val="afff6"/>
      </w:pPr>
      <w:bookmarkStart w:id="1215" w:name="_Toc34839509"/>
      <w:del w:id="1216" w:author="IRK" w:date="2020-03-06T10:05: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43</w:delText>
        </w:r>
        <w:r w:rsidR="003561C7" w:rsidRPr="0049256C" w:rsidDel="00AE0E4B">
          <w:rPr>
            <w:noProof/>
          </w:rPr>
          <w:fldChar w:fldCharType="end"/>
        </w:r>
        <w:r w:rsidRPr="0049256C" w:rsidDel="00AE0E4B">
          <w:rPr>
            <w:rFonts w:hint="eastAsia"/>
          </w:rPr>
          <w:delText>]</w:delText>
        </w:r>
      </w:del>
      <w:ins w:id="1217" w:author="IRK" w:date="2020-03-06T10:05: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43</w:t>
      </w:r>
      <w:ins w:id="1218" w:author="IRK" w:date="2020-03-06T10:05:00Z">
        <w:r w:rsidR="00AE0E4B">
          <w:fldChar w:fldCharType="end"/>
        </w:r>
        <w:r w:rsidR="00AE0E4B">
          <w:rPr>
            <w:rFonts w:hint="eastAsia"/>
          </w:rPr>
          <w:t>]</w:t>
        </w:r>
      </w:ins>
      <w:bookmarkEnd w:id="121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219" w:author="IRK" w:date="2020-04-16T11:14:00Z">
          <w:tblPr>
            <w:tblW w:w="0" w:type="auto"/>
            <w:tblInd w:w="108" w:type="dxa"/>
            <w:tblLook w:val="04A0" w:firstRow="1" w:lastRow="0" w:firstColumn="1" w:lastColumn="0" w:noHBand="0" w:noVBand="1"/>
          </w:tblPr>
        </w:tblPrChange>
      </w:tblPr>
      <w:tblGrid>
        <w:gridCol w:w="9356"/>
        <w:tblGridChange w:id="1220">
          <w:tblGrid>
            <w:gridCol w:w="9356"/>
          </w:tblGrid>
        </w:tblGridChange>
      </w:tblGrid>
      <w:tr w:rsidR="005B6671" w:rsidRPr="0049256C" w14:paraId="07A9849A" w14:textId="77777777" w:rsidTr="003351D8">
        <w:trPr>
          <w:jc w:val="center"/>
        </w:trPr>
        <w:tc>
          <w:tcPr>
            <w:tcW w:w="9356" w:type="dxa"/>
            <w:tcPrChange w:id="1221" w:author="IRK" w:date="2020-04-16T11:14:00Z">
              <w:tcPr>
                <w:tcW w:w="9356" w:type="dxa"/>
              </w:tcPr>
            </w:tcPrChange>
          </w:tcPr>
          <w:p w14:paraId="5D1C11F7" w14:textId="77777777" w:rsidR="005B6671" w:rsidRPr="0049256C" w:rsidRDefault="005B6671">
            <w:pPr>
              <w:pStyle w:val="16"/>
              <w:pPrChange w:id="1222" w:author="IRK" w:date="2020-04-27T17:26:00Z">
                <w:pPr/>
              </w:pPrChange>
            </w:pPr>
            <w:r w:rsidRPr="0049256C">
              <w:t>********************************************************************************</w:t>
            </w:r>
          </w:p>
          <w:p w14:paraId="18EA1A02" w14:textId="77777777" w:rsidR="005B6671" w:rsidRPr="0049256C" w:rsidRDefault="005B6671">
            <w:pPr>
              <w:pStyle w:val="16"/>
              <w:pPrChange w:id="1223" w:author="IRK" w:date="2020-04-27T17:26:00Z">
                <w:pPr/>
              </w:pPrChange>
            </w:pPr>
          </w:p>
          <w:p w14:paraId="67F47A11" w14:textId="77777777" w:rsidR="005B6671" w:rsidRPr="0049256C" w:rsidRDefault="005B6671">
            <w:pPr>
              <w:pStyle w:val="16"/>
              <w:pPrChange w:id="1224" w:author="IRK" w:date="2020-04-27T17:26:00Z">
                <w:pPr/>
              </w:pPrChange>
            </w:pPr>
            <w:r w:rsidRPr="0049256C">
              <w:t>JDK</w:t>
            </w:r>
            <w:r w:rsidRPr="0049256C">
              <w:t>ホームディレクトリ</w:t>
            </w:r>
          </w:p>
          <w:p w14:paraId="28FBD8FC" w14:textId="77777777" w:rsidR="005B6671" w:rsidRPr="0049256C" w:rsidRDefault="005B6671">
            <w:pPr>
              <w:pStyle w:val="16"/>
              <w:pPrChange w:id="1225" w:author="IRK" w:date="2020-04-27T17:26:00Z">
                <w:pPr/>
              </w:pPrChange>
            </w:pPr>
          </w:p>
          <w:p w14:paraId="60C00A38" w14:textId="77777777" w:rsidR="005B6671" w:rsidRPr="0049256C" w:rsidRDefault="005B6671">
            <w:pPr>
              <w:pStyle w:val="16"/>
              <w:pPrChange w:id="1226" w:author="IRK" w:date="2020-04-27T17:26:00Z">
                <w:pPr/>
              </w:pPrChange>
            </w:pPr>
            <w:r w:rsidRPr="0049256C">
              <w:t>********************************************************************************</w:t>
            </w:r>
          </w:p>
          <w:p w14:paraId="4254FBE8" w14:textId="77777777" w:rsidR="005B6671" w:rsidRPr="0049256C" w:rsidRDefault="005B6671">
            <w:pPr>
              <w:pStyle w:val="16"/>
              <w:pPrChange w:id="1227" w:author="IRK" w:date="2020-04-27T17:26:00Z">
                <w:pPr/>
              </w:pPrChange>
            </w:pPr>
          </w:p>
          <w:p w14:paraId="5150CCE5" w14:textId="128F21D2" w:rsidR="005B6671" w:rsidRPr="0049256C" w:rsidRDefault="009703FD">
            <w:pPr>
              <w:pStyle w:val="16"/>
              <w:pPrChange w:id="1228" w:author="IRK" w:date="2020-04-27T17:26:00Z">
                <w:pPr/>
              </w:pPrChange>
            </w:pPr>
            <w:r w:rsidRPr="009703FD">
              <w:rPr>
                <w:rFonts w:hint="eastAsia"/>
              </w:rPr>
              <w:t>JDK</w:t>
            </w:r>
            <w:r>
              <w:rPr>
                <w:rFonts w:hint="eastAsia"/>
              </w:rPr>
              <w:t>が</w:t>
            </w:r>
            <w:r w:rsidRPr="000767B4">
              <w:rPr>
                <w:rFonts w:hint="eastAsia"/>
              </w:rPr>
              <w:t>インストールされたディレクトリを指定してください</w:t>
            </w:r>
            <w:r w:rsidR="000767B4" w:rsidRPr="000767B4">
              <w:rPr>
                <w:rFonts w:hint="eastAsia"/>
              </w:rPr>
              <w:t>。</w:t>
            </w:r>
            <w:r w:rsidR="005B6671" w:rsidRPr="000767B4">
              <w:t>JDK</w:t>
            </w:r>
            <w:r w:rsidR="005B6671" w:rsidRPr="000767B4">
              <w:t>バージョン</w:t>
            </w:r>
            <w:r w:rsidR="005B6671" w:rsidRPr="0049256C">
              <w:t>は</w:t>
            </w:r>
            <w:r w:rsidR="005B6671" w:rsidRPr="0049256C">
              <w:t>6.0</w:t>
            </w:r>
            <w:r w:rsidR="005B6671" w:rsidRPr="0049256C">
              <w:t>（</w:t>
            </w:r>
            <w:r w:rsidR="005B6671" w:rsidRPr="0049256C">
              <w:t>1.6</w:t>
            </w:r>
            <w:r w:rsidR="005B6671" w:rsidRPr="0049256C">
              <w:t>）以上でなければなりません。</w:t>
            </w:r>
            <w:r w:rsidR="005B6671" w:rsidRPr="0049256C">
              <w:t>(</w:t>
            </w:r>
            <w:r>
              <w:t>デフォルト</w:t>
            </w:r>
            <w:r w:rsidRPr="009703FD">
              <w:rPr>
                <w:rFonts w:hint="eastAsia"/>
              </w:rPr>
              <w:t>値</w:t>
            </w:r>
            <w:r w:rsidR="005B6671" w:rsidRPr="0049256C">
              <w:t>: /opt/java/sun-jdk-1.6.0-64)</w:t>
            </w:r>
          </w:p>
          <w:p w14:paraId="23D15053" w14:textId="77777777" w:rsidR="005B6671" w:rsidRPr="0049256C" w:rsidRDefault="005B6671">
            <w:pPr>
              <w:pStyle w:val="16"/>
              <w:pPrChange w:id="1229" w:author="IRK" w:date="2020-04-27T17:26:00Z">
                <w:pPr/>
              </w:pPrChange>
            </w:pPr>
          </w:p>
          <w:p w14:paraId="30033F8B" w14:textId="77777777" w:rsidR="005B6671" w:rsidRPr="0049256C" w:rsidRDefault="005B6671">
            <w:pPr>
              <w:pStyle w:val="16"/>
              <w:pPrChange w:id="1230" w:author="IRK" w:date="2020-04-27T17:26:00Z">
                <w:pPr/>
              </w:pPrChange>
            </w:pPr>
            <w:r w:rsidRPr="0049256C">
              <w:t xml:space="preserve"> &gt;&gt;</w:t>
            </w:r>
          </w:p>
        </w:tc>
      </w:tr>
    </w:tbl>
    <w:p w14:paraId="6CABD5FB" w14:textId="77777777" w:rsidR="005B6671" w:rsidRPr="0049256C" w:rsidRDefault="005B6671" w:rsidP="00EC7890"/>
    <w:p w14:paraId="173CFFD0" w14:textId="607808C4" w:rsidR="005B6671" w:rsidRPr="0049256C" w:rsidRDefault="005B6671" w:rsidP="00EC7890">
      <w:r w:rsidRPr="0049256C">
        <w:t>インストールウィザードは、インストールウィザードを実行した</w:t>
      </w:r>
      <w:r w:rsidRPr="0049256C">
        <w:t>J</w:t>
      </w:r>
      <w:r w:rsidR="008857A1">
        <w:t>AVA_HOME</w:t>
      </w:r>
      <w:r w:rsidRPr="0049256C">
        <w:t>を利用して</w:t>
      </w:r>
      <w:r w:rsidRPr="0049256C">
        <w:t>JDK</w:t>
      </w:r>
      <w:r w:rsidRPr="0049256C">
        <w:t>がインストールされている</w:t>
      </w:r>
      <w:r w:rsidR="00D17F3D" w:rsidRPr="00D17F3D">
        <w:rPr>
          <w:rFonts w:hint="eastAsia"/>
        </w:rPr>
        <w:t>ディレクトリをデフォルト値として表示する。</w:t>
      </w:r>
      <w:r w:rsidRPr="0049256C">
        <w:t>JDK</w:t>
      </w:r>
      <w:r w:rsidRPr="0049256C">
        <w:t>の場所を</w:t>
      </w:r>
      <w:r w:rsidR="008C16F0">
        <w:rPr>
          <w:rFonts w:hint="eastAsia"/>
        </w:rPr>
        <w:t>確認</w:t>
      </w:r>
      <w:r w:rsidRPr="0049256C">
        <w:t>できない場合は、</w:t>
      </w:r>
      <w:r w:rsidRPr="0049256C">
        <w:rPr>
          <w:rFonts w:hint="eastAsia"/>
        </w:rPr>
        <w:t>デフォルト</w:t>
      </w:r>
      <w:r w:rsidRPr="0049256C">
        <w:t>値が表示されない。</w:t>
      </w:r>
    </w:p>
    <w:p w14:paraId="1A2E8B55" w14:textId="77777777" w:rsidR="005B6671" w:rsidRPr="008C16F0" w:rsidRDefault="005B6671" w:rsidP="00EC7890"/>
    <w:p w14:paraId="06A3FB46" w14:textId="0FA73787" w:rsidR="005B6671" w:rsidRPr="0049256C" w:rsidRDefault="005B6671" w:rsidP="00EC7890">
      <w:r w:rsidRPr="0049256C">
        <w:t>指定したディレクトリが</w:t>
      </w:r>
      <w:r w:rsidRPr="0049256C">
        <w:rPr>
          <w:rFonts w:hint="eastAsia"/>
        </w:rPr>
        <w:t>誤った</w:t>
      </w:r>
      <w:r w:rsidRPr="0049256C">
        <w:t>JDK</w:t>
      </w:r>
      <w:r w:rsidRPr="0049256C">
        <w:t>ディレクトリであ</w:t>
      </w:r>
      <w:r w:rsidRPr="0049256C">
        <w:rPr>
          <w:rFonts w:hint="eastAsia"/>
        </w:rPr>
        <w:t>る場合、または</w:t>
      </w:r>
      <w:r w:rsidRPr="0049256C">
        <w:t>インストールされた</w:t>
      </w:r>
      <w:r w:rsidRPr="0049256C">
        <w:t>JDK</w:t>
      </w:r>
      <w:r w:rsidRPr="0049256C">
        <w:t>が</w:t>
      </w:r>
      <w:r w:rsidRPr="0049256C">
        <w:rPr>
          <w:rFonts w:hint="eastAsia"/>
        </w:rPr>
        <w:t>破損</w:t>
      </w:r>
      <w:r w:rsidRPr="0049256C">
        <w:t>し適切な実行権限がない場合は、エラーメッセージが出力される。また、指定した</w:t>
      </w:r>
      <w:r w:rsidRPr="0049256C">
        <w:t>JDK</w:t>
      </w:r>
      <w:r w:rsidRPr="0049256C">
        <w:t>が</w:t>
      </w:r>
      <w:r w:rsidRPr="0049256C">
        <w:t>6.0</w:t>
      </w:r>
      <w:r w:rsidRPr="0049256C">
        <w:t>以上でない場合にもエラーメッセージが出力される。</w:t>
      </w:r>
    </w:p>
    <w:p w14:paraId="5BEB532B" w14:textId="77777777" w:rsidR="005B6671" w:rsidRPr="0049256C" w:rsidRDefault="005B6671" w:rsidP="00EC7890">
      <w:r w:rsidRPr="0049256C">
        <w:t>次は、エラーメッセージの例である。</w:t>
      </w:r>
    </w:p>
    <w:p w14:paraId="61524827" w14:textId="77777777" w:rsidR="00DC677C" w:rsidRPr="0049256C" w:rsidRDefault="00DC677C" w:rsidP="00EC7890"/>
    <w:p w14:paraId="6DE26EF0" w14:textId="77777777" w:rsidR="005B6671" w:rsidRPr="0049256C" w:rsidRDefault="005B6671" w:rsidP="003351D8">
      <w:pPr>
        <w:pStyle w:val="10"/>
      </w:pPr>
      <w:r w:rsidRPr="0049256C">
        <w:t>パスが正しくない場合</w:t>
      </w:r>
    </w:p>
    <w:p w14:paraId="7A17A65F" w14:textId="68E12C3E" w:rsidR="00AE3D6A" w:rsidRPr="0049256C" w:rsidRDefault="00AE3D6A" w:rsidP="007D3017">
      <w:pPr>
        <w:pStyle w:val="afff6"/>
      </w:pPr>
      <w:bookmarkStart w:id="1231" w:name="_Toc34839510"/>
      <w:del w:id="1232" w:author="IRK" w:date="2020-03-06T10:05: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44</w:delText>
        </w:r>
        <w:r w:rsidR="003561C7" w:rsidRPr="0049256C" w:rsidDel="00AE0E4B">
          <w:rPr>
            <w:noProof/>
          </w:rPr>
          <w:fldChar w:fldCharType="end"/>
        </w:r>
        <w:r w:rsidRPr="0049256C" w:rsidDel="00AE0E4B">
          <w:rPr>
            <w:rFonts w:hint="eastAsia"/>
          </w:rPr>
          <w:delText>]</w:delText>
        </w:r>
      </w:del>
      <w:ins w:id="1233" w:author="IRK" w:date="2020-03-06T10:05: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44</w:t>
      </w:r>
      <w:ins w:id="1234" w:author="IRK" w:date="2020-03-06T10:05:00Z">
        <w:r w:rsidR="00AE0E4B">
          <w:fldChar w:fldCharType="end"/>
        </w:r>
        <w:r w:rsidR="00AE0E4B">
          <w:rPr>
            <w:rFonts w:hint="eastAsia"/>
          </w:rPr>
          <w:t>]</w:t>
        </w:r>
      </w:ins>
      <w:bookmarkEnd w:id="123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235" w:author="IRK" w:date="2020-04-16T11:16:00Z">
          <w:tblPr>
            <w:tblW w:w="0" w:type="auto"/>
            <w:tblInd w:w="108" w:type="dxa"/>
            <w:tblLook w:val="04A0" w:firstRow="1" w:lastRow="0" w:firstColumn="1" w:lastColumn="0" w:noHBand="0" w:noVBand="1"/>
          </w:tblPr>
        </w:tblPrChange>
      </w:tblPr>
      <w:tblGrid>
        <w:gridCol w:w="9356"/>
        <w:tblGridChange w:id="1236">
          <w:tblGrid>
            <w:gridCol w:w="9356"/>
          </w:tblGrid>
        </w:tblGridChange>
      </w:tblGrid>
      <w:tr w:rsidR="005B6671" w:rsidRPr="000767B4" w14:paraId="42C01A95" w14:textId="77777777" w:rsidTr="003351D8">
        <w:trPr>
          <w:jc w:val="center"/>
        </w:trPr>
        <w:tc>
          <w:tcPr>
            <w:tcW w:w="9356" w:type="dxa"/>
            <w:tcPrChange w:id="1237" w:author="IRK" w:date="2020-04-16T11:16:00Z">
              <w:tcPr>
                <w:tcW w:w="9356" w:type="dxa"/>
              </w:tcPr>
            </w:tcPrChange>
          </w:tcPr>
          <w:p w14:paraId="22C6D09F" w14:textId="1ED60B67" w:rsidR="005B6671" w:rsidRPr="000767B4" w:rsidRDefault="005B6671">
            <w:pPr>
              <w:pStyle w:val="16"/>
              <w:pPrChange w:id="1238" w:author="IRK" w:date="2020-04-27T17:26:00Z">
                <w:pPr/>
              </w:pPrChange>
            </w:pPr>
            <w:r w:rsidRPr="000767B4">
              <w:t>[</w:t>
            </w:r>
            <w:r w:rsidRPr="000767B4">
              <w:t>エラー</w:t>
            </w:r>
            <w:r w:rsidRPr="000767B4">
              <w:t xml:space="preserve">] </w:t>
            </w:r>
            <w:r w:rsidR="002B2671" w:rsidRPr="00A90D0C">
              <w:rPr>
                <w:rFonts w:hint="eastAsia"/>
              </w:rPr>
              <w:t>The path is not a directory.</w:t>
            </w:r>
            <w:r w:rsidRPr="000767B4">
              <w:t>[</w:t>
            </w:r>
            <w:r w:rsidR="009703FD" w:rsidRPr="000767B4">
              <w:t>エンターキーを</w:t>
            </w:r>
            <w:r w:rsidR="009703FD" w:rsidRPr="000767B4">
              <w:rPr>
                <w:rFonts w:hint="eastAsia"/>
              </w:rPr>
              <w:t>押下</w:t>
            </w:r>
            <w:r w:rsidRPr="000767B4">
              <w:t>してください。</w:t>
            </w:r>
            <w:r w:rsidRPr="000767B4">
              <w:t>]</w:t>
            </w:r>
          </w:p>
          <w:p w14:paraId="403E18BD" w14:textId="77777777" w:rsidR="005B6671" w:rsidRPr="000767B4" w:rsidRDefault="005B6671">
            <w:pPr>
              <w:pStyle w:val="16"/>
              <w:pPrChange w:id="1239" w:author="IRK" w:date="2020-04-27T17:26:00Z">
                <w:pPr/>
              </w:pPrChange>
            </w:pPr>
            <w:r w:rsidRPr="000767B4">
              <w:t>or</w:t>
            </w:r>
          </w:p>
          <w:p w14:paraId="2947CE3F" w14:textId="575CC26A" w:rsidR="005B6671" w:rsidRPr="000767B4" w:rsidRDefault="005B6671">
            <w:pPr>
              <w:pStyle w:val="16"/>
              <w:pPrChange w:id="1240" w:author="IRK" w:date="2020-04-27T17:26:00Z">
                <w:pPr/>
              </w:pPrChange>
            </w:pPr>
            <w:r w:rsidRPr="000767B4">
              <w:t>[</w:t>
            </w:r>
            <w:r w:rsidRPr="000767B4">
              <w:t>エラー</w:t>
            </w:r>
            <w:r w:rsidRPr="000767B4">
              <w:t>] There is no bin directory.[</w:t>
            </w:r>
            <w:r w:rsidR="009703FD" w:rsidRPr="000767B4">
              <w:t>エンターキー</w:t>
            </w:r>
            <w:r w:rsidR="009703FD" w:rsidRPr="000767B4">
              <w:rPr>
                <w:rFonts w:hint="eastAsia"/>
              </w:rPr>
              <w:t>を押下</w:t>
            </w:r>
            <w:r w:rsidRPr="000767B4">
              <w:t>してください。</w:t>
            </w:r>
            <w:r w:rsidRPr="000767B4">
              <w:t>]</w:t>
            </w:r>
          </w:p>
        </w:tc>
      </w:tr>
    </w:tbl>
    <w:p w14:paraId="00A52E07" w14:textId="77777777" w:rsidR="00AE3D6A" w:rsidRPr="000767B4" w:rsidRDefault="00AE3D6A" w:rsidP="00EC7890">
      <w:pPr>
        <w:ind w:left="910"/>
      </w:pPr>
    </w:p>
    <w:p w14:paraId="2F9F5E6B" w14:textId="77777777" w:rsidR="004B68A5" w:rsidRDefault="00D17F3D" w:rsidP="003351D8">
      <w:pPr>
        <w:pStyle w:val="10"/>
      </w:pPr>
      <w:r w:rsidRPr="00D17F3D">
        <w:rPr>
          <w:rFonts w:hint="eastAsia"/>
        </w:rPr>
        <w:t>JDK</w:t>
      </w:r>
      <w:r w:rsidRPr="00D17F3D">
        <w:rPr>
          <w:rFonts w:hint="eastAsia"/>
        </w:rPr>
        <w:t>のバージョンが製品前提条件を満たさない場合</w:t>
      </w:r>
    </w:p>
    <w:p w14:paraId="510FA5E1" w14:textId="13886315" w:rsidR="005B6671" w:rsidRPr="000767B4" w:rsidRDefault="005B6671" w:rsidP="00EC7890"/>
    <w:p w14:paraId="227EFDCD" w14:textId="61C62D5E" w:rsidR="00AE3D6A" w:rsidRPr="000767B4" w:rsidRDefault="00AE3D6A" w:rsidP="007D3017">
      <w:pPr>
        <w:pStyle w:val="afff6"/>
      </w:pPr>
      <w:bookmarkStart w:id="1241" w:name="_Toc34839511"/>
      <w:del w:id="1242" w:author="IRK" w:date="2020-03-06T10:06:00Z">
        <w:r w:rsidRPr="000767B4" w:rsidDel="00AE0E4B">
          <w:delText>[</w:delText>
        </w:r>
        <w:r w:rsidRPr="000767B4" w:rsidDel="00AE0E4B">
          <w:delText>表</w:delText>
        </w:r>
        <w:r w:rsidRPr="000767B4" w:rsidDel="00AE0E4B">
          <w:delText xml:space="preserve"> </w:delText>
        </w:r>
        <w:r w:rsidR="003561C7" w:rsidRPr="000767B4" w:rsidDel="00AE0E4B">
          <w:fldChar w:fldCharType="begin"/>
        </w:r>
        <w:r w:rsidR="003561C7" w:rsidRPr="000767B4" w:rsidDel="00AE0E4B">
          <w:delInstrText xml:space="preserve"> SEQ [</w:delInstrText>
        </w:r>
        <w:r w:rsidR="003561C7" w:rsidRPr="000767B4" w:rsidDel="00AE0E4B">
          <w:delInstrText>表</w:delInstrText>
        </w:r>
        <w:r w:rsidR="003561C7" w:rsidRPr="000767B4" w:rsidDel="00AE0E4B">
          <w:delInstrText xml:space="preserve"> \* ARABIC </w:delInstrText>
        </w:r>
        <w:r w:rsidR="003561C7" w:rsidRPr="000767B4" w:rsidDel="00AE0E4B">
          <w:fldChar w:fldCharType="separate"/>
        </w:r>
        <w:r w:rsidR="000132DF" w:rsidDel="00AE0E4B">
          <w:rPr>
            <w:noProof/>
          </w:rPr>
          <w:delText>45</w:delText>
        </w:r>
        <w:r w:rsidR="003561C7" w:rsidRPr="000767B4" w:rsidDel="00AE0E4B">
          <w:rPr>
            <w:noProof/>
          </w:rPr>
          <w:fldChar w:fldCharType="end"/>
        </w:r>
        <w:r w:rsidRPr="000767B4" w:rsidDel="00AE0E4B">
          <w:rPr>
            <w:rFonts w:hint="eastAsia"/>
          </w:rPr>
          <w:delText>]</w:delText>
        </w:r>
      </w:del>
      <w:ins w:id="1243" w:author="IRK" w:date="2020-03-06T10:06: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45</w:t>
      </w:r>
      <w:ins w:id="1244" w:author="IRK" w:date="2020-03-06T10:06:00Z">
        <w:r w:rsidR="00AE0E4B">
          <w:fldChar w:fldCharType="end"/>
        </w:r>
        <w:r w:rsidR="00AE0E4B">
          <w:rPr>
            <w:rFonts w:hint="eastAsia"/>
          </w:rPr>
          <w:t>]</w:t>
        </w:r>
      </w:ins>
      <w:bookmarkEnd w:id="124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245" w:author="IRK" w:date="2020-04-16T11:16:00Z">
          <w:tblPr>
            <w:tblW w:w="0" w:type="auto"/>
            <w:tblInd w:w="108" w:type="dxa"/>
            <w:tblLook w:val="04A0" w:firstRow="1" w:lastRow="0" w:firstColumn="1" w:lastColumn="0" w:noHBand="0" w:noVBand="1"/>
          </w:tblPr>
        </w:tblPrChange>
      </w:tblPr>
      <w:tblGrid>
        <w:gridCol w:w="9356"/>
        <w:tblGridChange w:id="1246">
          <w:tblGrid>
            <w:gridCol w:w="9356"/>
          </w:tblGrid>
        </w:tblGridChange>
      </w:tblGrid>
      <w:tr w:rsidR="005B6671" w:rsidRPr="000767B4" w14:paraId="3114E04B" w14:textId="77777777" w:rsidTr="003351D8">
        <w:trPr>
          <w:jc w:val="center"/>
        </w:trPr>
        <w:tc>
          <w:tcPr>
            <w:tcW w:w="9356" w:type="dxa"/>
            <w:tcPrChange w:id="1247" w:author="IRK" w:date="2020-04-16T11:16:00Z">
              <w:tcPr>
                <w:tcW w:w="9356" w:type="dxa"/>
              </w:tcPr>
            </w:tcPrChange>
          </w:tcPr>
          <w:p w14:paraId="605B7E9B" w14:textId="4B545B2F" w:rsidR="005B6671" w:rsidRPr="000767B4" w:rsidRDefault="005B6671">
            <w:pPr>
              <w:pStyle w:val="16"/>
              <w:pPrChange w:id="1248" w:author="IRK" w:date="2020-04-27T17:26:00Z">
                <w:pPr/>
              </w:pPrChange>
            </w:pPr>
            <w:r w:rsidRPr="000767B4">
              <w:t>[</w:t>
            </w:r>
            <w:r w:rsidRPr="000767B4">
              <w:t>エラー</w:t>
            </w:r>
            <w:r w:rsidRPr="000767B4">
              <w:t>] JDK version is lower than 6.0.[</w:t>
            </w:r>
            <w:r w:rsidR="009703FD" w:rsidRPr="000767B4">
              <w:t>エンターキーを</w:t>
            </w:r>
            <w:r w:rsidR="009703FD" w:rsidRPr="000767B4">
              <w:rPr>
                <w:rFonts w:hint="eastAsia"/>
              </w:rPr>
              <w:t>押下</w:t>
            </w:r>
            <w:r w:rsidRPr="000767B4">
              <w:t>してください。</w:t>
            </w:r>
            <w:r w:rsidRPr="000767B4">
              <w:t>]</w:t>
            </w:r>
          </w:p>
        </w:tc>
      </w:tr>
    </w:tbl>
    <w:p w14:paraId="1729CDBF" w14:textId="77777777" w:rsidR="005B6671" w:rsidRPr="0049256C" w:rsidRDefault="005B6671" w:rsidP="00EC7890"/>
    <w:p w14:paraId="39C6DEF8" w14:textId="77777777" w:rsidR="005B6671" w:rsidRPr="0049256C" w:rsidRDefault="005B6671" w:rsidP="00333094">
      <w:pPr>
        <w:pStyle w:val="32"/>
        <w:rPr>
          <w:lang w:eastAsia="ja-JP"/>
        </w:rPr>
      </w:pPr>
      <w:bookmarkStart w:id="1249" w:name="_Toc441755275"/>
      <w:bookmarkStart w:id="1250" w:name="_Ref34381650"/>
      <w:bookmarkStart w:id="1251" w:name="_Ref34381654"/>
      <w:bookmarkStart w:id="1252" w:name="_Toc40449516"/>
      <w:r w:rsidRPr="0049256C">
        <w:rPr>
          <w:lang w:eastAsia="ja-JP"/>
        </w:rPr>
        <w:t>インストールディレクトリ</w:t>
      </w:r>
      <w:bookmarkEnd w:id="1249"/>
      <w:bookmarkEnd w:id="1250"/>
      <w:bookmarkEnd w:id="1251"/>
      <w:bookmarkEnd w:id="1252"/>
    </w:p>
    <w:p w14:paraId="1D64ADFB" w14:textId="747F9C57" w:rsidR="005B6671" w:rsidRPr="0049256C" w:rsidRDefault="00AE3D6A" w:rsidP="00EC7890">
      <w:del w:id="1253" w:author="IRK" w:date="2020-03-06T10:06:00Z">
        <w:r w:rsidRPr="0049256C" w:rsidDel="00AE0E4B">
          <w:delText>表</w:delText>
        </w:r>
        <w:r w:rsidRPr="0049256C" w:rsidDel="00AE0E4B">
          <w:delText>4</w:delText>
        </w:r>
        <w:r w:rsidR="00B433F3" w:rsidDel="00AE0E4B">
          <w:delText>6</w:delText>
        </w:r>
      </w:del>
      <w:ins w:id="1254" w:author="IRK" w:date="2020-03-06T10:06:00Z">
        <w:r w:rsidR="00AE0E4B">
          <w:rPr>
            <w:rFonts w:hint="eastAsia"/>
          </w:rPr>
          <w:t>次の表</w:t>
        </w:r>
      </w:ins>
      <w:r w:rsidR="005B6671" w:rsidRPr="0049256C">
        <w:t>は、インストールディレクトリを指定する段階である。インストールディレクトリは、次の条件を</w:t>
      </w:r>
      <w:r w:rsidR="005B6671" w:rsidRPr="0049256C">
        <w:rPr>
          <w:rFonts w:hint="eastAsia"/>
        </w:rPr>
        <w:t>満たす</w:t>
      </w:r>
      <w:r w:rsidR="005B6671" w:rsidRPr="0049256C">
        <w:t>必要がある。</w:t>
      </w:r>
    </w:p>
    <w:p w14:paraId="3A734083" w14:textId="113D57C4" w:rsidR="005B6671" w:rsidRPr="0049256C" w:rsidRDefault="005B6671" w:rsidP="003351D8">
      <w:pPr>
        <w:pStyle w:val="10"/>
      </w:pPr>
      <w:r w:rsidRPr="0049256C">
        <w:rPr>
          <w:rFonts w:hint="eastAsia"/>
        </w:rPr>
        <w:t>既に</w:t>
      </w:r>
      <w:r w:rsidRPr="0049256C">
        <w:t>存在するディレクトリの場合は、空のディレクトリであり、ウィザ</w:t>
      </w:r>
      <w:r w:rsidR="00877ACE">
        <w:t>ード</w:t>
      </w:r>
      <w:ins w:id="1255" w:author="IRK" w:date="2020-03-10T09:53:00Z">
        <w:r w:rsidR="002D6A3C">
          <w:rPr>
            <w:rFonts w:hint="eastAsia"/>
          </w:rPr>
          <w:t>を実行した</w:t>
        </w:r>
        <w:r w:rsidR="002D6A3C">
          <w:rPr>
            <w:rFonts w:hint="eastAsia"/>
          </w:rPr>
          <w:t>OS</w:t>
        </w:r>
        <w:r w:rsidR="002D6A3C">
          <w:rPr>
            <w:rFonts w:hint="eastAsia"/>
          </w:rPr>
          <w:t>のユーザ</w:t>
        </w:r>
      </w:ins>
      <w:r w:rsidR="008C16F0">
        <w:rPr>
          <w:rFonts w:hint="eastAsia"/>
        </w:rPr>
        <w:t>に</w:t>
      </w:r>
      <w:r w:rsidR="00877ACE">
        <w:t>下位ディレクトリとファイルの作成権限</w:t>
      </w:r>
      <w:r w:rsidR="00877ACE">
        <w:rPr>
          <w:rFonts w:hint="eastAsia"/>
        </w:rPr>
        <w:t>が</w:t>
      </w:r>
      <w:del w:id="1256" w:author="IRK" w:date="2020-03-10T09:53:00Z">
        <w:r w:rsidR="00877ACE" w:rsidDel="002D6A3C">
          <w:rPr>
            <w:rFonts w:hint="eastAsia"/>
          </w:rPr>
          <w:delText>ある</w:delText>
        </w:r>
      </w:del>
      <w:ins w:id="1257" w:author="IRK" w:date="2020-03-10T09:53:00Z">
        <w:r w:rsidR="002D6A3C">
          <w:rPr>
            <w:rFonts w:hint="eastAsia"/>
          </w:rPr>
          <w:t>必要</w:t>
        </w:r>
      </w:ins>
      <w:r w:rsidRPr="0049256C">
        <w:t>。</w:t>
      </w:r>
    </w:p>
    <w:p w14:paraId="727EC29F" w14:textId="25D7CF6D" w:rsidR="005B6671" w:rsidRPr="00364C5D" w:rsidRDefault="005B6671" w:rsidP="003351D8">
      <w:pPr>
        <w:pStyle w:val="10"/>
      </w:pPr>
      <w:r w:rsidRPr="0049256C">
        <w:t>ディレクトリが存在</w:t>
      </w:r>
      <w:r w:rsidR="00877ACE">
        <w:t>しない場合は、</w:t>
      </w:r>
      <w:r w:rsidR="00877ACE" w:rsidRPr="00364C5D">
        <w:t>ウィザード</w:t>
      </w:r>
      <w:ins w:id="1258" w:author="IRK" w:date="2020-03-10T09:53:00Z">
        <w:r w:rsidR="002D6A3C">
          <w:rPr>
            <w:rFonts w:hint="eastAsia"/>
          </w:rPr>
          <w:t>を実行した</w:t>
        </w:r>
        <w:r w:rsidR="002D6A3C">
          <w:rPr>
            <w:rFonts w:hint="eastAsia"/>
          </w:rPr>
          <w:t>OS</w:t>
        </w:r>
        <w:r w:rsidR="002D6A3C">
          <w:rPr>
            <w:rFonts w:hint="eastAsia"/>
          </w:rPr>
          <w:t>のユーザ</w:t>
        </w:r>
      </w:ins>
      <w:r w:rsidR="00877ACE" w:rsidRPr="00364C5D">
        <w:rPr>
          <w:rFonts w:hint="eastAsia"/>
        </w:rPr>
        <w:t>に</w:t>
      </w:r>
      <w:r w:rsidR="00877ACE" w:rsidRPr="00364C5D">
        <w:t>ディレクトリの作成権限</w:t>
      </w:r>
      <w:r w:rsidRPr="00364C5D">
        <w:t>が</w:t>
      </w:r>
      <w:del w:id="1259" w:author="IRK" w:date="2020-03-10T09:53:00Z">
        <w:r w:rsidRPr="00364C5D" w:rsidDel="002D6A3C">
          <w:delText>ある</w:delText>
        </w:r>
      </w:del>
      <w:ins w:id="1260" w:author="IRK" w:date="2020-03-10T09:53:00Z">
        <w:r w:rsidR="002D6A3C">
          <w:rPr>
            <w:rFonts w:hint="eastAsia"/>
          </w:rPr>
          <w:t>必要</w:t>
        </w:r>
      </w:ins>
      <w:r w:rsidRPr="00364C5D">
        <w:t>。</w:t>
      </w:r>
    </w:p>
    <w:p w14:paraId="03FD3039" w14:textId="08B60B7F" w:rsidR="005B6671" w:rsidRPr="00364C5D" w:rsidRDefault="005B6671" w:rsidP="003351D8">
      <w:pPr>
        <w:pStyle w:val="10"/>
      </w:pPr>
      <w:r w:rsidRPr="00364C5D">
        <w:t>ディレクトリには、最小</w:t>
      </w:r>
      <w:r w:rsidRPr="00364C5D">
        <w:t>30MB</w:t>
      </w:r>
      <w:r w:rsidRPr="00364C5D">
        <w:t>の空き容量が必要である。この空き容量は、初回インストール</w:t>
      </w:r>
      <w:r w:rsidRPr="00364C5D">
        <w:rPr>
          <w:rFonts w:hint="eastAsia"/>
        </w:rPr>
        <w:t>時</w:t>
      </w:r>
      <w:r w:rsidRPr="00364C5D">
        <w:t>に必要な</w:t>
      </w:r>
      <w:r w:rsidRPr="00364C5D">
        <w:rPr>
          <w:rFonts w:hint="eastAsia"/>
        </w:rPr>
        <w:t>容量</w:t>
      </w:r>
      <w:r w:rsidRPr="00364C5D">
        <w:t>である。インストール後にも、</w:t>
      </w:r>
      <w:r w:rsidRPr="00364C5D">
        <w:t>InnoRules</w:t>
      </w:r>
      <w:r w:rsidRPr="00364C5D">
        <w:t>サーバのログ、サードパーティライブラリ、</w:t>
      </w:r>
      <w:r w:rsidRPr="00364C5D">
        <w:t>JDBC</w:t>
      </w:r>
      <w:r w:rsidR="00877ACE" w:rsidRPr="00364C5D">
        <w:t>ドライバの追加により容量</w:t>
      </w:r>
      <w:r w:rsidR="00877ACE" w:rsidRPr="00364C5D">
        <w:rPr>
          <w:rFonts w:hint="eastAsia"/>
        </w:rPr>
        <w:t>の</w:t>
      </w:r>
      <w:r w:rsidR="00877ACE" w:rsidRPr="00364C5D">
        <w:t>増加</w:t>
      </w:r>
      <w:r w:rsidR="00877ACE" w:rsidRPr="00364C5D">
        <w:rPr>
          <w:rFonts w:hint="eastAsia"/>
        </w:rPr>
        <w:t>が</w:t>
      </w:r>
      <w:r w:rsidR="003B6EC1">
        <w:rPr>
          <w:rFonts w:hint="eastAsia"/>
        </w:rPr>
        <w:t>発生する</w:t>
      </w:r>
      <w:r w:rsidRPr="00364C5D">
        <w:t>。</w:t>
      </w:r>
      <w:r w:rsidR="003865A6" w:rsidRPr="003865A6">
        <w:rPr>
          <w:rFonts w:hint="eastAsia"/>
        </w:rPr>
        <w:t>必要容量</w:t>
      </w:r>
      <w:r w:rsidRPr="00364C5D">
        <w:t>を</w:t>
      </w:r>
      <w:r w:rsidRPr="00364C5D">
        <w:rPr>
          <w:rFonts w:hint="eastAsia"/>
        </w:rPr>
        <w:t>算出</w:t>
      </w:r>
      <w:r w:rsidR="00877ACE" w:rsidRPr="00364C5D">
        <w:rPr>
          <w:rFonts w:hint="eastAsia"/>
        </w:rPr>
        <w:t>する</w:t>
      </w:r>
      <w:r w:rsidR="00877ACE" w:rsidRPr="00364C5D">
        <w:t>時</w:t>
      </w:r>
      <w:r w:rsidRPr="00364C5D">
        <w:t>は、この</w:t>
      </w:r>
      <w:r w:rsidR="003B6EC1">
        <w:rPr>
          <w:rFonts w:hint="eastAsia"/>
        </w:rPr>
        <w:t>容量</w:t>
      </w:r>
      <w:r w:rsidRPr="00364C5D">
        <w:t>も考慮</w:t>
      </w:r>
      <w:r w:rsidRPr="00364C5D">
        <w:rPr>
          <w:rFonts w:hint="eastAsia"/>
        </w:rPr>
        <w:t>し</w:t>
      </w:r>
      <w:r w:rsidRPr="00EC7890">
        <w:rPr>
          <w:rFonts w:hint="eastAsia"/>
        </w:rPr>
        <w:t>算出</w:t>
      </w:r>
      <w:r w:rsidRPr="00364C5D">
        <w:t>する</w:t>
      </w:r>
      <w:r w:rsidR="00877ACE" w:rsidRPr="00364C5D">
        <w:rPr>
          <w:rFonts w:hint="eastAsia"/>
        </w:rPr>
        <w:t>必要がある</w:t>
      </w:r>
      <w:r w:rsidRPr="00364C5D">
        <w:t>。</w:t>
      </w:r>
    </w:p>
    <w:p w14:paraId="232FA1E6" w14:textId="77777777" w:rsidR="005B6671" w:rsidRPr="0049256C" w:rsidRDefault="005B6671" w:rsidP="00EC7890"/>
    <w:p w14:paraId="32B53D69" w14:textId="2370F285" w:rsidR="00AE3D6A" w:rsidRPr="0049256C" w:rsidRDefault="00AE3D6A" w:rsidP="007D3017">
      <w:pPr>
        <w:pStyle w:val="afff6"/>
      </w:pPr>
      <w:bookmarkStart w:id="1261" w:name="_Toc34839512"/>
      <w:del w:id="1262" w:author="IRK" w:date="2020-03-06T10:06: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46</w:delText>
        </w:r>
        <w:r w:rsidR="003561C7" w:rsidRPr="0049256C" w:rsidDel="00AE0E4B">
          <w:rPr>
            <w:noProof/>
          </w:rPr>
          <w:fldChar w:fldCharType="end"/>
        </w:r>
        <w:r w:rsidRPr="0049256C" w:rsidDel="00AE0E4B">
          <w:rPr>
            <w:rFonts w:hint="eastAsia"/>
          </w:rPr>
          <w:delText>]</w:delText>
        </w:r>
      </w:del>
      <w:ins w:id="1263" w:author="IRK" w:date="2020-03-06T10:06: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46</w:t>
      </w:r>
      <w:ins w:id="1264" w:author="IRK" w:date="2020-03-06T10:06:00Z">
        <w:r w:rsidR="00AE0E4B">
          <w:fldChar w:fldCharType="end"/>
        </w:r>
        <w:r w:rsidR="00AE0E4B">
          <w:rPr>
            <w:rFonts w:hint="eastAsia"/>
          </w:rPr>
          <w:t>]</w:t>
        </w:r>
      </w:ins>
      <w:bookmarkEnd w:id="126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265" w:author="IRK" w:date="2020-04-16T11:21:00Z">
          <w:tblPr>
            <w:tblW w:w="0" w:type="auto"/>
            <w:tblInd w:w="108" w:type="dxa"/>
            <w:tblLook w:val="04A0" w:firstRow="1" w:lastRow="0" w:firstColumn="1" w:lastColumn="0" w:noHBand="0" w:noVBand="1"/>
          </w:tblPr>
        </w:tblPrChange>
      </w:tblPr>
      <w:tblGrid>
        <w:gridCol w:w="9356"/>
        <w:tblGridChange w:id="1266">
          <w:tblGrid>
            <w:gridCol w:w="9356"/>
          </w:tblGrid>
        </w:tblGridChange>
      </w:tblGrid>
      <w:tr w:rsidR="005B6671" w:rsidRPr="0049256C" w14:paraId="2EE181ED" w14:textId="77777777" w:rsidTr="003212AB">
        <w:trPr>
          <w:jc w:val="center"/>
        </w:trPr>
        <w:tc>
          <w:tcPr>
            <w:tcW w:w="9356" w:type="dxa"/>
            <w:tcPrChange w:id="1267" w:author="IRK" w:date="2020-04-16T11:21:00Z">
              <w:tcPr>
                <w:tcW w:w="9356" w:type="dxa"/>
              </w:tcPr>
            </w:tcPrChange>
          </w:tcPr>
          <w:p w14:paraId="7562A7F4" w14:textId="77777777" w:rsidR="005B6671" w:rsidRPr="0049256C" w:rsidRDefault="005B6671">
            <w:pPr>
              <w:pStyle w:val="16"/>
              <w:pPrChange w:id="1268" w:author="IRK" w:date="2020-04-27T17:26:00Z">
                <w:pPr/>
              </w:pPrChange>
            </w:pPr>
            <w:r w:rsidRPr="0049256C">
              <w:t>********************************************************************************</w:t>
            </w:r>
          </w:p>
          <w:p w14:paraId="64D22CB5" w14:textId="77777777" w:rsidR="005B6671" w:rsidRPr="0049256C" w:rsidRDefault="005B6671">
            <w:pPr>
              <w:pStyle w:val="16"/>
              <w:pPrChange w:id="1269" w:author="IRK" w:date="2020-04-27T17:26:00Z">
                <w:pPr/>
              </w:pPrChange>
            </w:pPr>
          </w:p>
          <w:p w14:paraId="6E09F956" w14:textId="77777777" w:rsidR="005B6671" w:rsidRPr="0049256C" w:rsidRDefault="005B6671">
            <w:pPr>
              <w:pStyle w:val="16"/>
              <w:pPrChange w:id="1270" w:author="IRK" w:date="2020-04-27T17:26:00Z">
                <w:pPr/>
              </w:pPrChange>
            </w:pPr>
            <w:r w:rsidRPr="0049256C">
              <w:rPr>
                <w:rFonts w:hint="eastAsia"/>
              </w:rPr>
              <w:t>インストールディレクトリ</w:t>
            </w:r>
          </w:p>
          <w:p w14:paraId="0FAF536D" w14:textId="77777777" w:rsidR="005B6671" w:rsidRPr="0049256C" w:rsidRDefault="005B6671">
            <w:pPr>
              <w:pStyle w:val="16"/>
              <w:pPrChange w:id="1271" w:author="IRK" w:date="2020-04-27T17:26:00Z">
                <w:pPr/>
              </w:pPrChange>
            </w:pPr>
          </w:p>
          <w:p w14:paraId="542047C0" w14:textId="77777777" w:rsidR="005B6671" w:rsidRPr="0049256C" w:rsidRDefault="005B6671">
            <w:pPr>
              <w:pStyle w:val="16"/>
              <w:pPrChange w:id="1272" w:author="IRK" w:date="2020-04-27T17:26:00Z">
                <w:pPr/>
              </w:pPrChange>
            </w:pPr>
            <w:r w:rsidRPr="0049256C">
              <w:t>********************************************************************************</w:t>
            </w:r>
          </w:p>
          <w:p w14:paraId="756D71B4" w14:textId="77777777" w:rsidR="005B6671" w:rsidRPr="0049256C" w:rsidRDefault="005B6671">
            <w:pPr>
              <w:pStyle w:val="16"/>
              <w:pPrChange w:id="1273" w:author="IRK" w:date="2020-04-27T17:26:00Z">
                <w:pPr/>
              </w:pPrChange>
            </w:pPr>
          </w:p>
          <w:p w14:paraId="02B0083F" w14:textId="7574CA10" w:rsidR="005B6671" w:rsidRPr="0049256C" w:rsidRDefault="005B6671">
            <w:pPr>
              <w:pStyle w:val="16"/>
              <w:pPrChange w:id="1274" w:author="IRK" w:date="2020-04-27T17:26:00Z">
                <w:pPr/>
              </w:pPrChange>
            </w:pPr>
            <w:r w:rsidRPr="0049256C">
              <w:t>InnoRules</w:t>
            </w:r>
            <w:r w:rsidR="00364C5D">
              <w:t>をどのディレクトリにインストールしますか</w:t>
            </w:r>
            <w:r w:rsidR="00364C5D">
              <w:rPr>
                <w:rFonts w:hint="eastAsia"/>
              </w:rPr>
              <w:t>?</w:t>
            </w:r>
            <w:ins w:id="1275" w:author="IRK" w:date="2020-03-10T09:54:00Z">
              <w:r w:rsidR="00B9147F" w:rsidRPr="00B9147F">
                <w:rPr>
                  <w:rFonts w:hint="eastAsia"/>
                </w:rPr>
                <w:t xml:space="preserve"> </w:t>
              </w:r>
              <w:r w:rsidR="00B9147F" w:rsidRPr="00B9147F">
                <w:rPr>
                  <w:rFonts w:hint="eastAsia"/>
                </w:rPr>
                <w:t>（デフォルト値：</w:t>
              </w:r>
              <w:r w:rsidR="00B9147F" w:rsidRPr="00B9147F">
                <w:rPr>
                  <w:rFonts w:hint="eastAsia"/>
                </w:rPr>
                <w:t>/home/user/innorules-home</w:t>
              </w:r>
              <w:r w:rsidR="00B9147F" w:rsidRPr="00B9147F">
                <w:rPr>
                  <w:rFonts w:hint="eastAsia"/>
                </w:rPr>
                <w:t>）</w:t>
              </w:r>
            </w:ins>
          </w:p>
          <w:p w14:paraId="3639041F" w14:textId="77777777" w:rsidR="005B6671" w:rsidRPr="0049256C" w:rsidRDefault="005B6671">
            <w:pPr>
              <w:pStyle w:val="16"/>
              <w:pPrChange w:id="1276" w:author="IRK" w:date="2020-04-27T17:26:00Z">
                <w:pPr/>
              </w:pPrChange>
            </w:pPr>
          </w:p>
          <w:p w14:paraId="445FEBAF" w14:textId="77777777" w:rsidR="005B6671" w:rsidRPr="0049256C" w:rsidRDefault="005B6671">
            <w:pPr>
              <w:pStyle w:val="16"/>
              <w:pPrChange w:id="1277" w:author="IRK" w:date="2020-04-27T17:26:00Z">
                <w:pPr/>
              </w:pPrChange>
            </w:pPr>
            <w:r w:rsidRPr="0049256C">
              <w:t xml:space="preserve"> &gt;&gt;</w:t>
            </w:r>
          </w:p>
        </w:tc>
      </w:tr>
    </w:tbl>
    <w:p w14:paraId="3FCC8E99" w14:textId="274576E6" w:rsidR="003865A6" w:rsidRDefault="003865A6">
      <w:pPr>
        <w:jc w:val="left"/>
      </w:pPr>
      <w:r>
        <w:rPr>
          <w:b/>
          <w:bCs/>
        </w:rPr>
        <w:br w:type="page"/>
      </w:r>
    </w:p>
    <w:p w14:paraId="520A21A4" w14:textId="77777777" w:rsidR="005B6671" w:rsidRPr="0049256C" w:rsidRDefault="005B6671" w:rsidP="00333094">
      <w:pPr>
        <w:pStyle w:val="32"/>
      </w:pPr>
      <w:bookmarkStart w:id="1278" w:name="_Toc465078477"/>
      <w:bookmarkStart w:id="1279" w:name="_Toc465092051"/>
      <w:bookmarkStart w:id="1280" w:name="_Toc441755276"/>
      <w:bookmarkStart w:id="1281" w:name="_Toc40449517"/>
      <w:bookmarkEnd w:id="1278"/>
      <w:bookmarkEnd w:id="1279"/>
      <w:r w:rsidRPr="0049256C">
        <w:t>ログディレクトリ</w:t>
      </w:r>
      <w:bookmarkEnd w:id="1280"/>
      <w:bookmarkEnd w:id="1281"/>
    </w:p>
    <w:p w14:paraId="69B9829E" w14:textId="79F09E3E" w:rsidR="005B6671" w:rsidRPr="00364C5D" w:rsidRDefault="00AE3D6A" w:rsidP="00EC7890">
      <w:del w:id="1282" w:author="IRK" w:date="2020-03-06T10:06:00Z">
        <w:r w:rsidRPr="0049256C" w:rsidDel="00AE0E4B">
          <w:rPr>
            <w:rFonts w:hint="eastAsia"/>
          </w:rPr>
          <w:delText>表</w:delText>
        </w:r>
        <w:r w:rsidRPr="0049256C" w:rsidDel="00AE0E4B">
          <w:rPr>
            <w:rFonts w:hint="eastAsia"/>
          </w:rPr>
          <w:delText>4</w:delText>
        </w:r>
        <w:r w:rsidR="00B433F3" w:rsidDel="00AE0E4B">
          <w:delText>7</w:delText>
        </w:r>
      </w:del>
      <w:ins w:id="1283" w:author="IRK" w:date="2020-03-06T10:06:00Z">
        <w:r w:rsidR="00AE0E4B">
          <w:rPr>
            <w:rFonts w:hint="eastAsia"/>
          </w:rPr>
          <w:t>次の表</w:t>
        </w:r>
      </w:ins>
      <w:r w:rsidR="005B6671" w:rsidRPr="0049256C">
        <w:t>は、ログディレクトリを指定する段階である。</w:t>
      </w:r>
      <w:r w:rsidR="005B6671" w:rsidRPr="0049256C">
        <w:t>InnoRules</w:t>
      </w:r>
      <w:r w:rsidR="005B6671" w:rsidRPr="0049256C">
        <w:t>サーバとルールアプリケーションは</w:t>
      </w:r>
      <w:r w:rsidR="00224162">
        <w:t>、指定されたディレクトリ下位にディレクトリを作成</w:t>
      </w:r>
      <w:r w:rsidR="00224162" w:rsidRPr="00364C5D">
        <w:t>してログを</w:t>
      </w:r>
      <w:r w:rsidR="00224162" w:rsidRPr="00364C5D">
        <w:rPr>
          <w:rFonts w:hint="eastAsia"/>
        </w:rPr>
        <w:t>保存</w:t>
      </w:r>
      <w:r w:rsidR="005B6671" w:rsidRPr="00364C5D">
        <w:t>する。</w:t>
      </w:r>
    </w:p>
    <w:p w14:paraId="0CD4D2C6" w14:textId="77777777" w:rsidR="005B6671" w:rsidRPr="0049256C" w:rsidRDefault="005B6671" w:rsidP="00EC7890"/>
    <w:p w14:paraId="40D44415" w14:textId="0B10C61A" w:rsidR="00AE3D6A" w:rsidRPr="0049256C" w:rsidRDefault="00AE3D6A" w:rsidP="007D3017">
      <w:pPr>
        <w:pStyle w:val="afff6"/>
      </w:pPr>
      <w:bookmarkStart w:id="1284" w:name="_Toc34839513"/>
      <w:del w:id="1285" w:author="IRK" w:date="2020-03-06T10:06: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47</w:delText>
        </w:r>
        <w:r w:rsidR="003561C7" w:rsidRPr="0049256C" w:rsidDel="00AE0E4B">
          <w:rPr>
            <w:noProof/>
          </w:rPr>
          <w:fldChar w:fldCharType="end"/>
        </w:r>
        <w:r w:rsidRPr="0049256C" w:rsidDel="00AE0E4B">
          <w:rPr>
            <w:rFonts w:hint="eastAsia"/>
          </w:rPr>
          <w:delText>]</w:delText>
        </w:r>
      </w:del>
      <w:ins w:id="1286" w:author="IRK" w:date="2020-03-06T10:06: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47</w:t>
      </w:r>
      <w:ins w:id="1287" w:author="IRK" w:date="2020-03-06T10:06:00Z">
        <w:r w:rsidR="00AE0E4B">
          <w:fldChar w:fldCharType="end"/>
        </w:r>
        <w:r w:rsidR="00AE0E4B">
          <w:rPr>
            <w:rFonts w:hint="eastAsia"/>
          </w:rPr>
          <w:t>]</w:t>
        </w:r>
      </w:ins>
      <w:bookmarkEnd w:id="128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288" w:author="IRK" w:date="2020-04-16T11:21:00Z">
          <w:tblPr>
            <w:tblW w:w="0" w:type="auto"/>
            <w:tblInd w:w="108" w:type="dxa"/>
            <w:tblLook w:val="04A0" w:firstRow="1" w:lastRow="0" w:firstColumn="1" w:lastColumn="0" w:noHBand="0" w:noVBand="1"/>
          </w:tblPr>
        </w:tblPrChange>
      </w:tblPr>
      <w:tblGrid>
        <w:gridCol w:w="9356"/>
        <w:tblGridChange w:id="1289">
          <w:tblGrid>
            <w:gridCol w:w="9356"/>
          </w:tblGrid>
        </w:tblGridChange>
      </w:tblGrid>
      <w:tr w:rsidR="005B6671" w:rsidRPr="0049256C" w14:paraId="07E6D1F2" w14:textId="77777777" w:rsidTr="003212AB">
        <w:trPr>
          <w:jc w:val="center"/>
        </w:trPr>
        <w:tc>
          <w:tcPr>
            <w:tcW w:w="9356" w:type="dxa"/>
            <w:tcPrChange w:id="1290" w:author="IRK" w:date="2020-04-16T11:21:00Z">
              <w:tcPr>
                <w:tcW w:w="9356" w:type="dxa"/>
              </w:tcPr>
            </w:tcPrChange>
          </w:tcPr>
          <w:p w14:paraId="5BA6B492" w14:textId="77777777" w:rsidR="005B6671" w:rsidRPr="0049256C" w:rsidRDefault="005B6671">
            <w:pPr>
              <w:pStyle w:val="16"/>
              <w:pPrChange w:id="1291" w:author="IRK" w:date="2020-04-27T17:26:00Z">
                <w:pPr/>
              </w:pPrChange>
            </w:pPr>
            <w:r w:rsidRPr="0049256C">
              <w:t>********************************************************************************</w:t>
            </w:r>
          </w:p>
          <w:p w14:paraId="256A192F" w14:textId="77777777" w:rsidR="005B6671" w:rsidRPr="0049256C" w:rsidRDefault="005B6671">
            <w:pPr>
              <w:pStyle w:val="16"/>
              <w:pPrChange w:id="1292" w:author="IRK" w:date="2020-04-27T17:26:00Z">
                <w:pPr/>
              </w:pPrChange>
            </w:pPr>
          </w:p>
          <w:p w14:paraId="7254F93C" w14:textId="77777777" w:rsidR="005B6671" w:rsidRPr="0049256C" w:rsidRDefault="005B6671">
            <w:pPr>
              <w:pStyle w:val="16"/>
              <w:pPrChange w:id="1293" w:author="IRK" w:date="2020-04-27T17:26:00Z">
                <w:pPr/>
              </w:pPrChange>
            </w:pPr>
            <w:r w:rsidRPr="0049256C">
              <w:rPr>
                <w:rFonts w:hint="eastAsia"/>
              </w:rPr>
              <w:t>ログディレクトリ</w:t>
            </w:r>
          </w:p>
          <w:p w14:paraId="40EA78D8" w14:textId="77777777" w:rsidR="005B6671" w:rsidRPr="0049256C" w:rsidRDefault="005B6671">
            <w:pPr>
              <w:pStyle w:val="16"/>
              <w:pPrChange w:id="1294" w:author="IRK" w:date="2020-04-27T17:26:00Z">
                <w:pPr/>
              </w:pPrChange>
            </w:pPr>
          </w:p>
          <w:p w14:paraId="7E2ACEA8" w14:textId="77777777" w:rsidR="005B6671" w:rsidRPr="0049256C" w:rsidRDefault="005B6671">
            <w:pPr>
              <w:pStyle w:val="16"/>
              <w:pPrChange w:id="1295" w:author="IRK" w:date="2020-04-27T17:26:00Z">
                <w:pPr/>
              </w:pPrChange>
            </w:pPr>
            <w:r w:rsidRPr="0049256C">
              <w:t>********************************************************************************</w:t>
            </w:r>
          </w:p>
          <w:p w14:paraId="4B46FB37" w14:textId="77777777" w:rsidR="005B6671" w:rsidRPr="0049256C" w:rsidRDefault="005B6671">
            <w:pPr>
              <w:pStyle w:val="16"/>
              <w:pPrChange w:id="1296" w:author="IRK" w:date="2020-04-27T17:26:00Z">
                <w:pPr/>
              </w:pPrChange>
            </w:pPr>
          </w:p>
          <w:p w14:paraId="7D20544E" w14:textId="56214502" w:rsidR="005B6671" w:rsidRPr="0049256C" w:rsidRDefault="00224162">
            <w:pPr>
              <w:pStyle w:val="16"/>
              <w:pPrChange w:id="1297" w:author="IRK" w:date="2020-04-27T17:26:00Z">
                <w:pPr/>
              </w:pPrChange>
            </w:pPr>
            <w:r w:rsidRPr="0042431B">
              <w:rPr>
                <w:rFonts w:hint="eastAsia"/>
              </w:rPr>
              <w:t>ログファイルを出力するディレクトリを指定してください</w:t>
            </w:r>
            <w:r w:rsidR="00364C5D" w:rsidRPr="0042431B">
              <w:rPr>
                <w:rFonts w:hint="eastAsia"/>
              </w:rPr>
              <w:t>。</w:t>
            </w:r>
            <w:r w:rsidR="005B6671" w:rsidRPr="0042431B">
              <w:t>InnoRules</w:t>
            </w:r>
            <w:r w:rsidR="005B6671" w:rsidRPr="0049256C">
              <w:t>サービスとルールランタイムが下位ディレクトリにログを記録します。</w:t>
            </w:r>
            <w:r w:rsidR="005B6671" w:rsidRPr="0049256C">
              <w:t>(</w:t>
            </w:r>
            <w:r w:rsidR="005B6671" w:rsidRPr="0049256C">
              <w:t>デフォルト値</w:t>
            </w:r>
            <w:r w:rsidR="005B6671" w:rsidRPr="0049256C">
              <w:t>: /home/</w:t>
            </w:r>
            <w:r w:rsidR="005B6671" w:rsidRPr="0049256C">
              <w:rPr>
                <w:rFonts w:eastAsiaTheme="minorEastAsia" w:hint="eastAsia"/>
              </w:rPr>
              <w:t>user</w:t>
            </w:r>
            <w:r w:rsidR="005B6671" w:rsidRPr="0049256C">
              <w:t>/innorules-home/innorules-server/logs)</w:t>
            </w:r>
          </w:p>
          <w:p w14:paraId="5C4F20AE" w14:textId="77777777" w:rsidR="005B6671" w:rsidRPr="0049256C" w:rsidRDefault="005B6671">
            <w:pPr>
              <w:pStyle w:val="16"/>
              <w:pPrChange w:id="1298" w:author="IRK" w:date="2020-04-27T17:26:00Z">
                <w:pPr/>
              </w:pPrChange>
            </w:pPr>
          </w:p>
          <w:p w14:paraId="62A5A639" w14:textId="77777777" w:rsidR="005B6671" w:rsidRPr="0049256C" w:rsidRDefault="005B6671">
            <w:pPr>
              <w:pStyle w:val="16"/>
              <w:pPrChange w:id="1299" w:author="IRK" w:date="2020-04-27T17:26:00Z">
                <w:pPr/>
              </w:pPrChange>
            </w:pPr>
            <w:r w:rsidRPr="0049256C">
              <w:t xml:space="preserve"> &gt;&gt;</w:t>
            </w:r>
          </w:p>
        </w:tc>
      </w:tr>
    </w:tbl>
    <w:p w14:paraId="4B7B68FC" w14:textId="77777777" w:rsidR="005B6671" w:rsidRPr="0049256C" w:rsidRDefault="005B6671" w:rsidP="00EC7890">
      <w:pPr>
        <w:rPr>
          <w:rFonts w:eastAsiaTheme="minorEastAsia"/>
        </w:rPr>
      </w:pPr>
    </w:p>
    <w:p w14:paraId="58775D4B" w14:textId="2C39EA26" w:rsidR="005B6671" w:rsidRPr="00DC5C34" w:rsidRDefault="005B6671" w:rsidP="00EC7890">
      <w:r w:rsidRPr="0049256C">
        <w:rPr>
          <w:rFonts w:hint="eastAsia"/>
        </w:rPr>
        <w:t>デフォルト</w:t>
      </w:r>
      <w:r w:rsidR="00224162">
        <w:t>値は、</w:t>
      </w:r>
      <w:r w:rsidR="00224162" w:rsidRPr="000A15D5">
        <w:t>インストールディレクトリ</w:t>
      </w:r>
      <w:del w:id="1300" w:author="IRK" w:date="2020-03-11T16:14:00Z">
        <w:r w:rsidR="003865A6" w:rsidRPr="003865A6" w:rsidDel="0090373D">
          <w:rPr>
            <w:rFonts w:hint="eastAsia"/>
          </w:rPr>
          <w:delText>以下</w:delText>
        </w:r>
      </w:del>
      <w:r w:rsidR="00224162" w:rsidRPr="00A201E5">
        <w:rPr>
          <w:rFonts w:hint="eastAsia"/>
        </w:rPr>
        <w:t>の</w:t>
      </w:r>
      <w:r w:rsidRPr="000A15D5">
        <w:t>innorules-server/logs</w:t>
      </w:r>
      <w:r w:rsidRPr="000A15D5">
        <w:t>ディレクトリである。</w:t>
      </w:r>
      <w:del w:id="1301" w:author="IRK" w:date="2020-03-06T10:07:00Z">
        <w:r w:rsidRPr="0020298E" w:rsidDel="00AE0E4B">
          <w:delText>2.1.3</w:delText>
        </w:r>
      </w:del>
      <w:ins w:id="1302" w:author="IRK" w:date="2020-03-10T22:12:00Z">
        <w:r w:rsidR="001075B0">
          <w:rPr>
            <w:rFonts w:hint="eastAsia"/>
          </w:rPr>
          <w:t>「</w:t>
        </w:r>
      </w:ins>
      <w:ins w:id="1303" w:author="IRK" w:date="2020-03-06T10:07:00Z">
        <w:r w:rsidR="00AE0E4B">
          <w:fldChar w:fldCharType="begin"/>
        </w:r>
        <w:r w:rsidR="00AE0E4B">
          <w:instrText xml:space="preserve"> </w:instrText>
        </w:r>
        <w:r w:rsidR="00AE0E4B">
          <w:rPr>
            <w:rFonts w:hint="eastAsia"/>
          </w:rPr>
          <w:instrText>REF _Ref34381650 \r \h</w:instrText>
        </w:r>
        <w:r w:rsidR="00AE0E4B">
          <w:instrText xml:space="preserve"> </w:instrText>
        </w:r>
      </w:ins>
      <w:r w:rsidR="00AE0E4B">
        <w:fldChar w:fldCharType="separate"/>
      </w:r>
      <w:r w:rsidR="00AB1F2F">
        <w:t xml:space="preserve">2.1.3 </w:t>
      </w:r>
      <w:ins w:id="1304" w:author="IRK" w:date="2020-03-06T10:07:00Z">
        <w:r w:rsidR="00AE0E4B">
          <w:fldChar w:fldCharType="end"/>
        </w:r>
        <w:r w:rsidR="00AE0E4B">
          <w:fldChar w:fldCharType="begin"/>
        </w:r>
        <w:r w:rsidR="00AE0E4B">
          <w:instrText xml:space="preserve"> REF _Ref34381654 \h </w:instrText>
        </w:r>
      </w:ins>
      <w:r w:rsidR="00AE0E4B">
        <w:fldChar w:fldCharType="separate"/>
      </w:r>
      <w:r w:rsidR="00AB1F2F" w:rsidRPr="0049256C">
        <w:t>インストールディレクトリ</w:t>
      </w:r>
      <w:ins w:id="1305" w:author="IRK" w:date="2020-03-06T10:07:00Z">
        <w:r w:rsidR="00AE0E4B">
          <w:fldChar w:fldCharType="end"/>
        </w:r>
      </w:ins>
      <w:ins w:id="1306" w:author="IRK" w:date="2020-03-10T22:12:00Z">
        <w:r w:rsidR="001075B0">
          <w:rPr>
            <w:rFonts w:hint="eastAsia"/>
          </w:rPr>
          <w:t>」</w:t>
        </w:r>
      </w:ins>
      <w:r w:rsidRPr="0020298E">
        <w:t>で説明したように、インス</w:t>
      </w:r>
      <w:r w:rsidR="00224162" w:rsidRPr="0020298E">
        <w:t>トールに必要な最小容量にはログファイルが考慮されていないため、</w:t>
      </w:r>
      <w:r w:rsidR="00224162" w:rsidRPr="00A201E5">
        <w:rPr>
          <w:rFonts w:hint="eastAsia"/>
        </w:rPr>
        <w:t>既定の</w:t>
      </w:r>
      <w:r w:rsidRPr="000A15D5">
        <w:t>ログディレクトリを使用する場合は</w:t>
      </w:r>
      <w:r w:rsidRPr="0020298E">
        <w:rPr>
          <w:rFonts w:hint="eastAsia"/>
        </w:rPr>
        <w:t>、</w:t>
      </w:r>
      <w:r w:rsidR="003865A6" w:rsidRPr="003865A6">
        <w:rPr>
          <w:rFonts w:hint="eastAsia"/>
        </w:rPr>
        <w:t>ログ容量を考慮する必要がある。</w:t>
      </w:r>
      <w:del w:id="1307" w:author="IRK" w:date="2020-03-10T15:04:00Z">
        <w:r w:rsidR="003865A6" w:rsidRPr="00DC5C34" w:rsidDel="00967926">
          <w:delText xml:space="preserve"> </w:delText>
        </w:r>
      </w:del>
    </w:p>
    <w:p w14:paraId="7642E69A" w14:textId="1C86B7E9" w:rsidR="005B6671" w:rsidRPr="0049256C" w:rsidRDefault="005B6671" w:rsidP="00EC7890">
      <w:r w:rsidRPr="00DC5C34">
        <w:t>InnoRules</w:t>
      </w:r>
      <w:r w:rsidRPr="000E6D5F">
        <w:t>サーバ</w:t>
      </w:r>
      <w:del w:id="1308" w:author="IRK" w:date="2020-04-16T17:56:00Z">
        <w:r w:rsidR="00224162" w:rsidRPr="00A201E5" w:rsidDel="001B16CC">
          <w:rPr>
            <w:rFonts w:hint="eastAsia"/>
          </w:rPr>
          <w:delText>だけ</w:delText>
        </w:r>
      </w:del>
      <w:ins w:id="1309" w:author="IRK" w:date="2020-04-16T17:56:00Z">
        <w:r w:rsidR="001B16CC">
          <w:rPr>
            <w:rFonts w:hint="eastAsia"/>
          </w:rPr>
          <w:t>のみ</w:t>
        </w:r>
      </w:ins>
      <w:r w:rsidR="00224162" w:rsidRPr="00A201E5">
        <w:rPr>
          <w:rFonts w:hint="eastAsia"/>
        </w:rPr>
        <w:t>でなく</w:t>
      </w:r>
      <w:r w:rsidRPr="000A15D5">
        <w:t>、ルールアプリケーション</w:t>
      </w:r>
      <w:r w:rsidRPr="000A15D5">
        <w:rPr>
          <w:rFonts w:hint="eastAsia"/>
        </w:rPr>
        <w:t>について</w:t>
      </w:r>
      <w:r w:rsidRPr="0020298E">
        <w:t>もこのディレクトリにログを記録</w:t>
      </w:r>
      <w:r w:rsidR="00224162" w:rsidRPr="0020298E">
        <w:t>するため適切に権限を付与する必要がある。</w:t>
      </w:r>
      <w:r w:rsidR="003865A6">
        <w:rPr>
          <w:rFonts w:hint="eastAsia"/>
        </w:rPr>
        <w:t>システムに、別のログディレクトリが存在する場合</w:t>
      </w:r>
      <w:r w:rsidRPr="0049256C">
        <w:t>、容量や権限管理</w:t>
      </w:r>
      <w:r w:rsidRPr="0049256C">
        <w:rPr>
          <w:rFonts w:hint="eastAsia"/>
        </w:rPr>
        <w:t>の観点から、</w:t>
      </w:r>
      <w:r w:rsidRPr="0049256C">
        <w:t>その</w:t>
      </w:r>
      <w:r w:rsidRPr="0049256C">
        <w:rPr>
          <w:rFonts w:hint="eastAsia"/>
        </w:rPr>
        <w:t>ログ</w:t>
      </w:r>
      <w:r w:rsidRPr="0049256C">
        <w:t>ディレクトリの利用</w:t>
      </w:r>
      <w:r w:rsidRPr="0049256C">
        <w:rPr>
          <w:rFonts w:hint="eastAsia"/>
        </w:rPr>
        <w:t>を</w:t>
      </w:r>
      <w:r w:rsidRPr="0049256C">
        <w:t>推奨</w:t>
      </w:r>
      <w:r w:rsidRPr="0049256C">
        <w:rPr>
          <w:rFonts w:hint="eastAsia"/>
        </w:rPr>
        <w:t>する</w:t>
      </w:r>
      <w:r w:rsidRPr="0049256C">
        <w:t>。</w:t>
      </w:r>
    </w:p>
    <w:p w14:paraId="7F959269" w14:textId="77777777" w:rsidR="005B6671" w:rsidRPr="0049256C" w:rsidRDefault="005B6671" w:rsidP="00EC7890"/>
    <w:p w14:paraId="281EB8B6" w14:textId="77777777" w:rsidR="005B6671" w:rsidRPr="0049256C" w:rsidRDefault="005B6671" w:rsidP="00333094">
      <w:pPr>
        <w:pStyle w:val="32"/>
      </w:pPr>
      <w:bookmarkStart w:id="1310" w:name="_Toc441755277"/>
      <w:bookmarkStart w:id="1311" w:name="_Toc40449518"/>
      <w:r w:rsidRPr="0049256C">
        <w:t>InnoRules</w:t>
      </w:r>
      <w:r w:rsidRPr="0049256C">
        <w:t>サーバ設定</w:t>
      </w:r>
      <w:bookmarkEnd w:id="1310"/>
      <w:bookmarkEnd w:id="1311"/>
    </w:p>
    <w:p w14:paraId="3DA0ED9E" w14:textId="2E5CC53A" w:rsidR="005B6671" w:rsidRPr="0049256C" w:rsidRDefault="00AE3D6A" w:rsidP="00EC7890">
      <w:pPr>
        <w:rPr>
          <w:rFonts w:eastAsiaTheme="minorEastAsia"/>
        </w:rPr>
      </w:pPr>
      <w:del w:id="1312" w:author="IRK" w:date="2020-03-06T10:07:00Z">
        <w:r w:rsidRPr="0049256C" w:rsidDel="00AE0E4B">
          <w:rPr>
            <w:rFonts w:hint="eastAsia"/>
          </w:rPr>
          <w:delText>表</w:delText>
        </w:r>
        <w:r w:rsidRPr="0049256C" w:rsidDel="00AE0E4B">
          <w:rPr>
            <w:rFonts w:hint="eastAsia"/>
          </w:rPr>
          <w:delText>4</w:delText>
        </w:r>
        <w:r w:rsidR="00B433F3" w:rsidDel="00AE0E4B">
          <w:delText>8</w:delText>
        </w:r>
      </w:del>
      <w:ins w:id="1313" w:author="IRK" w:date="2020-03-06T10:07:00Z">
        <w:r w:rsidR="00AE0E4B">
          <w:rPr>
            <w:rFonts w:hint="eastAsia"/>
          </w:rPr>
          <w:t>次の表</w:t>
        </w:r>
      </w:ins>
      <w:r w:rsidR="005B6671" w:rsidRPr="0049256C">
        <w:t>は、</w:t>
      </w:r>
      <w:r w:rsidR="005B6671" w:rsidRPr="0049256C">
        <w:t>InnoRules</w:t>
      </w:r>
      <w:r w:rsidR="005B6671" w:rsidRPr="0049256C">
        <w:t>サーバが使用するポートを</w:t>
      </w:r>
      <w:r w:rsidR="005B6671" w:rsidRPr="0049256C">
        <w:rPr>
          <w:rFonts w:hint="eastAsia"/>
        </w:rPr>
        <w:t>設定</w:t>
      </w:r>
      <w:r w:rsidR="005B6671" w:rsidRPr="0049256C">
        <w:t>する段階である。</w:t>
      </w:r>
    </w:p>
    <w:p w14:paraId="61C89585" w14:textId="77777777" w:rsidR="005B6671" w:rsidRPr="0049256C" w:rsidRDefault="005B6671" w:rsidP="00EC7890">
      <w:pPr>
        <w:rPr>
          <w:rFonts w:eastAsiaTheme="minorEastAsia"/>
        </w:rPr>
      </w:pPr>
    </w:p>
    <w:p w14:paraId="471CC728" w14:textId="1EAFB608" w:rsidR="00AE3D6A" w:rsidRPr="0049256C" w:rsidRDefault="00AE3D6A" w:rsidP="007D3017">
      <w:pPr>
        <w:pStyle w:val="afff6"/>
      </w:pPr>
      <w:bookmarkStart w:id="1314" w:name="_Toc34839514"/>
      <w:del w:id="1315" w:author="IRK" w:date="2020-03-06T10:07:00Z">
        <w:r w:rsidRPr="0049256C" w:rsidDel="00AE0E4B">
          <w:delText>[</w:delText>
        </w:r>
        <w:r w:rsidRPr="0049256C" w:rsidDel="00AE0E4B">
          <w:delText>表</w:delText>
        </w:r>
        <w:r w:rsidRPr="0049256C" w:rsidDel="00AE0E4B">
          <w:delText xml:space="preserve"> </w:delText>
        </w:r>
        <w:r w:rsidR="003561C7" w:rsidRPr="0049256C" w:rsidDel="00AE0E4B">
          <w:fldChar w:fldCharType="begin"/>
        </w:r>
        <w:r w:rsidR="003561C7" w:rsidRPr="0049256C" w:rsidDel="00AE0E4B">
          <w:delInstrText xml:space="preserve"> SEQ [</w:delInstrText>
        </w:r>
        <w:r w:rsidR="003561C7" w:rsidRPr="0049256C" w:rsidDel="00AE0E4B">
          <w:delInstrText>表</w:delInstrText>
        </w:r>
        <w:r w:rsidR="003561C7" w:rsidRPr="0049256C" w:rsidDel="00AE0E4B">
          <w:delInstrText xml:space="preserve"> \* ARABIC </w:delInstrText>
        </w:r>
        <w:r w:rsidR="003561C7" w:rsidRPr="0049256C" w:rsidDel="00AE0E4B">
          <w:fldChar w:fldCharType="separate"/>
        </w:r>
        <w:r w:rsidR="000132DF" w:rsidDel="00AE0E4B">
          <w:rPr>
            <w:noProof/>
          </w:rPr>
          <w:delText>48</w:delText>
        </w:r>
        <w:r w:rsidR="003561C7" w:rsidRPr="0049256C" w:rsidDel="00AE0E4B">
          <w:rPr>
            <w:noProof/>
          </w:rPr>
          <w:fldChar w:fldCharType="end"/>
        </w:r>
        <w:r w:rsidRPr="0049256C" w:rsidDel="00AE0E4B">
          <w:rPr>
            <w:rFonts w:hint="eastAsia"/>
          </w:rPr>
          <w:delText>]</w:delText>
        </w:r>
      </w:del>
      <w:ins w:id="1316" w:author="IRK" w:date="2020-03-06T10:07:00Z">
        <w:r w:rsidR="00AE0E4B">
          <w:rPr>
            <w:rFonts w:hint="eastAsia"/>
          </w:rPr>
          <w:t>[</w:t>
        </w:r>
        <w:r w:rsidR="00AE0E4B">
          <w:rPr>
            <w:rFonts w:hint="eastAsia"/>
          </w:rPr>
          <w:t>表</w:t>
        </w:r>
        <w:r w:rsidR="00AE0E4B">
          <w:rPr>
            <w:rFonts w:hint="eastAsia"/>
          </w:rPr>
          <w:t xml:space="preserve"> </w:t>
        </w:r>
        <w:r w:rsidR="00AE0E4B">
          <w:fldChar w:fldCharType="begin"/>
        </w:r>
        <w:r w:rsidR="00AE0E4B">
          <w:instrText xml:space="preserve"> </w:instrText>
        </w:r>
        <w:r w:rsidR="00AE0E4B">
          <w:rPr>
            <w:rFonts w:hint="eastAsia"/>
          </w:rPr>
          <w:instrText xml:space="preserve">SEQ </w:instrText>
        </w:r>
        <w:r w:rsidR="00AE0E4B">
          <w:rPr>
            <w:rFonts w:hint="eastAsia"/>
          </w:rPr>
          <w:instrText>表</w:instrText>
        </w:r>
        <w:r w:rsidR="00AE0E4B">
          <w:rPr>
            <w:rFonts w:hint="eastAsia"/>
          </w:rPr>
          <w:instrText xml:space="preserve"> \* ARABIC</w:instrText>
        </w:r>
        <w:r w:rsidR="00AE0E4B">
          <w:instrText xml:space="preserve"> </w:instrText>
        </w:r>
      </w:ins>
      <w:r w:rsidR="00AE0E4B">
        <w:fldChar w:fldCharType="separate"/>
      </w:r>
      <w:r w:rsidR="00AB1F2F">
        <w:rPr>
          <w:noProof/>
        </w:rPr>
        <w:t>48</w:t>
      </w:r>
      <w:ins w:id="1317" w:author="IRK" w:date="2020-03-06T10:07:00Z">
        <w:r w:rsidR="00AE0E4B">
          <w:fldChar w:fldCharType="end"/>
        </w:r>
        <w:r w:rsidR="00AE0E4B">
          <w:rPr>
            <w:rFonts w:hint="eastAsia"/>
          </w:rPr>
          <w:t>]</w:t>
        </w:r>
      </w:ins>
      <w:bookmarkEnd w:id="131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318" w:author="IRK" w:date="2020-04-16T11:21:00Z">
          <w:tblPr>
            <w:tblW w:w="0" w:type="auto"/>
            <w:tblInd w:w="108" w:type="dxa"/>
            <w:tblLook w:val="04A0" w:firstRow="1" w:lastRow="0" w:firstColumn="1" w:lastColumn="0" w:noHBand="0" w:noVBand="1"/>
          </w:tblPr>
        </w:tblPrChange>
      </w:tblPr>
      <w:tblGrid>
        <w:gridCol w:w="9356"/>
        <w:tblGridChange w:id="1319">
          <w:tblGrid>
            <w:gridCol w:w="9356"/>
          </w:tblGrid>
        </w:tblGridChange>
      </w:tblGrid>
      <w:tr w:rsidR="005B6671" w:rsidRPr="0049256C" w14:paraId="3E69A2DA" w14:textId="77777777" w:rsidTr="003212AB">
        <w:trPr>
          <w:jc w:val="center"/>
        </w:trPr>
        <w:tc>
          <w:tcPr>
            <w:tcW w:w="9356" w:type="dxa"/>
            <w:tcPrChange w:id="1320" w:author="IRK" w:date="2020-04-16T11:21:00Z">
              <w:tcPr>
                <w:tcW w:w="9356" w:type="dxa"/>
              </w:tcPr>
            </w:tcPrChange>
          </w:tcPr>
          <w:p w14:paraId="671D0853" w14:textId="77777777" w:rsidR="005B6671" w:rsidRPr="0049256C" w:rsidRDefault="005B6671">
            <w:pPr>
              <w:pStyle w:val="16"/>
              <w:pPrChange w:id="1321" w:author="IRK" w:date="2020-04-27T17:26:00Z">
                <w:pPr/>
              </w:pPrChange>
            </w:pPr>
            <w:r w:rsidRPr="0049256C">
              <w:t>********************************************************************************</w:t>
            </w:r>
          </w:p>
          <w:p w14:paraId="5FD53F67" w14:textId="77777777" w:rsidR="005B6671" w:rsidRPr="0049256C" w:rsidRDefault="005B6671">
            <w:pPr>
              <w:pStyle w:val="16"/>
              <w:pPrChange w:id="1322" w:author="IRK" w:date="2020-04-27T17:26:00Z">
                <w:pPr/>
              </w:pPrChange>
            </w:pPr>
          </w:p>
          <w:p w14:paraId="12EE37CD" w14:textId="77777777" w:rsidR="005B6671" w:rsidRPr="0049256C" w:rsidRDefault="005B6671">
            <w:pPr>
              <w:pStyle w:val="16"/>
              <w:pPrChange w:id="1323" w:author="IRK" w:date="2020-04-27T17:26:00Z">
                <w:pPr/>
              </w:pPrChange>
            </w:pPr>
            <w:r w:rsidRPr="0049256C">
              <w:t>InnoRules</w:t>
            </w:r>
            <w:r w:rsidRPr="0049256C">
              <w:t>サーバ設定</w:t>
            </w:r>
          </w:p>
          <w:p w14:paraId="57DF5DBB" w14:textId="77777777" w:rsidR="005B6671" w:rsidRPr="0049256C" w:rsidRDefault="005B6671">
            <w:pPr>
              <w:pStyle w:val="16"/>
              <w:pPrChange w:id="1324" w:author="IRK" w:date="2020-04-27T17:26:00Z">
                <w:pPr/>
              </w:pPrChange>
            </w:pPr>
          </w:p>
          <w:p w14:paraId="2F1BB9DC" w14:textId="77777777" w:rsidR="005B6671" w:rsidRPr="0049256C" w:rsidRDefault="005B6671">
            <w:pPr>
              <w:pStyle w:val="16"/>
              <w:pPrChange w:id="1325" w:author="IRK" w:date="2020-04-27T17:26:00Z">
                <w:pPr/>
              </w:pPrChange>
            </w:pPr>
            <w:r w:rsidRPr="0049256C">
              <w:t>********************************************************************************</w:t>
            </w:r>
          </w:p>
          <w:p w14:paraId="55B5E81D" w14:textId="77777777" w:rsidR="005B6671" w:rsidRPr="0049256C" w:rsidRDefault="005B6671">
            <w:pPr>
              <w:pStyle w:val="16"/>
              <w:pPrChange w:id="1326" w:author="IRK" w:date="2020-04-27T17:26:00Z">
                <w:pPr/>
              </w:pPrChange>
            </w:pPr>
          </w:p>
          <w:p w14:paraId="3E968D68" w14:textId="59924CA0" w:rsidR="005B6671" w:rsidRPr="0049256C" w:rsidRDefault="005B6671">
            <w:pPr>
              <w:pStyle w:val="16"/>
              <w:pPrChange w:id="1327" w:author="IRK" w:date="2020-04-27T17:26:00Z">
                <w:pPr/>
              </w:pPrChange>
            </w:pPr>
            <w:r w:rsidRPr="0049256C">
              <w:t>InnoRules</w:t>
            </w:r>
            <w:r w:rsidRPr="0049256C">
              <w:t>サーバは管理サービス、ルールビルダーサービス等のサービスを提供する独立サーバで</w:t>
            </w:r>
            <w:r w:rsidR="005D448E">
              <w:t>す。サーバはこのインストールノードで実行される</w:t>
            </w:r>
            <w:r w:rsidR="005D448E" w:rsidRPr="0020298E">
              <w:t>可能性が</w:t>
            </w:r>
            <w:r w:rsidR="005D448E" w:rsidRPr="00A201E5">
              <w:rPr>
                <w:rFonts w:hint="eastAsia"/>
              </w:rPr>
              <w:t>あるので</w:t>
            </w:r>
            <w:r w:rsidRPr="0020298E">
              <w:t>、先に</w:t>
            </w:r>
            <w:r w:rsidRPr="0049256C">
              <w:t>ポートを設定することをお勧めします。</w:t>
            </w:r>
            <w:r w:rsidR="005B5C82" w:rsidRPr="005B5C82">
              <w:rPr>
                <w:rFonts w:hint="eastAsia"/>
              </w:rPr>
              <w:t>また、</w:t>
            </w:r>
            <w:r w:rsidRPr="0049256C">
              <w:t>制御ポートは</w:t>
            </w:r>
            <w:r w:rsidRPr="0049256C">
              <w:t>InnoRules</w:t>
            </w:r>
            <w:r w:rsidRPr="0049256C">
              <w:t>サーバを停止するために使用します。</w:t>
            </w:r>
          </w:p>
          <w:p w14:paraId="30BBA5B3" w14:textId="77777777" w:rsidR="005B6671" w:rsidRPr="005B5C82" w:rsidRDefault="005B6671">
            <w:pPr>
              <w:pStyle w:val="16"/>
              <w:rPr>
                <w:rFonts w:eastAsia="Malgun Gothic"/>
              </w:rPr>
              <w:pPrChange w:id="1328" w:author="IRK" w:date="2020-04-27T17:26:00Z">
                <w:pPr/>
              </w:pPrChange>
            </w:pPr>
          </w:p>
          <w:p w14:paraId="29D0927B" w14:textId="77777777" w:rsidR="005B6671" w:rsidRPr="0049256C" w:rsidRDefault="005B6671">
            <w:pPr>
              <w:pStyle w:val="16"/>
              <w:pPrChange w:id="1329" w:author="IRK" w:date="2020-04-27T17:26:00Z">
                <w:pPr/>
              </w:pPrChange>
            </w:pPr>
            <w:r w:rsidRPr="0049256C">
              <w:rPr>
                <w:rFonts w:hint="eastAsia"/>
              </w:rPr>
              <w:t>ポート番号を入力してください。</w:t>
            </w:r>
          </w:p>
          <w:p w14:paraId="419032FA" w14:textId="77777777" w:rsidR="005B6671" w:rsidRPr="0049256C" w:rsidRDefault="005B6671">
            <w:pPr>
              <w:pStyle w:val="16"/>
              <w:pPrChange w:id="1330" w:author="IRK" w:date="2020-04-27T17:26:00Z">
                <w:pPr/>
              </w:pPrChange>
            </w:pPr>
          </w:p>
          <w:p w14:paraId="540086CC" w14:textId="77777777" w:rsidR="005B6671" w:rsidRPr="0049256C" w:rsidRDefault="005B6671">
            <w:pPr>
              <w:pStyle w:val="16"/>
              <w:pPrChange w:id="1331" w:author="IRK" w:date="2020-04-27T17:26:00Z">
                <w:pPr/>
              </w:pPrChange>
            </w:pPr>
            <w:r w:rsidRPr="0049256C">
              <w:t>[</w:t>
            </w:r>
            <w:r w:rsidRPr="0049256C">
              <w:t>必須</w:t>
            </w:r>
            <w:r w:rsidRPr="0049256C">
              <w:t>] HTTP</w:t>
            </w:r>
            <w:r w:rsidRPr="0049256C">
              <w:t>サービスポート</w:t>
            </w:r>
            <w:r w:rsidRPr="0049256C">
              <w:t>(</w:t>
            </w:r>
            <w:r w:rsidRPr="0049256C">
              <w:t>デフォルト値</w:t>
            </w:r>
            <w:r w:rsidRPr="0049256C">
              <w:t>: 25802) &gt;&gt;</w:t>
            </w:r>
            <w:del w:id="1332" w:author="IRK" w:date="2020-03-10T15:04:00Z">
              <w:r w:rsidRPr="0049256C" w:rsidDel="00967926">
                <w:delText xml:space="preserve"> </w:delText>
              </w:r>
            </w:del>
          </w:p>
          <w:p w14:paraId="3340221E" w14:textId="77777777" w:rsidR="005B6671" w:rsidRPr="0049256C" w:rsidRDefault="005B6671">
            <w:pPr>
              <w:pStyle w:val="16"/>
              <w:pPrChange w:id="1333" w:author="IRK" w:date="2020-04-27T17:26:00Z">
                <w:pPr/>
              </w:pPrChange>
            </w:pPr>
            <w:r w:rsidRPr="0049256C">
              <w:t>[</w:t>
            </w:r>
            <w:r w:rsidRPr="0049256C">
              <w:t>必須</w:t>
            </w:r>
            <w:r w:rsidRPr="0049256C">
              <w:t xml:space="preserve">] </w:t>
            </w:r>
            <w:r w:rsidRPr="0049256C">
              <w:t>制御ポート</w:t>
            </w:r>
            <w:r w:rsidRPr="0049256C">
              <w:t>(</w:t>
            </w:r>
            <w:r w:rsidRPr="0049256C">
              <w:t>デフォルト値</w:t>
            </w:r>
            <w:r w:rsidRPr="0049256C">
              <w:t>: 25805) &gt;&gt;</w:t>
            </w:r>
          </w:p>
        </w:tc>
      </w:tr>
    </w:tbl>
    <w:p w14:paraId="197ABB73" w14:textId="77777777" w:rsidR="005B6671" w:rsidRPr="0049256C" w:rsidRDefault="005B6671" w:rsidP="00EC7890"/>
    <w:p w14:paraId="1475F662" w14:textId="4D3BD4BE" w:rsidR="005B6671" w:rsidRPr="00A201E5" w:rsidRDefault="005B6671" w:rsidP="00EC7890">
      <w:r w:rsidRPr="00A201E5">
        <w:t>InnoRules</w:t>
      </w:r>
      <w:r w:rsidRPr="00A201E5">
        <w:rPr>
          <w:rFonts w:hint="eastAsia"/>
        </w:rPr>
        <w:t>サーバは、</w:t>
      </w:r>
      <w:r w:rsidRPr="00A201E5">
        <w:t>Apache Tomcat</w:t>
      </w:r>
      <w:r w:rsidRPr="00A201E5">
        <w:rPr>
          <w:rFonts w:hint="eastAsia"/>
        </w:rPr>
        <w:t>サーバと</w:t>
      </w:r>
      <w:r w:rsidRPr="00A201E5">
        <w:t>InnoRules Web</w:t>
      </w:r>
      <w:r w:rsidRPr="00A201E5">
        <w:rPr>
          <w:rFonts w:hint="eastAsia"/>
        </w:rPr>
        <w:t>アプリケーションで構成される。サービスポートは</w:t>
      </w:r>
      <w:r w:rsidRPr="00A201E5">
        <w:t>Apache Tomcat</w:t>
      </w:r>
      <w:r w:rsidRPr="00A201E5">
        <w:rPr>
          <w:rFonts w:hint="eastAsia"/>
        </w:rPr>
        <w:t>の</w:t>
      </w:r>
      <w:r w:rsidRPr="00A201E5">
        <w:t>HTTP</w:t>
      </w:r>
      <w:r w:rsidRPr="00A201E5">
        <w:rPr>
          <w:rFonts w:hint="eastAsia"/>
        </w:rPr>
        <w:t>ポートであり、制御ポートは</w:t>
      </w:r>
      <w:r w:rsidRPr="00A201E5">
        <w:t>Apache Tomcat</w:t>
      </w:r>
      <w:r w:rsidRPr="00A201E5">
        <w:rPr>
          <w:rFonts w:hint="eastAsia"/>
        </w:rPr>
        <w:t>サーバの</w:t>
      </w:r>
      <w:del w:id="1334" w:author="IRK" w:date="2020-03-10T09:55:00Z">
        <w:r w:rsidRPr="00A201E5" w:rsidDel="00B9147F">
          <w:rPr>
            <w:rFonts w:hint="eastAsia"/>
          </w:rPr>
          <w:delText>シャットダウン</w:delText>
        </w:r>
      </w:del>
      <w:ins w:id="1335" w:author="IRK" w:date="2020-03-10T09:55:00Z">
        <w:r w:rsidR="00B9147F">
          <w:rPr>
            <w:rFonts w:hint="eastAsia"/>
          </w:rPr>
          <w:t>終了</w:t>
        </w:r>
      </w:ins>
      <w:r w:rsidRPr="00A201E5">
        <w:rPr>
          <w:rFonts w:hint="eastAsia"/>
        </w:rPr>
        <w:t>に使用されるポートである。サービス構成ウィザードの設定に応じて</w:t>
      </w:r>
      <w:r w:rsidRPr="00A201E5">
        <w:t>InnoRules Web</w:t>
      </w:r>
      <w:r w:rsidRPr="00A201E5">
        <w:rPr>
          <w:rFonts w:hint="eastAsia"/>
        </w:rPr>
        <w:t>アプリケーションはサービスを行うが、ルールビルダーサービスやルール</w:t>
      </w:r>
      <w:r w:rsidRPr="00A201E5">
        <w:t>Web</w:t>
      </w:r>
      <w:r w:rsidRPr="00A201E5">
        <w:rPr>
          <w:rFonts w:hint="eastAsia"/>
        </w:rPr>
        <w:t>サービスなどは</w:t>
      </w:r>
      <w:r w:rsidRPr="00A201E5">
        <w:t>HTTP</w:t>
      </w:r>
      <w:r w:rsidRPr="00A201E5">
        <w:rPr>
          <w:rFonts w:hint="eastAsia"/>
        </w:rPr>
        <w:t>を利用してサービスされる。</w:t>
      </w:r>
    </w:p>
    <w:p w14:paraId="0C79CBA5" w14:textId="18D41245" w:rsidR="005B6671" w:rsidRPr="00A201E5" w:rsidRDefault="005B6671" w:rsidP="00EC7890">
      <w:r w:rsidRPr="00A201E5">
        <w:rPr>
          <w:rFonts w:hint="eastAsia"/>
        </w:rPr>
        <w:t>すべてのインストールノードで</w:t>
      </w:r>
      <w:r w:rsidRPr="00A201E5">
        <w:t>InnoRules</w:t>
      </w:r>
      <w:r w:rsidRPr="00A201E5">
        <w:rPr>
          <w:rFonts w:hint="eastAsia"/>
        </w:rPr>
        <w:t>サーバを実行する必要はない。</w:t>
      </w:r>
      <w:r w:rsidRPr="00A201E5">
        <w:t>InnoRules</w:t>
      </w:r>
      <w:r w:rsidRPr="00A201E5">
        <w:rPr>
          <w:rFonts w:hint="eastAsia"/>
        </w:rPr>
        <w:t>サーバを実行しない場合は、任意のポートを指定</w:t>
      </w:r>
      <w:r w:rsidR="003B6EC1">
        <w:rPr>
          <w:rFonts w:hint="eastAsia"/>
        </w:rPr>
        <w:t>する</w:t>
      </w:r>
      <w:r w:rsidRPr="00A201E5">
        <w:rPr>
          <w:rFonts w:hint="eastAsia"/>
        </w:rPr>
        <w:t>。</w:t>
      </w:r>
    </w:p>
    <w:p w14:paraId="37863BB4" w14:textId="77777777" w:rsidR="005B6671" w:rsidRPr="0049256C" w:rsidRDefault="005B6671" w:rsidP="00EC7890"/>
    <w:p w14:paraId="14173BD8" w14:textId="1B4FA31F" w:rsidR="00AE3D6A" w:rsidRPr="0049256C" w:rsidRDefault="005B6671" w:rsidP="00EC7890">
      <w:r w:rsidRPr="0049256C">
        <w:t>InnoRules</w:t>
      </w:r>
      <w:r w:rsidRPr="0049256C">
        <w:t>サーバがインストールされ</w:t>
      </w:r>
      <w:r w:rsidRPr="0049256C">
        <w:rPr>
          <w:rFonts w:hint="eastAsia"/>
        </w:rPr>
        <w:t>た場合</w:t>
      </w:r>
      <w:r w:rsidRPr="0049256C">
        <w:t>、各サーバには固有の</w:t>
      </w:r>
      <w:r w:rsidRPr="0049256C">
        <w:t>UUID</w:t>
      </w:r>
      <w:r w:rsidRPr="0049256C">
        <w:t>が付与される。この</w:t>
      </w:r>
      <w:r w:rsidRPr="0049256C">
        <w:t>UUID</w:t>
      </w:r>
      <w:r w:rsidRPr="0049256C">
        <w:t>は、設定クラスタ</w:t>
      </w:r>
      <w:r w:rsidRPr="0049256C">
        <w:t>(</w:t>
      </w:r>
      <w:del w:id="1336" w:author="IRK" w:date="2020-03-06T10:08:00Z">
        <w:r w:rsidRPr="0049256C" w:rsidDel="00AE0E4B">
          <w:delText xml:space="preserve">3.2 </w:delText>
        </w:r>
        <w:r w:rsidRPr="0049256C" w:rsidDel="00AE0E4B">
          <w:delText>設定クラスタ</w:delText>
        </w:r>
      </w:del>
      <w:ins w:id="1337" w:author="IRK" w:date="2020-03-10T22:12:00Z">
        <w:r w:rsidR="001075B0">
          <w:rPr>
            <w:rFonts w:hint="eastAsia"/>
          </w:rPr>
          <w:t>「</w:t>
        </w:r>
      </w:ins>
      <w:ins w:id="1338" w:author="IRK" w:date="2020-03-06T10:08:00Z">
        <w:r w:rsidR="00AE0E4B">
          <w:fldChar w:fldCharType="begin"/>
        </w:r>
        <w:r w:rsidR="00AE0E4B">
          <w:instrText xml:space="preserve"> </w:instrText>
        </w:r>
        <w:r w:rsidR="00AE0E4B">
          <w:rPr>
            <w:rFonts w:hint="eastAsia"/>
          </w:rPr>
          <w:instrText>REF _Ref34381718 \r \h</w:instrText>
        </w:r>
        <w:r w:rsidR="00AE0E4B">
          <w:instrText xml:space="preserve"> </w:instrText>
        </w:r>
      </w:ins>
      <w:ins w:id="1339" w:author="IRK" w:date="2020-03-06T10:08:00Z">
        <w:r w:rsidR="00AE0E4B">
          <w:fldChar w:fldCharType="separate"/>
        </w:r>
      </w:ins>
      <w:r w:rsidR="00AB1F2F">
        <w:t xml:space="preserve">3.2 </w:t>
      </w:r>
      <w:ins w:id="1340" w:author="IRK" w:date="2020-03-06T10:08:00Z">
        <w:r w:rsidR="00AE0E4B">
          <w:fldChar w:fldCharType="end"/>
        </w:r>
        <w:r w:rsidR="00AE0E4B">
          <w:fldChar w:fldCharType="begin"/>
        </w:r>
        <w:r w:rsidR="00AE0E4B">
          <w:instrText xml:space="preserve"> REF _Ref34381720 \h </w:instrText>
        </w:r>
      </w:ins>
      <w:ins w:id="1341" w:author="IRK" w:date="2020-03-06T10:08:00Z">
        <w:r w:rsidR="00AE0E4B">
          <w:fldChar w:fldCharType="separate"/>
        </w:r>
      </w:ins>
      <w:r w:rsidR="00AB1F2F" w:rsidRPr="006D3A1E">
        <w:t>設定クラスタ</w:t>
      </w:r>
      <w:ins w:id="1342" w:author="IRK" w:date="2020-03-06T10:08:00Z">
        <w:r w:rsidR="00AE0E4B">
          <w:fldChar w:fldCharType="end"/>
        </w:r>
      </w:ins>
      <w:ins w:id="1343" w:author="IRK" w:date="2020-03-10T22:12:00Z">
        <w:r w:rsidR="001075B0">
          <w:rPr>
            <w:rFonts w:hint="eastAsia"/>
          </w:rPr>
          <w:t>」</w:t>
        </w:r>
      </w:ins>
      <w:r w:rsidRPr="0049256C">
        <w:t>を参照</w:t>
      </w:r>
      <w:ins w:id="1344" w:author="IRK" w:date="2020-03-12T10:57:00Z">
        <w:r w:rsidR="00855B92">
          <w:rPr>
            <w:rFonts w:hint="eastAsia"/>
          </w:rPr>
          <w:t>のこと</w:t>
        </w:r>
      </w:ins>
      <w:r w:rsidRPr="0049256C">
        <w:t>)</w:t>
      </w:r>
      <w:r w:rsidRPr="0049256C">
        <w:t>内でサーバを識別する</w:t>
      </w:r>
      <w:r w:rsidR="00C926A6" w:rsidRPr="00A201E5">
        <w:rPr>
          <w:rFonts w:hint="eastAsia"/>
        </w:rPr>
        <w:t>ため</w:t>
      </w:r>
      <w:r w:rsidRPr="0020298E">
        <w:t>に</w:t>
      </w:r>
      <w:r w:rsidRPr="0049256C">
        <w:t>使用される。</w:t>
      </w:r>
      <w:ins w:id="1345" w:author="IRK" w:date="2020-03-10T09:55:00Z">
        <w:r w:rsidR="00B9147F">
          <w:rPr>
            <w:rFonts w:hint="eastAsia"/>
          </w:rPr>
          <w:t>設定クラスタについては</w:t>
        </w:r>
      </w:ins>
      <w:ins w:id="1346" w:author="IRK" w:date="2020-03-10T22:12:00Z">
        <w:r w:rsidR="001075B0">
          <w:rPr>
            <w:rFonts w:hint="eastAsia"/>
          </w:rPr>
          <w:t>「</w:t>
        </w:r>
      </w:ins>
      <w:ins w:id="1347" w:author="IRK" w:date="2020-03-10T09:55:00Z">
        <w:r w:rsidR="00B9147F">
          <w:fldChar w:fldCharType="begin"/>
        </w:r>
        <w:r w:rsidR="00B9147F">
          <w:instrText xml:space="preserve"> </w:instrText>
        </w:r>
        <w:r w:rsidR="00B9147F">
          <w:rPr>
            <w:rFonts w:hint="eastAsia"/>
          </w:rPr>
          <w:instrText>REF _Ref34726574 \r \h</w:instrText>
        </w:r>
        <w:r w:rsidR="00B9147F">
          <w:instrText xml:space="preserve"> </w:instrText>
        </w:r>
      </w:ins>
      <w:r w:rsidR="00B9147F">
        <w:fldChar w:fldCharType="separate"/>
      </w:r>
      <w:r w:rsidR="00AB1F2F">
        <w:t xml:space="preserve">3.2 </w:t>
      </w:r>
      <w:ins w:id="1348" w:author="IRK" w:date="2020-03-10T09:55:00Z">
        <w:r w:rsidR="00B9147F">
          <w:fldChar w:fldCharType="end"/>
        </w:r>
      </w:ins>
      <w:ins w:id="1349" w:author="IRK" w:date="2020-03-10T09:56:00Z">
        <w:r w:rsidR="00B9147F">
          <w:fldChar w:fldCharType="begin"/>
        </w:r>
        <w:r w:rsidR="00B9147F">
          <w:instrText xml:space="preserve"> REF _Ref34726576 \h </w:instrText>
        </w:r>
      </w:ins>
      <w:r w:rsidR="00B9147F">
        <w:fldChar w:fldCharType="separate"/>
      </w:r>
      <w:r w:rsidR="00AB1F2F" w:rsidRPr="006D3A1E">
        <w:t>設定クラスタ</w:t>
      </w:r>
      <w:ins w:id="1350" w:author="IRK" w:date="2020-03-10T09:56:00Z">
        <w:r w:rsidR="00B9147F">
          <w:fldChar w:fldCharType="end"/>
        </w:r>
      </w:ins>
      <w:ins w:id="1351" w:author="IRK" w:date="2020-03-10T22:12:00Z">
        <w:r w:rsidR="001075B0">
          <w:rPr>
            <w:rFonts w:hint="eastAsia"/>
          </w:rPr>
          <w:t>」</w:t>
        </w:r>
      </w:ins>
      <w:ins w:id="1352" w:author="IRK" w:date="2020-03-10T09:56:00Z">
        <w:r w:rsidR="00B9147F">
          <w:rPr>
            <w:rFonts w:hint="eastAsia"/>
          </w:rPr>
          <w:t>を参照のこと。</w:t>
        </w:r>
      </w:ins>
    </w:p>
    <w:p w14:paraId="1BDFE13A" w14:textId="77777777" w:rsidR="00AE3D6A" w:rsidRPr="0049256C" w:rsidRDefault="00AE3D6A" w:rsidP="00EC7890"/>
    <w:p w14:paraId="17E9CD95" w14:textId="5A5F7A33" w:rsidR="005B6671" w:rsidRPr="0049256C" w:rsidRDefault="005B6671" w:rsidP="00333094">
      <w:pPr>
        <w:pStyle w:val="32"/>
      </w:pPr>
      <w:bookmarkStart w:id="1353" w:name="_Toc441755278"/>
      <w:bookmarkStart w:id="1354" w:name="_Toc40449519"/>
      <w:r w:rsidRPr="0049256C">
        <w:t>ライセンスファイル</w:t>
      </w:r>
      <w:bookmarkEnd w:id="1353"/>
      <w:bookmarkEnd w:id="1354"/>
    </w:p>
    <w:p w14:paraId="7F809B0D" w14:textId="78B1B02B" w:rsidR="005B6671" w:rsidRPr="0049256C" w:rsidRDefault="005F56B7" w:rsidP="00EC7890">
      <w:del w:id="1355" w:author="IRK" w:date="2020-03-06T10:08:00Z">
        <w:r w:rsidRPr="0049256C" w:rsidDel="00AE0E4B">
          <w:rPr>
            <w:rFonts w:hint="eastAsia"/>
          </w:rPr>
          <w:delText>表</w:delText>
        </w:r>
        <w:r w:rsidR="00545C7E" w:rsidRPr="0049256C" w:rsidDel="00AE0E4B">
          <w:delText>4</w:delText>
        </w:r>
        <w:r w:rsidR="00545C7E" w:rsidDel="00AE0E4B">
          <w:delText>9</w:delText>
        </w:r>
      </w:del>
      <w:ins w:id="1356" w:author="IRK" w:date="2020-03-06T10:08:00Z">
        <w:r w:rsidR="00AE0E4B">
          <w:rPr>
            <w:rFonts w:hint="eastAsia"/>
          </w:rPr>
          <w:t>次の表</w:t>
        </w:r>
      </w:ins>
      <w:r w:rsidR="005B6671" w:rsidRPr="0049256C">
        <w:t>は、ライセンスファイルを選択する段階である。ライセンスファイルは、製品を購入する際にインストールファイルと共に提供される。</w:t>
      </w:r>
      <w:r w:rsidR="005B6671" w:rsidRPr="0049256C">
        <w:t>InnoRules</w:t>
      </w:r>
      <w:r w:rsidR="005B6671" w:rsidRPr="0049256C">
        <w:t>をインストールする時にライセンスファイルをインストールウィザードの実行パスに</w:t>
      </w:r>
      <w:r w:rsidR="005B6671" w:rsidRPr="0049256C">
        <w:rPr>
          <w:rFonts w:hint="eastAsia"/>
        </w:rPr>
        <w:t>設定した場合</w:t>
      </w:r>
      <w:r w:rsidR="005B6671" w:rsidRPr="0049256C">
        <w:t>、</w:t>
      </w:r>
      <w:del w:id="1357" w:author="IRK" w:date="2020-03-11T16:14:00Z">
        <w:r w:rsidR="005B6671" w:rsidRPr="0049256C" w:rsidDel="0090373D">
          <w:delText>以下</w:delText>
        </w:r>
      </w:del>
      <w:ins w:id="1358" w:author="IRK" w:date="2020-03-11T16:14:00Z">
        <w:r w:rsidR="0090373D">
          <w:rPr>
            <w:rFonts w:hint="eastAsia"/>
          </w:rPr>
          <w:t>次の表</w:t>
        </w:r>
      </w:ins>
      <w:r w:rsidR="005B6671" w:rsidRPr="0049256C">
        <w:t>のように一覧にライセンスが表示される。実行パスに</w:t>
      </w:r>
      <w:r w:rsidR="005B6671" w:rsidRPr="0049256C">
        <w:t>2</w:t>
      </w:r>
      <w:r w:rsidR="005B6671" w:rsidRPr="0049256C">
        <w:t>つ以上のライセンスファイルがある場合は、そのうちの</w:t>
      </w:r>
      <w:r w:rsidR="005B6671" w:rsidRPr="0049256C">
        <w:t>1</w:t>
      </w:r>
      <w:r w:rsidR="005B6671" w:rsidRPr="0049256C">
        <w:t>つ</w:t>
      </w:r>
      <w:r w:rsidR="003B6EC1">
        <w:rPr>
          <w:rFonts w:hint="eastAsia"/>
        </w:rPr>
        <w:t>が</w:t>
      </w:r>
      <w:r w:rsidR="005B6671" w:rsidRPr="0049256C">
        <w:t>選択できる。</w:t>
      </w:r>
    </w:p>
    <w:p w14:paraId="03C93E55" w14:textId="73905716" w:rsidR="005B6671" w:rsidRPr="0049256C" w:rsidRDefault="00C926A6" w:rsidP="00EC7890">
      <w:r w:rsidRPr="00A201E5">
        <w:rPr>
          <w:rFonts w:hint="eastAsia"/>
        </w:rPr>
        <w:t>また、</w:t>
      </w:r>
      <w:r w:rsidR="005B6671" w:rsidRPr="0020298E">
        <w:t>インストール</w:t>
      </w:r>
      <w:r w:rsidR="005B6671" w:rsidRPr="0049256C">
        <w:t>時にライセンスファイルを指定せず、インストールが完了した後でインストールディレクトリのライセンスディレクトリに手作業でコピーすることもできる。</w:t>
      </w:r>
    </w:p>
    <w:p w14:paraId="5A68F90D" w14:textId="77777777" w:rsidR="005B6671" w:rsidRPr="0049256C" w:rsidRDefault="005B6671" w:rsidP="00EC7890"/>
    <w:p w14:paraId="78F73DBC" w14:textId="2EC095EB" w:rsidR="005F56B7" w:rsidRPr="0049256C" w:rsidRDefault="005F56B7" w:rsidP="007D3017">
      <w:pPr>
        <w:pStyle w:val="afff6"/>
      </w:pPr>
      <w:bookmarkStart w:id="1359" w:name="_Toc34839515"/>
      <w:del w:id="1360" w:author="IRK" w:date="2020-03-06T10:08:00Z">
        <w:r w:rsidRPr="0049256C" w:rsidDel="00260A31">
          <w:delText>[</w:delText>
        </w:r>
      </w:del>
      <w:del w:id="1361" w:author="IRK" w:date="2020-03-06T10:09:00Z">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49</w:delText>
        </w:r>
        <w:r w:rsidR="003561C7" w:rsidRPr="0049256C" w:rsidDel="00260A31">
          <w:rPr>
            <w:noProof/>
          </w:rPr>
          <w:fldChar w:fldCharType="end"/>
        </w:r>
        <w:r w:rsidRPr="0049256C" w:rsidDel="00260A31">
          <w:rPr>
            <w:rFonts w:hint="eastAsia"/>
          </w:rPr>
          <w:delText>]</w:delText>
        </w:r>
      </w:del>
      <w:ins w:id="1362" w:author="IRK" w:date="2020-03-06T10:09:00Z">
        <w:r w:rsidR="00260A31">
          <w:rPr>
            <w:rFonts w:hint="eastAsia"/>
          </w:rPr>
          <w:t>[</w:t>
        </w:r>
      </w:ins>
      <w:ins w:id="1363" w:author="IRK" w:date="2020-03-06T10:08:00Z">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49</w:t>
      </w:r>
      <w:ins w:id="1364" w:author="IRK" w:date="2020-03-06T10:08:00Z">
        <w:r w:rsidR="00260A31">
          <w:fldChar w:fldCharType="end"/>
        </w:r>
        <w:r w:rsidR="00260A31">
          <w:rPr>
            <w:rFonts w:hint="eastAsia"/>
          </w:rPr>
          <w:t>]</w:t>
        </w:r>
      </w:ins>
      <w:bookmarkEnd w:id="1359"/>
    </w:p>
    <w:tbl>
      <w:tblPr>
        <w:tblStyle w:val="18"/>
        <w:tblW w:w="0" w:type="auto"/>
        <w:jc w:val="center"/>
        <w:tblBorders>
          <w:insideH w:val="none" w:sz="0" w:space="0" w:color="auto"/>
          <w:insideV w:val="none" w:sz="0" w:space="0" w:color="auto"/>
        </w:tblBorders>
        <w:tblLook w:val="04A0" w:firstRow="1" w:lastRow="0" w:firstColumn="1" w:lastColumn="0" w:noHBand="0" w:noVBand="1"/>
        <w:tblPrChange w:id="1365" w:author="IRK" w:date="2020-05-15T15:29:00Z">
          <w:tblPr>
            <w:tblW w:w="0" w:type="auto"/>
            <w:tblInd w:w="108" w:type="dxa"/>
            <w:tblLook w:val="04A0" w:firstRow="1" w:lastRow="0" w:firstColumn="1" w:lastColumn="0" w:noHBand="0" w:noVBand="1"/>
          </w:tblPr>
        </w:tblPrChange>
      </w:tblPr>
      <w:tblGrid>
        <w:gridCol w:w="9356"/>
        <w:tblGridChange w:id="1366">
          <w:tblGrid>
            <w:gridCol w:w="9356"/>
          </w:tblGrid>
        </w:tblGridChange>
      </w:tblGrid>
      <w:tr w:rsidR="005B6671" w:rsidRPr="0049256C" w14:paraId="703FAA0D" w14:textId="77777777" w:rsidTr="00D96770">
        <w:trPr>
          <w:jc w:val="center"/>
        </w:trPr>
        <w:tc>
          <w:tcPr>
            <w:tcW w:w="9356" w:type="dxa"/>
            <w:tcPrChange w:id="1367" w:author="IRK" w:date="2020-05-15T15:29:00Z">
              <w:tcPr>
                <w:tcW w:w="9356" w:type="dxa"/>
              </w:tcPr>
            </w:tcPrChange>
          </w:tcPr>
          <w:p w14:paraId="08274E14" w14:textId="77777777" w:rsidR="005B6671" w:rsidRPr="0049256C" w:rsidRDefault="005B6671">
            <w:pPr>
              <w:pStyle w:val="16"/>
              <w:pPrChange w:id="1368" w:author="IRK" w:date="2020-04-27T17:26:00Z">
                <w:pPr/>
              </w:pPrChange>
            </w:pPr>
            <w:r w:rsidRPr="0049256C">
              <w:t>********************************************************************************</w:t>
            </w:r>
          </w:p>
          <w:p w14:paraId="66EB0D63" w14:textId="77777777" w:rsidR="005B6671" w:rsidRPr="0049256C" w:rsidRDefault="005B6671">
            <w:pPr>
              <w:pStyle w:val="16"/>
              <w:pPrChange w:id="1369" w:author="IRK" w:date="2020-04-27T17:26:00Z">
                <w:pPr/>
              </w:pPrChange>
            </w:pPr>
          </w:p>
          <w:p w14:paraId="626D6AAD" w14:textId="77777777" w:rsidR="005B6671" w:rsidRPr="0049256C" w:rsidRDefault="005B6671">
            <w:pPr>
              <w:pStyle w:val="16"/>
              <w:pPrChange w:id="1370" w:author="IRK" w:date="2020-04-27T17:26:00Z">
                <w:pPr/>
              </w:pPrChange>
            </w:pPr>
            <w:r w:rsidRPr="0049256C">
              <w:rPr>
                <w:rFonts w:hint="eastAsia"/>
              </w:rPr>
              <w:t>ライセンスファイル</w:t>
            </w:r>
          </w:p>
          <w:p w14:paraId="1AA25547" w14:textId="77777777" w:rsidR="005B6671" w:rsidRPr="0049256C" w:rsidRDefault="005B6671">
            <w:pPr>
              <w:pStyle w:val="16"/>
              <w:pPrChange w:id="1371" w:author="IRK" w:date="2020-04-27T17:26:00Z">
                <w:pPr/>
              </w:pPrChange>
            </w:pPr>
          </w:p>
          <w:p w14:paraId="60AE43E2" w14:textId="77777777" w:rsidR="005B6671" w:rsidRPr="0049256C" w:rsidRDefault="005B6671">
            <w:pPr>
              <w:pStyle w:val="16"/>
              <w:pPrChange w:id="1372" w:author="IRK" w:date="2020-04-27T17:26:00Z">
                <w:pPr/>
              </w:pPrChange>
            </w:pPr>
            <w:r w:rsidRPr="0049256C">
              <w:t>********************************************************************************</w:t>
            </w:r>
          </w:p>
          <w:p w14:paraId="186F0CB2" w14:textId="77777777" w:rsidR="005B6671" w:rsidRPr="0049256C" w:rsidRDefault="005B6671">
            <w:pPr>
              <w:pStyle w:val="16"/>
              <w:pPrChange w:id="1373" w:author="IRK" w:date="2020-04-27T17:26:00Z">
                <w:pPr/>
              </w:pPrChange>
            </w:pPr>
          </w:p>
          <w:p w14:paraId="7746C919" w14:textId="01EF2276" w:rsidR="005B6671" w:rsidRPr="0049256C" w:rsidRDefault="00C926A6">
            <w:pPr>
              <w:pStyle w:val="16"/>
              <w:pPrChange w:id="1374" w:author="IRK" w:date="2020-04-27T17:26:00Z">
                <w:pPr/>
              </w:pPrChange>
            </w:pPr>
            <w:r>
              <w:rPr>
                <w:rFonts w:hint="eastAsia"/>
              </w:rPr>
              <w:t>現</w:t>
            </w:r>
            <w:r w:rsidR="005B6671" w:rsidRPr="0049256C">
              <w:rPr>
                <w:rFonts w:hint="eastAsia"/>
              </w:rPr>
              <w:t>作業ディレクトリから次のライセンスファイルを発見しました。どのライセンスファイルをインストールしますか？</w:t>
            </w:r>
          </w:p>
          <w:p w14:paraId="719DCC60" w14:textId="77777777" w:rsidR="005B6671" w:rsidRPr="0049256C" w:rsidRDefault="005B6671">
            <w:pPr>
              <w:pStyle w:val="16"/>
              <w:pPrChange w:id="1375" w:author="IRK" w:date="2020-04-27T17:26:00Z">
                <w:pPr/>
              </w:pPrChange>
            </w:pPr>
            <w:r w:rsidRPr="0049256C">
              <w:t>(*) 1. innorules.lic</w:t>
            </w:r>
          </w:p>
          <w:p w14:paraId="4DB6684C" w14:textId="77777777" w:rsidR="005B6671" w:rsidRPr="0049256C" w:rsidRDefault="005B6671">
            <w:pPr>
              <w:pStyle w:val="16"/>
              <w:pPrChange w:id="1376" w:author="IRK" w:date="2020-04-27T17:26:00Z">
                <w:pPr/>
              </w:pPrChange>
            </w:pPr>
            <w:r w:rsidRPr="0049256C">
              <w:rPr>
                <w:rFonts w:eastAsiaTheme="minorEastAsia" w:hint="eastAsia"/>
              </w:rPr>
              <w:tab/>
              <w:t>Test</w:t>
            </w:r>
            <w:r w:rsidRPr="0049256C">
              <w:t xml:space="preserve"> (Expires: 2016-01-31)</w:t>
            </w:r>
          </w:p>
          <w:p w14:paraId="69CC1B53" w14:textId="77777777" w:rsidR="005B6671" w:rsidRPr="0049256C" w:rsidRDefault="005B6671" w:rsidP="003212AB">
            <w:pPr>
              <w:pStyle w:val="16"/>
            </w:pPr>
            <w:r w:rsidRPr="0049256C">
              <w:t xml:space="preserve">2. </w:t>
            </w:r>
            <w:r w:rsidRPr="0049256C">
              <w:t>インストール後、手作業でコピー</w:t>
            </w:r>
          </w:p>
          <w:p w14:paraId="564138AF" w14:textId="77777777" w:rsidR="005B6671" w:rsidRPr="0020298E" w:rsidRDefault="005B6671">
            <w:pPr>
              <w:pStyle w:val="16"/>
              <w:pPrChange w:id="1377" w:author="IRK" w:date="2020-04-27T17:26:00Z">
                <w:pPr/>
              </w:pPrChange>
            </w:pPr>
          </w:p>
          <w:p w14:paraId="1F28833E" w14:textId="77777777" w:rsidR="005B6671" w:rsidRPr="0049256C" w:rsidRDefault="005B6671">
            <w:pPr>
              <w:pStyle w:val="16"/>
              <w:pPrChange w:id="1378" w:author="IRK" w:date="2020-04-27T17:26:00Z">
                <w:pPr/>
              </w:pPrChange>
            </w:pPr>
            <w:r w:rsidRPr="0049256C">
              <w:rPr>
                <w:rFonts w:hint="eastAsia"/>
              </w:rPr>
              <w:t>選択してください。</w:t>
            </w:r>
            <w:r w:rsidRPr="0049256C">
              <w:t xml:space="preserve"> &gt;&gt;</w:t>
            </w:r>
          </w:p>
        </w:tc>
      </w:tr>
    </w:tbl>
    <w:p w14:paraId="1F0BC53A" w14:textId="35B8ED24" w:rsidR="005B6671" w:rsidRPr="0049256C" w:rsidRDefault="005B6671" w:rsidP="00EC7890"/>
    <w:p w14:paraId="25876956" w14:textId="2302866B" w:rsidR="00C013A6" w:rsidRPr="0049256C" w:rsidDel="00E31A3D" w:rsidRDefault="00C013A6" w:rsidP="00EC7890">
      <w:pPr>
        <w:rPr>
          <w:del w:id="1379" w:author="IRK" w:date="2020-04-16T11:22:00Z"/>
        </w:rPr>
      </w:pPr>
      <w:bookmarkStart w:id="1380" w:name="_Toc37940912"/>
      <w:bookmarkStart w:id="1381" w:name="_Toc38902769"/>
      <w:bookmarkStart w:id="1382" w:name="_Toc39741501"/>
      <w:bookmarkStart w:id="1383" w:name="_Toc40084530"/>
      <w:bookmarkEnd w:id="1380"/>
      <w:bookmarkEnd w:id="1381"/>
      <w:bookmarkEnd w:id="1382"/>
      <w:bookmarkEnd w:id="1383"/>
    </w:p>
    <w:p w14:paraId="219A0D73" w14:textId="5537C577" w:rsidR="005B6671" w:rsidRPr="0049256C" w:rsidRDefault="00C926A6" w:rsidP="00333094">
      <w:pPr>
        <w:pStyle w:val="32"/>
        <w:rPr>
          <w:lang w:eastAsia="ja-JP"/>
        </w:rPr>
      </w:pPr>
      <w:bookmarkStart w:id="1384" w:name="_Toc40449520"/>
      <w:r>
        <w:rPr>
          <w:rFonts w:hint="eastAsia"/>
          <w:lang w:eastAsia="ja-JP"/>
        </w:rPr>
        <w:t>インストール概要</w:t>
      </w:r>
      <w:bookmarkEnd w:id="1384"/>
    </w:p>
    <w:p w14:paraId="2E02C447" w14:textId="08CD3099" w:rsidR="005B6671" w:rsidRPr="0049256C" w:rsidRDefault="005F56B7" w:rsidP="00EC7890">
      <w:del w:id="1385" w:author="IRK" w:date="2020-03-06T10:09:00Z">
        <w:r w:rsidRPr="0049256C" w:rsidDel="00260A31">
          <w:delText>表</w:delText>
        </w:r>
        <w:r w:rsidR="00545C7E" w:rsidDel="00260A31">
          <w:delText>50</w:delText>
        </w:r>
      </w:del>
      <w:ins w:id="1386" w:author="IRK" w:date="2020-03-06T10:09:00Z">
        <w:r w:rsidR="00260A31">
          <w:rPr>
            <w:rFonts w:hint="eastAsia"/>
          </w:rPr>
          <w:t>対の表</w:t>
        </w:r>
      </w:ins>
      <w:r w:rsidR="005B6671" w:rsidRPr="0049256C">
        <w:t>は、入力した情報を確認してインストールを行う段階である。</w:t>
      </w:r>
    </w:p>
    <w:p w14:paraId="58BAC59F" w14:textId="77777777" w:rsidR="005F56B7" w:rsidRPr="0049256C" w:rsidRDefault="005F56B7" w:rsidP="00EC7890"/>
    <w:p w14:paraId="5E4329B9" w14:textId="10E5CA1D" w:rsidR="005F56B7" w:rsidRPr="0049256C" w:rsidRDefault="005F56B7" w:rsidP="007D3017">
      <w:pPr>
        <w:pStyle w:val="afff6"/>
      </w:pPr>
      <w:bookmarkStart w:id="1387" w:name="_Toc34839516"/>
      <w:del w:id="1388" w:author="IRK" w:date="2020-03-06T10:09: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50</w:delText>
        </w:r>
        <w:r w:rsidR="003561C7" w:rsidRPr="0049256C" w:rsidDel="00260A31">
          <w:rPr>
            <w:noProof/>
          </w:rPr>
          <w:fldChar w:fldCharType="end"/>
        </w:r>
        <w:r w:rsidRPr="0049256C" w:rsidDel="00260A31">
          <w:rPr>
            <w:rFonts w:hint="eastAsia"/>
          </w:rPr>
          <w:delText>]</w:delText>
        </w:r>
      </w:del>
      <w:ins w:id="1389" w:author="IRK" w:date="2020-03-06T10:09:00Z">
        <w:r w:rsidR="00260A31">
          <w:rPr>
            <w:rFonts w:hint="eastAsia"/>
          </w:rPr>
          <w:t>[</w:t>
        </w:r>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50</w:t>
      </w:r>
      <w:ins w:id="1390" w:author="IRK" w:date="2020-03-06T10:09:00Z">
        <w:r w:rsidR="00260A31">
          <w:fldChar w:fldCharType="end"/>
        </w:r>
        <w:r w:rsidR="00260A31">
          <w:rPr>
            <w:rFonts w:hint="eastAsia"/>
          </w:rPr>
          <w:t>]</w:t>
        </w:r>
      </w:ins>
      <w:bookmarkEnd w:id="138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391" w:author="IRK" w:date="2020-04-16T11:22:00Z">
          <w:tblPr>
            <w:tblW w:w="0" w:type="auto"/>
            <w:tblInd w:w="108" w:type="dxa"/>
            <w:tblLook w:val="04A0" w:firstRow="1" w:lastRow="0" w:firstColumn="1" w:lastColumn="0" w:noHBand="0" w:noVBand="1"/>
          </w:tblPr>
        </w:tblPrChange>
      </w:tblPr>
      <w:tblGrid>
        <w:gridCol w:w="9356"/>
        <w:tblGridChange w:id="1392">
          <w:tblGrid>
            <w:gridCol w:w="9356"/>
          </w:tblGrid>
        </w:tblGridChange>
      </w:tblGrid>
      <w:tr w:rsidR="005B6671" w:rsidRPr="0049256C" w14:paraId="28451B41" w14:textId="77777777" w:rsidTr="003212AB">
        <w:trPr>
          <w:jc w:val="center"/>
        </w:trPr>
        <w:tc>
          <w:tcPr>
            <w:tcW w:w="9356" w:type="dxa"/>
            <w:tcPrChange w:id="1393" w:author="IRK" w:date="2020-04-16T11:22:00Z">
              <w:tcPr>
                <w:tcW w:w="9356" w:type="dxa"/>
              </w:tcPr>
            </w:tcPrChange>
          </w:tcPr>
          <w:p w14:paraId="54805804" w14:textId="77777777" w:rsidR="005B6671" w:rsidRPr="0049256C" w:rsidRDefault="005B6671">
            <w:pPr>
              <w:pStyle w:val="16"/>
              <w:pPrChange w:id="1394" w:author="IRK" w:date="2020-04-27T17:26:00Z">
                <w:pPr/>
              </w:pPrChange>
            </w:pPr>
            <w:r w:rsidRPr="0049256C">
              <w:t>********************************************************************************</w:t>
            </w:r>
          </w:p>
          <w:p w14:paraId="5ABD78B4" w14:textId="77777777" w:rsidR="005B6671" w:rsidRPr="0049256C" w:rsidRDefault="005B6671">
            <w:pPr>
              <w:pStyle w:val="16"/>
              <w:pPrChange w:id="1395" w:author="IRK" w:date="2020-04-27T17:26:00Z">
                <w:pPr/>
              </w:pPrChange>
            </w:pPr>
          </w:p>
          <w:p w14:paraId="31CC76C5" w14:textId="2A3C6ACA" w:rsidR="005B6671" w:rsidRPr="0042431B" w:rsidRDefault="00C926A6">
            <w:pPr>
              <w:pStyle w:val="16"/>
              <w:pPrChange w:id="1396" w:author="IRK" w:date="2020-04-27T17:26:00Z">
                <w:pPr/>
              </w:pPrChange>
            </w:pPr>
            <w:r w:rsidRPr="0042431B">
              <w:rPr>
                <w:rFonts w:hint="eastAsia"/>
              </w:rPr>
              <w:t>インストール概要</w:t>
            </w:r>
          </w:p>
          <w:p w14:paraId="0BF53431" w14:textId="77777777" w:rsidR="005B6671" w:rsidRPr="0042431B" w:rsidRDefault="005B6671">
            <w:pPr>
              <w:pStyle w:val="16"/>
              <w:pPrChange w:id="1397" w:author="IRK" w:date="2020-04-27T17:26:00Z">
                <w:pPr/>
              </w:pPrChange>
            </w:pPr>
          </w:p>
          <w:p w14:paraId="58E0005C" w14:textId="77777777" w:rsidR="005B6671" w:rsidRPr="0042431B" w:rsidRDefault="005B6671">
            <w:pPr>
              <w:pStyle w:val="16"/>
              <w:pPrChange w:id="1398" w:author="IRK" w:date="2020-04-27T17:26:00Z">
                <w:pPr/>
              </w:pPrChange>
            </w:pPr>
            <w:r w:rsidRPr="0042431B">
              <w:t>JDK Home          : /opt/java/default-jdk</w:t>
            </w:r>
          </w:p>
          <w:p w14:paraId="247AAAFB" w14:textId="77777777" w:rsidR="005B6671" w:rsidRPr="0042431B" w:rsidRDefault="005B6671">
            <w:pPr>
              <w:pStyle w:val="16"/>
              <w:pPrChange w:id="1399" w:author="IRK" w:date="2020-04-27T17:26:00Z">
                <w:pPr/>
              </w:pPrChange>
            </w:pPr>
            <w:r w:rsidRPr="0042431B">
              <w:t>Install Directory : /home/user/innorules-home</w:t>
            </w:r>
          </w:p>
          <w:p w14:paraId="10FE25B2" w14:textId="77777777" w:rsidR="005B6671" w:rsidRPr="0042431B" w:rsidRDefault="005B6671">
            <w:pPr>
              <w:pStyle w:val="16"/>
              <w:pPrChange w:id="1400" w:author="IRK" w:date="2020-04-27T17:26:00Z">
                <w:pPr/>
              </w:pPrChange>
            </w:pPr>
            <w:r w:rsidRPr="0042431B">
              <w:t>Service Port      : 25802</w:t>
            </w:r>
          </w:p>
          <w:p w14:paraId="00F8CE39" w14:textId="77777777" w:rsidR="005B6671" w:rsidRPr="0042431B" w:rsidRDefault="005B6671">
            <w:pPr>
              <w:pStyle w:val="16"/>
              <w:pPrChange w:id="1401" w:author="IRK" w:date="2020-04-27T17:26:00Z">
                <w:pPr/>
              </w:pPrChange>
            </w:pPr>
            <w:r w:rsidRPr="0042431B">
              <w:t>Admin Port        : 25805</w:t>
            </w:r>
          </w:p>
          <w:p w14:paraId="640C08CB" w14:textId="14803BE6" w:rsidR="005B6671" w:rsidRPr="0042431B" w:rsidRDefault="005B6671">
            <w:pPr>
              <w:pStyle w:val="16"/>
              <w:pPrChange w:id="1402" w:author="IRK" w:date="2020-04-27T17:26:00Z">
                <w:pPr/>
              </w:pPrChange>
            </w:pPr>
            <w:r w:rsidRPr="0042431B">
              <w:t>License File      : /home/</w:t>
            </w:r>
            <w:r w:rsidR="002B2671" w:rsidRPr="0042431B">
              <w:t>innorules</w:t>
            </w:r>
            <w:r w:rsidRPr="0042431B">
              <w:t>/innorules.lic</w:t>
            </w:r>
          </w:p>
          <w:p w14:paraId="3CBA3468" w14:textId="77777777" w:rsidR="005B6671" w:rsidRPr="0042431B" w:rsidRDefault="005B6671">
            <w:pPr>
              <w:pStyle w:val="16"/>
              <w:pPrChange w:id="1403" w:author="IRK" w:date="2020-04-27T17:26:00Z">
                <w:pPr/>
              </w:pPrChange>
            </w:pPr>
          </w:p>
          <w:p w14:paraId="4E7944DC" w14:textId="01932D7C" w:rsidR="005B6671" w:rsidRPr="0042431B" w:rsidRDefault="005B6671">
            <w:pPr>
              <w:pStyle w:val="16"/>
              <w:pPrChange w:id="1404" w:author="IRK" w:date="2020-04-27T17:26:00Z">
                <w:pPr/>
              </w:pPrChange>
            </w:pPr>
            <w:r w:rsidRPr="0042431B">
              <w:rPr>
                <w:rFonts w:hint="eastAsia"/>
              </w:rPr>
              <w:t>この設定で</w:t>
            </w:r>
            <w:r w:rsidRPr="0042431B">
              <w:t>InnoRules</w:t>
            </w:r>
            <w:r w:rsidR="00C926A6" w:rsidRPr="0042431B">
              <w:t>をインストールします。</w:t>
            </w:r>
            <w:r w:rsidR="00C926A6" w:rsidRPr="0042431B">
              <w:rPr>
                <w:rFonts w:hint="eastAsia"/>
              </w:rPr>
              <w:t>よろしいですか</w:t>
            </w:r>
            <w:r w:rsidRPr="0042431B">
              <w:t>？</w:t>
            </w:r>
            <w:r w:rsidRPr="0042431B">
              <w:t xml:space="preserve"> (Yes/No) &gt;&gt; y</w:t>
            </w:r>
          </w:p>
          <w:p w14:paraId="1D5385EA" w14:textId="1215F902" w:rsidR="005B6671" w:rsidRPr="0049256C" w:rsidRDefault="005B6671">
            <w:pPr>
              <w:pStyle w:val="16"/>
              <w:pPrChange w:id="1405" w:author="IRK" w:date="2020-04-27T17:26:00Z">
                <w:pPr/>
              </w:pPrChange>
            </w:pPr>
            <w:r w:rsidRPr="0042431B">
              <w:t>[</w:t>
            </w:r>
            <w:r w:rsidRPr="0042431B">
              <w:t>情報</w:t>
            </w:r>
            <w:r w:rsidRPr="0042431B">
              <w:t>] Installation succeeded.[</w:t>
            </w:r>
            <w:r w:rsidR="00C926A6" w:rsidRPr="0042431B">
              <w:t>エンターキーを</w:t>
            </w:r>
            <w:r w:rsidR="00C926A6" w:rsidRPr="0042431B">
              <w:rPr>
                <w:rFonts w:hint="eastAsia"/>
              </w:rPr>
              <w:t>押下</w:t>
            </w:r>
            <w:r w:rsidRPr="0042431B">
              <w:t>してください。</w:t>
            </w:r>
            <w:r w:rsidRPr="0042431B">
              <w:t>]</w:t>
            </w:r>
          </w:p>
        </w:tc>
      </w:tr>
    </w:tbl>
    <w:p w14:paraId="13A0D0D1" w14:textId="77777777" w:rsidR="005B6671" w:rsidRPr="0049256C" w:rsidRDefault="005B6671" w:rsidP="00EC7890">
      <w:pPr>
        <w:rPr>
          <w:rFonts w:eastAsiaTheme="minorEastAsia"/>
        </w:rPr>
      </w:pPr>
    </w:p>
    <w:p w14:paraId="1B77A6CA" w14:textId="2D05A664" w:rsidR="005B6671" w:rsidRPr="0049256C" w:rsidRDefault="003865A6" w:rsidP="00EC7890">
      <w:r w:rsidRPr="003865A6">
        <w:rPr>
          <w:rFonts w:hint="eastAsia"/>
        </w:rPr>
        <w:t>入力した情報を確認後、</w:t>
      </w:r>
      <w:r w:rsidRPr="003865A6">
        <w:rPr>
          <w:rFonts w:hint="eastAsia"/>
        </w:rPr>
        <w:t>Yes</w:t>
      </w:r>
      <w:r w:rsidRPr="003865A6">
        <w:rPr>
          <w:rFonts w:hint="eastAsia"/>
        </w:rPr>
        <w:t>または</w:t>
      </w:r>
      <w:r w:rsidRPr="003865A6">
        <w:rPr>
          <w:rFonts w:hint="eastAsia"/>
        </w:rPr>
        <w:t>Y</w:t>
      </w:r>
      <w:r w:rsidRPr="003865A6">
        <w:rPr>
          <w:rFonts w:hint="eastAsia"/>
        </w:rPr>
        <w:t>を</w:t>
      </w:r>
      <w:del w:id="1406" w:author="IRK" w:date="2020-04-17T10:04:00Z">
        <w:r w:rsidRPr="003865A6" w:rsidDel="00E36E79">
          <w:rPr>
            <w:rFonts w:hint="eastAsia"/>
          </w:rPr>
          <w:delText>押下する</w:delText>
        </w:r>
      </w:del>
      <w:ins w:id="1407" w:author="IRK" w:date="2020-04-17T10:04:00Z">
        <w:r w:rsidR="00E36E79">
          <w:rPr>
            <w:rFonts w:hint="eastAsia"/>
          </w:rPr>
          <w:t>押す</w:t>
        </w:r>
      </w:ins>
      <w:r w:rsidRPr="003865A6">
        <w:rPr>
          <w:rFonts w:hint="eastAsia"/>
        </w:rPr>
        <w:t>と、インストールが開始される。インストールが完了すると、「</w:t>
      </w:r>
      <w:r w:rsidRPr="003865A6">
        <w:rPr>
          <w:rFonts w:hint="eastAsia"/>
        </w:rPr>
        <w:t>[</w:t>
      </w:r>
      <w:r w:rsidRPr="003865A6">
        <w:rPr>
          <w:rFonts w:hint="eastAsia"/>
        </w:rPr>
        <w:t>情報</w:t>
      </w:r>
      <w:r w:rsidRPr="003865A6">
        <w:rPr>
          <w:rFonts w:hint="eastAsia"/>
        </w:rPr>
        <w:t>]In</w:t>
      </w:r>
      <w:r w:rsidRPr="004D0EF3">
        <w:rPr>
          <w:rFonts w:hint="eastAsia"/>
        </w:rPr>
        <w:t>st</w:t>
      </w:r>
      <w:del w:id="1408" w:author="IRK" w:date="2020-04-16T11:23:00Z">
        <w:r w:rsidRPr="004D0EF3" w:rsidDel="004D0EF3">
          <w:rPr>
            <w:rFonts w:hint="eastAsia"/>
          </w:rPr>
          <w:delText>r</w:delText>
        </w:r>
      </w:del>
      <w:r w:rsidRPr="004D0EF3">
        <w:rPr>
          <w:rFonts w:hint="eastAsia"/>
        </w:rPr>
        <w:t>a</w:t>
      </w:r>
      <w:ins w:id="1409" w:author="IRK" w:date="2020-04-16T11:24:00Z">
        <w:r w:rsidR="004D0EF3">
          <w:rPr>
            <w:rFonts w:hint="eastAsia"/>
          </w:rPr>
          <w:t>ll</w:t>
        </w:r>
      </w:ins>
      <w:del w:id="1410" w:author="IRK" w:date="2020-04-16T11:23:00Z">
        <w:r w:rsidRPr="004D0EF3" w:rsidDel="004D0EF3">
          <w:rPr>
            <w:rFonts w:hint="eastAsia"/>
          </w:rPr>
          <w:delText>t</w:delText>
        </w:r>
      </w:del>
      <w:ins w:id="1411" w:author="IRK" w:date="2020-04-16T11:23:00Z">
        <w:r w:rsidR="004D0EF3" w:rsidRPr="004D0EF3">
          <w:rPr>
            <w:rFonts w:hint="eastAsia"/>
          </w:rPr>
          <w:t>a</w:t>
        </w:r>
      </w:ins>
      <w:r w:rsidRPr="003865A6">
        <w:rPr>
          <w:rFonts w:hint="eastAsia"/>
        </w:rPr>
        <w:t>tion succeeded</w:t>
      </w:r>
      <w:r w:rsidRPr="003865A6">
        <w:rPr>
          <w:rFonts w:hint="eastAsia"/>
        </w:rPr>
        <w:t>」が表示される</w:t>
      </w:r>
      <w:r>
        <w:rPr>
          <w:rFonts w:hint="eastAsia"/>
        </w:rPr>
        <w:t>。</w:t>
      </w:r>
    </w:p>
    <w:p w14:paraId="103C4233" w14:textId="77777777" w:rsidR="005F56B7" w:rsidRPr="0049256C" w:rsidRDefault="005F56B7" w:rsidP="00EC7890">
      <w:pPr>
        <w:rPr>
          <w:rFonts w:eastAsiaTheme="minorEastAsia"/>
        </w:rPr>
      </w:pPr>
    </w:p>
    <w:p w14:paraId="58464416" w14:textId="77777777" w:rsidR="005B6671" w:rsidRPr="0049256C" w:rsidRDefault="005B6671" w:rsidP="00333094">
      <w:pPr>
        <w:pStyle w:val="22"/>
        <w:rPr>
          <w:lang w:eastAsia="ja-JP"/>
        </w:rPr>
      </w:pPr>
      <w:bookmarkStart w:id="1412" w:name="_Toc441755280"/>
      <w:bookmarkStart w:id="1413" w:name="_Toc40449521"/>
      <w:r w:rsidRPr="0049256C">
        <w:rPr>
          <w:lang w:eastAsia="ja-JP"/>
        </w:rPr>
        <w:t>設定クラスタウィザード</w:t>
      </w:r>
      <w:bookmarkEnd w:id="1412"/>
      <w:bookmarkEnd w:id="1413"/>
    </w:p>
    <w:p w14:paraId="1AAEDC62" w14:textId="1A9E6035" w:rsidR="005B6671" w:rsidRPr="0049256C" w:rsidRDefault="005B6671" w:rsidP="00EC7890">
      <w:r w:rsidRPr="0049256C">
        <w:rPr>
          <w:spacing w:val="-4"/>
        </w:rPr>
        <w:t>インストールノードの構成設定は、インストールディレクトリの</w:t>
      </w:r>
      <w:r w:rsidRPr="0049256C">
        <w:t>config/rule-systems.xml</w:t>
      </w:r>
      <w:r w:rsidRPr="0049256C">
        <w:t>に保存される。</w:t>
      </w:r>
      <w:r w:rsidR="003865A6" w:rsidRPr="003865A6">
        <w:rPr>
          <w:rFonts w:hint="eastAsia"/>
        </w:rPr>
        <w:t>他ホストのインストールノード同士が設定を共有すると、ルールシステム設定に変更が発生した場合においても、各インストールノードに変更事項が反映される。</w:t>
      </w:r>
      <w:r w:rsidRPr="0049256C">
        <w:t>これはシステム構成を容易にし、</w:t>
      </w:r>
      <w:r w:rsidRPr="0042431B">
        <w:t>作業</w:t>
      </w:r>
      <w:r w:rsidR="00886589" w:rsidRPr="004D14ED">
        <w:rPr>
          <w:rFonts w:hint="eastAsia"/>
        </w:rPr>
        <w:t>者</w:t>
      </w:r>
      <w:r w:rsidRPr="0042431B">
        <w:t>の</w:t>
      </w:r>
      <w:r w:rsidR="009C6809" w:rsidRPr="0042431B">
        <w:rPr>
          <w:rFonts w:hint="eastAsia"/>
        </w:rPr>
        <w:t>設定</w:t>
      </w:r>
      <w:r w:rsidRPr="0042431B">
        <w:t>ミス</w:t>
      </w:r>
      <w:r w:rsidRPr="0049256C">
        <w:t>を</w:t>
      </w:r>
      <w:r w:rsidRPr="0049256C">
        <w:rPr>
          <w:rFonts w:hint="eastAsia"/>
        </w:rPr>
        <w:t>軽減する</w:t>
      </w:r>
      <w:r w:rsidR="009C6809">
        <w:t>。設定クラスタの概念に関する詳細</w:t>
      </w:r>
      <w:r w:rsidRPr="0049256C">
        <w:t>については、</w:t>
      </w:r>
      <w:del w:id="1414" w:author="IRK" w:date="2020-03-06T10:09:00Z">
        <w:r w:rsidRPr="0049256C" w:rsidDel="00260A31">
          <w:delText xml:space="preserve">3.2 </w:delText>
        </w:r>
        <w:r w:rsidRPr="0049256C" w:rsidDel="00260A31">
          <w:delText>設定クラスタ</w:delText>
        </w:r>
      </w:del>
      <w:ins w:id="1415" w:author="IRK" w:date="2020-03-10T22:12:00Z">
        <w:r w:rsidR="001075B0">
          <w:rPr>
            <w:rFonts w:hint="eastAsia"/>
          </w:rPr>
          <w:t>「</w:t>
        </w:r>
      </w:ins>
      <w:ins w:id="1416" w:author="IRK" w:date="2020-03-06T10:09:00Z">
        <w:r w:rsidR="00260A31">
          <w:fldChar w:fldCharType="begin"/>
        </w:r>
        <w:r w:rsidR="00260A31">
          <w:instrText xml:space="preserve"> </w:instrText>
        </w:r>
        <w:r w:rsidR="00260A31">
          <w:rPr>
            <w:rFonts w:hint="eastAsia"/>
          </w:rPr>
          <w:instrText>REF _Ref34381800 \r \h</w:instrText>
        </w:r>
        <w:r w:rsidR="00260A31">
          <w:instrText xml:space="preserve"> </w:instrText>
        </w:r>
      </w:ins>
      <w:r w:rsidR="00260A31">
        <w:fldChar w:fldCharType="separate"/>
      </w:r>
      <w:r w:rsidR="00AB1F2F">
        <w:t xml:space="preserve">3.2 </w:t>
      </w:r>
      <w:ins w:id="1417" w:author="IRK" w:date="2020-03-06T10:09:00Z">
        <w:r w:rsidR="00260A31">
          <w:fldChar w:fldCharType="end"/>
        </w:r>
        <w:r w:rsidR="00260A31">
          <w:fldChar w:fldCharType="begin"/>
        </w:r>
        <w:r w:rsidR="00260A31">
          <w:instrText xml:space="preserve"> REF _Ref34381802 \h </w:instrText>
        </w:r>
      </w:ins>
      <w:r w:rsidR="00260A31">
        <w:fldChar w:fldCharType="separate"/>
      </w:r>
      <w:r w:rsidR="00AB1F2F" w:rsidRPr="006D3A1E">
        <w:t>設定クラスタ</w:t>
      </w:r>
      <w:ins w:id="1418" w:author="IRK" w:date="2020-03-06T10:09:00Z">
        <w:r w:rsidR="00260A31">
          <w:fldChar w:fldCharType="end"/>
        </w:r>
      </w:ins>
      <w:ins w:id="1419" w:author="IRK" w:date="2020-03-10T22:12:00Z">
        <w:r w:rsidR="001075B0">
          <w:rPr>
            <w:rFonts w:hint="eastAsia"/>
          </w:rPr>
          <w:t>」</w:t>
        </w:r>
      </w:ins>
      <w:r w:rsidRPr="0049256C">
        <w:t>を参照のこと。</w:t>
      </w:r>
    </w:p>
    <w:p w14:paraId="41494DA7" w14:textId="77777777" w:rsidR="005B6671" w:rsidRPr="0049256C" w:rsidRDefault="005B6671" w:rsidP="00EC7890"/>
    <w:p w14:paraId="3434E665" w14:textId="6483CABE" w:rsidR="005B6671" w:rsidRPr="0049256C" w:rsidRDefault="003865A6" w:rsidP="00EC7890">
      <w:r w:rsidRPr="003865A6">
        <w:rPr>
          <w:rFonts w:hint="eastAsia"/>
        </w:rPr>
        <w:t>設定クラスタリングは、複数のインストールノードを</w:t>
      </w:r>
      <w:r w:rsidR="005B6671" w:rsidRPr="0049256C">
        <w:t>1</w:t>
      </w:r>
      <w:r w:rsidR="005B6671" w:rsidRPr="0049256C">
        <w:t>つの</w:t>
      </w:r>
      <w:r w:rsidR="005B6671" w:rsidRPr="0049256C">
        <w:rPr>
          <w:rFonts w:hint="eastAsia"/>
        </w:rPr>
        <w:t>グループ</w:t>
      </w:r>
      <w:r w:rsidR="005B6671" w:rsidRPr="0049256C">
        <w:t>として管理し、それらの設定を同期させる機能である。設定クラスタに属するインストールノードの中の</w:t>
      </w:r>
      <w:r w:rsidR="005B6671" w:rsidRPr="0049256C">
        <w:t>1</w:t>
      </w:r>
      <w:r w:rsidR="005B6671" w:rsidRPr="0049256C">
        <w:t>つで設定を変更すると、残りのインストールノードでも</w:t>
      </w:r>
      <w:r w:rsidR="005B6671" w:rsidRPr="0049256C">
        <w:rPr>
          <w:rFonts w:hint="eastAsia"/>
        </w:rPr>
        <w:t>同様に</w:t>
      </w:r>
      <w:r w:rsidR="005B6671" w:rsidRPr="0049256C">
        <w:t>変更される。</w:t>
      </w:r>
      <w:r w:rsidRPr="003865A6">
        <w:rPr>
          <w:rFonts w:hint="eastAsia"/>
        </w:rPr>
        <w:t>各インストールノードは、複数の設定クラスタに属することはできない。</w:t>
      </w:r>
      <w:r w:rsidR="005B6671" w:rsidRPr="0049256C">
        <w:t>設定クラスタウィザードは、設定クラスタリングを構成するウィザードである。</w:t>
      </w:r>
    </w:p>
    <w:p w14:paraId="6C778BA7" w14:textId="77777777" w:rsidR="005B6671" w:rsidRPr="0049256C" w:rsidRDefault="005B6671" w:rsidP="00EC7890"/>
    <w:p w14:paraId="41357323" w14:textId="41A0CD2C" w:rsidR="005B6671" w:rsidRPr="0049256C" w:rsidRDefault="003865A6" w:rsidP="00EC7890">
      <w:r w:rsidRPr="003865A6">
        <w:rPr>
          <w:rFonts w:hint="eastAsia"/>
        </w:rPr>
        <w:t>設定クラスタは、必須構成ではない。</w:t>
      </w:r>
      <w:r w:rsidR="005B6671" w:rsidRPr="0049256C">
        <w:t>ルールシステムが</w:t>
      </w:r>
      <w:r w:rsidR="005B6671" w:rsidRPr="0049256C">
        <w:t>1</w:t>
      </w:r>
      <w:r w:rsidR="005B6671" w:rsidRPr="0049256C">
        <w:t>つのインストールノードのみで構成されてい</w:t>
      </w:r>
      <w:r w:rsidR="005B6671" w:rsidRPr="0049256C">
        <w:rPr>
          <w:rFonts w:hint="eastAsia"/>
        </w:rPr>
        <w:t>る場合</w:t>
      </w:r>
      <w:r w:rsidR="005B6671" w:rsidRPr="0049256C">
        <w:t>、設定クラスタ</w:t>
      </w:r>
      <w:r w:rsidR="005B6671" w:rsidRPr="0049256C">
        <w:rPr>
          <w:rFonts w:hint="eastAsia"/>
        </w:rPr>
        <w:t>の</w:t>
      </w:r>
      <w:r w:rsidR="005B6671" w:rsidRPr="0049256C">
        <w:t>構成</w:t>
      </w:r>
      <w:r w:rsidR="005B6671" w:rsidRPr="0049256C">
        <w:rPr>
          <w:rFonts w:hint="eastAsia"/>
        </w:rPr>
        <w:t>は不要である</w:t>
      </w:r>
      <w:r w:rsidR="005B6671" w:rsidRPr="0049256C">
        <w:t>。</w:t>
      </w:r>
    </w:p>
    <w:p w14:paraId="3A8EEE17" w14:textId="77777777" w:rsidR="005B6671" w:rsidRPr="0049256C" w:rsidRDefault="005B6671" w:rsidP="00EC7890"/>
    <w:p w14:paraId="1850C32C" w14:textId="032F8E43" w:rsidR="005B6671" w:rsidRPr="0049256C" w:rsidRDefault="005B6671" w:rsidP="00EC7890">
      <w:r w:rsidRPr="0049256C">
        <w:t>ウィザードは</w:t>
      </w:r>
      <w:r w:rsidR="003B6EC1">
        <w:rPr>
          <w:rFonts w:hint="eastAsia"/>
        </w:rPr>
        <w:t>script</w:t>
      </w:r>
      <w:r w:rsidR="003B6EC1">
        <w:t>ディレクトリ</w:t>
      </w:r>
      <w:r w:rsidR="009C6809">
        <w:t>で、次</w:t>
      </w:r>
      <w:r w:rsidR="009C6809" w:rsidRPr="00DC5C34">
        <w:t>の</w:t>
      </w:r>
      <w:r w:rsidR="009C6809" w:rsidRPr="00A201E5">
        <w:rPr>
          <w:rFonts w:hint="eastAsia"/>
        </w:rPr>
        <w:t>コマンド</w:t>
      </w:r>
      <w:r w:rsidRPr="0049256C">
        <w:t>により実行する。</w:t>
      </w:r>
    </w:p>
    <w:p w14:paraId="6D5C2827" w14:textId="6770A2C7" w:rsidR="003212AB" w:rsidRDefault="003212AB">
      <w:pPr>
        <w:autoSpaceDE/>
        <w:autoSpaceDN/>
        <w:jc w:val="left"/>
      </w:pPr>
      <w:r>
        <w:br w:type="page"/>
      </w:r>
    </w:p>
    <w:p w14:paraId="672195A4" w14:textId="77777777" w:rsidR="005B6671" w:rsidRPr="003B6EC1" w:rsidRDefault="005B6671" w:rsidP="00EC7890"/>
    <w:p w14:paraId="1C5F93C4" w14:textId="2DA81B62" w:rsidR="005F56B7" w:rsidRPr="0049256C" w:rsidRDefault="005F56B7" w:rsidP="007D3017">
      <w:pPr>
        <w:pStyle w:val="afff6"/>
      </w:pPr>
      <w:bookmarkStart w:id="1420" w:name="_Toc34839517"/>
      <w:del w:id="1421" w:author="IRK" w:date="2020-03-06T10:10: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51</w:delText>
        </w:r>
        <w:r w:rsidR="003561C7" w:rsidRPr="0049256C" w:rsidDel="00260A31">
          <w:rPr>
            <w:noProof/>
          </w:rPr>
          <w:fldChar w:fldCharType="end"/>
        </w:r>
        <w:r w:rsidRPr="0049256C" w:rsidDel="00260A31">
          <w:rPr>
            <w:rFonts w:hint="eastAsia"/>
          </w:rPr>
          <w:delText>]</w:delText>
        </w:r>
      </w:del>
      <w:ins w:id="1422" w:author="IRK" w:date="2020-03-06T10:10:00Z">
        <w:r w:rsidR="00260A31">
          <w:rPr>
            <w:rFonts w:hint="eastAsia"/>
          </w:rPr>
          <w:t>[</w:t>
        </w:r>
      </w:ins>
      <w:ins w:id="1423" w:author="IRK" w:date="2020-03-06T10:09:00Z">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51</w:t>
      </w:r>
      <w:ins w:id="1424" w:author="IRK" w:date="2020-03-06T10:09:00Z">
        <w:r w:rsidR="00260A31">
          <w:fldChar w:fldCharType="end"/>
        </w:r>
      </w:ins>
      <w:ins w:id="1425" w:author="IRK" w:date="2020-03-06T10:10:00Z">
        <w:r w:rsidR="00260A31">
          <w:rPr>
            <w:rFonts w:hint="eastAsia"/>
          </w:rPr>
          <w:t>]</w:t>
        </w:r>
      </w:ins>
      <w:bookmarkEnd w:id="142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426" w:author="IRK" w:date="2020-04-16T11:25:00Z">
          <w:tblPr>
            <w:tblW w:w="0" w:type="auto"/>
            <w:tblInd w:w="108" w:type="dxa"/>
            <w:tblLook w:val="04A0" w:firstRow="1" w:lastRow="0" w:firstColumn="1" w:lastColumn="0" w:noHBand="0" w:noVBand="1"/>
          </w:tblPr>
        </w:tblPrChange>
      </w:tblPr>
      <w:tblGrid>
        <w:gridCol w:w="9356"/>
        <w:tblGridChange w:id="1427">
          <w:tblGrid>
            <w:gridCol w:w="9356"/>
          </w:tblGrid>
        </w:tblGridChange>
      </w:tblGrid>
      <w:tr w:rsidR="005B6671" w:rsidRPr="0049256C" w14:paraId="2C24C149" w14:textId="77777777" w:rsidTr="003212AB">
        <w:trPr>
          <w:jc w:val="center"/>
        </w:trPr>
        <w:tc>
          <w:tcPr>
            <w:tcW w:w="9356" w:type="dxa"/>
            <w:tcPrChange w:id="1428" w:author="IRK" w:date="2020-04-16T11:25:00Z">
              <w:tcPr>
                <w:tcW w:w="9356" w:type="dxa"/>
              </w:tcPr>
            </w:tcPrChange>
          </w:tcPr>
          <w:p w14:paraId="037D50B7" w14:textId="48A815A2" w:rsidR="005B6671" w:rsidRPr="0049256C" w:rsidRDefault="005B6671">
            <w:pPr>
              <w:pStyle w:val="16"/>
              <w:pPrChange w:id="1429" w:author="IRK" w:date="2020-04-27T17:26:00Z">
                <w:pPr>
                  <w:keepNext/>
                </w:pPr>
              </w:pPrChange>
            </w:pPr>
            <w:r w:rsidRPr="0049256C">
              <w:t>UNIX</w:t>
            </w:r>
            <w:r w:rsidRPr="0049256C">
              <w:rPr>
                <w:rFonts w:ascii="ＭＳ Ｐゴシック" w:hAnsi="ＭＳ Ｐゴシック"/>
              </w:rPr>
              <w:t>系</w:t>
            </w:r>
            <w:r w:rsidR="00D96870" w:rsidRPr="00D96870">
              <w:rPr>
                <w:rFonts w:ascii="ＭＳ Ｐゴシック" w:hAnsi="ＭＳ Ｐゴシック" w:hint="eastAsia"/>
              </w:rPr>
              <w:t>列では</w:t>
            </w:r>
            <w:r w:rsidRPr="00D96870">
              <w:rPr>
                <w:rFonts w:ascii="ＭＳ Ｐゴシック" w:hAnsi="ＭＳ Ｐゴシック"/>
              </w:rPr>
              <w:t xml:space="preserve"> </w:t>
            </w:r>
            <w:r w:rsidRPr="0049256C">
              <w:t>:</w:t>
            </w:r>
          </w:p>
          <w:p w14:paraId="798E295C" w14:textId="168692FD" w:rsidR="005B6671" w:rsidRPr="0049256C" w:rsidRDefault="005B6671">
            <w:pPr>
              <w:pStyle w:val="16"/>
              <w:pPrChange w:id="1430" w:author="IRK" w:date="2020-04-27T17:26:00Z">
                <w:pPr>
                  <w:keepNext/>
                </w:pPr>
              </w:pPrChange>
            </w:pPr>
            <w:r w:rsidRPr="0049256C">
              <w:t>./cluster-wiz.sh</w:t>
            </w:r>
          </w:p>
          <w:p w14:paraId="5DD5A70E" w14:textId="5ED3BF90" w:rsidR="005B6671" w:rsidRPr="0049256C" w:rsidRDefault="005B6671">
            <w:pPr>
              <w:pStyle w:val="16"/>
              <w:pPrChange w:id="1431" w:author="IRK" w:date="2020-04-27T17:26:00Z">
                <w:pPr>
                  <w:keepNext/>
                </w:pPr>
              </w:pPrChange>
            </w:pPr>
            <w:r w:rsidRPr="0049256C">
              <w:t>Windows</w:t>
            </w:r>
            <w:r w:rsidR="00D96870" w:rsidRPr="0049256C">
              <w:rPr>
                <w:rFonts w:ascii="ＭＳ Ｐゴシック" w:hAnsi="ＭＳ Ｐゴシック" w:hint="eastAsia"/>
              </w:rPr>
              <w:t>では</w:t>
            </w:r>
            <w:r w:rsidRPr="0049256C">
              <w:rPr>
                <w:rFonts w:ascii="ＭＳ Ｐゴシック" w:hAnsi="ＭＳ Ｐゴシック"/>
              </w:rPr>
              <w:t xml:space="preserve"> </w:t>
            </w:r>
            <w:r w:rsidRPr="0049256C">
              <w:t>:</w:t>
            </w:r>
          </w:p>
          <w:p w14:paraId="6876AF02" w14:textId="43C1C2BC" w:rsidR="005B6671" w:rsidRPr="0049256C" w:rsidRDefault="005B6671">
            <w:pPr>
              <w:pStyle w:val="16"/>
              <w:pPrChange w:id="1432" w:author="IRK" w:date="2020-04-27T17:26:00Z">
                <w:pPr>
                  <w:keepNext/>
                </w:pPr>
              </w:pPrChange>
            </w:pPr>
            <w:r w:rsidRPr="0049256C">
              <w:t>cluster-wiz.bat</w:t>
            </w:r>
          </w:p>
        </w:tc>
      </w:tr>
    </w:tbl>
    <w:p w14:paraId="422DE776" w14:textId="6243A80D" w:rsidR="001A6A0C" w:rsidRDefault="001A6A0C"/>
    <w:p w14:paraId="76156850" w14:textId="73AC6544" w:rsidR="005B6671" w:rsidRPr="00A201E5" w:rsidRDefault="009C6809" w:rsidP="00333094">
      <w:pPr>
        <w:pStyle w:val="32"/>
      </w:pPr>
      <w:bookmarkStart w:id="1433" w:name="_Toc464754540"/>
      <w:bookmarkStart w:id="1434" w:name="_Toc465078483"/>
      <w:bookmarkStart w:id="1435" w:name="_Toc465092057"/>
      <w:bookmarkStart w:id="1436" w:name="_Toc40449522"/>
      <w:bookmarkEnd w:id="1433"/>
      <w:bookmarkEnd w:id="1434"/>
      <w:bookmarkEnd w:id="1435"/>
      <w:r w:rsidRPr="00A201E5">
        <w:rPr>
          <w:rFonts w:hint="eastAsia"/>
          <w:lang w:eastAsia="ja-JP"/>
        </w:rPr>
        <w:t>導入</w:t>
      </w:r>
      <w:bookmarkEnd w:id="1436"/>
    </w:p>
    <w:p w14:paraId="2E4FCC16" w14:textId="22EB74D1" w:rsidR="005B6671" w:rsidRPr="0049256C" w:rsidRDefault="005F56B7" w:rsidP="00EC7890">
      <w:del w:id="1437" w:author="IRK" w:date="2020-03-06T10:10:00Z">
        <w:r w:rsidRPr="000E6D5F" w:rsidDel="00260A31">
          <w:rPr>
            <w:rFonts w:hint="eastAsia"/>
          </w:rPr>
          <w:delText>表</w:delText>
        </w:r>
        <w:r w:rsidRPr="000E6D5F" w:rsidDel="00260A31">
          <w:rPr>
            <w:rFonts w:hint="eastAsia"/>
          </w:rPr>
          <w:delText>5</w:delText>
        </w:r>
        <w:r w:rsidR="00B433F3" w:rsidDel="00260A31">
          <w:delText>2</w:delText>
        </w:r>
      </w:del>
      <w:ins w:id="1438" w:author="IRK" w:date="2020-03-06T10:10:00Z">
        <w:r w:rsidR="00260A31">
          <w:rPr>
            <w:rFonts w:hint="eastAsia"/>
          </w:rPr>
          <w:t>次の表</w:t>
        </w:r>
      </w:ins>
      <w:r w:rsidR="009C6809" w:rsidRPr="000E6D5F">
        <w:t>は、設定クラスタウィザードの</w:t>
      </w:r>
      <w:r w:rsidR="009C6809" w:rsidRPr="00A201E5">
        <w:rPr>
          <w:rFonts w:hint="eastAsia"/>
        </w:rPr>
        <w:t>導入</w:t>
      </w:r>
      <w:r w:rsidR="005B6671" w:rsidRPr="0049256C">
        <w:t>の段階である。</w:t>
      </w:r>
    </w:p>
    <w:p w14:paraId="465527C2" w14:textId="77777777" w:rsidR="005B6671" w:rsidRPr="0049256C" w:rsidRDefault="005B6671" w:rsidP="00EC7890"/>
    <w:p w14:paraId="5E6B2B49" w14:textId="6B1A4BB9" w:rsidR="005F56B7" w:rsidRPr="0049256C" w:rsidRDefault="005F56B7" w:rsidP="007D3017">
      <w:pPr>
        <w:pStyle w:val="afff6"/>
      </w:pPr>
      <w:bookmarkStart w:id="1439" w:name="_Toc34839518"/>
      <w:del w:id="1440" w:author="IRK" w:date="2020-03-06T10:10: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52</w:delText>
        </w:r>
        <w:r w:rsidR="003561C7" w:rsidRPr="0049256C" w:rsidDel="00260A31">
          <w:rPr>
            <w:noProof/>
          </w:rPr>
          <w:fldChar w:fldCharType="end"/>
        </w:r>
        <w:r w:rsidRPr="0049256C" w:rsidDel="00260A31">
          <w:rPr>
            <w:rFonts w:hint="eastAsia"/>
          </w:rPr>
          <w:delText>]</w:delText>
        </w:r>
      </w:del>
      <w:ins w:id="1441" w:author="IRK" w:date="2020-03-06T10:10:00Z">
        <w:r w:rsidR="00260A31">
          <w:rPr>
            <w:rFonts w:hint="eastAsia"/>
          </w:rPr>
          <w:t>[</w:t>
        </w:r>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52</w:t>
      </w:r>
      <w:ins w:id="1442" w:author="IRK" w:date="2020-03-06T10:10:00Z">
        <w:r w:rsidR="00260A31">
          <w:fldChar w:fldCharType="end"/>
        </w:r>
        <w:r w:rsidR="00260A31">
          <w:rPr>
            <w:rFonts w:hint="eastAsia"/>
          </w:rPr>
          <w:t>]</w:t>
        </w:r>
      </w:ins>
      <w:bookmarkEnd w:id="143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443" w:author="IRK" w:date="2020-04-16T11:25:00Z">
          <w:tblPr>
            <w:tblW w:w="0" w:type="auto"/>
            <w:tblInd w:w="108" w:type="dxa"/>
            <w:tblLook w:val="04A0" w:firstRow="1" w:lastRow="0" w:firstColumn="1" w:lastColumn="0" w:noHBand="0" w:noVBand="1"/>
          </w:tblPr>
        </w:tblPrChange>
      </w:tblPr>
      <w:tblGrid>
        <w:gridCol w:w="9356"/>
        <w:tblGridChange w:id="1444">
          <w:tblGrid>
            <w:gridCol w:w="9356"/>
          </w:tblGrid>
        </w:tblGridChange>
      </w:tblGrid>
      <w:tr w:rsidR="005B6671" w:rsidRPr="0049256C" w14:paraId="7BD4E67A" w14:textId="77777777" w:rsidTr="003212AB">
        <w:trPr>
          <w:jc w:val="center"/>
        </w:trPr>
        <w:tc>
          <w:tcPr>
            <w:tcW w:w="9356" w:type="dxa"/>
            <w:tcPrChange w:id="1445" w:author="IRK" w:date="2020-04-16T11:25:00Z">
              <w:tcPr>
                <w:tcW w:w="9356" w:type="dxa"/>
              </w:tcPr>
            </w:tcPrChange>
          </w:tcPr>
          <w:p w14:paraId="4BE3070E" w14:textId="77777777" w:rsidR="005B6671" w:rsidRPr="0049256C" w:rsidRDefault="005B6671">
            <w:pPr>
              <w:pStyle w:val="16"/>
              <w:pPrChange w:id="1446" w:author="IRK" w:date="2020-04-27T17:26:00Z">
                <w:pPr/>
              </w:pPrChange>
            </w:pPr>
            <w:r w:rsidRPr="0049256C">
              <w:t>********************************************************************************</w:t>
            </w:r>
          </w:p>
          <w:p w14:paraId="5F928C29" w14:textId="77777777" w:rsidR="005B6671" w:rsidRPr="0049256C" w:rsidRDefault="005B6671">
            <w:pPr>
              <w:pStyle w:val="16"/>
              <w:pPrChange w:id="1447" w:author="IRK" w:date="2020-04-27T17:26:00Z">
                <w:pPr/>
              </w:pPrChange>
            </w:pPr>
          </w:p>
          <w:p w14:paraId="1417E633" w14:textId="3CE05F71" w:rsidR="005B6671" w:rsidRPr="00A201E5" w:rsidRDefault="009C6809">
            <w:pPr>
              <w:pStyle w:val="16"/>
              <w:pPrChange w:id="1448" w:author="IRK" w:date="2020-04-27T17:26:00Z">
                <w:pPr/>
              </w:pPrChange>
            </w:pPr>
            <w:r w:rsidRPr="00A201E5">
              <w:rPr>
                <w:rFonts w:hint="eastAsia"/>
              </w:rPr>
              <w:t>導入</w:t>
            </w:r>
          </w:p>
          <w:p w14:paraId="73E6FC2E" w14:textId="77777777" w:rsidR="005B6671" w:rsidRPr="000E6D5F" w:rsidRDefault="005B6671">
            <w:pPr>
              <w:pStyle w:val="16"/>
              <w:pPrChange w:id="1449" w:author="IRK" w:date="2020-04-27T17:26:00Z">
                <w:pPr/>
              </w:pPrChange>
            </w:pPr>
          </w:p>
          <w:p w14:paraId="7F655FC0" w14:textId="77777777" w:rsidR="005B6671" w:rsidRPr="00395284" w:rsidRDefault="005B6671">
            <w:pPr>
              <w:pStyle w:val="16"/>
              <w:pPrChange w:id="1450" w:author="IRK" w:date="2020-04-27T17:26:00Z">
                <w:pPr/>
              </w:pPrChange>
            </w:pPr>
            <w:r w:rsidRPr="00395284">
              <w:t>********************************************************************************</w:t>
            </w:r>
          </w:p>
          <w:p w14:paraId="6F175071" w14:textId="77777777" w:rsidR="005B6671" w:rsidRPr="000E6D5F" w:rsidRDefault="005B6671">
            <w:pPr>
              <w:pStyle w:val="16"/>
              <w:pPrChange w:id="1451" w:author="IRK" w:date="2020-04-27T17:26:00Z">
                <w:pPr/>
              </w:pPrChange>
            </w:pPr>
          </w:p>
          <w:p w14:paraId="6C75FD74" w14:textId="4D781555" w:rsidR="005B6671" w:rsidRPr="000E6D5F" w:rsidRDefault="00206831">
            <w:pPr>
              <w:pStyle w:val="16"/>
              <w:pPrChange w:id="1452" w:author="IRK" w:date="2020-04-27T17:26:00Z">
                <w:pPr/>
              </w:pPrChange>
            </w:pPr>
            <w:r w:rsidRPr="00206831">
              <w:rPr>
                <w:rFonts w:hint="eastAsia"/>
              </w:rPr>
              <w:t>InnoRules</w:t>
            </w:r>
            <w:r w:rsidRPr="00206831">
              <w:rPr>
                <w:rFonts w:hint="eastAsia"/>
              </w:rPr>
              <w:t>設定クラスタウィザードへようこそ。このウィザードでは設定クラスタを管理できます。</w:t>
            </w:r>
          </w:p>
          <w:p w14:paraId="05893578" w14:textId="49FE660E" w:rsidR="005B6671" w:rsidRPr="0049256C" w:rsidRDefault="005B6671">
            <w:pPr>
              <w:pStyle w:val="16"/>
              <w:pPrChange w:id="1453" w:author="IRK" w:date="2020-04-27T17:26:00Z">
                <w:pPr/>
              </w:pPrChange>
            </w:pPr>
            <w:r w:rsidRPr="000E6D5F">
              <w:t>[</w:t>
            </w:r>
            <w:r w:rsidRPr="000E6D5F">
              <w:rPr>
                <w:rFonts w:hint="eastAsia"/>
              </w:rPr>
              <w:t>エンター</w:t>
            </w:r>
            <w:r w:rsidR="009C6809" w:rsidRPr="000E6D5F">
              <w:rPr>
                <w:rFonts w:hint="eastAsia"/>
              </w:rPr>
              <w:t>キーを</w:t>
            </w:r>
            <w:r w:rsidR="009C6809" w:rsidRPr="00A201E5">
              <w:rPr>
                <w:rFonts w:hint="eastAsia"/>
              </w:rPr>
              <w:t>押下</w:t>
            </w:r>
            <w:r w:rsidRPr="000E6D5F">
              <w:t>してください。</w:t>
            </w:r>
            <w:r w:rsidRPr="000E6D5F">
              <w:t>]</w:t>
            </w:r>
          </w:p>
        </w:tc>
      </w:tr>
    </w:tbl>
    <w:p w14:paraId="16DC5500" w14:textId="77777777" w:rsidR="00B97FE2" w:rsidRPr="0049256C" w:rsidRDefault="00B97FE2" w:rsidP="00EC7890"/>
    <w:p w14:paraId="596CE53C" w14:textId="629BD078" w:rsidR="00B97FE2" w:rsidRPr="0049256C" w:rsidRDefault="00B97FE2" w:rsidP="00333094">
      <w:pPr>
        <w:pStyle w:val="32"/>
        <w:rPr>
          <w:lang w:eastAsia="ja-JP"/>
        </w:rPr>
      </w:pPr>
      <w:bookmarkStart w:id="1454" w:name="_Toc441755282"/>
      <w:bookmarkStart w:id="1455" w:name="_Toc40449523"/>
      <w:r w:rsidRPr="0049256C">
        <w:rPr>
          <w:lang w:eastAsia="ja-JP"/>
        </w:rPr>
        <w:t>インストールノード</w:t>
      </w:r>
      <w:r w:rsidRPr="0049256C">
        <w:rPr>
          <w:lang w:eastAsia="ja-JP"/>
        </w:rPr>
        <w:t>(</w:t>
      </w:r>
      <w:r w:rsidRPr="0049256C">
        <w:rPr>
          <w:lang w:eastAsia="ja-JP"/>
        </w:rPr>
        <w:t>初回</w:t>
      </w:r>
      <w:r w:rsidRPr="0049256C">
        <w:rPr>
          <w:lang w:eastAsia="ja-JP"/>
        </w:rPr>
        <w:t>)</w:t>
      </w:r>
      <w:bookmarkEnd w:id="1454"/>
      <w:bookmarkEnd w:id="1455"/>
    </w:p>
    <w:p w14:paraId="2D24AFF2" w14:textId="3B4150F2" w:rsidR="005B6671" w:rsidRPr="0049256C" w:rsidRDefault="0077605F" w:rsidP="00EC7890">
      <w:del w:id="1456" w:author="IRK" w:date="2020-03-06T10:10:00Z">
        <w:r w:rsidRPr="0049256C" w:rsidDel="00260A31">
          <w:rPr>
            <w:rFonts w:hint="eastAsia"/>
          </w:rPr>
          <w:delText>表</w:delText>
        </w:r>
        <w:r w:rsidRPr="0049256C" w:rsidDel="00260A31">
          <w:rPr>
            <w:rFonts w:hint="eastAsia"/>
          </w:rPr>
          <w:delText>5</w:delText>
        </w:r>
        <w:r w:rsidR="00545C7E" w:rsidDel="00260A31">
          <w:delText>3</w:delText>
        </w:r>
      </w:del>
      <w:ins w:id="1457" w:author="IRK" w:date="2020-03-06T10:10:00Z">
        <w:r w:rsidR="00260A31">
          <w:rPr>
            <w:rFonts w:hint="eastAsia"/>
          </w:rPr>
          <w:t>次の表</w:t>
        </w:r>
      </w:ins>
      <w:r w:rsidR="005B6671" w:rsidRPr="0049256C">
        <w:t>は、設定クラスタを構成するインストールノードの一覧を示している。ここでの設定クラスタは、ウィザードが実行されているインストールノードの属するクラスタを意味する。</w:t>
      </w:r>
    </w:p>
    <w:p w14:paraId="737E9A0C" w14:textId="77777777" w:rsidR="005B6671" w:rsidRPr="0049256C" w:rsidRDefault="005B6671" w:rsidP="00EC7890"/>
    <w:p w14:paraId="37755DF1" w14:textId="6C588796" w:rsidR="0077605F" w:rsidRPr="0049256C" w:rsidRDefault="0077605F" w:rsidP="007D3017">
      <w:pPr>
        <w:pStyle w:val="afff6"/>
      </w:pPr>
      <w:bookmarkStart w:id="1458" w:name="_Ref34381899"/>
      <w:bookmarkStart w:id="1459" w:name="_Toc34839519"/>
      <w:del w:id="1460" w:author="IRK" w:date="2020-03-06T10:10: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53</w:delText>
        </w:r>
        <w:r w:rsidR="003561C7" w:rsidRPr="0049256C" w:rsidDel="00260A31">
          <w:rPr>
            <w:noProof/>
          </w:rPr>
          <w:fldChar w:fldCharType="end"/>
        </w:r>
        <w:r w:rsidRPr="0049256C" w:rsidDel="00260A31">
          <w:rPr>
            <w:rFonts w:hint="eastAsia"/>
          </w:rPr>
          <w:delText>]</w:delText>
        </w:r>
      </w:del>
      <w:ins w:id="1461" w:author="IRK" w:date="2020-03-06T10:10:00Z">
        <w:r w:rsidR="00260A31">
          <w:rPr>
            <w:rFonts w:hint="eastAsia"/>
          </w:rPr>
          <w:t>[</w:t>
        </w:r>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53</w:t>
      </w:r>
      <w:ins w:id="1462" w:author="IRK" w:date="2020-03-06T10:10:00Z">
        <w:r w:rsidR="00260A31">
          <w:fldChar w:fldCharType="end"/>
        </w:r>
        <w:r w:rsidR="00260A31">
          <w:rPr>
            <w:rFonts w:hint="eastAsia"/>
          </w:rPr>
          <w:t>]</w:t>
        </w:r>
      </w:ins>
      <w:bookmarkEnd w:id="1458"/>
      <w:bookmarkEnd w:id="145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463" w:author="IRK" w:date="2020-04-16T11:25:00Z">
          <w:tblPr>
            <w:tblW w:w="0" w:type="auto"/>
            <w:tblInd w:w="108" w:type="dxa"/>
            <w:tblLook w:val="04A0" w:firstRow="1" w:lastRow="0" w:firstColumn="1" w:lastColumn="0" w:noHBand="0" w:noVBand="1"/>
          </w:tblPr>
        </w:tblPrChange>
      </w:tblPr>
      <w:tblGrid>
        <w:gridCol w:w="9356"/>
        <w:tblGridChange w:id="1464">
          <w:tblGrid>
            <w:gridCol w:w="9356"/>
          </w:tblGrid>
        </w:tblGridChange>
      </w:tblGrid>
      <w:tr w:rsidR="005B6671" w:rsidRPr="0049256C" w14:paraId="41D0888A" w14:textId="77777777" w:rsidTr="003212AB">
        <w:trPr>
          <w:jc w:val="center"/>
        </w:trPr>
        <w:tc>
          <w:tcPr>
            <w:tcW w:w="9356" w:type="dxa"/>
            <w:tcPrChange w:id="1465" w:author="IRK" w:date="2020-04-16T11:25:00Z">
              <w:tcPr>
                <w:tcW w:w="9356" w:type="dxa"/>
              </w:tcPr>
            </w:tcPrChange>
          </w:tcPr>
          <w:p w14:paraId="5AE8B4F8" w14:textId="77777777" w:rsidR="005B6671" w:rsidRPr="0049256C" w:rsidRDefault="005B6671">
            <w:pPr>
              <w:pStyle w:val="16"/>
              <w:pPrChange w:id="1466" w:author="IRK" w:date="2020-04-27T17:26:00Z">
                <w:pPr/>
              </w:pPrChange>
            </w:pPr>
            <w:r w:rsidRPr="0049256C">
              <w:t>********************************************************************************</w:t>
            </w:r>
          </w:p>
          <w:p w14:paraId="2C737C9D" w14:textId="77777777" w:rsidR="005B6671" w:rsidRPr="0049256C" w:rsidRDefault="005B6671">
            <w:pPr>
              <w:pStyle w:val="16"/>
              <w:pPrChange w:id="1467" w:author="IRK" w:date="2020-04-27T17:26:00Z">
                <w:pPr/>
              </w:pPrChange>
            </w:pPr>
          </w:p>
          <w:p w14:paraId="658069CD" w14:textId="77777777" w:rsidR="005B6671" w:rsidRPr="0049256C" w:rsidRDefault="005B6671">
            <w:pPr>
              <w:pStyle w:val="16"/>
              <w:pPrChange w:id="1468" w:author="IRK" w:date="2020-04-27T17:26:00Z">
                <w:pPr/>
              </w:pPrChange>
            </w:pPr>
            <w:r w:rsidRPr="0049256C">
              <w:rPr>
                <w:rFonts w:hint="eastAsia"/>
              </w:rPr>
              <w:t>インストールノードリスト</w:t>
            </w:r>
          </w:p>
          <w:p w14:paraId="0A67C45A" w14:textId="77777777" w:rsidR="005B6671" w:rsidRPr="0049256C" w:rsidRDefault="005B6671">
            <w:pPr>
              <w:pStyle w:val="16"/>
              <w:pPrChange w:id="1469" w:author="IRK" w:date="2020-04-27T17:26:00Z">
                <w:pPr/>
              </w:pPrChange>
            </w:pPr>
          </w:p>
          <w:p w14:paraId="49E4733B" w14:textId="77777777" w:rsidR="005B6671" w:rsidRPr="0049256C" w:rsidRDefault="005B6671">
            <w:pPr>
              <w:pStyle w:val="16"/>
              <w:pPrChange w:id="1470" w:author="IRK" w:date="2020-04-27T17:26:00Z">
                <w:pPr/>
              </w:pPrChange>
            </w:pPr>
            <w:r w:rsidRPr="0049256C">
              <w:t>********************************************************************************</w:t>
            </w:r>
          </w:p>
          <w:p w14:paraId="5C2583A9" w14:textId="77777777" w:rsidR="005B6671" w:rsidRPr="0049256C" w:rsidRDefault="005B6671">
            <w:pPr>
              <w:pStyle w:val="16"/>
              <w:pPrChange w:id="1471" w:author="IRK" w:date="2020-04-27T17:26:00Z">
                <w:pPr/>
              </w:pPrChange>
            </w:pPr>
          </w:p>
          <w:p w14:paraId="2638D372" w14:textId="77777777" w:rsidR="005B6671" w:rsidRPr="0049256C" w:rsidRDefault="005B6671">
            <w:pPr>
              <w:pStyle w:val="16"/>
              <w:pPrChange w:id="1472" w:author="IRK" w:date="2020-04-27T17:26:00Z">
                <w:pPr/>
              </w:pPrChange>
            </w:pPr>
          </w:p>
          <w:p w14:paraId="6D148937" w14:textId="77777777" w:rsidR="005B6671" w:rsidRPr="0049256C" w:rsidRDefault="005B6671">
            <w:pPr>
              <w:pStyle w:val="16"/>
              <w:pPrChange w:id="1473" w:author="IRK" w:date="2020-04-27T17:26:00Z">
                <w:pPr/>
              </w:pPrChange>
            </w:pPr>
            <w:r w:rsidRPr="0049256C">
              <w:rPr>
                <w:rFonts w:hint="eastAsia"/>
              </w:rPr>
              <w:t>作業を選択してください。</w:t>
            </w:r>
          </w:p>
          <w:p w14:paraId="47E0E3CA" w14:textId="77777777" w:rsidR="005B6671" w:rsidRPr="0049256C" w:rsidRDefault="005B6671">
            <w:pPr>
              <w:pStyle w:val="16"/>
              <w:pPrChange w:id="1474" w:author="IRK" w:date="2020-04-27T17:26:00Z">
                <w:pPr/>
              </w:pPrChange>
            </w:pPr>
          </w:p>
          <w:p w14:paraId="198F89F0" w14:textId="77777777" w:rsidR="005B6671" w:rsidRPr="0049256C" w:rsidRDefault="005B6671">
            <w:pPr>
              <w:pStyle w:val="16"/>
              <w:pPrChange w:id="1475" w:author="IRK" w:date="2020-04-27T17:26:00Z">
                <w:pPr/>
              </w:pPrChange>
            </w:pPr>
            <w:r w:rsidRPr="0049256C">
              <w:t>[</w:t>
            </w:r>
            <w:r w:rsidRPr="0049256C">
              <w:rPr>
                <w:rFonts w:hint="eastAsia"/>
              </w:rPr>
              <w:t>項目</w:t>
            </w:r>
            <w:r w:rsidRPr="0049256C">
              <w:t>]</w:t>
            </w:r>
          </w:p>
          <w:p w14:paraId="32AB6F97" w14:textId="77777777" w:rsidR="005B6671" w:rsidRPr="0049256C" w:rsidRDefault="005B6671">
            <w:pPr>
              <w:pStyle w:val="16"/>
              <w:pPrChange w:id="1476" w:author="IRK" w:date="2020-04-27T17:26:00Z">
                <w:pPr/>
              </w:pPrChange>
            </w:pPr>
            <w:r w:rsidRPr="0049256C">
              <w:t>---------------------------------------</w:t>
            </w:r>
          </w:p>
          <w:p w14:paraId="75E4BE8E" w14:textId="5E740043" w:rsidR="005B6671" w:rsidRPr="0049256C" w:rsidRDefault="005B6671">
            <w:pPr>
              <w:pStyle w:val="16"/>
              <w:pPrChange w:id="1477" w:author="IRK" w:date="2020-04-27T17:26:00Z">
                <w:pPr/>
              </w:pPrChange>
            </w:pPr>
            <w:r w:rsidRPr="0049256C">
              <w:t xml:space="preserve">    | </w:t>
            </w:r>
            <w:r w:rsidRPr="0049256C">
              <w:rPr>
                <w:rFonts w:ascii="ＭＳ Ｐゴシック" w:hAnsi="ＭＳ Ｐゴシック" w:hint="eastAsia"/>
              </w:rPr>
              <w:t>タグ</w:t>
            </w:r>
            <w:r w:rsidRPr="0049256C">
              <w:t xml:space="preserve"> | </w:t>
            </w:r>
            <w:r w:rsidR="00B26281">
              <w:rPr>
                <w:rFonts w:ascii="ＭＳ Ｐゴシック" w:hAnsi="ＭＳ Ｐゴシック" w:hint="eastAsia"/>
              </w:rPr>
              <w:t>使用可能</w:t>
            </w:r>
            <w:r w:rsidRPr="0049256C">
              <w:t xml:space="preserve"> | </w:t>
            </w:r>
            <w:r w:rsidRPr="0049256C">
              <w:rPr>
                <w:rFonts w:ascii="ＭＳ Ｐゴシック" w:hAnsi="ＭＳ Ｐゴシック" w:hint="eastAsia"/>
              </w:rPr>
              <w:t>ローカル</w:t>
            </w:r>
            <w:r w:rsidRPr="0049256C">
              <w:t xml:space="preserve"> | </w:t>
            </w:r>
            <w:r w:rsidRPr="0049256C">
              <w:rPr>
                <w:rFonts w:ascii="ＭＳ Ｐゴシック" w:hAnsi="ＭＳ Ｐゴシック" w:hint="eastAsia"/>
              </w:rPr>
              <w:t>同期化</w:t>
            </w:r>
            <w:r w:rsidRPr="0049256C">
              <w:t xml:space="preserve"> |</w:t>
            </w:r>
          </w:p>
          <w:p w14:paraId="636F5175" w14:textId="77777777" w:rsidR="005B6671" w:rsidRPr="0049256C" w:rsidRDefault="005B6671">
            <w:pPr>
              <w:pStyle w:val="16"/>
              <w:pPrChange w:id="1478" w:author="IRK" w:date="2020-04-27T17:26:00Z">
                <w:pPr/>
              </w:pPrChange>
            </w:pPr>
            <w:r w:rsidRPr="0049256C">
              <w:t>---------------------------------------</w:t>
            </w:r>
          </w:p>
          <w:p w14:paraId="4094E9B8" w14:textId="77777777" w:rsidR="005B6671" w:rsidRPr="0049256C" w:rsidRDefault="005B6671">
            <w:pPr>
              <w:pStyle w:val="16"/>
              <w:pPrChange w:id="1479" w:author="IRK" w:date="2020-04-27T17:26:00Z">
                <w:pPr/>
              </w:pPrChange>
            </w:pPr>
          </w:p>
          <w:p w14:paraId="2BD7071F" w14:textId="77777777" w:rsidR="005B6671" w:rsidRPr="0049256C" w:rsidRDefault="005B6671">
            <w:pPr>
              <w:pStyle w:val="16"/>
              <w:pPrChange w:id="1480" w:author="IRK" w:date="2020-04-27T17:26:00Z">
                <w:pPr/>
              </w:pPrChange>
            </w:pPr>
            <w:r w:rsidRPr="0049256C">
              <w:t>[</w:t>
            </w:r>
            <w:r w:rsidRPr="0049256C">
              <w:rPr>
                <w:rFonts w:hint="eastAsia"/>
              </w:rPr>
              <w:t>可能な作業</w:t>
            </w:r>
            <w:r w:rsidRPr="0049256C">
              <w:t>]</w:t>
            </w:r>
          </w:p>
          <w:p w14:paraId="7338EA7A" w14:textId="7517341B" w:rsidR="005B6671" w:rsidRPr="00114D0B" w:rsidRDefault="005B6671">
            <w:pPr>
              <w:pStyle w:val="16"/>
              <w:pPrChange w:id="1481" w:author="IRK" w:date="2020-04-27T17:26:00Z">
                <w:pPr/>
              </w:pPrChange>
            </w:pPr>
            <w:r w:rsidRPr="0049256C">
              <w:t xml:space="preserve">a. </w:t>
            </w:r>
            <w:r w:rsidRPr="0049256C">
              <w:rPr>
                <w:rFonts w:hint="eastAsia"/>
              </w:rPr>
              <w:t>ノード追加</w:t>
            </w:r>
            <w:r w:rsidRPr="0049256C">
              <w:t xml:space="preserve">    c. </w:t>
            </w:r>
            <w:r w:rsidRPr="0049256C">
              <w:rPr>
                <w:rFonts w:hint="eastAsia"/>
              </w:rPr>
              <w:t>同期化</w:t>
            </w:r>
            <w:r w:rsidRPr="0049256C">
              <w:t xml:space="preserve">    </w:t>
            </w:r>
            <w:r w:rsidRPr="00114D0B">
              <w:t xml:space="preserve">e. </w:t>
            </w:r>
            <w:r w:rsidR="009C6809" w:rsidRPr="00114D0B">
              <w:rPr>
                <w:rFonts w:hint="eastAsia"/>
              </w:rPr>
              <w:t>一覧情報</w:t>
            </w:r>
            <w:r w:rsidRPr="00114D0B">
              <w:rPr>
                <w:rFonts w:hint="eastAsia"/>
              </w:rPr>
              <w:t>更新</w:t>
            </w:r>
          </w:p>
          <w:p w14:paraId="69884FB1" w14:textId="77777777" w:rsidR="005B6671" w:rsidRPr="00114D0B" w:rsidRDefault="005B6671">
            <w:pPr>
              <w:pStyle w:val="16"/>
              <w:pPrChange w:id="1482" w:author="IRK" w:date="2020-04-27T17:26:00Z">
                <w:pPr/>
              </w:pPrChange>
            </w:pPr>
          </w:p>
          <w:p w14:paraId="2D661F6E" w14:textId="7FFBF61C" w:rsidR="005B6671" w:rsidRPr="0049256C" w:rsidRDefault="005B6671">
            <w:pPr>
              <w:pStyle w:val="16"/>
              <w:pPrChange w:id="1483" w:author="IRK" w:date="2020-04-27T17:26:00Z">
                <w:pPr/>
              </w:pPrChange>
            </w:pPr>
            <w:r w:rsidRPr="00114D0B">
              <w:rPr>
                <w:rFonts w:hint="eastAsia"/>
              </w:rPr>
              <w:t>作業を選択してください。スキップするにはエンターキ</w:t>
            </w:r>
            <w:r w:rsidR="009C6809" w:rsidRPr="00114D0B">
              <w:rPr>
                <w:rFonts w:hint="eastAsia"/>
              </w:rPr>
              <w:t>ーを押下</w:t>
            </w:r>
            <w:r w:rsidRPr="00114D0B">
              <w:rPr>
                <w:rFonts w:hint="eastAsia"/>
              </w:rPr>
              <w:t>してください。</w:t>
            </w:r>
            <w:r w:rsidRPr="00114D0B">
              <w:rPr>
                <w:rFonts w:hint="eastAsia"/>
              </w:rPr>
              <w:t xml:space="preserve"> &gt;&gt;</w:t>
            </w:r>
          </w:p>
        </w:tc>
      </w:tr>
    </w:tbl>
    <w:p w14:paraId="0BAF1C8F" w14:textId="77777777" w:rsidR="005B6671" w:rsidRPr="0049256C" w:rsidRDefault="005B6671" w:rsidP="00EC7890"/>
    <w:p w14:paraId="57E7639A" w14:textId="619B4EA7" w:rsidR="005B6671" w:rsidRDefault="005B6671" w:rsidP="00EC7890">
      <w:r w:rsidRPr="0049256C">
        <w:t>設定クラスタが構成されていない場合は、</w:t>
      </w:r>
      <w:ins w:id="1484" w:author="IRK" w:date="2020-03-12T13:03:00Z">
        <w:r w:rsidR="00D75308">
          <w:rPr>
            <w:rFonts w:hint="eastAsia"/>
          </w:rPr>
          <w:t xml:space="preserve">[a. </w:t>
        </w:r>
      </w:ins>
      <w:r w:rsidRPr="0049256C">
        <w:t>ノード追加</w:t>
      </w:r>
      <w:ins w:id="1485" w:author="IRK" w:date="2020-03-12T13:03:00Z">
        <w:r w:rsidR="00D75308">
          <w:rPr>
            <w:rFonts w:hint="eastAsia"/>
          </w:rPr>
          <w:t>]</w:t>
        </w:r>
      </w:ins>
      <w:r w:rsidRPr="0049256C">
        <w:t>、</w:t>
      </w:r>
      <w:ins w:id="1486" w:author="IRK" w:date="2020-03-12T13:03:00Z">
        <w:r w:rsidR="00D75308">
          <w:rPr>
            <w:rFonts w:hint="eastAsia"/>
          </w:rPr>
          <w:t xml:space="preserve">[c. </w:t>
        </w:r>
      </w:ins>
      <w:r w:rsidRPr="00114D0B">
        <w:t>同期化</w:t>
      </w:r>
      <w:ins w:id="1487" w:author="IRK" w:date="2020-03-12T13:03:00Z">
        <w:r w:rsidR="00D75308">
          <w:rPr>
            <w:rFonts w:hint="eastAsia"/>
          </w:rPr>
          <w:t>]</w:t>
        </w:r>
      </w:ins>
      <w:r w:rsidRPr="00114D0B">
        <w:t>、</w:t>
      </w:r>
      <w:ins w:id="1488" w:author="IRK" w:date="2020-03-12T13:03:00Z">
        <w:r w:rsidR="00D75308">
          <w:rPr>
            <w:rFonts w:hint="eastAsia"/>
          </w:rPr>
          <w:t xml:space="preserve">[e. </w:t>
        </w:r>
      </w:ins>
      <w:r w:rsidR="009C6809" w:rsidRPr="00114D0B">
        <w:rPr>
          <w:rFonts w:hint="eastAsia"/>
        </w:rPr>
        <w:t>一覧情報</w:t>
      </w:r>
      <w:r w:rsidRPr="00114D0B">
        <w:t>更新</w:t>
      </w:r>
      <w:ins w:id="1489" w:author="IRK" w:date="2020-03-12T13:04:00Z">
        <w:r w:rsidR="00D75308">
          <w:rPr>
            <w:rFonts w:hint="eastAsia"/>
          </w:rPr>
          <w:t>]</w:t>
        </w:r>
      </w:ins>
      <w:r w:rsidRPr="00114D0B">
        <w:t>メニュー</w:t>
      </w:r>
      <w:r w:rsidRPr="0049256C">
        <w:t>のみが表示される。</w:t>
      </w:r>
    </w:p>
    <w:p w14:paraId="4446533E" w14:textId="77777777" w:rsidR="004B68A5" w:rsidRPr="0049256C" w:rsidRDefault="004B68A5" w:rsidP="00EC7890"/>
    <w:p w14:paraId="05574019" w14:textId="77777777" w:rsidR="005B6671" w:rsidRPr="0049256C" w:rsidRDefault="005B6671" w:rsidP="00333094">
      <w:pPr>
        <w:pStyle w:val="32"/>
        <w:rPr>
          <w:lang w:eastAsia="ja-JP"/>
        </w:rPr>
      </w:pPr>
      <w:bookmarkStart w:id="1490" w:name="_Toc464754543"/>
      <w:bookmarkStart w:id="1491" w:name="_Toc465078486"/>
      <w:bookmarkStart w:id="1492" w:name="_Toc465092060"/>
      <w:bookmarkStart w:id="1493" w:name="_Toc441755283"/>
      <w:bookmarkStart w:id="1494" w:name="_Toc40449524"/>
      <w:bookmarkEnd w:id="1490"/>
      <w:bookmarkEnd w:id="1491"/>
      <w:bookmarkEnd w:id="1492"/>
      <w:r w:rsidRPr="0049256C">
        <w:rPr>
          <w:lang w:eastAsia="ja-JP"/>
        </w:rPr>
        <w:t>リモートノード設定のためのプロトコル</w:t>
      </w:r>
      <w:bookmarkEnd w:id="1493"/>
      <w:bookmarkEnd w:id="1494"/>
    </w:p>
    <w:p w14:paraId="7F42A2BF" w14:textId="61CA8E74" w:rsidR="005B6671" w:rsidRPr="0049256C" w:rsidRDefault="0077605F" w:rsidP="00EC7890">
      <w:del w:id="1495" w:author="IRK" w:date="2020-03-06T10:10:00Z">
        <w:r w:rsidRPr="0049256C" w:rsidDel="00260A31">
          <w:rPr>
            <w:rFonts w:hint="eastAsia"/>
          </w:rPr>
          <w:delText>表</w:delText>
        </w:r>
        <w:r w:rsidRPr="0049256C" w:rsidDel="00260A31">
          <w:rPr>
            <w:rFonts w:hint="eastAsia"/>
          </w:rPr>
          <w:delText>5</w:delText>
        </w:r>
        <w:r w:rsidR="00545C7E" w:rsidDel="00260A31">
          <w:delText>3</w:delText>
        </w:r>
      </w:del>
      <w:ins w:id="1496" w:author="IRK" w:date="2020-03-06T10:11:00Z">
        <w:r w:rsidR="00260A31">
          <w:fldChar w:fldCharType="begin"/>
        </w:r>
        <w:r w:rsidR="00260A31">
          <w:instrText xml:space="preserve"> REF _Ref34381899 \h </w:instrText>
        </w:r>
      </w:ins>
      <w:r w:rsidR="00260A31">
        <w:fldChar w:fldCharType="separate"/>
      </w:r>
      <w:ins w:id="1497" w:author="IRK" w:date="2020-03-06T10:10:00Z">
        <w:r w:rsidR="00AB1F2F">
          <w:rPr>
            <w:rFonts w:hint="eastAsia"/>
          </w:rPr>
          <w:t>[</w:t>
        </w:r>
        <w:r w:rsidR="00AB1F2F">
          <w:rPr>
            <w:rFonts w:hint="eastAsia"/>
          </w:rPr>
          <w:t>表</w:t>
        </w:r>
        <w:r w:rsidR="00AB1F2F">
          <w:rPr>
            <w:rFonts w:hint="eastAsia"/>
          </w:rPr>
          <w:t xml:space="preserve"> </w:t>
        </w:r>
      </w:ins>
      <w:r w:rsidR="00AB1F2F">
        <w:rPr>
          <w:noProof/>
        </w:rPr>
        <w:t>53</w:t>
      </w:r>
      <w:ins w:id="1498" w:author="IRK" w:date="2020-03-06T10:10:00Z">
        <w:r w:rsidR="00AB1F2F">
          <w:rPr>
            <w:rFonts w:hint="eastAsia"/>
          </w:rPr>
          <w:t>]</w:t>
        </w:r>
      </w:ins>
      <w:ins w:id="1499" w:author="IRK" w:date="2020-03-06T10:11:00Z">
        <w:r w:rsidR="00260A31">
          <w:fldChar w:fldCharType="end"/>
        </w:r>
      </w:ins>
      <w:r w:rsidR="005B6671" w:rsidRPr="0049256C">
        <w:t>でノード追加を選択すると、リモートインストールノードのプロトコルが選択される</w:t>
      </w:r>
      <w:r w:rsidR="005B6671" w:rsidRPr="0049256C">
        <w:t>(</w:t>
      </w:r>
      <w:del w:id="1500" w:author="IRK" w:date="2020-03-06T10:11:00Z">
        <w:r w:rsidRPr="0049256C" w:rsidDel="00260A31">
          <w:delText>表</w:delText>
        </w:r>
        <w:r w:rsidRPr="0049256C" w:rsidDel="00260A31">
          <w:delText>5</w:delText>
        </w:r>
        <w:r w:rsidR="00545C7E" w:rsidDel="00260A31">
          <w:delText>4</w:delText>
        </w:r>
      </w:del>
      <w:ins w:id="1501" w:author="IRK" w:date="2020-03-06T10:11:00Z">
        <w:r w:rsidR="00260A31">
          <w:fldChar w:fldCharType="begin"/>
        </w:r>
        <w:r w:rsidR="00260A31">
          <w:instrText xml:space="preserve"> REF _Ref34381926 \h </w:instrText>
        </w:r>
      </w:ins>
      <w:r w:rsidR="00260A31">
        <w:fldChar w:fldCharType="separate"/>
      </w:r>
      <w:ins w:id="1502" w:author="IRK" w:date="2020-03-06T10:11:00Z">
        <w:r w:rsidR="00AB1F2F">
          <w:rPr>
            <w:rFonts w:hint="eastAsia"/>
          </w:rPr>
          <w:t>[</w:t>
        </w:r>
        <w:r w:rsidR="00AB1F2F">
          <w:rPr>
            <w:rFonts w:hint="eastAsia"/>
          </w:rPr>
          <w:t>表</w:t>
        </w:r>
        <w:r w:rsidR="00AB1F2F">
          <w:rPr>
            <w:rFonts w:hint="eastAsia"/>
          </w:rPr>
          <w:t xml:space="preserve"> </w:t>
        </w:r>
      </w:ins>
      <w:r w:rsidR="00AB1F2F">
        <w:rPr>
          <w:noProof/>
        </w:rPr>
        <w:t>54</w:t>
      </w:r>
      <w:ins w:id="1503" w:author="IRK" w:date="2020-03-06T10:11:00Z">
        <w:r w:rsidR="00AB1F2F">
          <w:rPr>
            <w:rFonts w:hint="eastAsia"/>
          </w:rPr>
          <w:t>]</w:t>
        </w:r>
        <w:r w:rsidR="00260A31">
          <w:fldChar w:fldCharType="end"/>
        </w:r>
      </w:ins>
      <w:r w:rsidR="005B6671" w:rsidRPr="0049256C">
        <w:t>)</w:t>
      </w:r>
      <w:r w:rsidR="005B6671" w:rsidRPr="0049256C">
        <w:t>。</w:t>
      </w:r>
      <w:r w:rsidR="003865A6" w:rsidRPr="003865A6">
        <w:rPr>
          <w:rFonts w:hint="eastAsia"/>
        </w:rPr>
        <w:t>設定クラスタリングはリモートインストールノード設定ファイルにリモートアクセス方法を記述することで設定する。</w:t>
      </w:r>
      <w:r w:rsidR="005B6671" w:rsidRPr="0049256C">
        <w:t>リモートファイルアクセスのためのプロトコルとして、現在</w:t>
      </w:r>
      <w:r w:rsidR="005B6671" w:rsidRPr="0049256C">
        <w:t>SFTP</w:t>
      </w:r>
      <w:r w:rsidR="005B6671" w:rsidRPr="0049256C">
        <w:t>と</w:t>
      </w:r>
      <w:r w:rsidR="005B6671" w:rsidRPr="0049256C">
        <w:t>FTP</w:t>
      </w:r>
      <w:r w:rsidR="005B6671" w:rsidRPr="0049256C">
        <w:t>がサポートされている。</w:t>
      </w:r>
    </w:p>
    <w:p w14:paraId="3A6A64E9" w14:textId="77777777" w:rsidR="005B6671" w:rsidRPr="0049256C" w:rsidRDefault="005B6671" w:rsidP="00EC7890"/>
    <w:p w14:paraId="6C2AD58C" w14:textId="2096A313" w:rsidR="0077605F" w:rsidRPr="0049256C" w:rsidRDefault="0077605F" w:rsidP="007D3017">
      <w:pPr>
        <w:pStyle w:val="afff6"/>
      </w:pPr>
      <w:bookmarkStart w:id="1504" w:name="_Ref34381926"/>
      <w:bookmarkStart w:id="1505" w:name="_Toc34839520"/>
      <w:del w:id="1506" w:author="IRK" w:date="2020-03-06T10:11: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54</w:delText>
        </w:r>
        <w:r w:rsidR="003561C7" w:rsidRPr="0049256C" w:rsidDel="00260A31">
          <w:rPr>
            <w:noProof/>
          </w:rPr>
          <w:fldChar w:fldCharType="end"/>
        </w:r>
        <w:r w:rsidRPr="0049256C" w:rsidDel="00260A31">
          <w:rPr>
            <w:rFonts w:hint="eastAsia"/>
          </w:rPr>
          <w:delText>]</w:delText>
        </w:r>
      </w:del>
      <w:ins w:id="1507" w:author="IRK" w:date="2020-03-06T10:11:00Z">
        <w:r w:rsidR="00260A31">
          <w:rPr>
            <w:rFonts w:hint="eastAsia"/>
          </w:rPr>
          <w:t>[</w:t>
        </w:r>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54</w:t>
      </w:r>
      <w:ins w:id="1508" w:author="IRK" w:date="2020-03-06T10:11:00Z">
        <w:r w:rsidR="00260A31">
          <w:fldChar w:fldCharType="end"/>
        </w:r>
        <w:r w:rsidR="00260A31">
          <w:rPr>
            <w:rFonts w:hint="eastAsia"/>
          </w:rPr>
          <w:t>]</w:t>
        </w:r>
      </w:ins>
      <w:bookmarkEnd w:id="1504"/>
      <w:bookmarkEnd w:id="150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509" w:author="IRK" w:date="2020-04-16T11:25:00Z">
          <w:tblPr>
            <w:tblW w:w="0" w:type="auto"/>
            <w:tblInd w:w="108" w:type="dxa"/>
            <w:tblLook w:val="04A0" w:firstRow="1" w:lastRow="0" w:firstColumn="1" w:lastColumn="0" w:noHBand="0" w:noVBand="1"/>
          </w:tblPr>
        </w:tblPrChange>
      </w:tblPr>
      <w:tblGrid>
        <w:gridCol w:w="9356"/>
        <w:tblGridChange w:id="1510">
          <w:tblGrid>
            <w:gridCol w:w="9356"/>
          </w:tblGrid>
        </w:tblGridChange>
      </w:tblGrid>
      <w:tr w:rsidR="005B6671" w:rsidRPr="0049256C" w14:paraId="23EAA28D" w14:textId="77777777" w:rsidTr="003212AB">
        <w:trPr>
          <w:jc w:val="center"/>
        </w:trPr>
        <w:tc>
          <w:tcPr>
            <w:tcW w:w="9356" w:type="dxa"/>
            <w:tcPrChange w:id="1511" w:author="IRK" w:date="2020-04-16T11:25:00Z">
              <w:tcPr>
                <w:tcW w:w="9356" w:type="dxa"/>
              </w:tcPr>
            </w:tcPrChange>
          </w:tcPr>
          <w:p w14:paraId="1EAE0B4C" w14:textId="77777777" w:rsidR="005B6671" w:rsidRPr="0049256C" w:rsidRDefault="005B6671">
            <w:pPr>
              <w:pStyle w:val="16"/>
              <w:pPrChange w:id="1512" w:author="IRK" w:date="2020-04-27T17:26:00Z">
                <w:pPr/>
              </w:pPrChange>
            </w:pPr>
            <w:r w:rsidRPr="0049256C">
              <w:t>********************************************************************************</w:t>
            </w:r>
          </w:p>
          <w:p w14:paraId="15F4357C" w14:textId="77777777" w:rsidR="005B6671" w:rsidRPr="0049256C" w:rsidRDefault="005B6671">
            <w:pPr>
              <w:pStyle w:val="16"/>
              <w:pPrChange w:id="1513" w:author="IRK" w:date="2020-04-27T17:26:00Z">
                <w:pPr/>
              </w:pPrChange>
            </w:pPr>
          </w:p>
          <w:p w14:paraId="54B4857A" w14:textId="77777777" w:rsidR="005B6671" w:rsidRPr="0049256C" w:rsidRDefault="005B6671">
            <w:pPr>
              <w:pStyle w:val="16"/>
              <w:pPrChange w:id="1514" w:author="IRK" w:date="2020-04-27T17:26:00Z">
                <w:pPr/>
              </w:pPrChange>
            </w:pPr>
            <w:r w:rsidRPr="0049256C">
              <w:rPr>
                <w:rFonts w:hint="eastAsia"/>
              </w:rPr>
              <w:t>インストールノードリスト</w:t>
            </w:r>
            <w:r w:rsidRPr="0049256C">
              <w:t xml:space="preserve"> -&gt; </w:t>
            </w:r>
            <w:r w:rsidRPr="0049256C">
              <w:rPr>
                <w:rFonts w:hint="eastAsia"/>
              </w:rPr>
              <w:t>リモートインストールノードのプロトコル</w:t>
            </w:r>
          </w:p>
          <w:p w14:paraId="2C717256" w14:textId="77777777" w:rsidR="005B6671" w:rsidRPr="0049256C" w:rsidRDefault="005B6671">
            <w:pPr>
              <w:pStyle w:val="16"/>
              <w:pPrChange w:id="1515" w:author="IRK" w:date="2020-04-27T17:26:00Z">
                <w:pPr/>
              </w:pPrChange>
            </w:pPr>
          </w:p>
          <w:p w14:paraId="173C1EFE" w14:textId="77777777" w:rsidR="005B6671" w:rsidRPr="0049256C" w:rsidRDefault="005B6671">
            <w:pPr>
              <w:pStyle w:val="16"/>
              <w:pPrChange w:id="1516" w:author="IRK" w:date="2020-04-27T17:26:00Z">
                <w:pPr/>
              </w:pPrChange>
            </w:pPr>
            <w:r w:rsidRPr="0049256C">
              <w:t>********************************************************************************</w:t>
            </w:r>
          </w:p>
          <w:p w14:paraId="787DB044" w14:textId="77777777" w:rsidR="005B6671" w:rsidRPr="0049256C" w:rsidRDefault="005B6671">
            <w:pPr>
              <w:pStyle w:val="16"/>
              <w:pPrChange w:id="1517" w:author="IRK" w:date="2020-04-27T17:26:00Z">
                <w:pPr/>
              </w:pPrChange>
            </w:pPr>
          </w:p>
          <w:p w14:paraId="08E0112D" w14:textId="77777777" w:rsidR="005B6671" w:rsidRPr="0049256C" w:rsidRDefault="005B6671">
            <w:pPr>
              <w:pStyle w:val="16"/>
              <w:pPrChange w:id="1518" w:author="IRK" w:date="2020-04-27T17:26:00Z">
                <w:pPr/>
              </w:pPrChange>
            </w:pPr>
            <w:r w:rsidRPr="0049256C">
              <w:rPr>
                <w:rFonts w:hint="eastAsia"/>
              </w:rPr>
              <w:t>プロトコルを選択してください。</w:t>
            </w:r>
          </w:p>
          <w:p w14:paraId="16FF9130" w14:textId="77777777" w:rsidR="005B6671" w:rsidRPr="0049256C" w:rsidRDefault="005B6671">
            <w:pPr>
              <w:pStyle w:val="16"/>
              <w:pPrChange w:id="1519" w:author="IRK" w:date="2020-04-27T17:26:00Z">
                <w:pPr/>
              </w:pPrChange>
            </w:pPr>
            <w:r w:rsidRPr="0049256C">
              <w:t xml:space="preserve">    1. SFTP</w:t>
            </w:r>
          </w:p>
          <w:p w14:paraId="6571ADDC" w14:textId="77777777" w:rsidR="005B6671" w:rsidRPr="0049256C" w:rsidRDefault="005B6671">
            <w:pPr>
              <w:pStyle w:val="16"/>
              <w:pPrChange w:id="1520" w:author="IRK" w:date="2020-04-27T17:26:00Z">
                <w:pPr/>
              </w:pPrChange>
            </w:pPr>
            <w:r w:rsidRPr="0049256C">
              <w:t xml:space="preserve">        SFTP</w:t>
            </w:r>
            <w:r w:rsidRPr="0049256C">
              <w:rPr>
                <w:rFonts w:hint="eastAsia"/>
              </w:rPr>
              <w:t>を用いてリモート設定にアクセスします。ホストのアドレス、ポート、</w:t>
            </w:r>
            <w:r w:rsidRPr="0049256C">
              <w:t>ID</w:t>
            </w:r>
          </w:p>
          <w:p w14:paraId="5527BF71" w14:textId="62A66A16" w:rsidR="005B6671" w:rsidRPr="00114D0B" w:rsidRDefault="005B6671">
            <w:pPr>
              <w:pStyle w:val="16"/>
              <w:pPrChange w:id="1521" w:author="IRK" w:date="2020-04-27T17:26:00Z">
                <w:pPr/>
              </w:pPrChange>
            </w:pPr>
            <w:r w:rsidRPr="0049256C">
              <w:t xml:space="preserve">        </w:t>
            </w:r>
            <w:r w:rsidR="009568A2">
              <w:rPr>
                <w:rFonts w:hint="eastAsia"/>
              </w:rPr>
              <w:t>、</w:t>
            </w:r>
            <w:r w:rsidR="009568A2" w:rsidRPr="00114D0B">
              <w:rPr>
                <w:rFonts w:hint="eastAsia"/>
              </w:rPr>
              <w:t>パスワードが</w:t>
            </w:r>
            <w:r w:rsidRPr="00114D0B">
              <w:rPr>
                <w:rFonts w:hint="eastAsia"/>
              </w:rPr>
              <w:t>設定されたフルパスが必要です。</w:t>
            </w:r>
          </w:p>
          <w:p w14:paraId="70E828D1" w14:textId="77777777" w:rsidR="005B6671" w:rsidRPr="00114D0B" w:rsidRDefault="005B6671">
            <w:pPr>
              <w:pStyle w:val="16"/>
              <w:pPrChange w:id="1522" w:author="IRK" w:date="2020-04-27T17:26:00Z">
                <w:pPr/>
              </w:pPrChange>
            </w:pPr>
            <w:r w:rsidRPr="00114D0B">
              <w:t xml:space="preserve">    2. FTP</w:t>
            </w:r>
          </w:p>
          <w:p w14:paraId="1572C0CE" w14:textId="77777777" w:rsidR="005B6671" w:rsidRPr="00114D0B" w:rsidRDefault="005B6671">
            <w:pPr>
              <w:pStyle w:val="16"/>
              <w:pPrChange w:id="1523" w:author="IRK" w:date="2020-04-27T17:26:00Z">
                <w:pPr/>
              </w:pPrChange>
            </w:pPr>
            <w:r w:rsidRPr="00114D0B">
              <w:t xml:space="preserve">        FTP</w:t>
            </w:r>
            <w:r w:rsidRPr="00114D0B">
              <w:rPr>
                <w:rFonts w:hint="eastAsia"/>
              </w:rPr>
              <w:t>を用いてリモート設定にアクセスします。ホストのアドレス、ポート、</w:t>
            </w:r>
            <w:r w:rsidRPr="00114D0B">
              <w:t>ID</w:t>
            </w:r>
          </w:p>
          <w:p w14:paraId="6E5B6172" w14:textId="6E973843" w:rsidR="005B6671" w:rsidRPr="0049256C" w:rsidRDefault="005B6671">
            <w:pPr>
              <w:pStyle w:val="16"/>
              <w:pPrChange w:id="1524" w:author="IRK" w:date="2020-04-27T17:26:00Z">
                <w:pPr/>
              </w:pPrChange>
            </w:pPr>
            <w:r w:rsidRPr="00114D0B">
              <w:t xml:space="preserve">        </w:t>
            </w:r>
            <w:r w:rsidR="009568A2" w:rsidRPr="00114D0B">
              <w:rPr>
                <w:rFonts w:hint="eastAsia"/>
              </w:rPr>
              <w:t>、パスワードが</w:t>
            </w:r>
            <w:r w:rsidRPr="00114D0B">
              <w:rPr>
                <w:rFonts w:hint="eastAsia"/>
              </w:rPr>
              <w:t>設定された</w:t>
            </w:r>
            <w:r w:rsidRPr="0049256C">
              <w:rPr>
                <w:rFonts w:hint="eastAsia"/>
              </w:rPr>
              <w:t>フルパスが必要です。</w:t>
            </w:r>
          </w:p>
          <w:p w14:paraId="42B63E9C" w14:textId="77777777" w:rsidR="005B6671" w:rsidRPr="0049256C" w:rsidRDefault="005B6671">
            <w:pPr>
              <w:pStyle w:val="16"/>
              <w:pPrChange w:id="1525" w:author="IRK" w:date="2020-04-27T17:26:00Z">
                <w:pPr/>
              </w:pPrChange>
            </w:pPr>
          </w:p>
          <w:p w14:paraId="648CCB99" w14:textId="77777777" w:rsidR="005B6671" w:rsidRPr="0049256C" w:rsidRDefault="005B6671">
            <w:pPr>
              <w:pStyle w:val="16"/>
              <w:pPrChange w:id="1526" w:author="IRK" w:date="2020-04-27T17:26:00Z">
                <w:pPr/>
              </w:pPrChange>
            </w:pPr>
          </w:p>
          <w:p w14:paraId="086BA020" w14:textId="77777777" w:rsidR="005B6671" w:rsidRPr="0049256C" w:rsidRDefault="005B6671">
            <w:pPr>
              <w:pStyle w:val="16"/>
              <w:pPrChange w:id="1527" w:author="IRK" w:date="2020-04-27T17:26:00Z">
                <w:pPr/>
              </w:pPrChange>
            </w:pPr>
            <w:r w:rsidRPr="0049256C">
              <w:rPr>
                <w:rFonts w:hint="eastAsia"/>
              </w:rPr>
              <w:t>選択してください。</w:t>
            </w:r>
            <w:r w:rsidRPr="0049256C">
              <w:rPr>
                <w:rFonts w:hint="eastAsia"/>
              </w:rPr>
              <w:t xml:space="preserve"> &gt;&gt;</w:t>
            </w:r>
          </w:p>
        </w:tc>
      </w:tr>
    </w:tbl>
    <w:p w14:paraId="59234678" w14:textId="0E769D42" w:rsidR="004B68A5" w:rsidRDefault="004B68A5">
      <w:pPr>
        <w:jc w:val="left"/>
        <w:rPr>
          <w:b/>
          <w:bCs/>
        </w:rPr>
      </w:pPr>
      <w:del w:id="1528" w:author="IRK" w:date="2020-04-16T11:25:00Z">
        <w:r w:rsidDel="004D0EF3">
          <w:br w:type="page"/>
        </w:r>
      </w:del>
    </w:p>
    <w:p w14:paraId="478EB142" w14:textId="77777777" w:rsidR="005B6671" w:rsidRPr="0049256C" w:rsidRDefault="005B6671">
      <w:pPr>
        <w:pStyle w:val="32"/>
        <w:numPr>
          <w:ilvl w:val="2"/>
          <w:numId w:val="139"/>
        </w:numPr>
        <w:pPrChange w:id="1529" w:author="IRK" w:date="2020-05-11T09:36:00Z">
          <w:pPr>
            <w:pStyle w:val="32"/>
            <w:numPr>
              <w:numId w:val="27"/>
            </w:numPr>
            <w:spacing w:before="12" w:after="100"/>
            <w:jc w:val="left"/>
          </w:pPr>
        </w:pPrChange>
      </w:pPr>
      <w:bookmarkStart w:id="1530" w:name="_Toc465092062"/>
      <w:bookmarkStart w:id="1531" w:name="_Toc464754545"/>
      <w:bookmarkStart w:id="1532" w:name="_Toc465078488"/>
      <w:bookmarkStart w:id="1533" w:name="_Toc465092063"/>
      <w:bookmarkStart w:id="1534" w:name="_Toc464754546"/>
      <w:bookmarkStart w:id="1535" w:name="_Toc465078489"/>
      <w:bookmarkStart w:id="1536" w:name="_Toc465092064"/>
      <w:bookmarkStart w:id="1537" w:name="_Toc464754547"/>
      <w:bookmarkStart w:id="1538" w:name="_Toc465078490"/>
      <w:bookmarkStart w:id="1539" w:name="_Toc465092065"/>
      <w:bookmarkStart w:id="1540" w:name="_Toc464754548"/>
      <w:bookmarkStart w:id="1541" w:name="_Toc465078491"/>
      <w:bookmarkStart w:id="1542" w:name="_Toc465092066"/>
      <w:bookmarkStart w:id="1543" w:name="_Toc464754549"/>
      <w:bookmarkStart w:id="1544" w:name="_Toc465078492"/>
      <w:bookmarkStart w:id="1545" w:name="_Toc465092067"/>
      <w:bookmarkStart w:id="1546" w:name="_Toc464754550"/>
      <w:bookmarkStart w:id="1547" w:name="_Toc465078493"/>
      <w:bookmarkStart w:id="1548" w:name="_Toc465092068"/>
      <w:bookmarkStart w:id="1549" w:name="_Toc464754551"/>
      <w:bookmarkStart w:id="1550" w:name="_Toc465078494"/>
      <w:bookmarkStart w:id="1551" w:name="_Toc465092069"/>
      <w:bookmarkStart w:id="1552" w:name="_Toc441755284"/>
      <w:bookmarkStart w:id="1553" w:name="_Toc40449525"/>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r w:rsidRPr="0049256C">
        <w:t>プロトコル詳細</w:t>
      </w:r>
      <w:bookmarkEnd w:id="1552"/>
      <w:bookmarkEnd w:id="1553"/>
    </w:p>
    <w:p w14:paraId="48331083" w14:textId="3BC5CC00" w:rsidR="005B6671" w:rsidRPr="0049256C" w:rsidRDefault="005B6671" w:rsidP="00EC7890">
      <w:r w:rsidRPr="0049256C">
        <w:t>プロトコルの詳細は、</w:t>
      </w:r>
      <w:del w:id="1554" w:author="IRK" w:date="2020-03-06T10:11:00Z">
        <w:r w:rsidR="0077605F" w:rsidRPr="0049256C" w:rsidDel="00260A31">
          <w:delText>表</w:delText>
        </w:r>
        <w:r w:rsidR="0077605F" w:rsidRPr="0049256C" w:rsidDel="00260A31">
          <w:delText>5</w:delText>
        </w:r>
        <w:r w:rsidR="004E1FB2" w:rsidDel="00260A31">
          <w:delText>4</w:delText>
        </w:r>
      </w:del>
      <w:ins w:id="1555" w:author="IRK" w:date="2020-03-06T10:12:00Z">
        <w:r w:rsidR="00260A31">
          <w:fldChar w:fldCharType="begin"/>
        </w:r>
        <w:r w:rsidR="00260A31">
          <w:instrText xml:space="preserve"> REF _Ref34381926 \h </w:instrText>
        </w:r>
      </w:ins>
      <w:r w:rsidR="00260A31">
        <w:fldChar w:fldCharType="separate"/>
      </w:r>
      <w:ins w:id="1556" w:author="IRK" w:date="2020-03-06T10:11:00Z">
        <w:r w:rsidR="00AB1F2F">
          <w:rPr>
            <w:rFonts w:hint="eastAsia"/>
          </w:rPr>
          <w:t>[</w:t>
        </w:r>
        <w:r w:rsidR="00AB1F2F">
          <w:rPr>
            <w:rFonts w:hint="eastAsia"/>
          </w:rPr>
          <w:t>表</w:t>
        </w:r>
        <w:r w:rsidR="00AB1F2F">
          <w:rPr>
            <w:rFonts w:hint="eastAsia"/>
          </w:rPr>
          <w:t xml:space="preserve"> </w:t>
        </w:r>
      </w:ins>
      <w:r w:rsidR="00AB1F2F">
        <w:rPr>
          <w:noProof/>
        </w:rPr>
        <w:t>54</w:t>
      </w:r>
      <w:ins w:id="1557" w:author="IRK" w:date="2020-03-06T10:11:00Z">
        <w:r w:rsidR="00AB1F2F">
          <w:rPr>
            <w:rFonts w:hint="eastAsia"/>
          </w:rPr>
          <w:t>]</w:t>
        </w:r>
      </w:ins>
      <w:ins w:id="1558" w:author="IRK" w:date="2020-03-06T10:12:00Z">
        <w:r w:rsidR="00260A31">
          <w:fldChar w:fldCharType="end"/>
        </w:r>
      </w:ins>
      <w:r w:rsidRPr="0049256C">
        <w:t>で</w:t>
      </w:r>
      <w:r w:rsidR="003865A6" w:rsidRPr="003865A6">
        <w:rPr>
          <w:rFonts w:hint="eastAsia"/>
        </w:rPr>
        <w:t>選択したプロトコルにより</w:t>
      </w:r>
      <w:r w:rsidRPr="0049256C">
        <w:t>追加で必要な情報を入力する画面である。</w:t>
      </w:r>
    </w:p>
    <w:p w14:paraId="6A0D3BC4" w14:textId="5EBD4CD5" w:rsidR="005B6671" w:rsidRPr="0049256C" w:rsidRDefault="005B6671" w:rsidP="00EC7890">
      <w:r w:rsidRPr="0049256C">
        <w:t>SFTP</w:t>
      </w:r>
      <w:r w:rsidRPr="0049256C">
        <w:t>を選択した場合、</w:t>
      </w:r>
      <w:del w:id="1559" w:author="IRK" w:date="2020-03-06T10:12:00Z">
        <w:r w:rsidR="00F53B25" w:rsidRPr="0049256C" w:rsidDel="00260A31">
          <w:delText>表</w:delText>
        </w:r>
        <w:r w:rsidR="00F53B25" w:rsidRPr="0049256C" w:rsidDel="00260A31">
          <w:delText>5</w:delText>
        </w:r>
        <w:r w:rsidR="004E1FB2" w:rsidDel="00260A31">
          <w:delText>5</w:delText>
        </w:r>
      </w:del>
      <w:ins w:id="1560" w:author="IRK" w:date="2020-03-06T10:12:00Z">
        <w:r w:rsidR="00260A31">
          <w:rPr>
            <w:rFonts w:hint="eastAsia"/>
          </w:rPr>
          <w:t>次の表</w:t>
        </w:r>
      </w:ins>
      <w:r w:rsidRPr="0049256C">
        <w:t>の画面が表示される。</w:t>
      </w:r>
    </w:p>
    <w:p w14:paraId="0A65674A" w14:textId="600DCF7A" w:rsidR="003212AB" w:rsidRDefault="003212AB">
      <w:pPr>
        <w:autoSpaceDE/>
        <w:autoSpaceDN/>
        <w:jc w:val="left"/>
      </w:pPr>
      <w:r>
        <w:br w:type="page"/>
      </w:r>
    </w:p>
    <w:p w14:paraId="0CDD7755" w14:textId="77777777" w:rsidR="00C013A6" w:rsidRPr="0049256C" w:rsidRDefault="00C013A6" w:rsidP="00EC7890"/>
    <w:p w14:paraId="0586241D" w14:textId="578FE384" w:rsidR="00F53B25" w:rsidRPr="0049256C" w:rsidRDefault="00F53B25" w:rsidP="007D3017">
      <w:pPr>
        <w:pStyle w:val="afff6"/>
      </w:pPr>
      <w:bookmarkStart w:id="1561" w:name="_Ref34382316"/>
      <w:bookmarkStart w:id="1562" w:name="_Toc34839521"/>
      <w:del w:id="1563" w:author="IRK" w:date="2020-03-06T10:12: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55</w:delText>
        </w:r>
        <w:r w:rsidR="003561C7" w:rsidRPr="0049256C" w:rsidDel="00260A31">
          <w:rPr>
            <w:noProof/>
          </w:rPr>
          <w:fldChar w:fldCharType="end"/>
        </w:r>
        <w:r w:rsidRPr="0049256C" w:rsidDel="00260A31">
          <w:rPr>
            <w:rFonts w:hint="eastAsia"/>
          </w:rPr>
          <w:delText>]</w:delText>
        </w:r>
      </w:del>
      <w:ins w:id="1564" w:author="IRK" w:date="2020-03-06T10:12:00Z">
        <w:r w:rsidR="00260A31">
          <w:rPr>
            <w:rFonts w:hint="eastAsia"/>
          </w:rPr>
          <w:t>[</w:t>
        </w:r>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55</w:t>
      </w:r>
      <w:ins w:id="1565" w:author="IRK" w:date="2020-03-06T10:12:00Z">
        <w:r w:rsidR="00260A31">
          <w:fldChar w:fldCharType="end"/>
        </w:r>
        <w:r w:rsidR="00260A31">
          <w:rPr>
            <w:rFonts w:hint="eastAsia"/>
          </w:rPr>
          <w:t>]</w:t>
        </w:r>
      </w:ins>
      <w:bookmarkEnd w:id="1561"/>
      <w:bookmarkEnd w:id="156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566" w:author="IRK" w:date="2020-04-16T11:26:00Z">
          <w:tblPr>
            <w:tblW w:w="0" w:type="auto"/>
            <w:tblInd w:w="108" w:type="dxa"/>
            <w:tblLook w:val="04A0" w:firstRow="1" w:lastRow="0" w:firstColumn="1" w:lastColumn="0" w:noHBand="0" w:noVBand="1"/>
          </w:tblPr>
        </w:tblPrChange>
      </w:tblPr>
      <w:tblGrid>
        <w:gridCol w:w="9356"/>
        <w:tblGridChange w:id="1567">
          <w:tblGrid>
            <w:gridCol w:w="9356"/>
          </w:tblGrid>
        </w:tblGridChange>
      </w:tblGrid>
      <w:tr w:rsidR="005B6671" w:rsidRPr="0049256C" w14:paraId="4A015D68" w14:textId="77777777" w:rsidTr="003212AB">
        <w:trPr>
          <w:jc w:val="center"/>
        </w:trPr>
        <w:tc>
          <w:tcPr>
            <w:tcW w:w="9356" w:type="dxa"/>
            <w:tcPrChange w:id="1568" w:author="IRK" w:date="2020-04-16T11:26:00Z">
              <w:tcPr>
                <w:tcW w:w="9356" w:type="dxa"/>
              </w:tcPr>
            </w:tcPrChange>
          </w:tcPr>
          <w:p w14:paraId="508A8917" w14:textId="77777777" w:rsidR="005B6671" w:rsidRPr="0049256C" w:rsidRDefault="005B6671">
            <w:pPr>
              <w:pStyle w:val="16"/>
              <w:pPrChange w:id="1569" w:author="IRK" w:date="2020-04-27T17:26:00Z">
                <w:pPr/>
              </w:pPrChange>
            </w:pPr>
            <w:r w:rsidRPr="0049256C">
              <w:t>********************************************************************************</w:t>
            </w:r>
          </w:p>
          <w:p w14:paraId="6DBA2A5E" w14:textId="77777777" w:rsidR="005B6671" w:rsidRPr="0049256C" w:rsidRDefault="005B6671">
            <w:pPr>
              <w:pStyle w:val="16"/>
              <w:pPrChange w:id="1570" w:author="IRK" w:date="2020-04-27T17:26:00Z">
                <w:pPr/>
              </w:pPrChange>
            </w:pPr>
          </w:p>
          <w:p w14:paraId="19F85163" w14:textId="77777777" w:rsidR="005B6671" w:rsidRPr="0049256C" w:rsidRDefault="005B6671">
            <w:pPr>
              <w:pStyle w:val="16"/>
              <w:pPrChange w:id="1571" w:author="IRK" w:date="2020-04-27T17:26:00Z">
                <w:pPr/>
              </w:pPrChange>
            </w:pPr>
            <w:r w:rsidRPr="0049256C">
              <w:rPr>
                <w:rFonts w:hint="eastAsia"/>
              </w:rPr>
              <w:t>インストールノードリスト</w:t>
            </w:r>
            <w:r w:rsidRPr="0049256C">
              <w:t xml:space="preserve"> -&gt; </w:t>
            </w:r>
            <w:r w:rsidRPr="0049256C">
              <w:rPr>
                <w:rFonts w:hint="eastAsia"/>
              </w:rPr>
              <w:t>プロトコル詳細</w:t>
            </w:r>
          </w:p>
          <w:p w14:paraId="6656F28B" w14:textId="77777777" w:rsidR="005B6671" w:rsidRPr="0049256C" w:rsidRDefault="005B6671">
            <w:pPr>
              <w:pStyle w:val="16"/>
              <w:pPrChange w:id="1572" w:author="IRK" w:date="2020-04-27T17:26:00Z">
                <w:pPr/>
              </w:pPrChange>
            </w:pPr>
          </w:p>
          <w:p w14:paraId="30A3A573" w14:textId="77777777" w:rsidR="005B6671" w:rsidRPr="0049256C" w:rsidRDefault="005B6671">
            <w:pPr>
              <w:pStyle w:val="16"/>
              <w:pPrChange w:id="1573" w:author="IRK" w:date="2020-04-27T17:26:00Z">
                <w:pPr/>
              </w:pPrChange>
            </w:pPr>
            <w:r w:rsidRPr="0049256C">
              <w:t>********************************************************************************</w:t>
            </w:r>
          </w:p>
          <w:p w14:paraId="110EF649" w14:textId="77777777" w:rsidR="005B6671" w:rsidRPr="0049256C" w:rsidRDefault="005B6671">
            <w:pPr>
              <w:pStyle w:val="16"/>
              <w:pPrChange w:id="1574" w:author="IRK" w:date="2020-04-27T17:26:00Z">
                <w:pPr/>
              </w:pPrChange>
            </w:pPr>
          </w:p>
          <w:p w14:paraId="060B0944" w14:textId="77777777" w:rsidR="005B6671" w:rsidRPr="0049256C" w:rsidRDefault="005B6671">
            <w:pPr>
              <w:pStyle w:val="16"/>
              <w:pPrChange w:id="1575" w:author="IRK" w:date="2020-04-27T17:26:00Z">
                <w:pPr/>
              </w:pPrChange>
            </w:pPr>
            <w:r w:rsidRPr="0049256C">
              <w:t xml:space="preserve">SFTP </w:t>
            </w:r>
            <w:r w:rsidRPr="0049256C">
              <w:rPr>
                <w:rFonts w:hint="eastAsia"/>
              </w:rPr>
              <w:t>プロトコルに関連する情報を入力してください。</w:t>
            </w:r>
          </w:p>
          <w:p w14:paraId="706F38C3" w14:textId="77777777" w:rsidR="005B6671" w:rsidRPr="0049256C" w:rsidRDefault="005B6671">
            <w:pPr>
              <w:pStyle w:val="16"/>
              <w:pPrChange w:id="1576" w:author="IRK" w:date="2020-04-27T17:26:00Z">
                <w:pPr/>
              </w:pPrChange>
            </w:pPr>
            <w:r w:rsidRPr="0049256C">
              <w:t xml:space="preserve">    id: User ID</w:t>
            </w:r>
          </w:p>
          <w:p w14:paraId="75E1807B" w14:textId="77777777" w:rsidR="005B6671" w:rsidRPr="0049256C" w:rsidRDefault="005B6671">
            <w:pPr>
              <w:pStyle w:val="16"/>
              <w:pPrChange w:id="1577" w:author="IRK" w:date="2020-04-27T17:26:00Z">
                <w:pPr/>
              </w:pPrChange>
            </w:pPr>
            <w:r w:rsidRPr="0049256C">
              <w:t xml:space="preserve">    *password: Password</w:t>
            </w:r>
          </w:p>
          <w:p w14:paraId="670AE166" w14:textId="77777777" w:rsidR="005B6671" w:rsidRPr="0049256C" w:rsidRDefault="005B6671">
            <w:pPr>
              <w:pStyle w:val="16"/>
              <w:pPrChange w:id="1578" w:author="IRK" w:date="2020-04-27T17:26:00Z">
                <w:pPr/>
              </w:pPrChange>
            </w:pPr>
            <w:r w:rsidRPr="0049256C">
              <w:t xml:space="preserve">    host: Remote Host Name or Address</w:t>
            </w:r>
          </w:p>
          <w:p w14:paraId="2775E37E" w14:textId="77777777" w:rsidR="005B6671" w:rsidRPr="0049256C" w:rsidRDefault="005B6671">
            <w:pPr>
              <w:pStyle w:val="16"/>
              <w:pPrChange w:id="1579" w:author="IRK" w:date="2020-04-27T17:26:00Z">
                <w:pPr/>
              </w:pPrChange>
            </w:pPr>
            <w:r w:rsidRPr="0049256C">
              <w:t xml:space="preserve">    port: SSH Port</w:t>
            </w:r>
          </w:p>
          <w:p w14:paraId="70A51FA7" w14:textId="77777777" w:rsidR="005B6671" w:rsidRPr="0049256C" w:rsidRDefault="005B6671">
            <w:pPr>
              <w:pStyle w:val="16"/>
              <w:pPrChange w:id="1580" w:author="IRK" w:date="2020-04-27T17:26:00Z">
                <w:pPr/>
              </w:pPrChange>
            </w:pPr>
            <w:r w:rsidRPr="0049256C">
              <w:t xml:space="preserve">    remote-dir: Remote InnoRules Home Directory</w:t>
            </w:r>
          </w:p>
          <w:p w14:paraId="09BC436E" w14:textId="77777777" w:rsidR="005B6671" w:rsidRPr="0049256C" w:rsidRDefault="005B6671">
            <w:pPr>
              <w:pStyle w:val="16"/>
              <w:pPrChange w:id="1581" w:author="IRK" w:date="2020-04-27T17:26:00Z">
                <w:pPr/>
              </w:pPrChange>
            </w:pPr>
          </w:p>
          <w:p w14:paraId="16738CE2" w14:textId="77777777" w:rsidR="005B6671" w:rsidRPr="0049256C" w:rsidRDefault="005B6671">
            <w:pPr>
              <w:pStyle w:val="16"/>
              <w:pPrChange w:id="1582" w:author="IRK" w:date="2020-04-27T17:26:00Z">
                <w:pPr/>
              </w:pPrChange>
            </w:pPr>
          </w:p>
          <w:p w14:paraId="69F07D3C" w14:textId="77777777" w:rsidR="005B6671" w:rsidRPr="0049256C" w:rsidRDefault="005B6671">
            <w:pPr>
              <w:pStyle w:val="16"/>
              <w:pPrChange w:id="1583" w:author="IRK" w:date="2020-04-27T17:26:00Z">
                <w:pPr/>
              </w:pPrChange>
            </w:pPr>
            <w:r w:rsidRPr="0049256C">
              <w:rPr>
                <w:rFonts w:hint="eastAsia"/>
              </w:rPr>
              <w:t>[</w:t>
            </w:r>
            <w:r w:rsidRPr="0049256C">
              <w:rPr>
                <w:rFonts w:hint="eastAsia"/>
              </w:rPr>
              <w:t>必須</w:t>
            </w:r>
            <w:r w:rsidRPr="0049256C">
              <w:rPr>
                <w:rFonts w:hint="eastAsia"/>
              </w:rPr>
              <w:t>] id &gt;&gt;</w:t>
            </w:r>
          </w:p>
        </w:tc>
      </w:tr>
    </w:tbl>
    <w:p w14:paraId="2FC479DF" w14:textId="77777777" w:rsidR="005B6671" w:rsidRPr="0049256C" w:rsidRDefault="005B6671" w:rsidP="00EC7890"/>
    <w:p w14:paraId="1F8424A6" w14:textId="280F42A5" w:rsidR="005B6671" w:rsidRPr="0049256C" w:rsidRDefault="00F53B25" w:rsidP="00EC7890">
      <w:del w:id="1584" w:author="IRK" w:date="2020-03-06T10:12:00Z">
        <w:r w:rsidRPr="0049256C" w:rsidDel="00260A31">
          <w:delText>表</w:delText>
        </w:r>
        <w:r w:rsidR="004E1FB2" w:rsidRPr="0049256C" w:rsidDel="00260A31">
          <w:delText>5</w:delText>
        </w:r>
        <w:r w:rsidR="004E1FB2" w:rsidDel="00260A31">
          <w:delText>5</w:delText>
        </w:r>
      </w:del>
      <w:ins w:id="1585" w:author="IRK" w:date="2020-03-06T10:18:00Z">
        <w:r w:rsidR="00260A31">
          <w:fldChar w:fldCharType="begin"/>
        </w:r>
        <w:r w:rsidR="00260A31">
          <w:instrText xml:space="preserve"> REF _Ref34382316 \h </w:instrText>
        </w:r>
      </w:ins>
      <w:r w:rsidR="00260A31">
        <w:fldChar w:fldCharType="separate"/>
      </w:r>
      <w:ins w:id="1586" w:author="IRK" w:date="2020-03-06T10:12:00Z">
        <w:r w:rsidR="00AB1F2F">
          <w:rPr>
            <w:rFonts w:hint="eastAsia"/>
          </w:rPr>
          <w:t>[</w:t>
        </w:r>
        <w:r w:rsidR="00AB1F2F">
          <w:rPr>
            <w:rFonts w:hint="eastAsia"/>
          </w:rPr>
          <w:t>表</w:t>
        </w:r>
        <w:r w:rsidR="00AB1F2F">
          <w:rPr>
            <w:rFonts w:hint="eastAsia"/>
          </w:rPr>
          <w:t xml:space="preserve"> </w:t>
        </w:r>
      </w:ins>
      <w:r w:rsidR="00AB1F2F">
        <w:rPr>
          <w:noProof/>
        </w:rPr>
        <w:t>55</w:t>
      </w:r>
      <w:ins w:id="1587" w:author="IRK" w:date="2020-03-06T10:12:00Z">
        <w:r w:rsidR="00AB1F2F">
          <w:rPr>
            <w:rFonts w:hint="eastAsia"/>
          </w:rPr>
          <w:t>]</w:t>
        </w:r>
      </w:ins>
      <w:ins w:id="1588" w:author="IRK" w:date="2020-03-06T10:18:00Z">
        <w:r w:rsidR="00260A31">
          <w:fldChar w:fldCharType="end"/>
        </w:r>
      </w:ins>
      <w:r w:rsidR="005B6671" w:rsidRPr="0049256C">
        <w:t>の各項目の意味は次の</w:t>
      </w:r>
      <w:del w:id="1589" w:author="IRK" w:date="2020-03-11T16:19:00Z">
        <w:r w:rsidR="005B6671" w:rsidRPr="0049256C" w:rsidDel="003A26C2">
          <w:delText>通り</w:delText>
        </w:r>
      </w:del>
      <w:ins w:id="1590" w:author="IRK" w:date="2020-03-11T16:19:00Z">
        <w:r w:rsidR="003A26C2">
          <w:rPr>
            <w:rFonts w:hint="eastAsia"/>
          </w:rPr>
          <w:t>とおり</w:t>
        </w:r>
      </w:ins>
      <w:r w:rsidR="005B6671" w:rsidRPr="0049256C">
        <w:t>である。</w:t>
      </w:r>
    </w:p>
    <w:p w14:paraId="2B7EB678" w14:textId="77777777" w:rsidR="005B6671" w:rsidRPr="0049256C" w:rsidRDefault="005B6671">
      <w:pPr>
        <w:pStyle w:val="10"/>
        <w:pPrChange w:id="1591" w:author="IRK" w:date="2020-05-11T09:37:00Z">
          <w:pPr>
            <w:ind w:left="910"/>
          </w:pPr>
        </w:pPrChange>
      </w:pPr>
      <w:r w:rsidRPr="0049256C">
        <w:t>id : SFTP ID</w:t>
      </w:r>
    </w:p>
    <w:p w14:paraId="372ADBFB" w14:textId="416E1639" w:rsidR="005B6671" w:rsidRPr="0049256C" w:rsidRDefault="005B6671" w:rsidP="003212AB">
      <w:pPr>
        <w:pStyle w:val="10"/>
      </w:pPr>
      <w:r w:rsidRPr="0049256C">
        <w:t>password : SFTP</w:t>
      </w:r>
      <w:r w:rsidR="00D41DE5">
        <w:rPr>
          <w:rFonts w:hint="eastAsia"/>
        </w:rPr>
        <w:t>パスワード</w:t>
      </w:r>
    </w:p>
    <w:p w14:paraId="0246037B" w14:textId="77777777" w:rsidR="005B6671" w:rsidRPr="0049256C" w:rsidRDefault="005B6671" w:rsidP="003212AB">
      <w:pPr>
        <w:pStyle w:val="10"/>
      </w:pPr>
      <w:r w:rsidRPr="0049256C">
        <w:t xml:space="preserve">host : </w:t>
      </w:r>
      <w:r w:rsidRPr="0049256C">
        <w:t>リモートホストの</w:t>
      </w:r>
      <w:r w:rsidRPr="0049256C">
        <w:t>IP</w:t>
      </w:r>
    </w:p>
    <w:p w14:paraId="53002A3F" w14:textId="37575536" w:rsidR="005B6671" w:rsidRPr="0049256C" w:rsidRDefault="005B6671" w:rsidP="003212AB">
      <w:pPr>
        <w:pStyle w:val="10"/>
      </w:pPr>
      <w:r w:rsidRPr="0049256C">
        <w:t xml:space="preserve">port : </w:t>
      </w:r>
      <w:r w:rsidRPr="0049256C">
        <w:t>リモートホストの</w:t>
      </w:r>
      <w:r w:rsidRPr="0049256C">
        <w:t>SFTP</w:t>
      </w:r>
      <w:r w:rsidR="00D41DE5">
        <w:rPr>
          <w:rFonts w:hint="eastAsia"/>
        </w:rPr>
        <w:t>ポート</w:t>
      </w:r>
    </w:p>
    <w:p w14:paraId="4861A54E" w14:textId="77777777" w:rsidR="005B6671" w:rsidRPr="0049256C" w:rsidRDefault="005B6671" w:rsidP="003212AB">
      <w:pPr>
        <w:pStyle w:val="10"/>
      </w:pPr>
      <w:r w:rsidRPr="0049256C">
        <w:t xml:space="preserve">remote-dir : </w:t>
      </w:r>
      <w:r w:rsidRPr="0049256C">
        <w:t>リモートホストのインストールパス</w:t>
      </w:r>
    </w:p>
    <w:p w14:paraId="650F79D3" w14:textId="77777777" w:rsidR="005B6671" w:rsidRPr="0049256C" w:rsidRDefault="005B6671" w:rsidP="00EC7890"/>
    <w:p w14:paraId="1DC1815A" w14:textId="6542CC3C" w:rsidR="005B6671" w:rsidRPr="0049256C" w:rsidRDefault="0077605F" w:rsidP="00EC7890">
      <w:del w:id="1592" w:author="IRK" w:date="2020-03-06T10:18:00Z">
        <w:r w:rsidRPr="0049256C" w:rsidDel="00260A31">
          <w:delText>表</w:delText>
        </w:r>
        <w:r w:rsidR="004E1FB2" w:rsidRPr="0049256C" w:rsidDel="00260A31">
          <w:delText>5</w:delText>
        </w:r>
        <w:r w:rsidR="004E1FB2" w:rsidDel="00260A31">
          <w:delText>4</w:delText>
        </w:r>
      </w:del>
      <w:ins w:id="1593" w:author="IRK" w:date="2020-03-06T10:18:00Z">
        <w:r w:rsidR="00260A31">
          <w:fldChar w:fldCharType="begin"/>
        </w:r>
        <w:r w:rsidR="00260A31">
          <w:instrText xml:space="preserve"> REF _Ref34381926 \h </w:instrText>
        </w:r>
      </w:ins>
      <w:r w:rsidR="00260A31">
        <w:fldChar w:fldCharType="separate"/>
      </w:r>
      <w:ins w:id="1594" w:author="IRK" w:date="2020-03-06T10:11:00Z">
        <w:r w:rsidR="00AB1F2F">
          <w:rPr>
            <w:rFonts w:hint="eastAsia"/>
          </w:rPr>
          <w:t>[</w:t>
        </w:r>
        <w:r w:rsidR="00AB1F2F">
          <w:rPr>
            <w:rFonts w:hint="eastAsia"/>
          </w:rPr>
          <w:t>表</w:t>
        </w:r>
        <w:r w:rsidR="00AB1F2F">
          <w:rPr>
            <w:rFonts w:hint="eastAsia"/>
          </w:rPr>
          <w:t xml:space="preserve"> </w:t>
        </w:r>
      </w:ins>
      <w:r w:rsidR="00AB1F2F">
        <w:rPr>
          <w:noProof/>
        </w:rPr>
        <w:t>54</w:t>
      </w:r>
      <w:ins w:id="1595" w:author="IRK" w:date="2020-03-06T10:11:00Z">
        <w:r w:rsidR="00AB1F2F">
          <w:rPr>
            <w:rFonts w:hint="eastAsia"/>
          </w:rPr>
          <w:t>]</w:t>
        </w:r>
      </w:ins>
      <w:ins w:id="1596" w:author="IRK" w:date="2020-03-06T10:18:00Z">
        <w:r w:rsidR="00260A31">
          <w:fldChar w:fldCharType="end"/>
        </w:r>
      </w:ins>
      <w:r w:rsidR="005B6671" w:rsidRPr="0049256C">
        <w:t>で</w:t>
      </w:r>
      <w:r w:rsidR="005B6671" w:rsidRPr="0049256C">
        <w:t>FTP</w:t>
      </w:r>
      <w:r w:rsidR="005B6671" w:rsidRPr="0049256C">
        <w:t>を選択した場合、</w:t>
      </w:r>
      <w:r w:rsidR="008C19E5">
        <w:fldChar w:fldCharType="begin"/>
      </w:r>
      <w:r w:rsidR="008C19E5">
        <w:instrText xml:space="preserve"> REF _Ref34382355 \h </w:instrText>
      </w:r>
      <w:r w:rsidR="008C19E5">
        <w:fldChar w:fldCharType="separate"/>
      </w:r>
      <w:ins w:id="1597" w:author="IRK" w:date="2020-03-06T10:18:00Z">
        <w:r w:rsidR="00AB1F2F">
          <w:rPr>
            <w:rFonts w:hint="eastAsia"/>
          </w:rPr>
          <w:t>[</w:t>
        </w:r>
        <w:r w:rsidR="00AB1F2F">
          <w:rPr>
            <w:rFonts w:hint="eastAsia"/>
          </w:rPr>
          <w:t>表</w:t>
        </w:r>
        <w:r w:rsidR="00AB1F2F">
          <w:rPr>
            <w:rFonts w:hint="eastAsia"/>
          </w:rPr>
          <w:t xml:space="preserve"> </w:t>
        </w:r>
      </w:ins>
      <w:r w:rsidR="00AB1F2F">
        <w:rPr>
          <w:noProof/>
        </w:rPr>
        <w:t>56</w:t>
      </w:r>
      <w:ins w:id="1598" w:author="IRK" w:date="2020-03-06T10:18:00Z">
        <w:r w:rsidR="00AB1F2F">
          <w:rPr>
            <w:rFonts w:hint="eastAsia"/>
          </w:rPr>
          <w:t>]</w:t>
        </w:r>
      </w:ins>
      <w:r w:rsidR="008C19E5">
        <w:fldChar w:fldCharType="end"/>
      </w:r>
      <w:r w:rsidR="005B6671" w:rsidRPr="0049256C">
        <w:t>の画面が表示される。</w:t>
      </w:r>
    </w:p>
    <w:p w14:paraId="238C0A2D" w14:textId="77777777" w:rsidR="005B6671" w:rsidRPr="0049256C" w:rsidRDefault="005B6671" w:rsidP="00EC7890"/>
    <w:p w14:paraId="4EC77D25" w14:textId="163F0D5C" w:rsidR="00F53B25" w:rsidRPr="0049256C" w:rsidRDefault="00F53B25" w:rsidP="007D3017">
      <w:pPr>
        <w:pStyle w:val="afff6"/>
      </w:pPr>
      <w:bookmarkStart w:id="1599" w:name="_Ref34382355"/>
      <w:bookmarkStart w:id="1600" w:name="_Toc34839522"/>
      <w:del w:id="1601" w:author="IRK" w:date="2020-03-06T10:18:00Z">
        <w:r w:rsidRPr="0049256C" w:rsidDel="00260A31">
          <w:delText>[</w:delText>
        </w:r>
        <w:r w:rsidRPr="0049256C" w:rsidDel="00260A31">
          <w:delText>表</w:delText>
        </w:r>
        <w:r w:rsidRPr="0049256C" w:rsidDel="00260A31">
          <w:delText xml:space="preserve"> </w:delText>
        </w:r>
        <w:r w:rsidR="003561C7" w:rsidRPr="0049256C" w:rsidDel="00260A31">
          <w:fldChar w:fldCharType="begin"/>
        </w:r>
        <w:r w:rsidR="003561C7" w:rsidRPr="0049256C" w:rsidDel="00260A31">
          <w:delInstrText xml:space="preserve"> SEQ [</w:delInstrText>
        </w:r>
        <w:r w:rsidR="003561C7" w:rsidRPr="0049256C" w:rsidDel="00260A31">
          <w:delInstrText>表</w:delInstrText>
        </w:r>
        <w:r w:rsidR="003561C7" w:rsidRPr="0049256C" w:rsidDel="00260A31">
          <w:delInstrText xml:space="preserve"> \* ARABIC </w:delInstrText>
        </w:r>
        <w:r w:rsidR="003561C7" w:rsidRPr="0049256C" w:rsidDel="00260A31">
          <w:fldChar w:fldCharType="separate"/>
        </w:r>
        <w:r w:rsidR="000132DF" w:rsidDel="00260A31">
          <w:rPr>
            <w:noProof/>
          </w:rPr>
          <w:delText>56</w:delText>
        </w:r>
        <w:r w:rsidR="003561C7" w:rsidRPr="0049256C" w:rsidDel="00260A31">
          <w:rPr>
            <w:noProof/>
          </w:rPr>
          <w:fldChar w:fldCharType="end"/>
        </w:r>
        <w:r w:rsidRPr="0049256C" w:rsidDel="00260A31">
          <w:rPr>
            <w:rFonts w:hint="eastAsia"/>
          </w:rPr>
          <w:delText>]</w:delText>
        </w:r>
      </w:del>
      <w:ins w:id="1602" w:author="IRK" w:date="2020-03-06T10:18:00Z">
        <w:r w:rsidR="00260A31">
          <w:rPr>
            <w:rFonts w:hint="eastAsia"/>
          </w:rPr>
          <w:t>[</w:t>
        </w:r>
        <w:r w:rsidR="00260A31">
          <w:rPr>
            <w:rFonts w:hint="eastAsia"/>
          </w:rPr>
          <w:t>表</w:t>
        </w:r>
        <w:r w:rsidR="00260A31">
          <w:rPr>
            <w:rFonts w:hint="eastAsia"/>
          </w:rPr>
          <w:t xml:space="preserve"> </w:t>
        </w:r>
        <w:r w:rsidR="00260A31">
          <w:fldChar w:fldCharType="begin"/>
        </w:r>
        <w:r w:rsidR="00260A31">
          <w:instrText xml:space="preserve"> </w:instrText>
        </w:r>
        <w:r w:rsidR="00260A31">
          <w:rPr>
            <w:rFonts w:hint="eastAsia"/>
          </w:rPr>
          <w:instrText xml:space="preserve">SEQ </w:instrText>
        </w:r>
        <w:r w:rsidR="00260A31">
          <w:rPr>
            <w:rFonts w:hint="eastAsia"/>
          </w:rPr>
          <w:instrText>表</w:instrText>
        </w:r>
        <w:r w:rsidR="00260A31">
          <w:rPr>
            <w:rFonts w:hint="eastAsia"/>
          </w:rPr>
          <w:instrText xml:space="preserve"> \* ARABIC</w:instrText>
        </w:r>
        <w:r w:rsidR="00260A31">
          <w:instrText xml:space="preserve"> </w:instrText>
        </w:r>
      </w:ins>
      <w:r w:rsidR="00260A31">
        <w:fldChar w:fldCharType="separate"/>
      </w:r>
      <w:r w:rsidR="00AB1F2F">
        <w:rPr>
          <w:noProof/>
        </w:rPr>
        <w:t>56</w:t>
      </w:r>
      <w:ins w:id="1603" w:author="IRK" w:date="2020-03-06T10:18:00Z">
        <w:r w:rsidR="00260A31">
          <w:fldChar w:fldCharType="end"/>
        </w:r>
        <w:r w:rsidR="00260A31">
          <w:rPr>
            <w:rFonts w:hint="eastAsia"/>
          </w:rPr>
          <w:t>]</w:t>
        </w:r>
      </w:ins>
      <w:bookmarkEnd w:id="1599"/>
      <w:bookmarkEnd w:id="160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604" w:author="IRK" w:date="2020-04-16T11:26:00Z">
          <w:tblPr>
            <w:tblW w:w="0" w:type="auto"/>
            <w:tblInd w:w="108" w:type="dxa"/>
            <w:tblLook w:val="04A0" w:firstRow="1" w:lastRow="0" w:firstColumn="1" w:lastColumn="0" w:noHBand="0" w:noVBand="1"/>
          </w:tblPr>
        </w:tblPrChange>
      </w:tblPr>
      <w:tblGrid>
        <w:gridCol w:w="9356"/>
        <w:tblGridChange w:id="1605">
          <w:tblGrid>
            <w:gridCol w:w="9356"/>
          </w:tblGrid>
        </w:tblGridChange>
      </w:tblGrid>
      <w:tr w:rsidR="005B6671" w:rsidRPr="0049256C" w14:paraId="1D425900" w14:textId="77777777" w:rsidTr="003212AB">
        <w:trPr>
          <w:jc w:val="center"/>
        </w:trPr>
        <w:tc>
          <w:tcPr>
            <w:tcW w:w="9356" w:type="dxa"/>
            <w:tcPrChange w:id="1606" w:author="IRK" w:date="2020-04-16T11:26:00Z">
              <w:tcPr>
                <w:tcW w:w="9356" w:type="dxa"/>
              </w:tcPr>
            </w:tcPrChange>
          </w:tcPr>
          <w:p w14:paraId="4E6F27D4" w14:textId="77777777" w:rsidR="005B6671" w:rsidRPr="0049256C" w:rsidRDefault="005B6671">
            <w:pPr>
              <w:pStyle w:val="16"/>
              <w:pPrChange w:id="1607" w:author="IRK" w:date="2020-04-27T17:26:00Z">
                <w:pPr/>
              </w:pPrChange>
            </w:pPr>
            <w:r w:rsidRPr="0049256C">
              <w:t>********************************************************************************</w:t>
            </w:r>
          </w:p>
          <w:p w14:paraId="1957D4CC" w14:textId="77777777" w:rsidR="005B6671" w:rsidRPr="0049256C" w:rsidRDefault="005B6671">
            <w:pPr>
              <w:pStyle w:val="16"/>
              <w:pPrChange w:id="1608" w:author="IRK" w:date="2020-04-27T17:26:00Z">
                <w:pPr/>
              </w:pPrChange>
            </w:pPr>
          </w:p>
          <w:p w14:paraId="598B5559" w14:textId="77777777" w:rsidR="005B6671" w:rsidRPr="0049256C" w:rsidRDefault="005B6671">
            <w:pPr>
              <w:pStyle w:val="16"/>
              <w:pPrChange w:id="1609" w:author="IRK" w:date="2020-04-27T17:26:00Z">
                <w:pPr/>
              </w:pPrChange>
            </w:pPr>
            <w:r w:rsidRPr="0049256C">
              <w:rPr>
                <w:rFonts w:hint="eastAsia"/>
              </w:rPr>
              <w:t>インストールノードリスト</w:t>
            </w:r>
            <w:r w:rsidRPr="0049256C">
              <w:t xml:space="preserve"> -&gt; </w:t>
            </w:r>
            <w:r w:rsidRPr="0049256C">
              <w:rPr>
                <w:rFonts w:hint="eastAsia"/>
              </w:rPr>
              <w:t>プロトコル詳細</w:t>
            </w:r>
          </w:p>
          <w:p w14:paraId="51561CDC" w14:textId="77777777" w:rsidR="005B6671" w:rsidRPr="0049256C" w:rsidRDefault="005B6671">
            <w:pPr>
              <w:pStyle w:val="16"/>
              <w:pPrChange w:id="1610" w:author="IRK" w:date="2020-04-27T17:26:00Z">
                <w:pPr/>
              </w:pPrChange>
            </w:pPr>
          </w:p>
          <w:p w14:paraId="6F9E027B" w14:textId="77777777" w:rsidR="005B6671" w:rsidRPr="0049256C" w:rsidRDefault="005B6671">
            <w:pPr>
              <w:pStyle w:val="16"/>
              <w:pPrChange w:id="1611" w:author="IRK" w:date="2020-04-27T17:26:00Z">
                <w:pPr/>
              </w:pPrChange>
            </w:pPr>
            <w:r w:rsidRPr="0049256C">
              <w:t>********************************************************************************</w:t>
            </w:r>
          </w:p>
          <w:p w14:paraId="1BD20B5E" w14:textId="77777777" w:rsidR="005B6671" w:rsidRPr="0049256C" w:rsidRDefault="005B6671">
            <w:pPr>
              <w:pStyle w:val="16"/>
              <w:pPrChange w:id="1612" w:author="IRK" w:date="2020-04-27T17:26:00Z">
                <w:pPr/>
              </w:pPrChange>
            </w:pPr>
          </w:p>
          <w:p w14:paraId="640AD12A" w14:textId="77777777" w:rsidR="005B6671" w:rsidRPr="0049256C" w:rsidRDefault="005B6671">
            <w:pPr>
              <w:pStyle w:val="16"/>
              <w:pPrChange w:id="1613" w:author="IRK" w:date="2020-04-27T17:26:00Z">
                <w:pPr/>
              </w:pPrChange>
            </w:pPr>
            <w:r w:rsidRPr="0049256C">
              <w:t xml:space="preserve">FTP </w:t>
            </w:r>
            <w:r w:rsidRPr="0049256C">
              <w:rPr>
                <w:rFonts w:hint="eastAsia"/>
              </w:rPr>
              <w:t>プロトコルに関連する情報を入力してください。</w:t>
            </w:r>
          </w:p>
          <w:p w14:paraId="0E07250F" w14:textId="77777777" w:rsidR="005B6671" w:rsidRPr="0049256C" w:rsidRDefault="005B6671">
            <w:pPr>
              <w:pStyle w:val="16"/>
              <w:pPrChange w:id="1614" w:author="IRK" w:date="2020-04-27T17:26:00Z">
                <w:pPr/>
              </w:pPrChange>
            </w:pPr>
            <w:r w:rsidRPr="0049256C">
              <w:t xml:space="preserve">    id: User ID</w:t>
            </w:r>
          </w:p>
          <w:p w14:paraId="43255A09" w14:textId="77777777" w:rsidR="005B6671" w:rsidRPr="0049256C" w:rsidRDefault="005B6671">
            <w:pPr>
              <w:pStyle w:val="16"/>
              <w:pPrChange w:id="1615" w:author="IRK" w:date="2020-04-27T17:26:00Z">
                <w:pPr/>
              </w:pPrChange>
            </w:pPr>
            <w:r w:rsidRPr="0049256C">
              <w:t xml:space="preserve">    *password: Password</w:t>
            </w:r>
          </w:p>
          <w:p w14:paraId="0AFBDDD8" w14:textId="77777777" w:rsidR="005B6671" w:rsidRPr="0049256C" w:rsidRDefault="005B6671">
            <w:pPr>
              <w:pStyle w:val="16"/>
              <w:pPrChange w:id="1616" w:author="IRK" w:date="2020-04-27T17:26:00Z">
                <w:pPr/>
              </w:pPrChange>
            </w:pPr>
            <w:r w:rsidRPr="0049256C">
              <w:t xml:space="preserve">    host: Remote Host Name or Address</w:t>
            </w:r>
          </w:p>
          <w:p w14:paraId="7B7A6163" w14:textId="77777777" w:rsidR="005B6671" w:rsidRPr="0049256C" w:rsidRDefault="005B6671">
            <w:pPr>
              <w:pStyle w:val="16"/>
              <w:pPrChange w:id="1617" w:author="IRK" w:date="2020-04-27T17:26:00Z">
                <w:pPr/>
              </w:pPrChange>
            </w:pPr>
            <w:r w:rsidRPr="0049256C">
              <w:t xml:space="preserve">    port: FTP Port</w:t>
            </w:r>
          </w:p>
          <w:p w14:paraId="20F6FC77" w14:textId="77777777" w:rsidR="005B6671" w:rsidRPr="0049256C" w:rsidRDefault="005B6671">
            <w:pPr>
              <w:pStyle w:val="16"/>
              <w:pPrChange w:id="1618" w:author="IRK" w:date="2020-04-27T17:26:00Z">
                <w:pPr/>
              </w:pPrChange>
            </w:pPr>
            <w:r w:rsidRPr="0049256C">
              <w:t xml:space="preserve">    remote-dir: Remote InnoRules Home Directory</w:t>
            </w:r>
          </w:p>
          <w:p w14:paraId="3E40317B" w14:textId="77777777" w:rsidR="005B6671" w:rsidRPr="0049256C" w:rsidRDefault="005B6671">
            <w:pPr>
              <w:pStyle w:val="16"/>
              <w:pPrChange w:id="1619" w:author="IRK" w:date="2020-04-27T17:26:00Z">
                <w:pPr/>
              </w:pPrChange>
            </w:pPr>
          </w:p>
          <w:p w14:paraId="3FB703C4" w14:textId="77777777" w:rsidR="005B6671" w:rsidRPr="0049256C" w:rsidRDefault="005B6671">
            <w:pPr>
              <w:pStyle w:val="16"/>
              <w:pPrChange w:id="1620" w:author="IRK" w:date="2020-04-27T17:26:00Z">
                <w:pPr/>
              </w:pPrChange>
            </w:pPr>
          </w:p>
          <w:p w14:paraId="6B184600" w14:textId="77777777" w:rsidR="005B6671" w:rsidRPr="0049256C" w:rsidRDefault="005B6671">
            <w:pPr>
              <w:pStyle w:val="16"/>
              <w:pPrChange w:id="1621" w:author="IRK" w:date="2020-04-27T17:26:00Z">
                <w:pPr/>
              </w:pPrChange>
            </w:pPr>
            <w:r w:rsidRPr="0049256C">
              <w:rPr>
                <w:rFonts w:hint="eastAsia"/>
              </w:rPr>
              <w:t>[</w:t>
            </w:r>
            <w:r w:rsidRPr="0049256C">
              <w:rPr>
                <w:rFonts w:hint="eastAsia"/>
              </w:rPr>
              <w:t>必須</w:t>
            </w:r>
            <w:r w:rsidRPr="0049256C">
              <w:rPr>
                <w:rFonts w:hint="eastAsia"/>
              </w:rPr>
              <w:t>] id &gt;&gt;</w:t>
            </w:r>
          </w:p>
        </w:tc>
      </w:tr>
    </w:tbl>
    <w:p w14:paraId="2F4E68A5" w14:textId="77777777" w:rsidR="005B6671" w:rsidRPr="0049256C" w:rsidRDefault="005B6671" w:rsidP="00EC7890">
      <w:pPr>
        <w:rPr>
          <w:rFonts w:eastAsiaTheme="minorEastAsia"/>
        </w:rPr>
      </w:pPr>
    </w:p>
    <w:p w14:paraId="6E11593B" w14:textId="6F43D51F" w:rsidR="005B6671" w:rsidRPr="0049256C" w:rsidRDefault="00F53B25" w:rsidP="00EC7890">
      <w:del w:id="1622" w:author="IRK" w:date="2020-03-06T10:18:00Z">
        <w:r w:rsidRPr="0049256C" w:rsidDel="00260A31">
          <w:delText>表</w:delText>
        </w:r>
        <w:r w:rsidRPr="0049256C" w:rsidDel="00260A31">
          <w:delText>5</w:delText>
        </w:r>
        <w:r w:rsidR="00F71C02" w:rsidDel="00260A31">
          <w:delText>6</w:delText>
        </w:r>
      </w:del>
      <w:ins w:id="1623" w:author="IRK" w:date="2020-03-06T10:18:00Z">
        <w:r w:rsidR="00260A31">
          <w:fldChar w:fldCharType="begin"/>
        </w:r>
        <w:r w:rsidR="00260A31">
          <w:instrText xml:space="preserve"> REF _Ref34382355 \h </w:instrText>
        </w:r>
      </w:ins>
      <w:r w:rsidR="00260A31">
        <w:fldChar w:fldCharType="separate"/>
      </w:r>
      <w:ins w:id="1624" w:author="IRK" w:date="2020-03-06T10:18:00Z">
        <w:r w:rsidR="00AB1F2F">
          <w:rPr>
            <w:rFonts w:hint="eastAsia"/>
          </w:rPr>
          <w:t>[</w:t>
        </w:r>
        <w:r w:rsidR="00AB1F2F">
          <w:rPr>
            <w:rFonts w:hint="eastAsia"/>
          </w:rPr>
          <w:t>表</w:t>
        </w:r>
        <w:r w:rsidR="00AB1F2F">
          <w:rPr>
            <w:rFonts w:hint="eastAsia"/>
          </w:rPr>
          <w:t xml:space="preserve"> </w:t>
        </w:r>
      </w:ins>
      <w:r w:rsidR="00AB1F2F">
        <w:rPr>
          <w:noProof/>
        </w:rPr>
        <w:t>56</w:t>
      </w:r>
      <w:ins w:id="1625" w:author="IRK" w:date="2020-03-06T10:18:00Z">
        <w:r w:rsidR="00AB1F2F">
          <w:rPr>
            <w:rFonts w:hint="eastAsia"/>
          </w:rPr>
          <w:t>]</w:t>
        </w:r>
        <w:r w:rsidR="00260A31">
          <w:fldChar w:fldCharType="end"/>
        </w:r>
      </w:ins>
      <w:r w:rsidR="005B6671" w:rsidRPr="0049256C">
        <w:t>の各項目の意味は、次の</w:t>
      </w:r>
      <w:del w:id="1626" w:author="IRK" w:date="2020-03-11T16:19:00Z">
        <w:r w:rsidR="005B6671" w:rsidRPr="0049256C" w:rsidDel="003A26C2">
          <w:rPr>
            <w:rFonts w:hint="eastAsia"/>
          </w:rPr>
          <w:delText>通り</w:delText>
        </w:r>
      </w:del>
      <w:ins w:id="1627" w:author="IRK" w:date="2020-03-11T16:19:00Z">
        <w:r w:rsidR="003A26C2">
          <w:rPr>
            <w:rFonts w:hint="eastAsia"/>
          </w:rPr>
          <w:t>とおり</w:t>
        </w:r>
      </w:ins>
      <w:r w:rsidR="005B6671" w:rsidRPr="0049256C">
        <w:t>である。</w:t>
      </w:r>
    </w:p>
    <w:p w14:paraId="2A991DBA" w14:textId="77777777" w:rsidR="005B6671" w:rsidRPr="0049256C" w:rsidRDefault="005B6671" w:rsidP="003212AB">
      <w:pPr>
        <w:pStyle w:val="10"/>
      </w:pPr>
      <w:r w:rsidRPr="0049256C">
        <w:t>id : FTP ID</w:t>
      </w:r>
    </w:p>
    <w:p w14:paraId="4F16349F" w14:textId="2C6CBD8E" w:rsidR="005B6671" w:rsidRPr="0049256C" w:rsidRDefault="005B6671" w:rsidP="003212AB">
      <w:pPr>
        <w:pStyle w:val="10"/>
      </w:pPr>
      <w:r w:rsidRPr="0049256C">
        <w:t>password : FTP</w:t>
      </w:r>
      <w:r w:rsidR="00D41DE5">
        <w:rPr>
          <w:rFonts w:hint="eastAsia"/>
        </w:rPr>
        <w:t>パスワード</w:t>
      </w:r>
    </w:p>
    <w:p w14:paraId="21ED9F9D" w14:textId="77777777" w:rsidR="005B6671" w:rsidRPr="0049256C" w:rsidRDefault="005B6671" w:rsidP="003212AB">
      <w:pPr>
        <w:pStyle w:val="10"/>
      </w:pPr>
      <w:r w:rsidRPr="0049256C">
        <w:t xml:space="preserve">host : </w:t>
      </w:r>
      <w:r w:rsidRPr="0049256C">
        <w:t>リモートホストの</w:t>
      </w:r>
      <w:r w:rsidRPr="0049256C">
        <w:t>IP</w:t>
      </w:r>
    </w:p>
    <w:p w14:paraId="34111A6F" w14:textId="62B0A842" w:rsidR="005B6671" w:rsidRPr="0049256C" w:rsidRDefault="005B6671" w:rsidP="003212AB">
      <w:pPr>
        <w:pStyle w:val="10"/>
      </w:pPr>
      <w:r w:rsidRPr="0049256C">
        <w:t xml:space="preserve">port : </w:t>
      </w:r>
      <w:r w:rsidRPr="0049256C">
        <w:t>リモートホストの</w:t>
      </w:r>
      <w:r w:rsidRPr="0049256C">
        <w:t>FTP</w:t>
      </w:r>
      <w:r w:rsidR="00D41DE5">
        <w:rPr>
          <w:rFonts w:hint="eastAsia"/>
        </w:rPr>
        <w:t>ポート</w:t>
      </w:r>
    </w:p>
    <w:p w14:paraId="0F2FEA58" w14:textId="77777777" w:rsidR="005B6671" w:rsidRDefault="005B6671" w:rsidP="003212AB">
      <w:pPr>
        <w:pStyle w:val="10"/>
      </w:pPr>
      <w:r w:rsidRPr="0049256C">
        <w:t xml:space="preserve">remote-dir : </w:t>
      </w:r>
      <w:r w:rsidRPr="0049256C">
        <w:t>リモートホストのインストールパス</w:t>
      </w:r>
    </w:p>
    <w:p w14:paraId="7E855097" w14:textId="77777777" w:rsidR="004B68A5" w:rsidRPr="0049256C" w:rsidRDefault="004B68A5" w:rsidP="00EC7890"/>
    <w:p w14:paraId="309A756E" w14:textId="77777777" w:rsidR="005B6671" w:rsidRPr="0049256C" w:rsidRDefault="005B6671" w:rsidP="00333094">
      <w:pPr>
        <w:pStyle w:val="32"/>
        <w:rPr>
          <w:lang w:eastAsia="ja-JP"/>
        </w:rPr>
      </w:pPr>
      <w:bookmarkStart w:id="1628" w:name="_Toc464754553"/>
      <w:bookmarkStart w:id="1629" w:name="_Toc465078496"/>
      <w:bookmarkStart w:id="1630" w:name="_Toc465092071"/>
      <w:bookmarkStart w:id="1631" w:name="_Toc441755285"/>
      <w:bookmarkStart w:id="1632" w:name="_Toc40449526"/>
      <w:bookmarkEnd w:id="1628"/>
      <w:bookmarkEnd w:id="1629"/>
      <w:bookmarkEnd w:id="1630"/>
      <w:r w:rsidRPr="0049256C">
        <w:rPr>
          <w:lang w:eastAsia="ja-JP"/>
        </w:rPr>
        <w:t>ローカルインストールノードの登録</w:t>
      </w:r>
      <w:bookmarkEnd w:id="1631"/>
      <w:bookmarkEnd w:id="1632"/>
    </w:p>
    <w:p w14:paraId="3097B815" w14:textId="087B8B2C" w:rsidR="005B6671" w:rsidRPr="0049256C" w:rsidRDefault="005B6671" w:rsidP="00EC7890">
      <w:r w:rsidRPr="0049256C">
        <w:t>ウィザードを実行しているインストールノ</w:t>
      </w:r>
      <w:r w:rsidRPr="00BA51F3">
        <w:rPr>
          <w:rFonts w:hint="eastAsia"/>
        </w:rPr>
        <w:t>ードを、</w:t>
      </w:r>
      <w:r w:rsidRPr="00EC7890">
        <w:rPr>
          <w:rFonts w:hint="eastAsia"/>
        </w:rPr>
        <w:t>ローカルインストールノード</w:t>
      </w:r>
      <w:r w:rsidRPr="00EC7890">
        <w:t>(Local Installation Node)</w:t>
      </w:r>
      <w:r w:rsidRPr="00BA51F3">
        <w:rPr>
          <w:rFonts w:hint="eastAsia"/>
        </w:rPr>
        <w:t>という。</w:t>
      </w:r>
      <w:del w:id="1633" w:author="IRK" w:date="2020-03-06T10:19:00Z">
        <w:r w:rsidR="001725FB" w:rsidRPr="00BA51F3" w:rsidDel="00260A31">
          <w:rPr>
            <w:rFonts w:hint="eastAsia"/>
          </w:rPr>
          <w:delText>表</w:delText>
        </w:r>
        <w:r w:rsidR="001725FB" w:rsidRPr="00BA51F3" w:rsidDel="00260A31">
          <w:delText>5</w:delText>
        </w:r>
        <w:r w:rsidR="004E1FB2" w:rsidRPr="00BA51F3" w:rsidDel="00260A31">
          <w:delText>3</w:delText>
        </w:r>
      </w:del>
      <w:ins w:id="1634" w:author="IRK" w:date="2020-03-06T10:19:00Z">
        <w:r w:rsidR="00260A31">
          <w:fldChar w:fldCharType="begin"/>
        </w:r>
        <w:r w:rsidR="00260A31">
          <w:instrText xml:space="preserve"> REF _Ref34381899 \h </w:instrText>
        </w:r>
      </w:ins>
      <w:r w:rsidR="00260A31">
        <w:fldChar w:fldCharType="separate"/>
      </w:r>
      <w:ins w:id="1635" w:author="IRK" w:date="2020-03-06T10:10:00Z">
        <w:r w:rsidR="00AB1F2F">
          <w:rPr>
            <w:rFonts w:hint="eastAsia"/>
          </w:rPr>
          <w:t>[</w:t>
        </w:r>
        <w:r w:rsidR="00AB1F2F">
          <w:rPr>
            <w:rFonts w:hint="eastAsia"/>
          </w:rPr>
          <w:t>表</w:t>
        </w:r>
        <w:r w:rsidR="00AB1F2F">
          <w:rPr>
            <w:rFonts w:hint="eastAsia"/>
          </w:rPr>
          <w:t xml:space="preserve"> </w:t>
        </w:r>
      </w:ins>
      <w:r w:rsidR="00AB1F2F">
        <w:rPr>
          <w:noProof/>
        </w:rPr>
        <w:t>53</w:t>
      </w:r>
      <w:ins w:id="1636" w:author="IRK" w:date="2020-03-06T10:10:00Z">
        <w:r w:rsidR="00AB1F2F">
          <w:rPr>
            <w:rFonts w:hint="eastAsia"/>
          </w:rPr>
          <w:t>]</w:t>
        </w:r>
      </w:ins>
      <w:ins w:id="1637" w:author="IRK" w:date="2020-03-06T10:19:00Z">
        <w:r w:rsidR="00260A31">
          <w:fldChar w:fldCharType="end"/>
        </w:r>
      </w:ins>
      <w:r w:rsidRPr="00BA51F3">
        <w:rPr>
          <w:rFonts w:hint="eastAsia"/>
        </w:rPr>
        <w:t>でインストールノードを追加する時には、ローカルインストールノー</w:t>
      </w:r>
      <w:r w:rsidRPr="0049256C">
        <w:t>ドを最初に追加する。</w:t>
      </w:r>
      <w:r w:rsidRPr="0049256C">
        <w:rPr>
          <w:rFonts w:hint="eastAsia"/>
        </w:rPr>
        <w:t>追加しない</w:t>
      </w:r>
      <w:r w:rsidRPr="0049256C">
        <w:t>場合は、</w:t>
      </w:r>
      <w:del w:id="1638" w:author="IRK" w:date="2020-03-06T10:19:00Z">
        <w:r w:rsidR="000A22BC" w:rsidRPr="0049256C" w:rsidDel="006B4263">
          <w:delText>表</w:delText>
        </w:r>
        <w:r w:rsidR="000A22BC" w:rsidRPr="0049256C" w:rsidDel="006B4263">
          <w:delText>5</w:delText>
        </w:r>
        <w:r w:rsidR="004E1FB2" w:rsidDel="006B4263">
          <w:delText>7</w:delText>
        </w:r>
      </w:del>
      <w:ins w:id="1639" w:author="IRK" w:date="2020-03-06T10:19:00Z">
        <w:r w:rsidR="006B4263">
          <w:rPr>
            <w:rFonts w:hint="eastAsia"/>
          </w:rPr>
          <w:t>次の表</w:t>
        </w:r>
      </w:ins>
      <w:r w:rsidRPr="0049256C">
        <w:t>のようなエラーが発生する。</w:t>
      </w:r>
    </w:p>
    <w:p w14:paraId="477DBD2B" w14:textId="77777777" w:rsidR="005B6671" w:rsidRPr="0049256C" w:rsidRDefault="005B6671" w:rsidP="00EC7890"/>
    <w:p w14:paraId="4C098C08" w14:textId="675F88FA" w:rsidR="000A22BC" w:rsidRPr="0049256C" w:rsidRDefault="000A22BC" w:rsidP="007D3017">
      <w:pPr>
        <w:pStyle w:val="afff6"/>
      </w:pPr>
      <w:bookmarkStart w:id="1640" w:name="_Ref34382620"/>
      <w:bookmarkStart w:id="1641" w:name="_Toc34839523"/>
      <w:del w:id="1642" w:author="IRK" w:date="2020-03-06T10:19:00Z">
        <w:r w:rsidRPr="0049256C" w:rsidDel="006B4263">
          <w:delText>[</w:delText>
        </w:r>
        <w:r w:rsidRPr="0049256C" w:rsidDel="006B4263">
          <w:delText>表</w:delText>
        </w:r>
        <w:r w:rsidRPr="0049256C" w:rsidDel="006B4263">
          <w:delText xml:space="preserve"> </w:delText>
        </w:r>
        <w:r w:rsidR="003561C7" w:rsidRPr="0049256C" w:rsidDel="006B4263">
          <w:fldChar w:fldCharType="begin"/>
        </w:r>
        <w:r w:rsidR="003561C7" w:rsidRPr="0049256C" w:rsidDel="006B4263">
          <w:delInstrText xml:space="preserve"> SEQ [</w:delInstrText>
        </w:r>
        <w:r w:rsidR="003561C7" w:rsidRPr="0049256C" w:rsidDel="006B4263">
          <w:delInstrText>表</w:delInstrText>
        </w:r>
        <w:r w:rsidR="003561C7" w:rsidRPr="0049256C" w:rsidDel="006B4263">
          <w:delInstrText xml:space="preserve"> \* ARABIC </w:delInstrText>
        </w:r>
        <w:r w:rsidR="003561C7" w:rsidRPr="0049256C" w:rsidDel="006B4263">
          <w:fldChar w:fldCharType="separate"/>
        </w:r>
        <w:r w:rsidR="000132DF" w:rsidDel="006B4263">
          <w:rPr>
            <w:noProof/>
          </w:rPr>
          <w:delText>57</w:delText>
        </w:r>
        <w:r w:rsidR="003561C7" w:rsidRPr="0049256C" w:rsidDel="006B4263">
          <w:rPr>
            <w:noProof/>
          </w:rPr>
          <w:fldChar w:fldCharType="end"/>
        </w:r>
        <w:r w:rsidRPr="0049256C" w:rsidDel="006B4263">
          <w:rPr>
            <w:rFonts w:hint="eastAsia"/>
          </w:rPr>
          <w:delText>]</w:delText>
        </w:r>
      </w:del>
      <w:ins w:id="1643" w:author="IRK" w:date="2020-03-06T10:19:00Z">
        <w:r w:rsidR="006B4263">
          <w:rPr>
            <w:rFonts w:hint="eastAsia"/>
          </w:rPr>
          <w:t>[</w:t>
        </w:r>
        <w:r w:rsidR="006B4263">
          <w:rPr>
            <w:rFonts w:hint="eastAsia"/>
          </w:rPr>
          <w:t>表</w:t>
        </w:r>
        <w:r w:rsidR="006B4263">
          <w:rPr>
            <w:rFonts w:hint="eastAsia"/>
          </w:rPr>
          <w:t xml:space="preserve"> </w:t>
        </w:r>
        <w:r w:rsidR="006B4263">
          <w:fldChar w:fldCharType="begin"/>
        </w:r>
        <w:r w:rsidR="006B4263">
          <w:instrText xml:space="preserve"> </w:instrText>
        </w:r>
        <w:r w:rsidR="006B4263">
          <w:rPr>
            <w:rFonts w:hint="eastAsia"/>
          </w:rPr>
          <w:instrText xml:space="preserve">SEQ </w:instrText>
        </w:r>
        <w:r w:rsidR="006B4263">
          <w:rPr>
            <w:rFonts w:hint="eastAsia"/>
          </w:rPr>
          <w:instrText>表</w:instrText>
        </w:r>
        <w:r w:rsidR="006B4263">
          <w:rPr>
            <w:rFonts w:hint="eastAsia"/>
          </w:rPr>
          <w:instrText xml:space="preserve"> \* ARABIC</w:instrText>
        </w:r>
        <w:r w:rsidR="006B4263">
          <w:instrText xml:space="preserve"> </w:instrText>
        </w:r>
      </w:ins>
      <w:r w:rsidR="006B4263">
        <w:fldChar w:fldCharType="separate"/>
      </w:r>
      <w:r w:rsidR="00AB1F2F">
        <w:rPr>
          <w:noProof/>
        </w:rPr>
        <w:t>57</w:t>
      </w:r>
      <w:ins w:id="1644" w:author="IRK" w:date="2020-03-06T10:19:00Z">
        <w:r w:rsidR="006B4263">
          <w:fldChar w:fldCharType="end"/>
        </w:r>
        <w:r w:rsidR="006B4263">
          <w:rPr>
            <w:rFonts w:hint="eastAsia"/>
          </w:rPr>
          <w:t>]</w:t>
        </w:r>
      </w:ins>
      <w:bookmarkEnd w:id="1640"/>
      <w:bookmarkEnd w:id="164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645" w:author="IRK" w:date="2020-04-16T11:26:00Z">
          <w:tblPr>
            <w:tblW w:w="0" w:type="auto"/>
            <w:tblInd w:w="108" w:type="dxa"/>
            <w:tblLook w:val="04A0" w:firstRow="1" w:lastRow="0" w:firstColumn="1" w:lastColumn="0" w:noHBand="0" w:noVBand="1"/>
          </w:tblPr>
        </w:tblPrChange>
      </w:tblPr>
      <w:tblGrid>
        <w:gridCol w:w="9356"/>
        <w:tblGridChange w:id="1646">
          <w:tblGrid>
            <w:gridCol w:w="9356"/>
          </w:tblGrid>
        </w:tblGridChange>
      </w:tblGrid>
      <w:tr w:rsidR="005B6671" w:rsidRPr="0049256C" w14:paraId="743B3525" w14:textId="77777777" w:rsidTr="003212AB">
        <w:trPr>
          <w:jc w:val="center"/>
        </w:trPr>
        <w:tc>
          <w:tcPr>
            <w:tcW w:w="9356" w:type="dxa"/>
            <w:tcPrChange w:id="1647" w:author="IRK" w:date="2020-04-16T11:26:00Z">
              <w:tcPr>
                <w:tcW w:w="9356" w:type="dxa"/>
              </w:tcPr>
            </w:tcPrChange>
          </w:tcPr>
          <w:p w14:paraId="3DCEF5A9" w14:textId="38951495" w:rsidR="005B6671" w:rsidRPr="009257D4" w:rsidRDefault="005B6671">
            <w:pPr>
              <w:pStyle w:val="16"/>
              <w:rPr>
                <w:rPrChange w:id="1648" w:author="IRK" w:date="2020-05-12T16:10:00Z">
                  <w:rPr>
                    <w:rFonts w:eastAsiaTheme="minorEastAsia"/>
                  </w:rPr>
                </w:rPrChange>
              </w:rPr>
              <w:pPrChange w:id="1649" w:author="IRK" w:date="2020-05-12T16:10:00Z">
                <w:pPr/>
              </w:pPrChange>
            </w:pPr>
            <w:r w:rsidRPr="009257D4">
              <w:rPr>
                <w:rPrChange w:id="1650" w:author="IRK" w:date="2020-05-12T16:10:00Z">
                  <w:rPr>
                    <w:rFonts w:ascii="ＭＳ Ｐゴシック" w:hAnsi="ＭＳ Ｐゴシック"/>
                  </w:rPr>
                </w:rPrChange>
              </w:rPr>
              <w:t>[</w:t>
            </w:r>
            <w:r w:rsidRPr="009257D4">
              <w:rPr>
                <w:rFonts w:hint="eastAsia"/>
                <w:rPrChange w:id="1651" w:author="IRK" w:date="2020-05-12T16:10:00Z">
                  <w:rPr>
                    <w:rFonts w:ascii="ＭＳ Ｐゴシック" w:hAnsi="ＭＳ Ｐゴシック" w:hint="eastAsia"/>
                  </w:rPr>
                </w:rPrChange>
              </w:rPr>
              <w:t>エラー</w:t>
            </w:r>
            <w:r w:rsidRPr="009257D4">
              <w:rPr>
                <w:rPrChange w:id="1652" w:author="IRK" w:date="2020-05-12T16:10:00Z">
                  <w:rPr>
                    <w:rFonts w:ascii="ＭＳ Ｐゴシック" w:hAnsi="ＭＳ Ｐゴシック"/>
                  </w:rPr>
                </w:rPrChange>
              </w:rPr>
              <w:t xml:space="preserve">] </w:t>
            </w:r>
            <w:r w:rsidRPr="009257D4">
              <w:rPr>
                <w:rFonts w:hint="eastAsia"/>
                <w:rPrChange w:id="1653" w:author="IRK" w:date="2020-05-12T16:10:00Z">
                  <w:rPr>
                    <w:rFonts w:ascii="ＭＳ Ｐゴシック" w:hAnsi="ＭＳ Ｐゴシック" w:hint="eastAsia"/>
                  </w:rPr>
                </w:rPrChange>
              </w:rPr>
              <w:t>インストールノードの登録中にエラー</w:t>
            </w:r>
            <w:r w:rsidR="009568A2" w:rsidRPr="009257D4">
              <w:rPr>
                <w:rFonts w:hint="eastAsia"/>
                <w:rPrChange w:id="1654" w:author="IRK" w:date="2020-05-12T16:10:00Z">
                  <w:rPr>
                    <w:rFonts w:ascii="ＭＳ Ｐゴシック" w:hAnsi="ＭＳ Ｐゴシック" w:hint="eastAsia"/>
                  </w:rPr>
                </w:rPrChange>
              </w:rPr>
              <w:t>が</w:t>
            </w:r>
            <w:r w:rsidRPr="009257D4">
              <w:rPr>
                <w:rFonts w:hint="eastAsia"/>
                <w:rPrChange w:id="1655" w:author="IRK" w:date="2020-05-12T16:10:00Z">
                  <w:rPr>
                    <w:rFonts w:ascii="ＭＳ Ｐゴシック" w:hAnsi="ＭＳ Ｐゴシック" w:hint="eastAsia"/>
                  </w:rPr>
                </w:rPrChange>
              </w:rPr>
              <w:t>発生</w:t>
            </w:r>
            <w:r w:rsidR="009568A2" w:rsidRPr="009257D4">
              <w:rPr>
                <w:rFonts w:hint="eastAsia"/>
                <w:rPrChange w:id="1656" w:author="IRK" w:date="2020-05-12T16:10:00Z">
                  <w:rPr>
                    <w:rFonts w:ascii="ＭＳ Ｐゴシック" w:hAnsi="ＭＳ Ｐゴシック" w:hint="eastAsia"/>
                  </w:rPr>
                </w:rPrChange>
              </w:rPr>
              <w:t>しました。</w:t>
            </w:r>
            <w:r w:rsidRPr="009257D4">
              <w:rPr>
                <w:rPrChange w:id="1657" w:author="IRK" w:date="2020-05-12T16:10:00Z">
                  <w:rPr>
                    <w:rFonts w:ascii="ＭＳ Ｐゴシック" w:hAnsi="ＭＳ Ｐゴシック"/>
                  </w:rPr>
                </w:rPrChange>
              </w:rPr>
              <w:t>: Cannot update the configuration.</w:t>
            </w:r>
            <w:del w:id="1658" w:author="IRK" w:date="2020-03-10T15:05:00Z">
              <w:r w:rsidRPr="00833F84" w:rsidDel="00967926">
                <w:delText xml:space="preserve"> </w:delText>
              </w:r>
            </w:del>
          </w:p>
          <w:p w14:paraId="47B32278" w14:textId="77777777" w:rsidR="005B6671" w:rsidRPr="009257D4" w:rsidRDefault="005B6671">
            <w:pPr>
              <w:pStyle w:val="16"/>
              <w:rPr>
                <w:rPrChange w:id="1659" w:author="IRK" w:date="2020-05-12T16:10:00Z">
                  <w:rPr/>
                </w:rPrChange>
              </w:rPr>
              <w:pPrChange w:id="1660" w:author="IRK" w:date="2020-05-12T16:10:00Z">
                <w:pPr/>
              </w:pPrChange>
            </w:pPr>
            <w:r w:rsidRPr="009257D4">
              <w:rPr>
                <w:rPrChange w:id="1661" w:author="IRK" w:date="2020-05-12T16:10:00Z">
                  <w:rPr/>
                </w:rPrChange>
              </w:rPr>
              <w:t>Not all clusters are synchronized or there is no local config.…</w:t>
            </w:r>
          </w:p>
          <w:p w14:paraId="3E3E39C6" w14:textId="7850CABA" w:rsidR="005B6671" w:rsidRPr="009257D4" w:rsidRDefault="005B6671">
            <w:pPr>
              <w:pStyle w:val="16"/>
              <w:rPr>
                <w:rPrChange w:id="1662" w:author="IRK" w:date="2020-05-12T16:10:00Z">
                  <w:rPr>
                    <w:rFonts w:eastAsiaTheme="minorEastAsia"/>
                  </w:rPr>
                </w:rPrChange>
              </w:rPr>
              <w:pPrChange w:id="1663" w:author="IRK" w:date="2020-05-12T16:10:00Z">
                <w:pPr/>
              </w:pPrChange>
            </w:pPr>
            <w:r w:rsidRPr="009257D4">
              <w:rPr>
                <w:rPrChange w:id="1664" w:author="IRK" w:date="2020-05-12T16:10:00Z">
                  <w:rPr/>
                </w:rPrChange>
              </w:rPr>
              <w:t>[</w:t>
            </w:r>
            <w:r w:rsidRPr="009257D4">
              <w:rPr>
                <w:rFonts w:hint="eastAsia"/>
                <w:rPrChange w:id="1665" w:author="IRK" w:date="2020-05-12T16:10:00Z">
                  <w:rPr>
                    <w:rFonts w:ascii="ＭＳ Ｐゴシック" w:hAnsi="ＭＳ Ｐゴシック" w:hint="eastAsia"/>
                  </w:rPr>
                </w:rPrChange>
              </w:rPr>
              <w:t>エンターキー</w:t>
            </w:r>
            <w:r w:rsidR="009568A2" w:rsidRPr="009257D4">
              <w:rPr>
                <w:rFonts w:hint="eastAsia"/>
                <w:rPrChange w:id="1666" w:author="IRK" w:date="2020-05-12T16:10:00Z">
                  <w:rPr>
                    <w:rFonts w:ascii="ＭＳ Ｐゴシック" w:hAnsi="ＭＳ Ｐゴシック" w:hint="eastAsia"/>
                  </w:rPr>
                </w:rPrChange>
              </w:rPr>
              <w:t>を押下し</w:t>
            </w:r>
            <w:r w:rsidRPr="009257D4">
              <w:rPr>
                <w:rFonts w:hint="eastAsia"/>
                <w:rPrChange w:id="1667" w:author="IRK" w:date="2020-05-12T16:10:00Z">
                  <w:rPr>
                    <w:rFonts w:ascii="ＭＳ Ｐゴシック" w:hAnsi="ＭＳ Ｐゴシック" w:hint="eastAsia"/>
                  </w:rPr>
                </w:rPrChange>
              </w:rPr>
              <w:t>てください。</w:t>
            </w:r>
            <w:r w:rsidRPr="009257D4">
              <w:rPr>
                <w:rPrChange w:id="1668" w:author="IRK" w:date="2020-05-12T16:10:00Z">
                  <w:rPr>
                    <w:rFonts w:ascii="ＭＳ Ｐゴシック" w:hAnsi="ＭＳ Ｐゴシック"/>
                  </w:rPr>
                </w:rPrChange>
              </w:rPr>
              <w:t>]</w:t>
            </w:r>
          </w:p>
        </w:tc>
      </w:tr>
    </w:tbl>
    <w:p w14:paraId="36131CD3" w14:textId="77777777" w:rsidR="005B6671" w:rsidRPr="0049256C" w:rsidRDefault="005B6671" w:rsidP="00EC7890"/>
    <w:p w14:paraId="1645AA1D" w14:textId="33CA0D04" w:rsidR="005B6671" w:rsidRPr="00395284" w:rsidRDefault="005B6671" w:rsidP="00EC7890">
      <w:r w:rsidRPr="0049256C">
        <w:t>クラスタにローカルインストールノードを追加</w:t>
      </w:r>
      <w:r w:rsidRPr="00395284">
        <w:t>する際は、</w:t>
      </w:r>
      <w:r w:rsidRPr="00395284">
        <w:t>IP</w:t>
      </w:r>
      <w:r w:rsidR="009568A2" w:rsidRPr="00395284">
        <w:t>アドレス</w:t>
      </w:r>
      <w:r w:rsidR="009568A2" w:rsidRPr="00A201E5">
        <w:rPr>
          <w:rFonts w:hint="eastAsia"/>
        </w:rPr>
        <w:t>には</w:t>
      </w:r>
      <w:r w:rsidRPr="00395284">
        <w:t>ループバックアドレス</w:t>
      </w:r>
      <w:r w:rsidRPr="00395284">
        <w:t>(localhost</w:t>
      </w:r>
      <w:r w:rsidR="00BD60E4">
        <w:rPr>
          <w:rFonts w:hint="eastAsia"/>
        </w:rPr>
        <w:t>、</w:t>
      </w:r>
      <w:r w:rsidRPr="00395284">
        <w:t>127.0.0.1)</w:t>
      </w:r>
      <w:r w:rsidRPr="00395284">
        <w:rPr>
          <w:rFonts w:hint="eastAsia"/>
        </w:rPr>
        <w:t>の</w:t>
      </w:r>
      <w:r w:rsidRPr="00395284">
        <w:t>使用</w:t>
      </w:r>
      <w:r w:rsidRPr="00395284">
        <w:rPr>
          <w:rFonts w:hint="eastAsia"/>
        </w:rPr>
        <w:t>を許可しない</w:t>
      </w:r>
      <w:r w:rsidRPr="00395284">
        <w:t>。</w:t>
      </w:r>
      <w:r w:rsidRPr="00395284">
        <w:t>IP</w:t>
      </w:r>
      <w:r w:rsidRPr="00395284">
        <w:rPr>
          <w:rFonts w:hint="eastAsia"/>
        </w:rPr>
        <w:t>アドレスは後に追加されるインストールノードからこのインストールノードの設定にリモートアクセスする際にも使用されるため、別のインストールノードが認識およびアクセス可能な</w:t>
      </w:r>
      <w:r w:rsidRPr="00395284">
        <w:t>IP</w:t>
      </w:r>
      <w:r w:rsidRPr="00395284">
        <w:rPr>
          <w:rFonts w:hint="eastAsia"/>
        </w:rPr>
        <w:t>アドレスを使用する必要がある。ループバックアドレスを入力した場合は、</w:t>
      </w:r>
      <w:del w:id="1669" w:author="IRK" w:date="2020-03-06T10:19:00Z">
        <w:r w:rsidR="003A6921" w:rsidRPr="00395284" w:rsidDel="006B4263">
          <w:rPr>
            <w:rFonts w:hint="eastAsia"/>
          </w:rPr>
          <w:delText>表</w:delText>
        </w:r>
        <w:r w:rsidR="003A6921" w:rsidRPr="00395284" w:rsidDel="006B4263">
          <w:delText>5</w:delText>
        </w:r>
        <w:r w:rsidR="004E1FB2" w:rsidDel="006B4263">
          <w:delText>8</w:delText>
        </w:r>
      </w:del>
      <w:ins w:id="1670" w:author="IRK" w:date="2020-03-06T10:19:00Z">
        <w:r w:rsidR="006B4263">
          <w:rPr>
            <w:rFonts w:hint="eastAsia"/>
          </w:rPr>
          <w:t>次の表</w:t>
        </w:r>
      </w:ins>
      <w:r w:rsidRPr="00395284">
        <w:rPr>
          <w:rFonts w:hint="eastAsia"/>
        </w:rPr>
        <w:t>のようなエラーが発生する。</w:t>
      </w:r>
    </w:p>
    <w:p w14:paraId="099BDDC0" w14:textId="77777777" w:rsidR="005B6671" w:rsidRPr="006B4263" w:rsidRDefault="005B6671" w:rsidP="00EC7890"/>
    <w:p w14:paraId="12CE6E9D" w14:textId="7E7CC04D" w:rsidR="003A6921" w:rsidRPr="00395284" w:rsidRDefault="003A6921" w:rsidP="007D3017">
      <w:pPr>
        <w:pStyle w:val="afff6"/>
      </w:pPr>
      <w:bookmarkStart w:id="1671" w:name="_Toc34839524"/>
      <w:del w:id="1672" w:author="IRK" w:date="2020-03-06T10:20:00Z">
        <w:r w:rsidRPr="00395284" w:rsidDel="006B4263">
          <w:delText>[</w:delText>
        </w:r>
        <w:r w:rsidRPr="00395284" w:rsidDel="006B4263">
          <w:rPr>
            <w:rFonts w:hint="eastAsia"/>
          </w:rPr>
          <w:delText>表</w:delText>
        </w:r>
        <w:r w:rsidRPr="00395284" w:rsidDel="006B4263">
          <w:delText xml:space="preserve"> </w:delText>
        </w:r>
        <w:r w:rsidR="003561C7" w:rsidRPr="002E35FE" w:rsidDel="006B4263">
          <w:fldChar w:fldCharType="begin"/>
        </w:r>
        <w:r w:rsidR="003561C7" w:rsidRPr="00395284" w:rsidDel="006B4263">
          <w:delInstrText xml:space="preserve"> SEQ [</w:delInstrText>
        </w:r>
        <w:r w:rsidR="003561C7" w:rsidRPr="00395284" w:rsidDel="006B4263">
          <w:rPr>
            <w:rFonts w:hint="eastAsia"/>
          </w:rPr>
          <w:delInstrText>表</w:delInstrText>
        </w:r>
        <w:r w:rsidR="003561C7" w:rsidRPr="00395284" w:rsidDel="006B4263">
          <w:delInstrText xml:space="preserve"> \* ARABIC </w:delInstrText>
        </w:r>
        <w:r w:rsidR="003561C7" w:rsidRPr="002E35FE" w:rsidDel="006B4263">
          <w:fldChar w:fldCharType="separate"/>
        </w:r>
        <w:r w:rsidR="000132DF" w:rsidDel="006B4263">
          <w:rPr>
            <w:noProof/>
          </w:rPr>
          <w:delText>58</w:delText>
        </w:r>
        <w:r w:rsidR="003561C7" w:rsidRPr="002E35FE" w:rsidDel="006B4263">
          <w:rPr>
            <w:noProof/>
          </w:rPr>
          <w:fldChar w:fldCharType="end"/>
        </w:r>
        <w:r w:rsidRPr="00395284" w:rsidDel="006B4263">
          <w:delText>]</w:delText>
        </w:r>
      </w:del>
      <w:ins w:id="1673" w:author="IRK" w:date="2020-03-06T10:20:00Z">
        <w:r w:rsidR="006B4263">
          <w:rPr>
            <w:rFonts w:hint="eastAsia"/>
          </w:rPr>
          <w:t>[</w:t>
        </w:r>
        <w:r w:rsidR="006B4263">
          <w:rPr>
            <w:rFonts w:hint="eastAsia"/>
          </w:rPr>
          <w:t>表</w:t>
        </w:r>
        <w:r w:rsidR="006B4263">
          <w:rPr>
            <w:rFonts w:hint="eastAsia"/>
          </w:rPr>
          <w:t xml:space="preserve"> </w:t>
        </w:r>
        <w:r w:rsidR="006B4263">
          <w:fldChar w:fldCharType="begin"/>
        </w:r>
        <w:r w:rsidR="006B4263">
          <w:instrText xml:space="preserve"> </w:instrText>
        </w:r>
        <w:r w:rsidR="006B4263">
          <w:rPr>
            <w:rFonts w:hint="eastAsia"/>
          </w:rPr>
          <w:instrText xml:space="preserve">SEQ </w:instrText>
        </w:r>
        <w:r w:rsidR="006B4263">
          <w:rPr>
            <w:rFonts w:hint="eastAsia"/>
          </w:rPr>
          <w:instrText>表</w:instrText>
        </w:r>
        <w:r w:rsidR="006B4263">
          <w:rPr>
            <w:rFonts w:hint="eastAsia"/>
          </w:rPr>
          <w:instrText xml:space="preserve"> \* ARABIC</w:instrText>
        </w:r>
        <w:r w:rsidR="006B4263">
          <w:instrText xml:space="preserve"> </w:instrText>
        </w:r>
      </w:ins>
      <w:r w:rsidR="006B4263">
        <w:fldChar w:fldCharType="separate"/>
      </w:r>
      <w:r w:rsidR="00AB1F2F">
        <w:rPr>
          <w:noProof/>
        </w:rPr>
        <w:t>58</w:t>
      </w:r>
      <w:ins w:id="1674" w:author="IRK" w:date="2020-03-06T10:20:00Z">
        <w:r w:rsidR="006B4263">
          <w:fldChar w:fldCharType="end"/>
        </w:r>
        <w:r w:rsidR="006B4263">
          <w:rPr>
            <w:rFonts w:hint="eastAsia"/>
          </w:rPr>
          <w:t>]</w:t>
        </w:r>
      </w:ins>
      <w:bookmarkEnd w:id="167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675" w:author="IRK" w:date="2020-04-16T11:26:00Z">
          <w:tblPr>
            <w:tblW w:w="0" w:type="auto"/>
            <w:tblInd w:w="108" w:type="dxa"/>
            <w:tblLook w:val="04A0" w:firstRow="1" w:lastRow="0" w:firstColumn="1" w:lastColumn="0" w:noHBand="0" w:noVBand="1"/>
          </w:tblPr>
        </w:tblPrChange>
      </w:tblPr>
      <w:tblGrid>
        <w:gridCol w:w="9356"/>
        <w:tblGridChange w:id="1676">
          <w:tblGrid>
            <w:gridCol w:w="9356"/>
          </w:tblGrid>
        </w:tblGridChange>
      </w:tblGrid>
      <w:tr w:rsidR="005B6671" w:rsidRPr="00395284" w14:paraId="223B5FA3" w14:textId="77777777" w:rsidTr="003212AB">
        <w:trPr>
          <w:jc w:val="center"/>
        </w:trPr>
        <w:tc>
          <w:tcPr>
            <w:tcW w:w="9356" w:type="dxa"/>
            <w:tcPrChange w:id="1677" w:author="IRK" w:date="2020-04-16T11:26:00Z">
              <w:tcPr>
                <w:tcW w:w="9356" w:type="dxa"/>
              </w:tcPr>
            </w:tcPrChange>
          </w:tcPr>
          <w:p w14:paraId="3B96BF9B" w14:textId="12072EA4" w:rsidR="005B6671" w:rsidRPr="009257D4" w:rsidRDefault="005B6671">
            <w:pPr>
              <w:pStyle w:val="16"/>
              <w:rPr>
                <w:rPrChange w:id="1678" w:author="IRK" w:date="2020-05-12T16:10:00Z">
                  <w:rPr>
                    <w:rFonts w:eastAsiaTheme="minorEastAsia"/>
                  </w:rPr>
                </w:rPrChange>
              </w:rPr>
              <w:pPrChange w:id="1679" w:author="IRK" w:date="2020-05-12T16:10:00Z">
                <w:pPr/>
              </w:pPrChange>
            </w:pPr>
            <w:r w:rsidRPr="009257D4">
              <w:rPr>
                <w:rPrChange w:id="1680" w:author="IRK" w:date="2020-05-12T16:10:00Z">
                  <w:rPr>
                    <w:rFonts w:ascii="ＭＳ Ｐゴシック" w:hAnsi="ＭＳ Ｐゴシック"/>
                  </w:rPr>
                </w:rPrChange>
              </w:rPr>
              <w:t>[</w:t>
            </w:r>
            <w:r w:rsidRPr="009257D4">
              <w:rPr>
                <w:rFonts w:hint="eastAsia"/>
                <w:rPrChange w:id="1681" w:author="IRK" w:date="2020-05-12T16:10:00Z">
                  <w:rPr>
                    <w:rFonts w:ascii="ＭＳ Ｐゴシック" w:hAnsi="ＭＳ Ｐゴシック" w:hint="eastAsia"/>
                  </w:rPr>
                </w:rPrChange>
              </w:rPr>
              <w:t>エラー</w:t>
            </w:r>
            <w:r w:rsidRPr="009257D4">
              <w:rPr>
                <w:rPrChange w:id="1682" w:author="IRK" w:date="2020-05-12T16:10:00Z">
                  <w:rPr>
                    <w:rFonts w:ascii="ＭＳ Ｐゴシック" w:hAnsi="ＭＳ Ｐゴシック"/>
                  </w:rPr>
                </w:rPrChange>
              </w:rPr>
              <w:t xml:space="preserve">] </w:t>
            </w:r>
            <w:r w:rsidRPr="009257D4">
              <w:rPr>
                <w:rFonts w:hint="eastAsia"/>
                <w:rPrChange w:id="1683" w:author="IRK" w:date="2020-05-12T16:10:00Z">
                  <w:rPr>
                    <w:rFonts w:ascii="ＭＳ Ｐゴシック" w:hAnsi="ＭＳ Ｐゴシック" w:hint="eastAsia"/>
                  </w:rPr>
                </w:rPrChange>
              </w:rPr>
              <w:t>インストールノードの登録中にエラー</w:t>
            </w:r>
            <w:r w:rsidR="009568A2" w:rsidRPr="009257D4">
              <w:rPr>
                <w:rFonts w:hint="eastAsia"/>
                <w:rPrChange w:id="1684" w:author="IRK" w:date="2020-05-12T16:10:00Z">
                  <w:rPr>
                    <w:rFonts w:ascii="ＭＳ Ｐゴシック" w:hAnsi="ＭＳ Ｐゴシック" w:hint="eastAsia"/>
                  </w:rPr>
                </w:rPrChange>
              </w:rPr>
              <w:t>が</w:t>
            </w:r>
            <w:r w:rsidRPr="009257D4">
              <w:rPr>
                <w:rFonts w:hint="eastAsia"/>
                <w:rPrChange w:id="1685" w:author="IRK" w:date="2020-05-12T16:10:00Z">
                  <w:rPr>
                    <w:rFonts w:ascii="ＭＳ Ｐゴシック" w:hAnsi="ＭＳ Ｐゴシック" w:hint="eastAsia"/>
                  </w:rPr>
                </w:rPrChange>
              </w:rPr>
              <w:t>発生</w:t>
            </w:r>
            <w:r w:rsidR="009568A2" w:rsidRPr="009257D4">
              <w:rPr>
                <w:rFonts w:hint="eastAsia"/>
                <w:rPrChange w:id="1686" w:author="IRK" w:date="2020-05-12T16:10:00Z">
                  <w:rPr>
                    <w:rFonts w:ascii="ＭＳ Ｐゴシック" w:hAnsi="ＭＳ Ｐゴシック" w:hint="eastAsia"/>
                  </w:rPr>
                </w:rPrChange>
              </w:rPr>
              <w:t>しました。</w:t>
            </w:r>
            <w:r w:rsidRPr="009257D4">
              <w:rPr>
                <w:rPrChange w:id="1687" w:author="IRK" w:date="2020-05-12T16:10:00Z">
                  <w:rPr>
                    <w:rFonts w:ascii="ＭＳ Ｐゴシック" w:hAnsi="ＭＳ Ｐゴシック"/>
                  </w:rPr>
                </w:rPrChange>
              </w:rPr>
              <w:t>: Loopback address is not allowed.</w:t>
            </w:r>
          </w:p>
          <w:p w14:paraId="21416145" w14:textId="77777777" w:rsidR="005B6671" w:rsidRPr="009257D4" w:rsidRDefault="005B6671">
            <w:pPr>
              <w:pStyle w:val="16"/>
              <w:rPr>
                <w:rPrChange w:id="1688" w:author="IRK" w:date="2020-05-12T16:10:00Z">
                  <w:rPr/>
                </w:rPrChange>
              </w:rPr>
              <w:pPrChange w:id="1689" w:author="IRK" w:date="2020-05-12T16:10:00Z">
                <w:pPr/>
              </w:pPrChange>
            </w:pPr>
            <w:r w:rsidRPr="009257D4">
              <w:rPr>
                <w:rPrChange w:id="1690" w:author="IRK" w:date="2020-05-12T16:10:00Z">
                  <w:rPr/>
                </w:rPrChange>
              </w:rPr>
              <w:t>java.lang.Exception: Loopback address is not allowed.</w:t>
            </w:r>
          </w:p>
          <w:p w14:paraId="643D643D" w14:textId="71CAA8E1" w:rsidR="005B6671" w:rsidRPr="009257D4" w:rsidRDefault="005B6671">
            <w:pPr>
              <w:pStyle w:val="16"/>
              <w:rPr>
                <w:rPrChange w:id="1691" w:author="IRK" w:date="2020-05-12T16:10:00Z">
                  <w:rPr>
                    <w:rFonts w:eastAsiaTheme="minorEastAsia"/>
                  </w:rPr>
                </w:rPrChange>
              </w:rPr>
              <w:pPrChange w:id="1692" w:author="IRK" w:date="2020-05-12T16:10:00Z">
                <w:pPr/>
              </w:pPrChange>
            </w:pPr>
            <w:r w:rsidRPr="009257D4">
              <w:rPr>
                <w:rPrChange w:id="1693" w:author="IRK" w:date="2020-05-12T16:10:00Z">
                  <w:rPr/>
                </w:rPrChange>
              </w:rPr>
              <w:t>[</w:t>
            </w:r>
            <w:r w:rsidRPr="009257D4">
              <w:rPr>
                <w:rFonts w:hint="eastAsia"/>
                <w:rPrChange w:id="1694" w:author="IRK" w:date="2020-05-12T16:10:00Z">
                  <w:rPr>
                    <w:rFonts w:ascii="ＭＳ Ｐゴシック" w:hAnsi="ＭＳ Ｐゴシック" w:hint="eastAsia"/>
                  </w:rPr>
                </w:rPrChange>
              </w:rPr>
              <w:t>エンターキーを</w:t>
            </w:r>
            <w:r w:rsidR="007B7CEA" w:rsidRPr="009257D4">
              <w:rPr>
                <w:rFonts w:hint="eastAsia"/>
                <w:rPrChange w:id="1695" w:author="IRK" w:date="2020-05-12T16:10:00Z">
                  <w:rPr>
                    <w:rFonts w:ascii="ＭＳ Ｐゴシック" w:hAnsi="ＭＳ Ｐゴシック" w:hint="eastAsia"/>
                  </w:rPr>
                </w:rPrChange>
              </w:rPr>
              <w:t>押下して</w:t>
            </w:r>
            <w:r w:rsidRPr="009257D4">
              <w:rPr>
                <w:rFonts w:hint="eastAsia"/>
                <w:rPrChange w:id="1696" w:author="IRK" w:date="2020-05-12T16:10:00Z">
                  <w:rPr>
                    <w:rFonts w:ascii="ＭＳ Ｐゴシック" w:hAnsi="ＭＳ Ｐゴシック" w:hint="eastAsia"/>
                  </w:rPr>
                </w:rPrChange>
              </w:rPr>
              <w:t>ください。</w:t>
            </w:r>
            <w:r w:rsidRPr="00833F84">
              <w:t>]</w:t>
            </w:r>
          </w:p>
        </w:tc>
      </w:tr>
    </w:tbl>
    <w:p w14:paraId="160136FA" w14:textId="77777777" w:rsidR="005B6671" w:rsidRPr="0049256C" w:rsidRDefault="005B6671" w:rsidP="00EC7890"/>
    <w:p w14:paraId="71A19744" w14:textId="06901676" w:rsidR="00DE082F" w:rsidRPr="0049256C" w:rsidDel="00B063A5" w:rsidRDefault="00DE082F" w:rsidP="00EC7890">
      <w:pPr>
        <w:rPr>
          <w:del w:id="1697" w:author="IRK" w:date="2020-05-11T09:37:00Z"/>
        </w:rPr>
      </w:pPr>
      <w:bookmarkStart w:id="1698" w:name="_Toc40084538"/>
      <w:bookmarkEnd w:id="1698"/>
    </w:p>
    <w:p w14:paraId="47A6DA81" w14:textId="77777777" w:rsidR="005B6671" w:rsidRPr="0049256C" w:rsidRDefault="005B6671" w:rsidP="00333094">
      <w:pPr>
        <w:pStyle w:val="32"/>
        <w:rPr>
          <w:lang w:eastAsia="ja-JP"/>
        </w:rPr>
      </w:pPr>
      <w:bookmarkStart w:id="1699" w:name="_Toc441755286"/>
      <w:bookmarkStart w:id="1700" w:name="_Toc40449527"/>
      <w:r w:rsidRPr="0049256C">
        <w:rPr>
          <w:lang w:eastAsia="ja-JP"/>
        </w:rPr>
        <w:t>リモートインストールノードの登録</w:t>
      </w:r>
      <w:bookmarkEnd w:id="1699"/>
      <w:bookmarkEnd w:id="1700"/>
    </w:p>
    <w:p w14:paraId="67195DDA" w14:textId="06BDA32C" w:rsidR="005B6671" w:rsidRPr="0049256C" w:rsidRDefault="005B6671" w:rsidP="00EC7890">
      <w:r w:rsidRPr="0049256C">
        <w:t>設定クラスタにローカルインストールノードを登録すると、リモートのインストールノードをクラスタに追加できる。リモートインストールノードをクラスタに追加する方法は、ローカルインストールノードを追加する方法と同様である。</w:t>
      </w:r>
    </w:p>
    <w:p w14:paraId="53326FFA" w14:textId="77777777" w:rsidR="005B6671" w:rsidRPr="0049256C" w:rsidRDefault="005B6671" w:rsidP="00EC7890"/>
    <w:p w14:paraId="50FEA65B" w14:textId="2E83F528" w:rsidR="005B6671" w:rsidRPr="0049256C" w:rsidRDefault="005B6671" w:rsidP="00EC7890">
      <w:r w:rsidRPr="0049256C">
        <w:t>リモートのインストールノードが新規にインストールされて</w:t>
      </w:r>
      <w:r w:rsidRPr="0049256C">
        <w:t>config</w:t>
      </w:r>
      <w:r w:rsidRPr="0049256C">
        <w:t>ディレクトリが空の場合、クラスタに追加される時にローカルインストールノードの設定がリモートにコピーされる。リモートインストールノードでインストール後に設定作業をした場合</w:t>
      </w:r>
      <w:r w:rsidRPr="0049256C">
        <w:t>(</w:t>
      </w:r>
      <w:r w:rsidRPr="0049256C">
        <w:rPr>
          <w:rFonts w:cs="Courier New"/>
        </w:rPr>
        <w:t>rule-systems.xml</w:t>
      </w:r>
      <w:r w:rsidRPr="0049256C">
        <w:t>が存在する場合</w:t>
      </w:r>
      <w:r w:rsidRPr="0049256C">
        <w:t>)</w:t>
      </w:r>
      <w:r w:rsidRPr="0049256C">
        <w:t>、インストールノードを追加する際に</w:t>
      </w:r>
      <w:ins w:id="1701" w:author="IRK" w:date="2020-04-16T15:47:00Z">
        <w:r w:rsidR="008C19E5">
          <w:fldChar w:fldCharType="begin"/>
        </w:r>
        <w:r w:rsidR="008C19E5">
          <w:instrText xml:space="preserve"> REF _Ref37944480 \h </w:instrText>
        </w:r>
      </w:ins>
      <w:r w:rsidR="008C19E5">
        <w:fldChar w:fldCharType="separate"/>
      </w:r>
      <w:ins w:id="1702" w:author="IRK" w:date="2020-03-06T10:22:00Z">
        <w:r w:rsidR="00AB1F2F">
          <w:rPr>
            <w:rFonts w:hint="eastAsia"/>
          </w:rPr>
          <w:t>[</w:t>
        </w:r>
      </w:ins>
      <w:ins w:id="1703" w:author="IRK" w:date="2020-03-06T10:21:00Z">
        <w:r w:rsidR="00AB1F2F">
          <w:rPr>
            <w:rFonts w:hint="eastAsia"/>
          </w:rPr>
          <w:t>表</w:t>
        </w:r>
        <w:r w:rsidR="00AB1F2F">
          <w:rPr>
            <w:rFonts w:hint="eastAsia"/>
          </w:rPr>
          <w:t xml:space="preserve"> </w:t>
        </w:r>
      </w:ins>
      <w:r w:rsidR="00AB1F2F">
        <w:rPr>
          <w:noProof/>
        </w:rPr>
        <w:t>59</w:t>
      </w:r>
      <w:ins w:id="1704" w:author="IRK" w:date="2020-03-06T10:21:00Z">
        <w:r w:rsidR="00AB1F2F">
          <w:rPr>
            <w:rFonts w:hint="eastAsia"/>
          </w:rPr>
          <w:t>]</w:t>
        </w:r>
      </w:ins>
      <w:ins w:id="1705" w:author="IRK" w:date="2020-04-16T15:47:00Z">
        <w:r w:rsidR="008C19E5">
          <w:fldChar w:fldCharType="end"/>
        </w:r>
      </w:ins>
      <w:r w:rsidRPr="0049256C">
        <w:t>のような警告メッセージが表示される。</w:t>
      </w:r>
    </w:p>
    <w:p w14:paraId="5440D769" w14:textId="77777777" w:rsidR="005B6671" w:rsidRPr="0049256C" w:rsidRDefault="005B6671" w:rsidP="00EC7890"/>
    <w:p w14:paraId="42AD5EDC" w14:textId="31DBD37E" w:rsidR="003A6921" w:rsidRPr="0049256C" w:rsidRDefault="003A6921" w:rsidP="007D3017">
      <w:pPr>
        <w:pStyle w:val="afff6"/>
      </w:pPr>
      <w:bookmarkStart w:id="1706" w:name="_Toc34839525"/>
      <w:bookmarkStart w:id="1707" w:name="_Ref37944480"/>
      <w:del w:id="1708" w:author="IRK" w:date="2020-03-06T10:21:00Z">
        <w:r w:rsidRPr="0049256C" w:rsidDel="006B4263">
          <w:delText>[</w:delText>
        </w:r>
        <w:r w:rsidRPr="0049256C" w:rsidDel="006B4263">
          <w:delText>表</w:delText>
        </w:r>
        <w:r w:rsidRPr="0049256C" w:rsidDel="006B4263">
          <w:delText xml:space="preserve"> </w:delText>
        </w:r>
        <w:r w:rsidR="003561C7" w:rsidRPr="0049256C" w:rsidDel="006B4263">
          <w:fldChar w:fldCharType="begin"/>
        </w:r>
        <w:r w:rsidR="003561C7" w:rsidRPr="0049256C" w:rsidDel="006B4263">
          <w:delInstrText xml:space="preserve"> SEQ [</w:delInstrText>
        </w:r>
        <w:r w:rsidR="003561C7" w:rsidRPr="0049256C" w:rsidDel="006B4263">
          <w:delInstrText>表</w:delInstrText>
        </w:r>
        <w:r w:rsidR="003561C7" w:rsidRPr="0049256C" w:rsidDel="006B4263">
          <w:delInstrText xml:space="preserve"> \* ARABIC </w:delInstrText>
        </w:r>
        <w:r w:rsidR="003561C7" w:rsidRPr="0049256C" w:rsidDel="006B4263">
          <w:fldChar w:fldCharType="separate"/>
        </w:r>
        <w:r w:rsidR="000132DF" w:rsidDel="006B4263">
          <w:rPr>
            <w:noProof/>
          </w:rPr>
          <w:delText>59</w:delText>
        </w:r>
        <w:r w:rsidR="003561C7" w:rsidRPr="0049256C" w:rsidDel="006B4263">
          <w:rPr>
            <w:noProof/>
          </w:rPr>
          <w:fldChar w:fldCharType="end"/>
        </w:r>
        <w:r w:rsidRPr="0049256C" w:rsidDel="006B4263">
          <w:rPr>
            <w:rFonts w:hint="eastAsia"/>
          </w:rPr>
          <w:delText>]</w:delText>
        </w:r>
      </w:del>
      <w:ins w:id="1709" w:author="IRK" w:date="2020-03-06T10:22:00Z">
        <w:r w:rsidR="006B4263">
          <w:rPr>
            <w:rFonts w:hint="eastAsia"/>
          </w:rPr>
          <w:t>[</w:t>
        </w:r>
      </w:ins>
      <w:ins w:id="1710" w:author="IRK" w:date="2020-03-06T10:21:00Z">
        <w:r w:rsidR="006B4263">
          <w:rPr>
            <w:rFonts w:hint="eastAsia"/>
          </w:rPr>
          <w:t>表</w:t>
        </w:r>
        <w:r w:rsidR="006B4263">
          <w:rPr>
            <w:rFonts w:hint="eastAsia"/>
          </w:rPr>
          <w:t xml:space="preserve"> </w:t>
        </w:r>
        <w:r w:rsidR="006B4263">
          <w:fldChar w:fldCharType="begin"/>
        </w:r>
        <w:r w:rsidR="006B4263">
          <w:instrText xml:space="preserve"> </w:instrText>
        </w:r>
        <w:r w:rsidR="006B4263">
          <w:rPr>
            <w:rFonts w:hint="eastAsia"/>
          </w:rPr>
          <w:instrText xml:space="preserve">SEQ </w:instrText>
        </w:r>
        <w:r w:rsidR="006B4263">
          <w:rPr>
            <w:rFonts w:hint="eastAsia"/>
          </w:rPr>
          <w:instrText>表</w:instrText>
        </w:r>
        <w:r w:rsidR="006B4263">
          <w:rPr>
            <w:rFonts w:hint="eastAsia"/>
          </w:rPr>
          <w:instrText xml:space="preserve"> \* ARABIC</w:instrText>
        </w:r>
        <w:r w:rsidR="006B4263">
          <w:instrText xml:space="preserve"> </w:instrText>
        </w:r>
      </w:ins>
      <w:r w:rsidR="006B4263">
        <w:fldChar w:fldCharType="separate"/>
      </w:r>
      <w:r w:rsidR="00AB1F2F">
        <w:rPr>
          <w:noProof/>
        </w:rPr>
        <w:t>59</w:t>
      </w:r>
      <w:ins w:id="1711" w:author="IRK" w:date="2020-03-06T10:21:00Z">
        <w:r w:rsidR="006B4263">
          <w:fldChar w:fldCharType="end"/>
        </w:r>
        <w:r w:rsidR="006B4263">
          <w:rPr>
            <w:rFonts w:hint="eastAsia"/>
          </w:rPr>
          <w:t>]</w:t>
        </w:r>
      </w:ins>
      <w:bookmarkEnd w:id="1706"/>
      <w:bookmarkEnd w:id="170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712" w:author="IRK" w:date="2020-04-16T11:26:00Z">
          <w:tblPr>
            <w:tblW w:w="0" w:type="auto"/>
            <w:tblInd w:w="108" w:type="dxa"/>
            <w:tblLook w:val="04A0" w:firstRow="1" w:lastRow="0" w:firstColumn="1" w:lastColumn="0" w:noHBand="0" w:noVBand="1"/>
          </w:tblPr>
        </w:tblPrChange>
      </w:tblPr>
      <w:tblGrid>
        <w:gridCol w:w="9356"/>
        <w:tblGridChange w:id="1713">
          <w:tblGrid>
            <w:gridCol w:w="9356"/>
          </w:tblGrid>
        </w:tblGridChange>
      </w:tblGrid>
      <w:tr w:rsidR="005B6671" w:rsidRPr="0049256C" w14:paraId="2208BD34" w14:textId="77777777" w:rsidTr="003212AB">
        <w:trPr>
          <w:jc w:val="center"/>
        </w:trPr>
        <w:tc>
          <w:tcPr>
            <w:tcW w:w="9356" w:type="dxa"/>
            <w:tcPrChange w:id="1714" w:author="IRK" w:date="2020-04-16T11:26:00Z">
              <w:tcPr>
                <w:tcW w:w="9356" w:type="dxa"/>
              </w:tcPr>
            </w:tcPrChange>
          </w:tcPr>
          <w:p w14:paraId="5694B5A1" w14:textId="40E05BA3" w:rsidR="005B6671" w:rsidRPr="0049256C" w:rsidRDefault="00206831">
            <w:pPr>
              <w:pStyle w:val="16"/>
              <w:pPrChange w:id="1715" w:author="IRK" w:date="2020-04-27T17:26:00Z">
                <w:pPr/>
              </w:pPrChange>
            </w:pPr>
            <w:r w:rsidRPr="00206831">
              <w:rPr>
                <w:rFonts w:hint="eastAsia"/>
              </w:rPr>
              <w:t>リモートインストールノードで既存の設定ファイルを発見しましたがローカルの設定と異なります。ローカルの設定を新しいリモートノードにコピーしますか？</w:t>
            </w:r>
            <w:r w:rsidR="005B6671" w:rsidRPr="0049256C">
              <w:rPr>
                <w:rFonts w:hint="eastAsia"/>
              </w:rPr>
              <w:t xml:space="preserve"> (Yes/No) &gt;&gt;</w:t>
            </w:r>
          </w:p>
        </w:tc>
      </w:tr>
    </w:tbl>
    <w:p w14:paraId="2D88FD18" w14:textId="77777777" w:rsidR="005B6671" w:rsidRPr="0049256C" w:rsidRDefault="005B6671" w:rsidP="00EC7890"/>
    <w:p w14:paraId="7B62594E" w14:textId="77777777" w:rsidR="005B6671" w:rsidRPr="0049256C" w:rsidRDefault="005B6671" w:rsidP="00EC7890">
      <w:r w:rsidRPr="0049256C">
        <w:t>Yes</w:t>
      </w:r>
      <w:r w:rsidRPr="0049256C">
        <w:t>を選択すると、リモート設定はローカルの設定で上書きされ、リモートインストールノードはクラスタに追加される。</w:t>
      </w:r>
      <w:r w:rsidRPr="0049256C">
        <w:t>No</w:t>
      </w:r>
      <w:r w:rsidRPr="0049256C">
        <w:t>を選択すると、リモートの設定は変更されず、クラスタには追加されない。</w:t>
      </w:r>
    </w:p>
    <w:p w14:paraId="6120778C" w14:textId="77777777" w:rsidR="003A6921" w:rsidRPr="0049256C" w:rsidRDefault="003A6921" w:rsidP="00EC7890"/>
    <w:p w14:paraId="07091281" w14:textId="77777777" w:rsidR="005B6671" w:rsidRPr="0049256C" w:rsidRDefault="005B6671" w:rsidP="00333094">
      <w:pPr>
        <w:pStyle w:val="32"/>
      </w:pPr>
      <w:bookmarkStart w:id="1716" w:name="_Toc441755287"/>
      <w:bookmarkStart w:id="1717" w:name="_Toc40449528"/>
      <w:r w:rsidRPr="0049256C">
        <w:t>インストールノード</w:t>
      </w:r>
      <w:bookmarkEnd w:id="1716"/>
      <w:bookmarkEnd w:id="1717"/>
    </w:p>
    <w:p w14:paraId="02179A6F" w14:textId="19EB272F" w:rsidR="005B6671" w:rsidRPr="0049256C" w:rsidRDefault="003A6921" w:rsidP="00EC7890">
      <w:del w:id="1718" w:author="IRK" w:date="2020-04-16T15:48:00Z">
        <w:r w:rsidRPr="0049256C" w:rsidDel="008C19E5">
          <w:delText>表</w:delText>
        </w:r>
        <w:r w:rsidR="004E1FB2" w:rsidDel="008C19E5">
          <w:delText>60</w:delText>
        </w:r>
      </w:del>
      <w:ins w:id="1719" w:author="IRK" w:date="2020-04-16T15:48:00Z">
        <w:r w:rsidR="008C19E5">
          <w:rPr>
            <w:rFonts w:hint="eastAsia"/>
          </w:rPr>
          <w:t>次の表</w:t>
        </w:r>
      </w:ins>
      <w:r w:rsidR="005B6671" w:rsidRPr="0049256C">
        <w:t>は、ローカルインストールノードと別のインストールノードをクラスタに追加した際のインストールノードの</w:t>
      </w:r>
      <w:r w:rsidR="00BA51F3" w:rsidRPr="00BA51F3">
        <w:rPr>
          <w:rFonts w:hint="eastAsia"/>
        </w:rPr>
        <w:t>様子</w:t>
      </w:r>
      <w:r w:rsidR="005B6671" w:rsidRPr="0049256C">
        <w:t>を示している。</w:t>
      </w:r>
    </w:p>
    <w:p w14:paraId="5E8C574F" w14:textId="77777777" w:rsidR="005B6671" w:rsidRPr="0049256C" w:rsidRDefault="005B6671" w:rsidP="00EC7890"/>
    <w:p w14:paraId="48FE5A60" w14:textId="3D723935" w:rsidR="005B6671" w:rsidRPr="0049256C" w:rsidRDefault="005B6671" w:rsidP="00EC7890">
      <w:pPr>
        <w:rPr>
          <w:rFonts w:eastAsiaTheme="minorEastAsia"/>
        </w:rPr>
      </w:pPr>
      <w:r w:rsidRPr="0049256C">
        <w:t>正常にローカル設定が追加されると、次の</w:t>
      </w:r>
      <w:ins w:id="1720" w:author="IRK" w:date="2020-03-06T10:22:00Z">
        <w:r w:rsidR="006B4263">
          <w:rPr>
            <w:rFonts w:hint="eastAsia"/>
          </w:rPr>
          <w:t>表の</w:t>
        </w:r>
      </w:ins>
      <w:r w:rsidRPr="0049256C">
        <w:t>ようなノードリストが表示される。</w:t>
      </w:r>
    </w:p>
    <w:p w14:paraId="60DDFC33" w14:textId="77777777" w:rsidR="005B6671" w:rsidRPr="006B4263" w:rsidRDefault="005B6671" w:rsidP="00EC7890">
      <w:pPr>
        <w:rPr>
          <w:rFonts w:eastAsiaTheme="minorEastAsia"/>
        </w:rPr>
      </w:pPr>
    </w:p>
    <w:p w14:paraId="444082A7" w14:textId="24F587AF" w:rsidR="003A6921" w:rsidRPr="0049256C" w:rsidRDefault="003A6921" w:rsidP="007D3017">
      <w:pPr>
        <w:pStyle w:val="afff6"/>
      </w:pPr>
      <w:bookmarkStart w:id="1721" w:name="_Toc34839526"/>
      <w:del w:id="1722" w:author="IRK" w:date="2020-03-06T10:22:00Z">
        <w:r w:rsidRPr="0049256C" w:rsidDel="006B4263">
          <w:delText>[</w:delText>
        </w:r>
        <w:r w:rsidRPr="0049256C" w:rsidDel="006B4263">
          <w:delText>表</w:delText>
        </w:r>
        <w:r w:rsidRPr="0049256C" w:rsidDel="006B4263">
          <w:delText xml:space="preserve"> </w:delText>
        </w:r>
        <w:r w:rsidR="003561C7" w:rsidRPr="0049256C" w:rsidDel="006B4263">
          <w:fldChar w:fldCharType="begin"/>
        </w:r>
        <w:r w:rsidR="003561C7" w:rsidRPr="0049256C" w:rsidDel="006B4263">
          <w:delInstrText xml:space="preserve"> SEQ [</w:delInstrText>
        </w:r>
        <w:r w:rsidR="003561C7" w:rsidRPr="0049256C" w:rsidDel="006B4263">
          <w:delInstrText>表</w:delInstrText>
        </w:r>
        <w:r w:rsidR="003561C7" w:rsidRPr="0049256C" w:rsidDel="006B4263">
          <w:delInstrText xml:space="preserve"> \* ARABIC </w:delInstrText>
        </w:r>
        <w:r w:rsidR="003561C7" w:rsidRPr="0049256C" w:rsidDel="006B4263">
          <w:fldChar w:fldCharType="separate"/>
        </w:r>
        <w:r w:rsidR="000132DF" w:rsidDel="006B4263">
          <w:rPr>
            <w:noProof/>
          </w:rPr>
          <w:delText>60</w:delText>
        </w:r>
        <w:r w:rsidR="003561C7" w:rsidRPr="0049256C" w:rsidDel="006B4263">
          <w:rPr>
            <w:noProof/>
          </w:rPr>
          <w:fldChar w:fldCharType="end"/>
        </w:r>
        <w:r w:rsidRPr="0049256C" w:rsidDel="006B4263">
          <w:rPr>
            <w:rFonts w:hint="eastAsia"/>
          </w:rPr>
          <w:delText>]</w:delText>
        </w:r>
      </w:del>
      <w:ins w:id="1723" w:author="IRK" w:date="2020-03-06T10:22:00Z">
        <w:r w:rsidR="006B4263">
          <w:rPr>
            <w:rFonts w:hint="eastAsia"/>
          </w:rPr>
          <w:t>[</w:t>
        </w:r>
        <w:r w:rsidR="006B4263">
          <w:rPr>
            <w:rFonts w:hint="eastAsia"/>
          </w:rPr>
          <w:t>表</w:t>
        </w:r>
        <w:r w:rsidR="006B4263">
          <w:rPr>
            <w:rFonts w:hint="eastAsia"/>
          </w:rPr>
          <w:t xml:space="preserve"> </w:t>
        </w:r>
        <w:r w:rsidR="006B4263">
          <w:fldChar w:fldCharType="begin"/>
        </w:r>
        <w:r w:rsidR="006B4263">
          <w:instrText xml:space="preserve"> </w:instrText>
        </w:r>
        <w:r w:rsidR="006B4263">
          <w:rPr>
            <w:rFonts w:hint="eastAsia"/>
          </w:rPr>
          <w:instrText xml:space="preserve">SEQ </w:instrText>
        </w:r>
        <w:r w:rsidR="006B4263">
          <w:rPr>
            <w:rFonts w:hint="eastAsia"/>
          </w:rPr>
          <w:instrText>表</w:instrText>
        </w:r>
        <w:r w:rsidR="006B4263">
          <w:rPr>
            <w:rFonts w:hint="eastAsia"/>
          </w:rPr>
          <w:instrText xml:space="preserve"> \* ARABIC</w:instrText>
        </w:r>
        <w:r w:rsidR="006B4263">
          <w:instrText xml:space="preserve"> </w:instrText>
        </w:r>
      </w:ins>
      <w:r w:rsidR="006B4263">
        <w:fldChar w:fldCharType="separate"/>
      </w:r>
      <w:r w:rsidR="00AB1F2F">
        <w:rPr>
          <w:noProof/>
        </w:rPr>
        <w:t>60</w:t>
      </w:r>
      <w:ins w:id="1724" w:author="IRK" w:date="2020-03-06T10:22:00Z">
        <w:r w:rsidR="006B4263">
          <w:fldChar w:fldCharType="end"/>
        </w:r>
        <w:r w:rsidR="006B4263">
          <w:rPr>
            <w:rFonts w:hint="eastAsia"/>
          </w:rPr>
          <w:t>]</w:t>
        </w:r>
      </w:ins>
      <w:bookmarkEnd w:id="172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725" w:author="IRK" w:date="2020-04-16T11:26:00Z">
          <w:tblPr>
            <w:tblW w:w="0" w:type="auto"/>
            <w:tblInd w:w="108" w:type="dxa"/>
            <w:tblLook w:val="04A0" w:firstRow="1" w:lastRow="0" w:firstColumn="1" w:lastColumn="0" w:noHBand="0" w:noVBand="1"/>
          </w:tblPr>
        </w:tblPrChange>
      </w:tblPr>
      <w:tblGrid>
        <w:gridCol w:w="9356"/>
        <w:tblGridChange w:id="1726">
          <w:tblGrid>
            <w:gridCol w:w="9356"/>
          </w:tblGrid>
        </w:tblGridChange>
      </w:tblGrid>
      <w:tr w:rsidR="005B6671" w:rsidRPr="0049256C" w14:paraId="04E49F11" w14:textId="77777777" w:rsidTr="003212AB">
        <w:trPr>
          <w:jc w:val="center"/>
        </w:trPr>
        <w:tc>
          <w:tcPr>
            <w:tcW w:w="9356" w:type="dxa"/>
            <w:tcPrChange w:id="1727" w:author="IRK" w:date="2020-04-16T11:26:00Z">
              <w:tcPr>
                <w:tcW w:w="9356" w:type="dxa"/>
              </w:tcPr>
            </w:tcPrChange>
          </w:tcPr>
          <w:p w14:paraId="3F211CE0" w14:textId="77777777" w:rsidR="005B6671" w:rsidRPr="0049256C" w:rsidRDefault="005B6671">
            <w:pPr>
              <w:pStyle w:val="16"/>
              <w:pPrChange w:id="1728" w:author="IRK" w:date="2020-04-27T17:26:00Z">
                <w:pPr/>
              </w:pPrChange>
            </w:pPr>
            <w:r w:rsidRPr="0049256C">
              <w:t>********************************************************************************</w:t>
            </w:r>
          </w:p>
          <w:p w14:paraId="745D89E0" w14:textId="77777777" w:rsidR="005B6671" w:rsidRPr="0049256C" w:rsidRDefault="005B6671">
            <w:pPr>
              <w:pStyle w:val="16"/>
              <w:pPrChange w:id="1729" w:author="IRK" w:date="2020-04-27T17:26:00Z">
                <w:pPr/>
              </w:pPrChange>
            </w:pPr>
          </w:p>
          <w:p w14:paraId="437F41AC" w14:textId="77777777" w:rsidR="005B6671" w:rsidRPr="0049256C" w:rsidRDefault="005B6671">
            <w:pPr>
              <w:pStyle w:val="16"/>
              <w:pPrChange w:id="1730" w:author="IRK" w:date="2020-04-27T17:26:00Z">
                <w:pPr/>
              </w:pPrChange>
            </w:pPr>
            <w:r w:rsidRPr="0049256C">
              <w:rPr>
                <w:rFonts w:hint="eastAsia"/>
              </w:rPr>
              <w:t>インストールノードリスト</w:t>
            </w:r>
          </w:p>
          <w:p w14:paraId="04074186" w14:textId="77777777" w:rsidR="005B6671" w:rsidRPr="0049256C" w:rsidRDefault="005B6671">
            <w:pPr>
              <w:pStyle w:val="16"/>
              <w:pPrChange w:id="1731" w:author="IRK" w:date="2020-04-27T17:26:00Z">
                <w:pPr/>
              </w:pPrChange>
            </w:pPr>
          </w:p>
          <w:p w14:paraId="25696395" w14:textId="77777777" w:rsidR="005B6671" w:rsidRPr="0049256C" w:rsidRDefault="005B6671">
            <w:pPr>
              <w:pStyle w:val="16"/>
              <w:pPrChange w:id="1732" w:author="IRK" w:date="2020-04-27T17:26:00Z">
                <w:pPr/>
              </w:pPrChange>
            </w:pPr>
            <w:r w:rsidRPr="0049256C">
              <w:t>********************************************************************************</w:t>
            </w:r>
          </w:p>
          <w:p w14:paraId="571E23EB" w14:textId="77777777" w:rsidR="005B6671" w:rsidRPr="0049256C" w:rsidRDefault="005B6671">
            <w:pPr>
              <w:pStyle w:val="16"/>
              <w:pPrChange w:id="1733" w:author="IRK" w:date="2020-04-27T17:26:00Z">
                <w:pPr/>
              </w:pPrChange>
            </w:pPr>
          </w:p>
          <w:p w14:paraId="3A54D194" w14:textId="77777777" w:rsidR="005B6671" w:rsidRPr="0049256C" w:rsidRDefault="005B6671">
            <w:pPr>
              <w:pStyle w:val="16"/>
              <w:pPrChange w:id="1734" w:author="IRK" w:date="2020-04-27T17:26:00Z">
                <w:pPr/>
              </w:pPrChange>
            </w:pPr>
            <w:r w:rsidRPr="0049256C">
              <w:rPr>
                <w:rFonts w:hint="eastAsia"/>
              </w:rPr>
              <w:t>作業を選択してください。</w:t>
            </w:r>
          </w:p>
          <w:p w14:paraId="62F8E11F" w14:textId="77777777" w:rsidR="005B6671" w:rsidRPr="0049256C" w:rsidRDefault="005B6671">
            <w:pPr>
              <w:pStyle w:val="16"/>
              <w:pPrChange w:id="1735" w:author="IRK" w:date="2020-04-27T17:26:00Z">
                <w:pPr/>
              </w:pPrChange>
            </w:pPr>
          </w:p>
          <w:p w14:paraId="00E1519C" w14:textId="77777777" w:rsidR="005B6671" w:rsidRPr="0049256C" w:rsidRDefault="005B6671">
            <w:pPr>
              <w:pStyle w:val="16"/>
              <w:pPrChange w:id="1736" w:author="IRK" w:date="2020-04-27T17:26:00Z">
                <w:pPr/>
              </w:pPrChange>
            </w:pPr>
            <w:r w:rsidRPr="0049256C">
              <w:t xml:space="preserve"> [</w:t>
            </w:r>
            <w:r w:rsidRPr="0049256C">
              <w:rPr>
                <w:rFonts w:hint="eastAsia"/>
              </w:rPr>
              <w:t>項目</w:t>
            </w:r>
            <w:r w:rsidRPr="0049256C">
              <w:t>]</w:t>
            </w:r>
          </w:p>
          <w:p w14:paraId="5F047E00" w14:textId="77777777" w:rsidR="005B6671" w:rsidRPr="0049256C" w:rsidRDefault="005B6671">
            <w:pPr>
              <w:pStyle w:val="16"/>
              <w:pPrChange w:id="1737" w:author="IRK" w:date="2020-04-27T17:26:00Z">
                <w:pPr/>
              </w:pPrChange>
            </w:pPr>
            <w:r w:rsidRPr="0049256C">
              <w:t>-----------------------------------------------------------------------------------</w:t>
            </w:r>
          </w:p>
          <w:p w14:paraId="4A62A5E9" w14:textId="434AC917" w:rsidR="005B6671" w:rsidRPr="0049256C" w:rsidRDefault="005B6671">
            <w:pPr>
              <w:pStyle w:val="16"/>
              <w:pPrChange w:id="1738" w:author="IRK" w:date="2020-04-27T17:26:00Z">
                <w:pPr/>
              </w:pPrChange>
            </w:pPr>
            <w:r w:rsidRPr="0049256C">
              <w:t xml:space="preserve">    | </w:t>
            </w:r>
            <w:r w:rsidRPr="0049256C">
              <w:rPr>
                <w:rFonts w:ascii="ＭＳ Ｐゴシック" w:hAnsi="ＭＳ Ｐゴシック" w:hint="eastAsia"/>
              </w:rPr>
              <w:t>タグ</w:t>
            </w:r>
            <w:r w:rsidRPr="0049256C">
              <w:rPr>
                <w:rFonts w:hint="eastAsia"/>
              </w:rPr>
              <w:t xml:space="preserve"> </w:t>
            </w:r>
            <w:r w:rsidRPr="0049256C">
              <w:rPr>
                <w:spacing w:val="-8"/>
              </w:rPr>
              <w:t xml:space="preserve">                    </w:t>
            </w:r>
            <w:r w:rsidRPr="0049256C">
              <w:rPr>
                <w:rFonts w:eastAsiaTheme="minorEastAsia"/>
                <w:spacing w:val="-8"/>
              </w:rPr>
              <w:t xml:space="preserve">   </w:t>
            </w:r>
            <w:r w:rsidRPr="0049256C">
              <w:rPr>
                <w:spacing w:val="-8"/>
              </w:rPr>
              <w:t xml:space="preserve">       </w:t>
            </w:r>
            <w:r w:rsidRPr="0049256C">
              <w:rPr>
                <w:rFonts w:eastAsiaTheme="minorEastAsia"/>
                <w:spacing w:val="-8"/>
              </w:rPr>
              <w:t xml:space="preserve">             </w:t>
            </w:r>
            <w:r w:rsidRPr="0049256C">
              <w:rPr>
                <w:spacing w:val="-8"/>
              </w:rPr>
              <w:t xml:space="preserve">      </w:t>
            </w:r>
            <w:r w:rsidRPr="0049256C">
              <w:rPr>
                <w:rFonts w:eastAsiaTheme="minorEastAsia"/>
                <w:spacing w:val="-8"/>
              </w:rPr>
              <w:t xml:space="preserve">              </w:t>
            </w:r>
            <w:r w:rsidRPr="0049256C">
              <w:rPr>
                <w:spacing w:val="-8"/>
              </w:rPr>
              <w:t xml:space="preserve">      </w:t>
            </w:r>
            <w:r w:rsidRPr="0049256C">
              <w:rPr>
                <w:rFonts w:eastAsiaTheme="minorEastAsia"/>
                <w:spacing w:val="-8"/>
              </w:rPr>
              <w:t xml:space="preserve"> </w:t>
            </w:r>
            <w:r w:rsidRPr="0049256C">
              <w:rPr>
                <w:spacing w:val="-8"/>
              </w:rPr>
              <w:t xml:space="preserve">  | </w:t>
            </w:r>
            <w:r w:rsidR="00BB3D0C" w:rsidRPr="00BB3D0C">
              <w:rPr>
                <w:rFonts w:ascii="ＭＳ Ｐゴシック" w:hAnsi="ＭＳ Ｐゴシック" w:hint="eastAsia"/>
                <w:spacing w:val="-8"/>
              </w:rPr>
              <w:t>使用可能</w:t>
            </w:r>
            <w:r w:rsidRPr="0049256C">
              <w:rPr>
                <w:spacing w:val="-8"/>
              </w:rPr>
              <w:t xml:space="preserve"> |</w:t>
            </w:r>
            <w:r w:rsidRPr="0049256C">
              <w:rPr>
                <w:rFonts w:eastAsiaTheme="minorEastAsia"/>
                <w:spacing w:val="-8"/>
              </w:rPr>
              <w:t xml:space="preserve"> </w:t>
            </w:r>
            <w:r w:rsidRPr="0049256C">
              <w:rPr>
                <w:rFonts w:ascii="ＭＳ Ｐゴシック" w:hAnsi="ＭＳ Ｐゴシック" w:hint="eastAsia"/>
                <w:spacing w:val="-8"/>
              </w:rPr>
              <w:t>ローカル</w:t>
            </w:r>
            <w:r w:rsidRPr="0049256C">
              <w:rPr>
                <w:rFonts w:eastAsiaTheme="minorEastAsia" w:hint="eastAsia"/>
                <w:spacing w:val="-8"/>
              </w:rPr>
              <w:t xml:space="preserve"> </w:t>
            </w:r>
            <w:r w:rsidRPr="0049256C">
              <w:rPr>
                <w:spacing w:val="-8"/>
              </w:rPr>
              <w:t xml:space="preserve">| </w:t>
            </w:r>
            <w:r w:rsidRPr="0049256C">
              <w:rPr>
                <w:rFonts w:ascii="ＭＳ Ｐゴシック" w:hAnsi="ＭＳ Ｐゴシック" w:hint="eastAsia"/>
                <w:spacing w:val="-8"/>
              </w:rPr>
              <w:t>同期化</w:t>
            </w:r>
            <w:r w:rsidRPr="0049256C">
              <w:rPr>
                <w:spacing w:val="-8"/>
              </w:rPr>
              <w:t xml:space="preserve"> |</w:t>
            </w:r>
          </w:p>
          <w:p w14:paraId="4583ADC4" w14:textId="77777777" w:rsidR="005B6671" w:rsidRPr="0049256C" w:rsidRDefault="005B6671">
            <w:pPr>
              <w:pStyle w:val="16"/>
              <w:pPrChange w:id="1739" w:author="IRK" w:date="2020-04-27T17:26:00Z">
                <w:pPr/>
              </w:pPrChange>
            </w:pPr>
            <w:r w:rsidRPr="0049256C">
              <w:t>-----------------------------------------------------------------------------------</w:t>
            </w:r>
          </w:p>
          <w:p w14:paraId="67AE150A" w14:textId="77777777" w:rsidR="005B6671" w:rsidRPr="0049256C" w:rsidRDefault="005B6671">
            <w:pPr>
              <w:pStyle w:val="16"/>
              <w:pPrChange w:id="1740" w:author="IRK" w:date="2020-04-27T17:26:00Z">
                <w:pPr/>
              </w:pPrChange>
            </w:pPr>
            <w:r w:rsidRPr="0049256C">
              <w:t xml:space="preserve">  1 | </w:t>
            </w:r>
            <w:r w:rsidRPr="0049256C">
              <w:rPr>
                <w:spacing w:val="-8"/>
              </w:rPr>
              <w:t xml:space="preserve">SFTP/user@192.168.0.100:22//home/user/innorules-home </w:t>
            </w:r>
            <w:r w:rsidRPr="0049256C">
              <w:t xml:space="preserve"> </w:t>
            </w:r>
            <w:r w:rsidRPr="0049256C">
              <w:rPr>
                <w:rFonts w:eastAsiaTheme="minorEastAsia"/>
              </w:rPr>
              <w:t xml:space="preserve">   </w:t>
            </w:r>
            <w:r w:rsidRPr="0049256C">
              <w:t xml:space="preserve"> | V   </w:t>
            </w:r>
            <w:r w:rsidRPr="0049256C">
              <w:rPr>
                <w:rFonts w:eastAsiaTheme="minorEastAsia"/>
              </w:rPr>
              <w:t xml:space="preserve">  </w:t>
            </w:r>
            <w:r w:rsidRPr="0049256C">
              <w:t xml:space="preserve"> | V   </w:t>
            </w:r>
            <w:r w:rsidRPr="0049256C">
              <w:rPr>
                <w:rFonts w:eastAsiaTheme="minorEastAsia"/>
              </w:rPr>
              <w:t xml:space="preserve">   </w:t>
            </w:r>
            <w:r w:rsidRPr="0049256C">
              <w:t xml:space="preserve"> | V</w:t>
            </w:r>
            <w:r w:rsidRPr="0049256C">
              <w:rPr>
                <w:rFonts w:eastAsiaTheme="minorEastAsia"/>
              </w:rPr>
              <w:t xml:space="preserve">  </w:t>
            </w:r>
            <w:r w:rsidRPr="0049256C">
              <w:t xml:space="preserve">  |</w:t>
            </w:r>
          </w:p>
          <w:p w14:paraId="1C69FC7F" w14:textId="77777777" w:rsidR="005B6671" w:rsidRPr="0049256C" w:rsidRDefault="005B6671">
            <w:pPr>
              <w:pStyle w:val="16"/>
              <w:pPrChange w:id="1741" w:author="IRK" w:date="2020-04-27T17:26:00Z">
                <w:pPr/>
              </w:pPrChange>
            </w:pPr>
            <w:r w:rsidRPr="0049256C">
              <w:t>-----------------------------------------------------------------------------------</w:t>
            </w:r>
          </w:p>
          <w:p w14:paraId="29086224" w14:textId="77777777" w:rsidR="005B6671" w:rsidRPr="0049256C" w:rsidRDefault="005B6671">
            <w:pPr>
              <w:pStyle w:val="16"/>
              <w:pPrChange w:id="1742" w:author="IRK" w:date="2020-04-27T17:26:00Z">
                <w:pPr/>
              </w:pPrChange>
            </w:pPr>
            <w:r w:rsidRPr="0049256C">
              <w:t xml:space="preserve">  2 | </w:t>
            </w:r>
            <w:r w:rsidRPr="0049256C">
              <w:rPr>
                <w:spacing w:val="-10"/>
              </w:rPr>
              <w:t>SFTP/user@192.168.0.101:22//home/user/innorules-home-remote</w:t>
            </w:r>
            <w:r w:rsidRPr="0049256C">
              <w:t xml:space="preserve">| V   </w:t>
            </w:r>
            <w:r w:rsidRPr="0049256C">
              <w:rPr>
                <w:rFonts w:eastAsiaTheme="minorEastAsia"/>
              </w:rPr>
              <w:t xml:space="preserve">  </w:t>
            </w:r>
            <w:r w:rsidRPr="0049256C">
              <w:t xml:space="preserve">|      </w:t>
            </w:r>
            <w:r w:rsidRPr="0049256C">
              <w:rPr>
                <w:rFonts w:eastAsiaTheme="minorEastAsia"/>
              </w:rPr>
              <w:t xml:space="preserve">    </w:t>
            </w:r>
            <w:r w:rsidRPr="0049256C">
              <w:t xml:space="preserve">| V </w:t>
            </w:r>
            <w:r w:rsidRPr="0049256C">
              <w:rPr>
                <w:rFonts w:eastAsiaTheme="minorEastAsia"/>
              </w:rPr>
              <w:t xml:space="preserve">  </w:t>
            </w:r>
            <w:r w:rsidRPr="0049256C">
              <w:t xml:space="preserve"> |</w:t>
            </w:r>
          </w:p>
          <w:p w14:paraId="41A9B5ED" w14:textId="77777777" w:rsidR="005B6671" w:rsidRPr="0049256C" w:rsidRDefault="005B6671">
            <w:pPr>
              <w:pStyle w:val="16"/>
              <w:pPrChange w:id="1743" w:author="IRK" w:date="2020-04-27T17:26:00Z">
                <w:pPr/>
              </w:pPrChange>
            </w:pPr>
            <w:r w:rsidRPr="0049256C">
              <w:t>-----------------------------------------------------------------------------------</w:t>
            </w:r>
          </w:p>
          <w:p w14:paraId="26B51D71" w14:textId="77777777" w:rsidR="005B6671" w:rsidRPr="0049256C" w:rsidRDefault="005B6671">
            <w:pPr>
              <w:pStyle w:val="16"/>
              <w:pPrChange w:id="1744" w:author="IRK" w:date="2020-04-27T17:26:00Z">
                <w:pPr/>
              </w:pPrChange>
            </w:pPr>
          </w:p>
          <w:p w14:paraId="0D373173" w14:textId="77777777" w:rsidR="005B6671" w:rsidRPr="0049256C" w:rsidRDefault="005B6671">
            <w:pPr>
              <w:pStyle w:val="16"/>
              <w:pPrChange w:id="1745" w:author="IRK" w:date="2020-04-27T17:26:00Z">
                <w:pPr/>
              </w:pPrChange>
            </w:pPr>
            <w:r w:rsidRPr="0049256C">
              <w:t xml:space="preserve"> [</w:t>
            </w:r>
            <w:r w:rsidRPr="0049256C">
              <w:rPr>
                <w:rFonts w:hint="eastAsia"/>
              </w:rPr>
              <w:t>可能な作業</w:t>
            </w:r>
            <w:r w:rsidRPr="0049256C">
              <w:t>]</w:t>
            </w:r>
          </w:p>
          <w:p w14:paraId="1970C180" w14:textId="0B16FC7D" w:rsidR="005B6671" w:rsidRPr="00011BFC" w:rsidRDefault="005B6671">
            <w:pPr>
              <w:pStyle w:val="16"/>
              <w:pPrChange w:id="1746" w:author="IRK" w:date="2020-04-27T17:26:00Z">
                <w:pPr/>
              </w:pPrChange>
            </w:pPr>
            <w:r w:rsidRPr="0049256C">
              <w:t xml:space="preserve">a. </w:t>
            </w:r>
            <w:r w:rsidRPr="0049256C">
              <w:rPr>
                <w:rFonts w:hint="eastAsia"/>
              </w:rPr>
              <w:t>ノード追加</w:t>
            </w:r>
            <w:r w:rsidRPr="0049256C">
              <w:t xml:space="preserve">    b. </w:t>
            </w:r>
            <w:r w:rsidRPr="0049256C">
              <w:rPr>
                <w:rFonts w:hint="eastAsia"/>
              </w:rPr>
              <w:t>ノード削除</w:t>
            </w:r>
            <w:r w:rsidRPr="0049256C">
              <w:t xml:space="preserve">    c. </w:t>
            </w:r>
            <w:r w:rsidRPr="00011BFC">
              <w:rPr>
                <w:rFonts w:hint="eastAsia"/>
              </w:rPr>
              <w:t>同期化</w:t>
            </w:r>
            <w:r w:rsidRPr="00011BFC">
              <w:t xml:space="preserve">    d. </w:t>
            </w:r>
            <w:r w:rsidR="00192310" w:rsidRPr="00A201E5">
              <w:rPr>
                <w:rFonts w:hint="eastAsia"/>
              </w:rPr>
              <w:t>エラー</w:t>
            </w:r>
            <w:r w:rsidRPr="00011BFC">
              <w:rPr>
                <w:rFonts w:hint="eastAsia"/>
              </w:rPr>
              <w:t>詳細</w:t>
            </w:r>
            <w:r w:rsidRPr="00011BFC">
              <w:t xml:space="preserve">    e. </w:t>
            </w:r>
            <w:r w:rsidR="00BB3D0C" w:rsidRPr="00A201E5">
              <w:rPr>
                <w:rFonts w:hint="eastAsia"/>
              </w:rPr>
              <w:t>一覧情報</w:t>
            </w:r>
            <w:r w:rsidRPr="00011BFC">
              <w:rPr>
                <w:rFonts w:hint="eastAsia"/>
              </w:rPr>
              <w:t>更新</w:t>
            </w:r>
          </w:p>
          <w:p w14:paraId="15BC123C" w14:textId="77777777" w:rsidR="005B6671" w:rsidRPr="00B81025" w:rsidRDefault="005B6671">
            <w:pPr>
              <w:pStyle w:val="16"/>
              <w:pPrChange w:id="1747" w:author="IRK" w:date="2020-04-27T17:26:00Z">
                <w:pPr/>
              </w:pPrChange>
            </w:pPr>
          </w:p>
          <w:p w14:paraId="6B144D41" w14:textId="273FC379" w:rsidR="005B6671" w:rsidRPr="0049256C" w:rsidRDefault="003136D2">
            <w:pPr>
              <w:pStyle w:val="16"/>
              <w:pPrChange w:id="1748" w:author="IRK" w:date="2020-04-27T17:26:00Z">
                <w:pPr/>
              </w:pPrChange>
            </w:pPr>
            <w:r w:rsidRPr="00B81025">
              <w:rPr>
                <w:rFonts w:hint="eastAsia"/>
              </w:rPr>
              <w:t>作業を選択してください。スキップするにはエンターキーを</w:t>
            </w:r>
            <w:r w:rsidRPr="00A201E5">
              <w:rPr>
                <w:rFonts w:hint="eastAsia"/>
              </w:rPr>
              <w:t>押下</w:t>
            </w:r>
            <w:r w:rsidR="005B6671" w:rsidRPr="00011BFC">
              <w:rPr>
                <w:rFonts w:hint="eastAsia"/>
              </w:rPr>
              <w:t>してください。</w:t>
            </w:r>
            <w:r w:rsidR="005B6671" w:rsidRPr="00011BFC">
              <w:rPr>
                <w:rFonts w:hint="eastAsia"/>
              </w:rPr>
              <w:t xml:space="preserve"> &gt;&gt;</w:t>
            </w:r>
          </w:p>
        </w:tc>
      </w:tr>
    </w:tbl>
    <w:p w14:paraId="7624045F" w14:textId="77777777" w:rsidR="005B6671" w:rsidRPr="0049256C" w:rsidRDefault="005B6671" w:rsidP="00EC7890"/>
    <w:p w14:paraId="5EC8992F" w14:textId="375E9265" w:rsidR="005B6671" w:rsidRPr="0049256C" w:rsidRDefault="005B6671" w:rsidP="00EC7890">
      <w:r w:rsidRPr="0049256C">
        <w:t>一覧の各フィールドの意味は、次の</w:t>
      </w:r>
      <w:del w:id="1749" w:author="IRK" w:date="2020-03-11T16:19:00Z">
        <w:r w:rsidRPr="0049256C" w:rsidDel="003A26C2">
          <w:delText>通り</w:delText>
        </w:r>
      </w:del>
      <w:ins w:id="1750" w:author="IRK" w:date="2020-03-11T16:19:00Z">
        <w:r w:rsidR="003A26C2">
          <w:rPr>
            <w:rFonts w:hint="eastAsia"/>
          </w:rPr>
          <w:t>とおり</w:t>
        </w:r>
      </w:ins>
      <w:r w:rsidRPr="0049256C">
        <w:t>である。</w:t>
      </w:r>
    </w:p>
    <w:p w14:paraId="50A996D6" w14:textId="77777777" w:rsidR="005B6671" w:rsidRPr="0049256C" w:rsidRDefault="005B6671" w:rsidP="003212AB">
      <w:pPr>
        <w:pStyle w:val="10"/>
      </w:pPr>
      <w:r w:rsidRPr="0049256C">
        <w:t>タグ</w:t>
      </w:r>
    </w:p>
    <w:p w14:paraId="150C65C3" w14:textId="0CF1FAB7" w:rsidR="005B6671" w:rsidRPr="0049256C" w:rsidRDefault="005B6671" w:rsidP="003212AB">
      <w:pPr>
        <w:pStyle w:val="13"/>
      </w:pPr>
      <w:r w:rsidRPr="0049256C">
        <w:t>リモートインストールノードにアクセスする方法を</w:t>
      </w:r>
      <w:del w:id="1751" w:author="IRK" w:date="2020-03-12T10:25:00Z">
        <w:r w:rsidRPr="0049256C" w:rsidDel="00F7694C">
          <w:delText>表現する</w:delText>
        </w:r>
      </w:del>
      <w:ins w:id="1752" w:author="IRK" w:date="2020-03-12T10:25:00Z">
        <w:r w:rsidR="00F7694C">
          <w:rPr>
            <w:rFonts w:hint="eastAsia"/>
          </w:rPr>
          <w:t>表す</w:t>
        </w:r>
      </w:ins>
      <w:r w:rsidRPr="0049256C">
        <w:t>。文</w:t>
      </w:r>
      <w:r w:rsidR="003136D2">
        <w:t>字列の最初にはプロトコルが位置し、その後には</w:t>
      </w:r>
      <w:r w:rsidR="003136D2" w:rsidRPr="00B81025">
        <w:t>プロトコルに依存</w:t>
      </w:r>
      <w:r w:rsidR="003136D2" w:rsidRPr="00A201E5">
        <w:rPr>
          <w:rFonts w:hint="eastAsia"/>
        </w:rPr>
        <w:t>する</w:t>
      </w:r>
      <w:r w:rsidRPr="00B81025">
        <w:t>設定が続く。</w:t>
      </w:r>
    </w:p>
    <w:p w14:paraId="17A8B166" w14:textId="77777777" w:rsidR="005B6671" w:rsidRPr="0049256C" w:rsidRDefault="005B6671" w:rsidP="003212AB">
      <w:pPr>
        <w:pStyle w:val="10"/>
      </w:pPr>
      <w:r w:rsidRPr="0049256C">
        <w:t>使用可能</w:t>
      </w:r>
    </w:p>
    <w:p w14:paraId="3DAA5B70" w14:textId="27E41008" w:rsidR="005B6671" w:rsidRPr="00A201E5" w:rsidRDefault="005B6671" w:rsidP="003212AB">
      <w:pPr>
        <w:pStyle w:val="13"/>
      </w:pPr>
      <w:r w:rsidRPr="00A201E5">
        <w:rPr>
          <w:rFonts w:hint="eastAsia"/>
        </w:rPr>
        <w:t>一覧のインストールノードへのアクセス可否</w:t>
      </w:r>
      <w:r w:rsidR="003136D2" w:rsidRPr="00A201E5">
        <w:rPr>
          <w:rFonts w:hint="eastAsia"/>
        </w:rPr>
        <w:t>を示</w:t>
      </w:r>
      <w:r w:rsidR="00BD60E4">
        <w:rPr>
          <w:rFonts w:hint="eastAsia"/>
        </w:rPr>
        <w:t>す</w:t>
      </w:r>
      <w:r w:rsidR="003136D2" w:rsidRPr="00A201E5">
        <w:rPr>
          <w:rFonts w:hint="eastAsia"/>
        </w:rPr>
        <w:t>。インストールノードにリモートアクセスできない場合</w:t>
      </w:r>
      <w:r w:rsidRPr="00A201E5">
        <w:rPr>
          <w:rFonts w:hint="eastAsia"/>
        </w:rPr>
        <w:t>、</w:t>
      </w:r>
      <w:r w:rsidR="00BA51F3" w:rsidRPr="00BA51F3">
        <w:rPr>
          <w:rFonts w:hint="eastAsia"/>
        </w:rPr>
        <w:t>設定クラスタウィザード以外のウィザードでの設定変更ができない。</w:t>
      </w:r>
      <w:r w:rsidRPr="00A201E5">
        <w:rPr>
          <w:rFonts w:hint="eastAsia"/>
        </w:rPr>
        <w:t>管理上の目的でリモートホストを停止させた状態でルールシステムの設定を変更する場合は、</w:t>
      </w:r>
      <w:ins w:id="1753" w:author="IRK" w:date="2020-03-12T10:49:00Z">
        <w:r w:rsidR="00855B92">
          <w:rPr>
            <w:rFonts w:hint="eastAsia"/>
          </w:rPr>
          <w:t>[</w:t>
        </w:r>
      </w:ins>
      <w:r w:rsidRPr="00A201E5">
        <w:t xml:space="preserve">b. </w:t>
      </w:r>
      <w:r w:rsidRPr="00A201E5">
        <w:rPr>
          <w:rFonts w:hint="eastAsia"/>
        </w:rPr>
        <w:t>ノード削除</w:t>
      </w:r>
      <w:ins w:id="1754" w:author="IRK" w:date="2020-03-12T10:50:00Z">
        <w:r w:rsidR="00855B92">
          <w:rPr>
            <w:rFonts w:hint="eastAsia"/>
          </w:rPr>
          <w:t>]</w:t>
        </w:r>
      </w:ins>
      <w:r w:rsidRPr="00A201E5">
        <w:rPr>
          <w:rFonts w:hint="eastAsia"/>
        </w:rPr>
        <w:t>メニューを利用して使用できないインストールノードをクラスタから削除した後、設定を変更する。その後、リモートホストが再び稼働した後に、クラスタにリモートインストールノードを追加する。</w:t>
      </w:r>
    </w:p>
    <w:p w14:paraId="4B82B92B" w14:textId="77777777" w:rsidR="005B6671" w:rsidRPr="0049256C" w:rsidRDefault="005B6671" w:rsidP="003212AB">
      <w:pPr>
        <w:pStyle w:val="10"/>
      </w:pPr>
      <w:r w:rsidRPr="0049256C">
        <w:t>ローカル</w:t>
      </w:r>
    </w:p>
    <w:p w14:paraId="71068C85" w14:textId="57BAC1C2" w:rsidR="005B6671" w:rsidRPr="00111429" w:rsidRDefault="005B6671" w:rsidP="003212AB">
      <w:pPr>
        <w:pStyle w:val="13"/>
      </w:pPr>
      <w:r w:rsidRPr="00111429">
        <w:t>一覧のインストールノードがローカルインストールノードであるか</w:t>
      </w:r>
      <w:r w:rsidR="003136D2" w:rsidRPr="00111429">
        <w:t>を</w:t>
      </w:r>
      <w:r w:rsidR="003136D2" w:rsidRPr="00A201E5">
        <w:rPr>
          <w:rFonts w:hint="eastAsia"/>
        </w:rPr>
        <w:t>示</w:t>
      </w:r>
      <w:r w:rsidRPr="00A201E5">
        <w:rPr>
          <w:rFonts w:hint="eastAsia"/>
        </w:rPr>
        <w:t>す</w:t>
      </w:r>
      <w:r w:rsidRPr="00111429">
        <w:t>。ローカルインストールノードの使用可能フィールドと同期化フィールドは</w:t>
      </w:r>
      <w:r w:rsidRPr="00A201E5">
        <w:rPr>
          <w:rFonts w:hint="eastAsia"/>
        </w:rPr>
        <w:t>、常にチェックされている。</w:t>
      </w:r>
    </w:p>
    <w:p w14:paraId="2349CBB8" w14:textId="77777777" w:rsidR="005B6671" w:rsidRPr="0049256C" w:rsidRDefault="005B6671" w:rsidP="003212AB">
      <w:pPr>
        <w:pStyle w:val="10"/>
      </w:pPr>
      <w:r w:rsidRPr="0049256C">
        <w:t>同期化</w:t>
      </w:r>
    </w:p>
    <w:p w14:paraId="61191FFE" w14:textId="60EC1E5E" w:rsidR="005B6671" w:rsidRDefault="005B6671" w:rsidP="003212AB">
      <w:pPr>
        <w:pStyle w:val="13"/>
      </w:pPr>
      <w:r w:rsidRPr="0049256C">
        <w:t>一覧のインストールノード設定とローカルインストールノードの設定が</w:t>
      </w:r>
      <w:r w:rsidR="003136D2">
        <w:rPr>
          <w:rFonts w:hint="eastAsia"/>
        </w:rPr>
        <w:t>同一であるか</w:t>
      </w:r>
      <w:r w:rsidRPr="0049256C">
        <w:t>を</w:t>
      </w:r>
      <w:r w:rsidR="003136D2">
        <w:rPr>
          <w:rFonts w:hint="eastAsia"/>
        </w:rPr>
        <w:t>示</w:t>
      </w:r>
      <w:r w:rsidRPr="0049256C">
        <w:rPr>
          <w:rFonts w:hint="eastAsia"/>
        </w:rPr>
        <w:t>す</w:t>
      </w:r>
      <w:r w:rsidRPr="0049256C">
        <w:t>。同期化されていない場合、</w:t>
      </w:r>
      <w:r w:rsidR="00BA51F3" w:rsidRPr="00BA51F3">
        <w:rPr>
          <w:rFonts w:hint="eastAsia"/>
        </w:rPr>
        <w:t>インストールノード追加を含む、すべての設定変更ができない。</w:t>
      </w:r>
      <w:r w:rsidRPr="0049256C">
        <w:t>同期化されていない状態でインストールノードを追加</w:t>
      </w:r>
      <w:r w:rsidRPr="0049256C">
        <w:rPr>
          <w:rFonts w:hint="eastAsia"/>
        </w:rPr>
        <w:t>する場合</w:t>
      </w:r>
      <w:r w:rsidRPr="0049256C">
        <w:t>、</w:t>
      </w:r>
      <w:del w:id="1755" w:author="IRK" w:date="2020-03-06T10:23:00Z">
        <w:r w:rsidR="000A22BC" w:rsidRPr="0049256C" w:rsidDel="006B4263">
          <w:delText>表</w:delText>
        </w:r>
        <w:r w:rsidR="000A22BC" w:rsidRPr="0049256C" w:rsidDel="006B4263">
          <w:delText>5</w:delText>
        </w:r>
        <w:r w:rsidR="004E1FB2" w:rsidDel="006B4263">
          <w:delText>7</w:delText>
        </w:r>
      </w:del>
      <w:ins w:id="1756" w:author="IRK" w:date="2020-03-06T10:23:00Z">
        <w:r w:rsidR="006B4263">
          <w:fldChar w:fldCharType="begin"/>
        </w:r>
        <w:r w:rsidR="006B4263">
          <w:instrText xml:space="preserve"> REF _Ref34382620 \h </w:instrText>
        </w:r>
      </w:ins>
      <w:r w:rsidR="006B4263">
        <w:fldChar w:fldCharType="separate"/>
      </w:r>
      <w:ins w:id="1757" w:author="IRK" w:date="2020-03-06T10:19:00Z">
        <w:r w:rsidR="00AB1F2F">
          <w:rPr>
            <w:rFonts w:hint="eastAsia"/>
          </w:rPr>
          <w:t>[</w:t>
        </w:r>
        <w:r w:rsidR="00AB1F2F">
          <w:rPr>
            <w:rFonts w:hint="eastAsia"/>
          </w:rPr>
          <w:t>表</w:t>
        </w:r>
        <w:r w:rsidR="00AB1F2F">
          <w:rPr>
            <w:rFonts w:hint="eastAsia"/>
          </w:rPr>
          <w:t xml:space="preserve"> </w:t>
        </w:r>
      </w:ins>
      <w:r w:rsidR="00AB1F2F">
        <w:rPr>
          <w:noProof/>
        </w:rPr>
        <w:t>57</w:t>
      </w:r>
      <w:ins w:id="1758" w:author="IRK" w:date="2020-03-06T10:19:00Z">
        <w:r w:rsidR="00AB1F2F">
          <w:rPr>
            <w:rFonts w:hint="eastAsia"/>
          </w:rPr>
          <w:t>]</w:t>
        </w:r>
      </w:ins>
      <w:ins w:id="1759" w:author="IRK" w:date="2020-03-06T10:23:00Z">
        <w:r w:rsidR="006B4263">
          <w:fldChar w:fldCharType="end"/>
        </w:r>
      </w:ins>
      <w:r w:rsidRPr="0049256C">
        <w:t>のエラーが発生する。</w:t>
      </w:r>
    </w:p>
    <w:p w14:paraId="45A72B12" w14:textId="77777777" w:rsidR="00BD60E4" w:rsidRPr="0049256C" w:rsidRDefault="00BD60E4">
      <w:pPr>
        <w:pPrChange w:id="1760" w:author="IRK" w:date="2020-04-16T11:27:00Z">
          <w:pPr>
            <w:ind w:left="910"/>
          </w:pPr>
        </w:pPrChange>
      </w:pPr>
    </w:p>
    <w:p w14:paraId="1BED3E6C" w14:textId="5479642E" w:rsidR="005B6671" w:rsidRPr="0049256C" w:rsidRDefault="005B6671" w:rsidP="00EC7890">
      <w:r w:rsidRPr="0049256C">
        <w:t>作業メニューは、次の</w:t>
      </w:r>
      <w:del w:id="1761" w:author="IRK" w:date="2020-03-11T16:19:00Z">
        <w:r w:rsidRPr="0049256C" w:rsidDel="003A26C2">
          <w:delText>通り</w:delText>
        </w:r>
      </w:del>
      <w:ins w:id="1762" w:author="IRK" w:date="2020-03-11T16:19:00Z">
        <w:r w:rsidR="003A26C2">
          <w:rPr>
            <w:rFonts w:hint="eastAsia"/>
          </w:rPr>
          <w:t>とおり</w:t>
        </w:r>
      </w:ins>
      <w:r w:rsidRPr="0049256C">
        <w:t>である。</w:t>
      </w:r>
    </w:p>
    <w:p w14:paraId="77808554" w14:textId="77777777" w:rsidR="005B6671" w:rsidRPr="0049256C" w:rsidRDefault="005B6671" w:rsidP="003212AB">
      <w:pPr>
        <w:pStyle w:val="10"/>
      </w:pPr>
      <w:r w:rsidRPr="0049256C">
        <w:t>ノード追加</w:t>
      </w:r>
    </w:p>
    <w:p w14:paraId="1887EE64" w14:textId="77777777" w:rsidR="005B6671" w:rsidRPr="0049256C" w:rsidRDefault="005B6671" w:rsidP="003212AB">
      <w:pPr>
        <w:pStyle w:val="13"/>
      </w:pPr>
      <w:r w:rsidRPr="0049256C">
        <w:t>新しいインストールノードを設定クラスタに追加する。</w:t>
      </w:r>
    </w:p>
    <w:p w14:paraId="31D12402" w14:textId="77777777" w:rsidR="005B6671" w:rsidRPr="00111429" w:rsidRDefault="005B6671" w:rsidP="003212AB">
      <w:pPr>
        <w:pStyle w:val="10"/>
      </w:pPr>
      <w:r w:rsidRPr="00111429">
        <w:t>ノード削除</w:t>
      </w:r>
    </w:p>
    <w:p w14:paraId="3F5F249D" w14:textId="2E8BC28E" w:rsidR="005B6671" w:rsidRPr="00111429" w:rsidRDefault="00192310" w:rsidP="003212AB">
      <w:pPr>
        <w:pStyle w:val="13"/>
      </w:pPr>
      <w:r w:rsidRPr="00111429">
        <w:t>登録</w:t>
      </w:r>
      <w:r w:rsidRPr="00A201E5">
        <w:rPr>
          <w:rFonts w:hint="eastAsia"/>
        </w:rPr>
        <w:t>済みの</w:t>
      </w:r>
      <w:r w:rsidR="005B6671" w:rsidRPr="00111429">
        <w:t>インストールノードをクラスタから削除する。</w:t>
      </w:r>
      <w:r w:rsidR="005B6671" w:rsidRPr="00A201E5">
        <w:rPr>
          <w:rFonts w:hint="eastAsia"/>
        </w:rPr>
        <w:t>ローカルインストールノードは最後に削除する</w:t>
      </w:r>
      <w:r w:rsidRPr="00A201E5">
        <w:rPr>
          <w:rFonts w:hint="eastAsia"/>
        </w:rPr>
        <w:t>必要があり、</w:t>
      </w:r>
      <w:r w:rsidR="00BA51F3" w:rsidRPr="00BA51F3">
        <w:rPr>
          <w:rFonts w:hint="eastAsia"/>
        </w:rPr>
        <w:t>他のインストールノードがクラスタに登録された状態でローカルインストールノードを削除した場合、エラーが発生する。</w:t>
      </w:r>
    </w:p>
    <w:p w14:paraId="400C643E" w14:textId="77777777" w:rsidR="005B6671" w:rsidRPr="007F4E05" w:rsidRDefault="005B6671" w:rsidP="003212AB">
      <w:pPr>
        <w:pStyle w:val="10"/>
      </w:pPr>
      <w:r w:rsidRPr="007F4E05">
        <w:t>同期化</w:t>
      </w:r>
    </w:p>
    <w:p w14:paraId="69265D68" w14:textId="3EFF0C9E" w:rsidR="00111429" w:rsidRPr="00111429" w:rsidRDefault="005B6671" w:rsidP="003212AB">
      <w:pPr>
        <w:pStyle w:val="13"/>
      </w:pPr>
      <w:r w:rsidRPr="008A11CA">
        <w:t>リモートインストールノードの設定がローカルインストールノードの設定と異なる場合、</w:t>
      </w:r>
      <w:ins w:id="1763" w:author="IRK" w:date="2020-03-12T10:52:00Z">
        <w:r w:rsidR="00855B92">
          <w:rPr>
            <w:rFonts w:hint="eastAsia"/>
          </w:rPr>
          <w:t>[</w:t>
        </w:r>
      </w:ins>
      <w:r w:rsidRPr="003B1F5A">
        <w:t xml:space="preserve">c. </w:t>
      </w:r>
      <w:r w:rsidRPr="003B1F5A">
        <w:t>同期化</w:t>
      </w:r>
      <w:ins w:id="1764" w:author="IRK" w:date="2020-03-12T10:52:00Z">
        <w:r w:rsidR="00855B92">
          <w:rPr>
            <w:rFonts w:hint="eastAsia"/>
          </w:rPr>
          <w:t>]</w:t>
        </w:r>
      </w:ins>
      <w:r w:rsidRPr="003B1F5A">
        <w:t>メニューを利用して同期</w:t>
      </w:r>
      <w:r w:rsidR="00BD60E4">
        <w:rPr>
          <w:rFonts w:hint="eastAsia"/>
        </w:rPr>
        <w:t>化</w:t>
      </w:r>
      <w:r w:rsidRPr="003B1F5A">
        <w:t>させることができる。同期化</w:t>
      </w:r>
      <w:r w:rsidRPr="003B1F5A">
        <w:rPr>
          <w:rFonts w:hint="eastAsia"/>
        </w:rPr>
        <w:t>を実行した場合</w:t>
      </w:r>
      <w:r w:rsidR="00192310" w:rsidRPr="00111429">
        <w:rPr>
          <w:rFonts w:hint="eastAsia"/>
        </w:rPr>
        <w:t>、</w:t>
      </w:r>
      <w:r w:rsidRPr="00A201E5">
        <w:rPr>
          <w:rFonts w:hint="eastAsia"/>
        </w:rPr>
        <w:t>ローカル</w:t>
      </w:r>
      <w:r w:rsidR="00192310" w:rsidRPr="00A201E5">
        <w:rPr>
          <w:rFonts w:hint="eastAsia"/>
        </w:rPr>
        <w:t>インストールノード</w:t>
      </w:r>
      <w:r w:rsidRPr="00111429">
        <w:t>の設定をリモートインストールノードにコピーするため、</w:t>
      </w:r>
      <w:ins w:id="1765" w:author="IRK" w:date="2020-03-12T13:05:00Z">
        <w:r w:rsidR="00D75308">
          <w:rPr>
            <w:rFonts w:hint="eastAsia"/>
          </w:rPr>
          <w:t xml:space="preserve">[c. </w:t>
        </w:r>
      </w:ins>
      <w:r w:rsidRPr="00A201E5">
        <w:rPr>
          <w:rFonts w:hint="eastAsia"/>
        </w:rPr>
        <w:t>同期化</w:t>
      </w:r>
      <w:ins w:id="1766" w:author="IRK" w:date="2020-03-12T13:05:00Z">
        <w:r w:rsidR="00D75308">
          <w:rPr>
            <w:rFonts w:hint="eastAsia"/>
          </w:rPr>
          <w:t>]</w:t>
        </w:r>
      </w:ins>
      <w:r w:rsidRPr="00A201E5">
        <w:rPr>
          <w:rFonts w:hint="eastAsia"/>
        </w:rPr>
        <w:t>メニューを実行するインストールノードにより結果が異なることがある。</w:t>
      </w:r>
      <w:r w:rsidRPr="00111429">
        <w:rPr>
          <w:rFonts w:hint="eastAsia"/>
        </w:rPr>
        <w:t>そのため</w:t>
      </w:r>
      <w:r w:rsidRPr="00111429">
        <w:t>、</w:t>
      </w:r>
      <w:del w:id="1767" w:author="IRK" w:date="2020-05-12T16:03:00Z">
        <w:r w:rsidRPr="00111429" w:rsidDel="00546936">
          <w:delText>同期化されない場合は、</w:delText>
        </w:r>
      </w:del>
      <w:r w:rsidRPr="00111429">
        <w:t>設定が最新のインストールノードで</w:t>
      </w:r>
      <w:ins w:id="1768" w:author="IRK" w:date="2020-03-12T13:05:00Z">
        <w:r w:rsidR="00D75308">
          <w:rPr>
            <w:rFonts w:hint="eastAsia"/>
          </w:rPr>
          <w:t xml:space="preserve">[c. </w:t>
        </w:r>
      </w:ins>
      <w:r w:rsidRPr="00111429">
        <w:t>同期化</w:t>
      </w:r>
      <w:ins w:id="1769" w:author="IRK" w:date="2020-03-12T13:05:00Z">
        <w:r w:rsidR="00D75308">
          <w:rPr>
            <w:rFonts w:hint="eastAsia"/>
          </w:rPr>
          <w:t>]</w:t>
        </w:r>
      </w:ins>
      <w:r w:rsidRPr="00111429">
        <w:t>メニューを実行する必要がある。</w:t>
      </w:r>
    </w:p>
    <w:p w14:paraId="43F5DD06" w14:textId="38874823" w:rsidR="005B6671" w:rsidRPr="007F4E05" w:rsidRDefault="00BB3D0C" w:rsidP="003212AB">
      <w:pPr>
        <w:pStyle w:val="10"/>
      </w:pPr>
      <w:r w:rsidRPr="00A201E5">
        <w:rPr>
          <w:rFonts w:hint="eastAsia"/>
        </w:rPr>
        <w:t>エラー</w:t>
      </w:r>
      <w:r w:rsidRPr="007F4E05">
        <w:t>詳細</w:t>
      </w:r>
    </w:p>
    <w:p w14:paraId="4A2CF6F6" w14:textId="413D257E" w:rsidR="005B6671" w:rsidRPr="007F4E05" w:rsidRDefault="00BA51F3" w:rsidP="003212AB">
      <w:pPr>
        <w:pStyle w:val="13"/>
      </w:pPr>
      <w:r w:rsidRPr="00BA51F3">
        <w:rPr>
          <w:rFonts w:hint="eastAsia"/>
        </w:rPr>
        <w:t>リモートインストールノードが使用できない場合は、エラーの詳細を確認できる。</w:t>
      </w:r>
    </w:p>
    <w:p w14:paraId="3A0B15A8" w14:textId="5594797A" w:rsidR="005B6671" w:rsidRPr="007F4E05" w:rsidRDefault="00BB3D0C" w:rsidP="003212AB">
      <w:pPr>
        <w:pStyle w:val="10"/>
      </w:pPr>
      <w:r w:rsidRPr="00A201E5">
        <w:rPr>
          <w:rFonts w:hint="eastAsia"/>
        </w:rPr>
        <w:t>一覧情報</w:t>
      </w:r>
      <w:r w:rsidR="005B6671" w:rsidRPr="007F4E05">
        <w:t>更新</w:t>
      </w:r>
    </w:p>
    <w:p w14:paraId="564AA326" w14:textId="77777777" w:rsidR="005B6671" w:rsidRPr="0006092C" w:rsidRDefault="005B6671" w:rsidP="003212AB">
      <w:pPr>
        <w:pStyle w:val="13"/>
      </w:pPr>
      <w:r w:rsidRPr="0006092C">
        <w:t>リモートインストールノードの使用可能状態</w:t>
      </w:r>
      <w:r w:rsidRPr="0006092C">
        <w:rPr>
          <w:rFonts w:hint="eastAsia"/>
        </w:rPr>
        <w:t>および</w:t>
      </w:r>
      <w:r w:rsidRPr="0006092C">
        <w:t>同期化状態を更新する。</w:t>
      </w:r>
    </w:p>
    <w:p w14:paraId="0861CFD6" w14:textId="77777777" w:rsidR="005B6671" w:rsidRPr="0049256C" w:rsidRDefault="005B6671" w:rsidP="00EC7890"/>
    <w:p w14:paraId="2B6EEEDA" w14:textId="77777777" w:rsidR="005B6671" w:rsidRPr="0049256C" w:rsidRDefault="005B6671" w:rsidP="00333094">
      <w:pPr>
        <w:pStyle w:val="32"/>
      </w:pPr>
      <w:bookmarkStart w:id="1770" w:name="_Toc441755288"/>
      <w:bookmarkStart w:id="1771" w:name="_Toc40449529"/>
      <w:r w:rsidRPr="0049256C">
        <w:t>UUID</w:t>
      </w:r>
      <w:r w:rsidRPr="0049256C">
        <w:t>ファイル</w:t>
      </w:r>
      <w:bookmarkEnd w:id="1770"/>
      <w:bookmarkEnd w:id="1771"/>
    </w:p>
    <w:p w14:paraId="59CDFE2E" w14:textId="6FD67EC2" w:rsidR="005B6671" w:rsidRPr="0049256C" w:rsidRDefault="005B6671" w:rsidP="00EC7890">
      <w:r w:rsidRPr="0049256C">
        <w:t>設定クラスタウィザードを含むすべての設定ウィザードは、</w:t>
      </w:r>
      <w:r w:rsidR="00BA51F3" w:rsidRPr="00BA51F3">
        <w:rPr>
          <w:rFonts w:hint="eastAsia"/>
        </w:rPr>
        <w:t>設定</w:t>
      </w:r>
      <w:r w:rsidR="00BA51F3">
        <w:rPr>
          <w:rFonts w:hint="eastAsia"/>
        </w:rPr>
        <w:t>クラスタノードのうち、ローカルインストールノードを確認するため</w:t>
      </w:r>
      <w:r w:rsidRPr="0049256C">
        <w:t>、</w:t>
      </w:r>
      <w:r w:rsidR="00BA51F3" w:rsidRPr="00BA51F3">
        <w:rPr>
          <w:rFonts w:hint="eastAsia"/>
        </w:rPr>
        <w:t>ウィザードが起動時に</w:t>
      </w:r>
      <w:r w:rsidRPr="0049256C">
        <w:t>config</w:t>
      </w:r>
      <w:r w:rsidRPr="0049256C">
        <w:t>ディレクトリに</w:t>
      </w:r>
      <w:r w:rsidRPr="0049256C">
        <w:t>UUID</w:t>
      </w:r>
      <w:r w:rsidRPr="0049256C">
        <w:t>ファイルを作成する。</w:t>
      </w:r>
      <w:r w:rsidR="00BA51F3" w:rsidRPr="00BA51F3">
        <w:rPr>
          <w:rFonts w:hint="eastAsia"/>
        </w:rPr>
        <w:t>UUID</w:t>
      </w:r>
      <w:r w:rsidR="00BA51F3" w:rsidRPr="00BA51F3">
        <w:rPr>
          <w:rFonts w:hint="eastAsia"/>
        </w:rPr>
        <w:t>ファイルサイズは</w:t>
      </w:r>
      <w:r w:rsidR="00BA51F3" w:rsidRPr="00BA51F3">
        <w:rPr>
          <w:rFonts w:hint="eastAsia"/>
        </w:rPr>
        <w:t>0</w:t>
      </w:r>
      <w:r w:rsidR="00BA51F3" w:rsidRPr="00BA51F3">
        <w:rPr>
          <w:rFonts w:hint="eastAsia"/>
        </w:rPr>
        <w:t>であり</w:t>
      </w:r>
      <w:r w:rsidRPr="0049256C">
        <w:t>、次のような形式のファイル名を持つ。</w:t>
      </w:r>
    </w:p>
    <w:p w14:paraId="4E9D1482" w14:textId="77777777" w:rsidR="005B6671" w:rsidRPr="0049256C" w:rsidRDefault="005B6671" w:rsidP="00EC7890"/>
    <w:p w14:paraId="7B28AB58" w14:textId="77777777" w:rsidR="005B6671" w:rsidRPr="0049256C" w:rsidRDefault="005B6671" w:rsidP="00EC7890">
      <w:r w:rsidRPr="0049256C">
        <w:t>550e8400-e29b-41d4-a716-446655440000</w:t>
      </w:r>
    </w:p>
    <w:p w14:paraId="6242534A" w14:textId="77777777" w:rsidR="005B6671" w:rsidRPr="0049256C" w:rsidRDefault="005B6671" w:rsidP="00EC7890"/>
    <w:p w14:paraId="258235B2" w14:textId="2AFB0663" w:rsidR="005B6671" w:rsidRPr="0049256C" w:rsidRDefault="00BA51F3" w:rsidP="00EC7890">
      <w:r w:rsidRPr="00BA51F3">
        <w:rPr>
          <w:rFonts w:hint="eastAsia"/>
        </w:rPr>
        <w:t>ウィザード終了時に</w:t>
      </w:r>
      <w:r w:rsidR="005B6671" w:rsidRPr="0049256C">
        <w:rPr>
          <w:rFonts w:hint="eastAsia"/>
        </w:rPr>
        <w:t>、</w:t>
      </w:r>
      <w:r w:rsidR="005B6671" w:rsidRPr="0049256C">
        <w:t>UUID</w:t>
      </w:r>
      <w:r w:rsidR="005B6671" w:rsidRPr="0049256C">
        <w:t>ファイルは削除されるが、正常に終了しない場合は削除されないこともある。ローカルホストでウィザードが</w:t>
      </w:r>
      <w:r w:rsidR="00BD60E4">
        <w:rPr>
          <w:rFonts w:hint="eastAsia"/>
        </w:rPr>
        <w:t>未実行状態で</w:t>
      </w:r>
      <w:r w:rsidR="005B6671" w:rsidRPr="0049256C">
        <w:t>config</w:t>
      </w:r>
      <w:r w:rsidR="005B6671" w:rsidRPr="0049256C">
        <w:t>ディレクトリに</w:t>
      </w:r>
      <w:r w:rsidR="005B6671" w:rsidRPr="0049256C">
        <w:t>UUID</w:t>
      </w:r>
      <w:r w:rsidR="00BB3D0C">
        <w:t>ファイルが存在する場合は、削除</w:t>
      </w:r>
      <w:r w:rsidR="00BB3D0C" w:rsidRPr="007F4E05">
        <w:t>しても</w:t>
      </w:r>
      <w:r w:rsidR="00BB3D0C" w:rsidRPr="00A201E5">
        <w:rPr>
          <w:rFonts w:hint="eastAsia"/>
        </w:rPr>
        <w:t>問題はない</w:t>
      </w:r>
      <w:r w:rsidR="005B6671" w:rsidRPr="007F4E05">
        <w:t>。</w:t>
      </w:r>
    </w:p>
    <w:p w14:paraId="0F52B227" w14:textId="77777777" w:rsidR="005B6671" w:rsidRPr="00BD60E4" w:rsidRDefault="005B6671" w:rsidP="00EC7890"/>
    <w:p w14:paraId="72893664" w14:textId="77777777" w:rsidR="005B6671" w:rsidRPr="0049256C" w:rsidRDefault="005B6671" w:rsidP="00333094">
      <w:pPr>
        <w:pStyle w:val="32"/>
      </w:pPr>
      <w:bookmarkStart w:id="1772" w:name="_Toc441755289"/>
      <w:bookmarkStart w:id="1773" w:name="_Toc40449530"/>
      <w:r w:rsidRPr="0049256C">
        <w:t>ロックファイル</w:t>
      </w:r>
      <w:bookmarkEnd w:id="1772"/>
      <w:bookmarkEnd w:id="1773"/>
    </w:p>
    <w:p w14:paraId="14F88B53" w14:textId="2CD2A683" w:rsidR="005B6671" w:rsidRPr="003B1F5A" w:rsidRDefault="0006786B" w:rsidP="00EC7890">
      <w:r w:rsidRPr="00B34D8F">
        <w:t>リモート設定ファイル</w:t>
      </w:r>
      <w:r w:rsidRPr="005955C0">
        <w:rPr>
          <w:rFonts w:hint="eastAsia"/>
        </w:rPr>
        <w:t>を</w:t>
      </w:r>
      <w:r w:rsidRPr="00A201E5">
        <w:rPr>
          <w:rFonts w:hint="eastAsia"/>
        </w:rPr>
        <w:t>占有して</w:t>
      </w:r>
      <w:r w:rsidR="005B6671" w:rsidRPr="00B34D8F">
        <w:t>アクセス</w:t>
      </w:r>
      <w:r w:rsidRPr="005955C0">
        <w:t>するために、設定クラスタウィザードを含むすべての設定ウィザード</w:t>
      </w:r>
      <w:r w:rsidRPr="00A201E5">
        <w:rPr>
          <w:rFonts w:hint="eastAsia"/>
        </w:rPr>
        <w:t>は</w:t>
      </w:r>
      <w:r w:rsidR="002F66B8" w:rsidRPr="002F66B8">
        <w:rPr>
          <w:rFonts w:hint="eastAsia"/>
        </w:rPr>
        <w:t>起動時に、</w:t>
      </w:r>
      <w:r w:rsidR="005B6671" w:rsidRPr="00B34D8F">
        <w:t>リモートの</w:t>
      </w:r>
      <w:r w:rsidR="005B6671" w:rsidRPr="005955C0">
        <w:t>config</w:t>
      </w:r>
      <w:r w:rsidR="005B6671" w:rsidRPr="0006092C">
        <w:t>ディレクトリに</w:t>
      </w:r>
      <w:r w:rsidR="005B6671" w:rsidRPr="0006092C">
        <w:rPr>
          <w:rFonts w:ascii="ＭＳ Ｐゴシック" w:hAnsi="ＭＳ Ｐゴシック" w:hint="eastAsia"/>
        </w:rPr>
        <w:t>ロック</w:t>
      </w:r>
      <w:r w:rsidR="005B6671" w:rsidRPr="0006092C">
        <w:t>ファイルを作成してロックを獲得する。</w:t>
      </w:r>
      <w:r w:rsidR="00BA51F3" w:rsidRPr="00BA51F3">
        <w:rPr>
          <w:rFonts w:hint="eastAsia"/>
        </w:rPr>
        <w:t>ロックファイルには、各インストールノードにおけるロックの獲得状況に関する情報が記録される。</w:t>
      </w:r>
      <w:r w:rsidR="00E047A9" w:rsidRPr="00E047A9">
        <w:rPr>
          <w:rFonts w:ascii="ＭＳ Ｐゴシック" w:hAnsi="ＭＳ Ｐゴシック" w:hint="eastAsia"/>
        </w:rPr>
        <w:t>ウィザード起動時、対象ノードのうちロック獲得できないノードがある場合は</w:t>
      </w:r>
      <w:r w:rsidR="005B6671" w:rsidRPr="0006092C">
        <w:t>、</w:t>
      </w:r>
      <w:del w:id="1774" w:author="IRK" w:date="2020-03-09T13:30:00Z">
        <w:r w:rsidR="008B713E" w:rsidRPr="008A11CA" w:rsidDel="00C77CD2">
          <w:delText>表</w:delText>
        </w:r>
        <w:r w:rsidR="008B713E" w:rsidRPr="008A11CA" w:rsidDel="00C77CD2">
          <w:delText>6</w:delText>
        </w:r>
        <w:r w:rsidR="004E1FB2" w:rsidDel="00C77CD2">
          <w:delText>1</w:delText>
        </w:r>
      </w:del>
      <w:ins w:id="1775" w:author="IRK" w:date="2020-03-09T13:30:00Z">
        <w:r w:rsidR="00C77CD2">
          <w:rPr>
            <w:rFonts w:hint="eastAsia"/>
          </w:rPr>
          <w:t>次の表</w:t>
        </w:r>
      </w:ins>
      <w:r w:rsidR="005B6671" w:rsidRPr="003B1F5A">
        <w:t>の警告が発生する。</w:t>
      </w:r>
    </w:p>
    <w:p w14:paraId="1E059F55" w14:textId="77777777" w:rsidR="005B6671" w:rsidRPr="0049256C" w:rsidRDefault="005B6671" w:rsidP="00EC7890"/>
    <w:p w14:paraId="26E9113F" w14:textId="1D3C93B7" w:rsidR="008B713E" w:rsidRPr="005955C0" w:rsidRDefault="008B713E" w:rsidP="007D3017">
      <w:pPr>
        <w:pStyle w:val="afff6"/>
      </w:pPr>
      <w:bookmarkStart w:id="1776" w:name="_Ref34653081"/>
      <w:bookmarkStart w:id="1777" w:name="_Toc34839527"/>
      <w:del w:id="1778" w:author="IRK" w:date="2020-03-09T13:30:00Z">
        <w:r w:rsidRPr="005955C0" w:rsidDel="00C77CD2">
          <w:delText>[</w:delText>
        </w:r>
        <w:r w:rsidRPr="0006092C" w:rsidDel="00C77CD2">
          <w:delText>表</w:delText>
        </w:r>
        <w:r w:rsidRPr="0006092C" w:rsidDel="00C77CD2">
          <w:delText xml:space="preserve"> </w:delText>
        </w:r>
        <w:r w:rsidR="003561C7" w:rsidRPr="00CD49E7" w:rsidDel="00C77CD2">
          <w:fldChar w:fldCharType="begin"/>
        </w:r>
        <w:r w:rsidR="003561C7" w:rsidRPr="005955C0" w:rsidDel="00C77CD2">
          <w:delInstrText xml:space="preserve"> SEQ [</w:delInstrText>
        </w:r>
        <w:r w:rsidR="003561C7" w:rsidRPr="005955C0" w:rsidDel="00C77CD2">
          <w:rPr>
            <w:rFonts w:hint="eastAsia"/>
          </w:rPr>
          <w:delInstrText>表</w:delInstrText>
        </w:r>
        <w:r w:rsidR="003561C7" w:rsidRPr="005955C0" w:rsidDel="00C77CD2">
          <w:delInstrText xml:space="preserve"> \* ARABIC </w:delInstrText>
        </w:r>
        <w:r w:rsidR="003561C7" w:rsidRPr="00CD49E7" w:rsidDel="00C77CD2">
          <w:fldChar w:fldCharType="separate"/>
        </w:r>
        <w:r w:rsidR="000132DF" w:rsidDel="00C77CD2">
          <w:rPr>
            <w:noProof/>
          </w:rPr>
          <w:delText>61</w:delText>
        </w:r>
        <w:r w:rsidR="003561C7" w:rsidRPr="00CD49E7" w:rsidDel="00C77CD2">
          <w:rPr>
            <w:noProof/>
          </w:rPr>
          <w:fldChar w:fldCharType="end"/>
        </w:r>
        <w:r w:rsidRPr="005955C0" w:rsidDel="00C77CD2">
          <w:delText>]</w:delText>
        </w:r>
      </w:del>
      <w:ins w:id="1779" w:author="IRK" w:date="2020-03-09T13:30:00Z">
        <w:r w:rsidR="00C77CD2">
          <w:rPr>
            <w:rFonts w:hint="eastAsia"/>
          </w:rPr>
          <w:t>[</w:t>
        </w:r>
        <w:r w:rsidR="00C77CD2">
          <w:rPr>
            <w:rFonts w:hint="eastAsia"/>
          </w:rPr>
          <w:t>表</w:t>
        </w:r>
        <w:r w:rsidR="00C77CD2">
          <w:rPr>
            <w:rFonts w:hint="eastAsia"/>
          </w:rPr>
          <w:t xml:space="preserve"> </w:t>
        </w:r>
        <w:r w:rsidR="00C77CD2">
          <w:fldChar w:fldCharType="begin"/>
        </w:r>
        <w:r w:rsidR="00C77CD2">
          <w:instrText xml:space="preserve"> </w:instrText>
        </w:r>
        <w:r w:rsidR="00C77CD2">
          <w:rPr>
            <w:rFonts w:hint="eastAsia"/>
          </w:rPr>
          <w:instrText xml:space="preserve">SEQ </w:instrText>
        </w:r>
        <w:r w:rsidR="00C77CD2">
          <w:rPr>
            <w:rFonts w:hint="eastAsia"/>
          </w:rPr>
          <w:instrText>表</w:instrText>
        </w:r>
        <w:r w:rsidR="00C77CD2">
          <w:rPr>
            <w:rFonts w:hint="eastAsia"/>
          </w:rPr>
          <w:instrText xml:space="preserve"> \* ARABIC</w:instrText>
        </w:r>
        <w:r w:rsidR="00C77CD2">
          <w:instrText xml:space="preserve"> </w:instrText>
        </w:r>
      </w:ins>
      <w:r w:rsidR="00C77CD2">
        <w:fldChar w:fldCharType="separate"/>
      </w:r>
      <w:r w:rsidR="00AB1F2F">
        <w:rPr>
          <w:noProof/>
        </w:rPr>
        <w:t>61</w:t>
      </w:r>
      <w:ins w:id="1780" w:author="IRK" w:date="2020-03-09T13:30:00Z">
        <w:r w:rsidR="00C77CD2">
          <w:fldChar w:fldCharType="end"/>
        </w:r>
        <w:r w:rsidR="00C77CD2">
          <w:rPr>
            <w:rFonts w:hint="eastAsia"/>
          </w:rPr>
          <w:t>]</w:t>
        </w:r>
      </w:ins>
      <w:bookmarkEnd w:id="1776"/>
      <w:bookmarkEnd w:id="177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781" w:author="IRK" w:date="2020-04-16T11:27:00Z">
          <w:tblPr>
            <w:tblW w:w="0" w:type="auto"/>
            <w:tblInd w:w="108" w:type="dxa"/>
            <w:tblLook w:val="04A0" w:firstRow="1" w:lastRow="0" w:firstColumn="1" w:lastColumn="0" w:noHBand="0" w:noVBand="1"/>
          </w:tblPr>
        </w:tblPrChange>
      </w:tblPr>
      <w:tblGrid>
        <w:gridCol w:w="9356"/>
        <w:tblGridChange w:id="1782">
          <w:tblGrid>
            <w:gridCol w:w="9356"/>
          </w:tblGrid>
        </w:tblGridChange>
      </w:tblGrid>
      <w:tr w:rsidR="005B6671" w:rsidRPr="005955C0" w14:paraId="1856E719" w14:textId="77777777" w:rsidTr="00C00E69">
        <w:trPr>
          <w:jc w:val="center"/>
        </w:trPr>
        <w:tc>
          <w:tcPr>
            <w:tcW w:w="9356" w:type="dxa"/>
            <w:tcPrChange w:id="1783" w:author="IRK" w:date="2020-04-16T11:27:00Z">
              <w:tcPr>
                <w:tcW w:w="9356" w:type="dxa"/>
              </w:tcPr>
            </w:tcPrChange>
          </w:tcPr>
          <w:p w14:paraId="58BE51D9" w14:textId="6FD89BD6" w:rsidR="005B6671" w:rsidRPr="00A201E5" w:rsidRDefault="0006786B">
            <w:pPr>
              <w:pStyle w:val="16"/>
              <w:pPrChange w:id="1784" w:author="IRK" w:date="2020-04-27T17:26:00Z">
                <w:pPr/>
              </w:pPrChange>
            </w:pPr>
            <w:r w:rsidRPr="00A201E5">
              <w:rPr>
                <w:rFonts w:hint="eastAsia"/>
              </w:rPr>
              <w:t>リモートインストールノードからロックファイルを発見しました。他ノードが設定作業中または以前の設定作業が異常終了した可能性があります。ロックファイルを削除して新規作成しますか？</w:t>
            </w:r>
            <w:r w:rsidRPr="00A201E5">
              <w:t xml:space="preserve"> </w:t>
            </w:r>
            <w:r w:rsidR="005B6671" w:rsidRPr="005955C0">
              <w:rPr>
                <w:rFonts w:hint="eastAsia"/>
              </w:rPr>
              <w:t>(Yes/No) &gt;&gt;</w:t>
            </w:r>
          </w:p>
        </w:tc>
      </w:tr>
    </w:tbl>
    <w:p w14:paraId="0057D6E8" w14:textId="77777777" w:rsidR="005B6671" w:rsidRPr="0006092C" w:rsidRDefault="005B6671" w:rsidP="00EC7890"/>
    <w:p w14:paraId="44DC402C" w14:textId="3A8CC9C7" w:rsidR="005B6671" w:rsidRPr="00945E3B" w:rsidRDefault="00E047A9" w:rsidP="00EC7890">
      <w:r w:rsidRPr="00E047A9">
        <w:rPr>
          <w:rFonts w:ascii="ＭＳ Ｐゴシック" w:hAnsi="ＭＳ Ｐゴシック" w:hint="eastAsia"/>
        </w:rPr>
        <w:t>ロックファイルは、ウィザード終了時に削除される。</w:t>
      </w:r>
      <w:r w:rsidR="005B6671" w:rsidRPr="0006092C">
        <w:rPr>
          <w:rFonts w:hint="eastAsia"/>
        </w:rPr>
        <w:t>ただし、</w:t>
      </w:r>
      <w:r w:rsidRPr="00E047A9">
        <w:rPr>
          <w:rFonts w:hint="eastAsia"/>
        </w:rPr>
        <w:t>ウィザードが異常終了した場合、ロックファイルが削除されない場合がある。</w:t>
      </w:r>
      <w:del w:id="1785" w:author="IRK" w:date="2020-03-09T13:30:00Z">
        <w:r w:rsidRPr="00E047A9" w:rsidDel="00C77CD2">
          <w:rPr>
            <w:rFonts w:hint="eastAsia"/>
          </w:rPr>
          <w:delText>表</w:delText>
        </w:r>
        <w:r w:rsidRPr="00E047A9" w:rsidDel="00C77CD2">
          <w:rPr>
            <w:rFonts w:hint="eastAsia"/>
          </w:rPr>
          <w:delText>61</w:delText>
        </w:r>
      </w:del>
      <w:ins w:id="1786" w:author="IRK" w:date="2020-03-09T13:31:00Z">
        <w:r w:rsidR="00C77CD2">
          <w:fldChar w:fldCharType="begin"/>
        </w:r>
        <w:r w:rsidR="00C77CD2">
          <w:instrText xml:space="preserve"> </w:instrText>
        </w:r>
        <w:r w:rsidR="00C77CD2">
          <w:rPr>
            <w:rFonts w:hint="eastAsia"/>
          </w:rPr>
          <w:instrText>REF _Ref34653081 \h</w:instrText>
        </w:r>
        <w:r w:rsidR="00C77CD2">
          <w:instrText xml:space="preserve"> </w:instrText>
        </w:r>
      </w:ins>
      <w:r w:rsidR="00C77CD2">
        <w:fldChar w:fldCharType="separate"/>
      </w:r>
      <w:ins w:id="1787" w:author="IRK" w:date="2020-03-09T13:30:00Z">
        <w:r w:rsidR="00AB1F2F">
          <w:rPr>
            <w:rFonts w:hint="eastAsia"/>
          </w:rPr>
          <w:t>[</w:t>
        </w:r>
        <w:r w:rsidR="00AB1F2F">
          <w:rPr>
            <w:rFonts w:hint="eastAsia"/>
          </w:rPr>
          <w:t>表</w:t>
        </w:r>
        <w:r w:rsidR="00AB1F2F">
          <w:rPr>
            <w:rFonts w:hint="eastAsia"/>
          </w:rPr>
          <w:t xml:space="preserve"> </w:t>
        </w:r>
      </w:ins>
      <w:r w:rsidR="00AB1F2F">
        <w:rPr>
          <w:noProof/>
        </w:rPr>
        <w:t>61</w:t>
      </w:r>
      <w:ins w:id="1788" w:author="IRK" w:date="2020-03-09T13:30:00Z">
        <w:r w:rsidR="00AB1F2F">
          <w:rPr>
            <w:rFonts w:hint="eastAsia"/>
          </w:rPr>
          <w:t>]</w:t>
        </w:r>
      </w:ins>
      <w:ins w:id="1789" w:author="IRK" w:date="2020-03-09T13:31:00Z">
        <w:r w:rsidR="00C77CD2">
          <w:fldChar w:fldCharType="end"/>
        </w:r>
      </w:ins>
      <w:r w:rsidRPr="00E047A9">
        <w:rPr>
          <w:rFonts w:hint="eastAsia"/>
        </w:rPr>
        <w:t>のエラーは他の設定ウィザードが実行中、または、以前実行されたウィザードが異常終了したことを表す。</w:t>
      </w:r>
      <w:r w:rsidR="005B6671" w:rsidRPr="008A11CA">
        <w:t>したがって、ウィザードを利用した設定作業</w:t>
      </w:r>
      <w:r w:rsidR="000665EF" w:rsidRPr="00A201E5">
        <w:rPr>
          <w:rFonts w:hint="eastAsia"/>
        </w:rPr>
        <w:t>中</w:t>
      </w:r>
      <w:r>
        <w:rPr>
          <w:rFonts w:hint="eastAsia"/>
        </w:rPr>
        <w:t>に</w:t>
      </w:r>
      <w:del w:id="1790" w:author="IRK" w:date="2020-03-09T13:31:00Z">
        <w:r w:rsidR="008B713E" w:rsidRPr="0006092C" w:rsidDel="00C77CD2">
          <w:delText>表</w:delText>
        </w:r>
        <w:r w:rsidR="008B713E" w:rsidRPr="008A11CA" w:rsidDel="00C77CD2">
          <w:delText>6</w:delText>
        </w:r>
        <w:r w:rsidR="00F71C02" w:rsidDel="00C77CD2">
          <w:delText>1</w:delText>
        </w:r>
      </w:del>
      <w:ins w:id="1791" w:author="IRK" w:date="2020-03-09T13:31:00Z">
        <w:r w:rsidR="00C77CD2">
          <w:fldChar w:fldCharType="begin"/>
        </w:r>
        <w:r w:rsidR="00C77CD2">
          <w:instrText xml:space="preserve"> REF _Ref34653081 \h </w:instrText>
        </w:r>
      </w:ins>
      <w:r w:rsidR="00C77CD2">
        <w:fldChar w:fldCharType="separate"/>
      </w:r>
      <w:ins w:id="1792" w:author="IRK" w:date="2020-03-09T13:30:00Z">
        <w:r w:rsidR="00AB1F2F">
          <w:rPr>
            <w:rFonts w:hint="eastAsia"/>
          </w:rPr>
          <w:t>[</w:t>
        </w:r>
        <w:r w:rsidR="00AB1F2F">
          <w:rPr>
            <w:rFonts w:hint="eastAsia"/>
          </w:rPr>
          <w:t>表</w:t>
        </w:r>
        <w:r w:rsidR="00AB1F2F">
          <w:rPr>
            <w:rFonts w:hint="eastAsia"/>
          </w:rPr>
          <w:t xml:space="preserve"> </w:t>
        </w:r>
      </w:ins>
      <w:r w:rsidR="00AB1F2F">
        <w:rPr>
          <w:noProof/>
        </w:rPr>
        <w:t>61</w:t>
      </w:r>
      <w:ins w:id="1793" w:author="IRK" w:date="2020-03-09T13:30:00Z">
        <w:r w:rsidR="00AB1F2F">
          <w:rPr>
            <w:rFonts w:hint="eastAsia"/>
          </w:rPr>
          <w:t>]</w:t>
        </w:r>
      </w:ins>
      <w:ins w:id="1794" w:author="IRK" w:date="2020-03-09T13:31:00Z">
        <w:r w:rsidR="00C77CD2">
          <w:fldChar w:fldCharType="end"/>
        </w:r>
      </w:ins>
      <w:r w:rsidR="005B6671" w:rsidRPr="008A11CA">
        <w:t>のエラーが発生した場合は、</w:t>
      </w:r>
      <w:r w:rsidR="005B6671" w:rsidRPr="003B1F5A">
        <w:rPr>
          <w:rFonts w:ascii="ＭＳ Ｐゴシック" w:hAnsi="ＭＳ Ｐゴシック"/>
        </w:rPr>
        <w:t>Yes</w:t>
      </w:r>
      <w:r w:rsidR="005B6671" w:rsidRPr="003B1F5A">
        <w:t>を選択して既存の</w:t>
      </w:r>
      <w:r w:rsidR="005B6671" w:rsidRPr="003B1F5A">
        <w:rPr>
          <w:rFonts w:ascii="ＭＳ Ｐゴシック" w:hAnsi="ＭＳ Ｐゴシック" w:hint="eastAsia"/>
        </w:rPr>
        <w:t>ロック</w:t>
      </w:r>
      <w:r w:rsidR="005B6671" w:rsidRPr="00945E3B">
        <w:t>ファイルを削除し、新しい</w:t>
      </w:r>
      <w:r w:rsidR="005B6671" w:rsidRPr="0006092C">
        <w:rPr>
          <w:rFonts w:ascii="ＭＳ Ｐゴシック" w:hAnsi="ＭＳ Ｐゴシック" w:hint="eastAsia"/>
        </w:rPr>
        <w:t>ロック</w:t>
      </w:r>
      <w:r w:rsidR="005B6671" w:rsidRPr="0006092C">
        <w:rPr>
          <w:rFonts w:hint="eastAsia"/>
        </w:rPr>
        <w:t>ファイルを作成してロックを獲得できる。ただし、</w:t>
      </w:r>
      <w:r w:rsidR="0006786B" w:rsidRPr="00A201E5">
        <w:rPr>
          <w:rFonts w:hint="eastAsia"/>
        </w:rPr>
        <w:t>他の</w:t>
      </w:r>
      <w:r w:rsidR="000665EF" w:rsidRPr="0006092C">
        <w:t>ウィザード</w:t>
      </w:r>
      <w:r w:rsidR="000665EF" w:rsidRPr="0006092C">
        <w:rPr>
          <w:rFonts w:hint="eastAsia"/>
        </w:rPr>
        <w:t>の</w:t>
      </w:r>
      <w:r w:rsidR="005B6671" w:rsidRPr="008A11CA">
        <w:t>実行</w:t>
      </w:r>
      <w:r w:rsidR="005B6671" w:rsidRPr="008A11CA">
        <w:rPr>
          <w:rFonts w:hint="eastAsia"/>
        </w:rPr>
        <w:t>状態の</w:t>
      </w:r>
      <w:r w:rsidR="005B6671" w:rsidRPr="003B1F5A">
        <w:t>確認</w:t>
      </w:r>
      <w:r w:rsidR="005B6671" w:rsidRPr="003B1F5A">
        <w:rPr>
          <w:rFonts w:hint="eastAsia"/>
        </w:rPr>
        <w:t>が必要である</w:t>
      </w:r>
      <w:r w:rsidR="005B6671" w:rsidRPr="003B1F5A">
        <w:t>。</w:t>
      </w:r>
    </w:p>
    <w:p w14:paraId="40648962" w14:textId="4D0DD625" w:rsidR="005B6671" w:rsidRPr="0006092C" w:rsidRDefault="005B6671" w:rsidP="00EC7890">
      <w:pPr>
        <w:jc w:val="left"/>
      </w:pPr>
    </w:p>
    <w:p w14:paraId="6BF74BBE" w14:textId="77777777" w:rsidR="005B6671" w:rsidRPr="0006092C" w:rsidRDefault="005B6671" w:rsidP="00333094">
      <w:pPr>
        <w:pStyle w:val="22"/>
        <w:rPr>
          <w:lang w:eastAsia="ja-JP"/>
        </w:rPr>
      </w:pPr>
      <w:bookmarkStart w:id="1795" w:name="_Toc441755290"/>
      <w:bookmarkStart w:id="1796" w:name="_Ref34686190"/>
      <w:bookmarkStart w:id="1797" w:name="_Ref34686192"/>
      <w:bookmarkStart w:id="1798" w:name="_Toc40449531"/>
      <w:r w:rsidRPr="0006092C">
        <w:rPr>
          <w:rFonts w:hint="eastAsia"/>
          <w:lang w:eastAsia="ja-JP"/>
        </w:rPr>
        <w:t>ルールシステム構成ウィザード</w:t>
      </w:r>
      <w:bookmarkEnd w:id="1795"/>
      <w:bookmarkEnd w:id="1796"/>
      <w:bookmarkEnd w:id="1797"/>
      <w:bookmarkEnd w:id="1798"/>
    </w:p>
    <w:p w14:paraId="09219B62" w14:textId="77777777" w:rsidR="005B6671" w:rsidRPr="0006092C" w:rsidRDefault="005B6671" w:rsidP="00EC7890">
      <w:r w:rsidRPr="0006092C">
        <w:rPr>
          <w:rFonts w:hint="eastAsia"/>
        </w:rPr>
        <w:t>ルールシステム構成ウィザードはルールシステムを構成する単位ルールシステムを構成および管理し、ルールシステムがアクセスする業務データベースの接続情報を管理できるようにサポートするウィザードである。</w:t>
      </w:r>
    </w:p>
    <w:p w14:paraId="6952ACAE" w14:textId="77777777" w:rsidR="005B6671" w:rsidRPr="0006092C" w:rsidRDefault="005B6671" w:rsidP="00EC7890"/>
    <w:p w14:paraId="23B78440" w14:textId="34B37038" w:rsidR="005B6671" w:rsidRPr="003B1F5A" w:rsidRDefault="005B6671" w:rsidP="00EC7890">
      <w:r w:rsidRPr="0006092C">
        <w:rPr>
          <w:rFonts w:hint="eastAsia"/>
        </w:rPr>
        <w:t>ルールシステム構成ウィザードは、</w:t>
      </w:r>
      <w:r w:rsidR="00CD03DA">
        <w:rPr>
          <w:rFonts w:hint="eastAsia"/>
        </w:rPr>
        <w:t>script</w:t>
      </w:r>
      <w:r w:rsidR="00B630B1" w:rsidRPr="0006092C">
        <w:rPr>
          <w:rFonts w:hint="eastAsia"/>
        </w:rPr>
        <w:t>ディレクトリで次</w:t>
      </w:r>
      <w:r w:rsidR="00B630B1" w:rsidRPr="00A201E5">
        <w:rPr>
          <w:rFonts w:hint="eastAsia"/>
        </w:rPr>
        <w:t>のコマンド</w:t>
      </w:r>
      <w:r w:rsidRPr="0006092C">
        <w:t>により実行する</w:t>
      </w:r>
      <w:del w:id="1799" w:author="IRK" w:date="2020-03-10T09:56:00Z">
        <w:r w:rsidRPr="0006092C" w:rsidDel="00B9147F">
          <w:delText>(</w:delText>
        </w:r>
      </w:del>
      <w:del w:id="1800" w:author="IRK" w:date="2020-03-09T13:31:00Z">
        <w:r w:rsidR="008B713E" w:rsidRPr="008A11CA" w:rsidDel="00C77CD2">
          <w:delText>表</w:delText>
        </w:r>
        <w:r w:rsidR="008B713E" w:rsidRPr="008A11CA" w:rsidDel="00C77CD2">
          <w:delText>6</w:delText>
        </w:r>
        <w:r w:rsidR="004E1FB2" w:rsidDel="00C77CD2">
          <w:delText>2</w:delText>
        </w:r>
      </w:del>
      <w:del w:id="1801" w:author="IRK" w:date="2020-03-10T09:56:00Z">
        <w:r w:rsidRPr="003B1F5A" w:rsidDel="00B9147F">
          <w:delText>)</w:delText>
        </w:r>
      </w:del>
      <w:r w:rsidRPr="003B1F5A">
        <w:t>。</w:t>
      </w:r>
    </w:p>
    <w:p w14:paraId="52595A73" w14:textId="77777777" w:rsidR="005B6671" w:rsidRPr="0049256C" w:rsidRDefault="005B6671" w:rsidP="00EC7890"/>
    <w:p w14:paraId="6B3739E6" w14:textId="27651F43" w:rsidR="008B713E" w:rsidRPr="0049256C" w:rsidRDefault="008B713E" w:rsidP="007D3017">
      <w:pPr>
        <w:pStyle w:val="afff6"/>
      </w:pPr>
      <w:bookmarkStart w:id="1802" w:name="_Ref34653124"/>
      <w:bookmarkStart w:id="1803" w:name="_Toc34839528"/>
      <w:del w:id="1804" w:author="IRK" w:date="2020-03-09T13:31:00Z">
        <w:r w:rsidRPr="0049256C" w:rsidDel="00C77CD2">
          <w:delText>[</w:delText>
        </w:r>
        <w:r w:rsidRPr="0049256C" w:rsidDel="00C77CD2">
          <w:delText>表</w:delText>
        </w:r>
        <w:r w:rsidRPr="0049256C" w:rsidDel="00C77CD2">
          <w:delText xml:space="preserve"> </w:delText>
        </w:r>
        <w:r w:rsidR="003561C7" w:rsidRPr="0049256C" w:rsidDel="00C77CD2">
          <w:fldChar w:fldCharType="begin"/>
        </w:r>
        <w:r w:rsidR="003561C7" w:rsidRPr="0049256C" w:rsidDel="00C77CD2">
          <w:delInstrText xml:space="preserve"> SEQ [</w:delInstrText>
        </w:r>
        <w:r w:rsidR="003561C7" w:rsidRPr="0049256C" w:rsidDel="00C77CD2">
          <w:delInstrText>表</w:delInstrText>
        </w:r>
        <w:r w:rsidR="003561C7" w:rsidRPr="0049256C" w:rsidDel="00C77CD2">
          <w:delInstrText xml:space="preserve"> \* ARABIC </w:delInstrText>
        </w:r>
        <w:r w:rsidR="003561C7" w:rsidRPr="0049256C" w:rsidDel="00C77CD2">
          <w:fldChar w:fldCharType="separate"/>
        </w:r>
        <w:r w:rsidR="000132DF" w:rsidDel="00C77CD2">
          <w:rPr>
            <w:noProof/>
          </w:rPr>
          <w:delText>62</w:delText>
        </w:r>
        <w:r w:rsidR="003561C7" w:rsidRPr="0049256C" w:rsidDel="00C77CD2">
          <w:rPr>
            <w:noProof/>
          </w:rPr>
          <w:fldChar w:fldCharType="end"/>
        </w:r>
        <w:r w:rsidRPr="0049256C" w:rsidDel="00C77CD2">
          <w:rPr>
            <w:rFonts w:hint="eastAsia"/>
          </w:rPr>
          <w:delText>]</w:delText>
        </w:r>
      </w:del>
      <w:ins w:id="1805" w:author="IRK" w:date="2020-03-09T13:31:00Z">
        <w:r w:rsidR="00C77CD2">
          <w:rPr>
            <w:rFonts w:hint="eastAsia"/>
          </w:rPr>
          <w:t>[</w:t>
        </w:r>
        <w:r w:rsidR="00C77CD2">
          <w:rPr>
            <w:rFonts w:hint="eastAsia"/>
          </w:rPr>
          <w:t>表</w:t>
        </w:r>
        <w:r w:rsidR="00C77CD2">
          <w:rPr>
            <w:rFonts w:hint="eastAsia"/>
          </w:rPr>
          <w:t xml:space="preserve"> </w:t>
        </w:r>
        <w:r w:rsidR="00C77CD2">
          <w:fldChar w:fldCharType="begin"/>
        </w:r>
        <w:r w:rsidR="00C77CD2">
          <w:instrText xml:space="preserve"> </w:instrText>
        </w:r>
        <w:r w:rsidR="00C77CD2">
          <w:rPr>
            <w:rFonts w:hint="eastAsia"/>
          </w:rPr>
          <w:instrText xml:space="preserve">SEQ </w:instrText>
        </w:r>
        <w:r w:rsidR="00C77CD2">
          <w:rPr>
            <w:rFonts w:hint="eastAsia"/>
          </w:rPr>
          <w:instrText>表</w:instrText>
        </w:r>
        <w:r w:rsidR="00C77CD2">
          <w:rPr>
            <w:rFonts w:hint="eastAsia"/>
          </w:rPr>
          <w:instrText xml:space="preserve"> \* ARABIC</w:instrText>
        </w:r>
        <w:r w:rsidR="00C77CD2">
          <w:instrText xml:space="preserve"> </w:instrText>
        </w:r>
      </w:ins>
      <w:r w:rsidR="00C77CD2">
        <w:fldChar w:fldCharType="separate"/>
      </w:r>
      <w:r w:rsidR="00AB1F2F">
        <w:rPr>
          <w:noProof/>
        </w:rPr>
        <w:t>62</w:t>
      </w:r>
      <w:ins w:id="1806" w:author="IRK" w:date="2020-03-09T13:31:00Z">
        <w:r w:rsidR="00C77CD2">
          <w:fldChar w:fldCharType="end"/>
        </w:r>
        <w:r w:rsidR="00C77CD2">
          <w:rPr>
            <w:rFonts w:hint="eastAsia"/>
          </w:rPr>
          <w:t>]</w:t>
        </w:r>
      </w:ins>
      <w:bookmarkEnd w:id="1802"/>
      <w:bookmarkEnd w:id="1803"/>
    </w:p>
    <w:tbl>
      <w:tblPr>
        <w:tblW w:w="0" w:type="auto"/>
        <w:jc w:val="center"/>
        <w:tblLook w:val="04A0" w:firstRow="1" w:lastRow="0" w:firstColumn="1" w:lastColumn="0" w:noHBand="0" w:noVBand="1"/>
        <w:tblPrChange w:id="1807" w:author="IRK" w:date="2020-04-16T11:27:00Z">
          <w:tblPr>
            <w:tblW w:w="0" w:type="auto"/>
            <w:tblInd w:w="108" w:type="dxa"/>
            <w:tblLook w:val="04A0" w:firstRow="1" w:lastRow="0" w:firstColumn="1" w:lastColumn="0" w:noHBand="0" w:noVBand="1"/>
          </w:tblPr>
        </w:tblPrChange>
      </w:tblPr>
      <w:tblGrid>
        <w:gridCol w:w="9356"/>
        <w:tblGridChange w:id="1808">
          <w:tblGrid>
            <w:gridCol w:w="9356"/>
          </w:tblGrid>
        </w:tblGridChange>
      </w:tblGrid>
      <w:tr w:rsidR="005B6671" w:rsidRPr="0049256C" w14:paraId="24445296"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hideMark/>
            <w:tcPrChange w:id="1809" w:author="IRK" w:date="2020-04-16T11:27:00Z">
              <w:tcPr>
                <w:tcW w:w="9356" w:type="dxa"/>
                <w:tcBorders>
                  <w:top w:val="single" w:sz="4" w:space="0" w:color="auto"/>
                  <w:left w:val="single" w:sz="4" w:space="0" w:color="auto"/>
                  <w:bottom w:val="single" w:sz="4" w:space="0" w:color="auto"/>
                  <w:right w:val="single" w:sz="4" w:space="0" w:color="auto"/>
                </w:tcBorders>
                <w:hideMark/>
              </w:tcPr>
            </w:tcPrChange>
          </w:tcPr>
          <w:p w14:paraId="48EFC764" w14:textId="2E9C8610" w:rsidR="005B6671" w:rsidRPr="0049256C" w:rsidRDefault="005B6671">
            <w:pPr>
              <w:pStyle w:val="16"/>
              <w:pPrChange w:id="1810" w:author="IRK" w:date="2020-04-27T17:26:00Z">
                <w:pPr/>
              </w:pPrChange>
            </w:pPr>
            <w:r w:rsidRPr="0049256C">
              <w:t>UNIX</w:t>
            </w:r>
            <w:r w:rsidRPr="0049256C">
              <w:rPr>
                <w:rFonts w:ascii="ＭＳ Ｐゴシック" w:hAnsi="ＭＳ Ｐゴシック"/>
              </w:rPr>
              <w:t>系</w:t>
            </w:r>
            <w:r w:rsidR="002E1A7E" w:rsidRPr="00D96870">
              <w:rPr>
                <w:rFonts w:ascii="ＭＳ Ｐゴシック" w:hAnsi="ＭＳ Ｐゴシック" w:hint="eastAsia"/>
              </w:rPr>
              <w:t>列では</w:t>
            </w:r>
            <w:r w:rsidR="00D96870" w:rsidRPr="00D96870">
              <w:rPr>
                <w:rFonts w:ascii="ＭＳ Ｐゴシック" w:hAnsi="ＭＳ Ｐゴシック" w:hint="eastAsia"/>
              </w:rPr>
              <w:t xml:space="preserve"> </w:t>
            </w:r>
            <w:r w:rsidRPr="0049256C">
              <w:t>:</w:t>
            </w:r>
          </w:p>
          <w:p w14:paraId="31C12A76" w14:textId="77777777" w:rsidR="005B6671" w:rsidRPr="0049256C" w:rsidRDefault="005B6671">
            <w:pPr>
              <w:pStyle w:val="16"/>
              <w:pPrChange w:id="1811" w:author="IRK" w:date="2020-04-27T17:26:00Z">
                <w:pPr/>
              </w:pPrChange>
            </w:pPr>
            <w:r w:rsidRPr="0049256C">
              <w:t>./system-wiz.sh</w:t>
            </w:r>
          </w:p>
          <w:p w14:paraId="5A86B041" w14:textId="5309289F" w:rsidR="005B6671" w:rsidRPr="0049256C" w:rsidRDefault="005B6671">
            <w:pPr>
              <w:pStyle w:val="16"/>
              <w:pPrChange w:id="1812" w:author="IRK" w:date="2020-04-27T17:26:00Z">
                <w:pPr/>
              </w:pPrChange>
            </w:pPr>
            <w:r w:rsidRPr="0049256C">
              <w:t>Windows</w:t>
            </w:r>
            <w:r w:rsidR="005D472E" w:rsidRPr="0049256C">
              <w:rPr>
                <w:rFonts w:ascii="ＭＳ Ｐゴシック" w:hAnsi="ＭＳ Ｐゴシック" w:hint="eastAsia"/>
              </w:rPr>
              <w:t>では</w:t>
            </w:r>
            <w:r w:rsidRPr="0049256C">
              <w:t xml:space="preserve"> :</w:t>
            </w:r>
          </w:p>
          <w:p w14:paraId="7C24A113" w14:textId="7B58836E" w:rsidR="005B6671" w:rsidRPr="0049256C" w:rsidRDefault="005B6671">
            <w:pPr>
              <w:pStyle w:val="16"/>
              <w:pPrChange w:id="1813" w:author="IRK" w:date="2020-04-27T17:26:00Z">
                <w:pPr/>
              </w:pPrChange>
            </w:pPr>
            <w:r w:rsidRPr="0049256C">
              <w:t>system-wiz.bat</w:t>
            </w:r>
          </w:p>
        </w:tc>
      </w:tr>
    </w:tbl>
    <w:p w14:paraId="4945A636" w14:textId="77777777" w:rsidR="005B6671" w:rsidRPr="0049256C" w:rsidRDefault="005B6671" w:rsidP="00EC7890"/>
    <w:p w14:paraId="100648C0" w14:textId="5D50BCB9" w:rsidR="005B6671" w:rsidRPr="00A201E5" w:rsidRDefault="00B630B1">
      <w:pPr>
        <w:pStyle w:val="32"/>
        <w:numPr>
          <w:ilvl w:val="2"/>
          <w:numId w:val="139"/>
        </w:numPr>
        <w:pPrChange w:id="1814" w:author="IRK" w:date="2020-05-11T09:37:00Z">
          <w:pPr>
            <w:pStyle w:val="32"/>
            <w:numPr>
              <w:numId w:val="28"/>
            </w:numPr>
            <w:spacing w:before="12" w:after="100"/>
            <w:jc w:val="left"/>
          </w:pPr>
        </w:pPrChange>
      </w:pPr>
      <w:bookmarkStart w:id="1815" w:name="_Toc40449532"/>
      <w:r w:rsidRPr="00A201E5">
        <w:rPr>
          <w:rFonts w:hint="eastAsia"/>
          <w:lang w:eastAsia="ja-JP"/>
        </w:rPr>
        <w:t>導入</w:t>
      </w:r>
      <w:bookmarkEnd w:id="1815"/>
    </w:p>
    <w:p w14:paraId="5C21AD23" w14:textId="0F9D20AF" w:rsidR="005B6671" w:rsidRPr="008A11CA" w:rsidRDefault="008B713E" w:rsidP="00EC7890">
      <w:del w:id="1816" w:author="IRK" w:date="2020-03-09T13:31:00Z">
        <w:r w:rsidRPr="008A11CA" w:rsidDel="00C77CD2">
          <w:delText>表</w:delText>
        </w:r>
        <w:r w:rsidRPr="008A11CA" w:rsidDel="00C77CD2">
          <w:delText>6</w:delText>
        </w:r>
        <w:r w:rsidR="004E1FB2" w:rsidDel="00C77CD2">
          <w:delText>3</w:delText>
        </w:r>
      </w:del>
      <w:ins w:id="1817" w:author="IRK" w:date="2020-03-09T13:31:00Z">
        <w:r w:rsidR="00C77CD2">
          <w:rPr>
            <w:rFonts w:hint="eastAsia"/>
          </w:rPr>
          <w:t>次の表</w:t>
        </w:r>
      </w:ins>
      <w:r w:rsidR="00135531">
        <w:rPr>
          <w:rFonts w:hint="eastAsia"/>
        </w:rPr>
        <w:t>はルールシステム構成ウィザードの導入段階である</w:t>
      </w:r>
      <w:r w:rsidR="005B6671" w:rsidRPr="008A11CA">
        <w:t>。</w:t>
      </w:r>
    </w:p>
    <w:p w14:paraId="12FC0B2F" w14:textId="11D31560" w:rsidR="001C0DB5" w:rsidRDefault="001C0DB5">
      <w:pPr>
        <w:jc w:val="left"/>
        <w:rPr>
          <w:ins w:id="1818" w:author="IRK" w:date="2020-04-24T11:01:00Z"/>
        </w:rPr>
      </w:pPr>
    </w:p>
    <w:p w14:paraId="3EFBDC2D" w14:textId="5F3A848F" w:rsidR="005B6671" w:rsidRPr="003B1F5A" w:rsidDel="001C0DB5" w:rsidRDefault="005B6671" w:rsidP="00C00E69">
      <w:pPr>
        <w:pStyle w:val="afff6"/>
        <w:rPr>
          <w:del w:id="1819" w:author="IRK" w:date="2020-04-24T11:01:00Z"/>
        </w:rPr>
      </w:pPr>
    </w:p>
    <w:p w14:paraId="06657531" w14:textId="6731A002" w:rsidR="008B713E" w:rsidRPr="008A11CA" w:rsidRDefault="008B713E" w:rsidP="007D3017">
      <w:pPr>
        <w:pStyle w:val="afff6"/>
      </w:pPr>
      <w:bookmarkStart w:id="1820" w:name="_Toc34839529"/>
      <w:del w:id="1821" w:author="IRK" w:date="2020-03-09T13:32:00Z">
        <w:r w:rsidRPr="003B1F5A" w:rsidDel="00C77CD2">
          <w:delText>[</w:delText>
        </w:r>
        <w:r w:rsidRPr="003B1F5A" w:rsidDel="00C77CD2">
          <w:delText>表</w:delText>
        </w:r>
        <w:r w:rsidRPr="00945E3B" w:rsidDel="00C77CD2">
          <w:delText xml:space="preserve"> </w:delText>
        </w:r>
        <w:r w:rsidR="003561C7" w:rsidRPr="00CD49E7" w:rsidDel="00C77CD2">
          <w:fldChar w:fldCharType="begin"/>
        </w:r>
        <w:r w:rsidR="003561C7" w:rsidRPr="008A11CA" w:rsidDel="00C77CD2">
          <w:delInstrText xml:space="preserve"> SEQ [</w:delInstrText>
        </w:r>
        <w:r w:rsidR="003561C7" w:rsidRPr="008A11CA" w:rsidDel="00C77CD2">
          <w:rPr>
            <w:rFonts w:hint="eastAsia"/>
          </w:rPr>
          <w:delInstrText>表</w:delInstrText>
        </w:r>
        <w:r w:rsidR="003561C7" w:rsidRPr="008A11CA" w:rsidDel="00C77CD2">
          <w:delInstrText xml:space="preserve"> \* ARABIC </w:delInstrText>
        </w:r>
        <w:r w:rsidR="003561C7" w:rsidRPr="00CD49E7" w:rsidDel="00C77CD2">
          <w:fldChar w:fldCharType="separate"/>
        </w:r>
        <w:r w:rsidR="000132DF" w:rsidDel="00C77CD2">
          <w:rPr>
            <w:noProof/>
          </w:rPr>
          <w:delText>63</w:delText>
        </w:r>
        <w:r w:rsidR="003561C7" w:rsidRPr="00CD49E7" w:rsidDel="00C77CD2">
          <w:rPr>
            <w:noProof/>
          </w:rPr>
          <w:fldChar w:fldCharType="end"/>
        </w:r>
        <w:r w:rsidRPr="008A11CA" w:rsidDel="00C77CD2">
          <w:delText>]</w:delText>
        </w:r>
      </w:del>
      <w:ins w:id="1822" w:author="IRK" w:date="2020-03-09T13:32:00Z">
        <w:r w:rsidR="00C77CD2">
          <w:rPr>
            <w:rFonts w:hint="eastAsia"/>
          </w:rPr>
          <w:t>[</w:t>
        </w:r>
        <w:r w:rsidR="00C77CD2">
          <w:rPr>
            <w:rFonts w:hint="eastAsia"/>
          </w:rPr>
          <w:t>表</w:t>
        </w:r>
        <w:r w:rsidR="00C77CD2">
          <w:rPr>
            <w:rFonts w:hint="eastAsia"/>
          </w:rPr>
          <w:t xml:space="preserve"> </w:t>
        </w:r>
        <w:r w:rsidR="00C77CD2">
          <w:fldChar w:fldCharType="begin"/>
        </w:r>
        <w:r w:rsidR="00C77CD2">
          <w:instrText xml:space="preserve"> </w:instrText>
        </w:r>
        <w:r w:rsidR="00C77CD2">
          <w:rPr>
            <w:rFonts w:hint="eastAsia"/>
          </w:rPr>
          <w:instrText xml:space="preserve">SEQ </w:instrText>
        </w:r>
        <w:r w:rsidR="00C77CD2">
          <w:rPr>
            <w:rFonts w:hint="eastAsia"/>
          </w:rPr>
          <w:instrText>表</w:instrText>
        </w:r>
        <w:r w:rsidR="00C77CD2">
          <w:rPr>
            <w:rFonts w:hint="eastAsia"/>
          </w:rPr>
          <w:instrText xml:space="preserve"> \* ARABIC</w:instrText>
        </w:r>
        <w:r w:rsidR="00C77CD2">
          <w:instrText xml:space="preserve"> </w:instrText>
        </w:r>
      </w:ins>
      <w:r w:rsidR="00C77CD2">
        <w:fldChar w:fldCharType="separate"/>
      </w:r>
      <w:r w:rsidR="00AB1F2F">
        <w:rPr>
          <w:noProof/>
        </w:rPr>
        <w:t>63</w:t>
      </w:r>
      <w:ins w:id="1823" w:author="IRK" w:date="2020-03-09T13:32:00Z">
        <w:r w:rsidR="00C77CD2">
          <w:fldChar w:fldCharType="end"/>
        </w:r>
        <w:r w:rsidR="00C77CD2">
          <w:rPr>
            <w:rFonts w:hint="eastAsia"/>
          </w:rPr>
          <w:t>]</w:t>
        </w:r>
      </w:ins>
      <w:bookmarkEnd w:id="1820"/>
    </w:p>
    <w:tbl>
      <w:tblPr>
        <w:tblW w:w="0" w:type="auto"/>
        <w:jc w:val="center"/>
        <w:tblLook w:val="04A0" w:firstRow="1" w:lastRow="0" w:firstColumn="1" w:lastColumn="0" w:noHBand="0" w:noVBand="1"/>
        <w:tblPrChange w:id="1824" w:author="IRK" w:date="2020-04-16T11:27:00Z">
          <w:tblPr>
            <w:tblW w:w="0" w:type="auto"/>
            <w:tblInd w:w="108" w:type="dxa"/>
            <w:tblLook w:val="04A0" w:firstRow="1" w:lastRow="0" w:firstColumn="1" w:lastColumn="0" w:noHBand="0" w:noVBand="1"/>
          </w:tblPr>
        </w:tblPrChange>
      </w:tblPr>
      <w:tblGrid>
        <w:gridCol w:w="9356"/>
        <w:tblGridChange w:id="1825">
          <w:tblGrid>
            <w:gridCol w:w="9356"/>
          </w:tblGrid>
        </w:tblGridChange>
      </w:tblGrid>
      <w:tr w:rsidR="005B6671" w:rsidRPr="008A11CA" w14:paraId="0A132BA5"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1826" w:author="IRK" w:date="2020-04-16T11:27:00Z">
              <w:tcPr>
                <w:tcW w:w="9356" w:type="dxa"/>
                <w:tcBorders>
                  <w:top w:val="single" w:sz="4" w:space="0" w:color="auto"/>
                  <w:left w:val="single" w:sz="4" w:space="0" w:color="auto"/>
                  <w:bottom w:val="single" w:sz="4" w:space="0" w:color="auto"/>
                  <w:right w:val="single" w:sz="4" w:space="0" w:color="auto"/>
                </w:tcBorders>
              </w:tcPr>
            </w:tcPrChange>
          </w:tcPr>
          <w:p w14:paraId="6A45BA07" w14:textId="77777777" w:rsidR="005B6671" w:rsidRPr="008A11CA" w:rsidRDefault="005B6671">
            <w:pPr>
              <w:pStyle w:val="16"/>
              <w:pPrChange w:id="1827" w:author="IRK" w:date="2020-04-27T17:26:00Z">
                <w:pPr/>
              </w:pPrChange>
            </w:pPr>
            <w:r w:rsidRPr="008A11CA">
              <w:t>********************************************************************************</w:t>
            </w:r>
          </w:p>
          <w:p w14:paraId="0FFE81FA" w14:textId="77777777" w:rsidR="005B6671" w:rsidRPr="008A11CA" w:rsidRDefault="005B6671">
            <w:pPr>
              <w:pStyle w:val="16"/>
              <w:pPrChange w:id="1828" w:author="IRK" w:date="2020-04-27T17:26:00Z">
                <w:pPr/>
              </w:pPrChange>
            </w:pPr>
          </w:p>
          <w:p w14:paraId="31CD08B9" w14:textId="34491602" w:rsidR="005B6671" w:rsidRPr="00A201E5" w:rsidRDefault="00B630B1">
            <w:pPr>
              <w:pStyle w:val="16"/>
              <w:pPrChange w:id="1829" w:author="IRK" w:date="2020-04-27T17:26:00Z">
                <w:pPr/>
              </w:pPrChange>
            </w:pPr>
            <w:r w:rsidRPr="00A201E5">
              <w:rPr>
                <w:rFonts w:hint="eastAsia"/>
              </w:rPr>
              <w:t>導入</w:t>
            </w:r>
          </w:p>
          <w:p w14:paraId="21D45DD4" w14:textId="77777777" w:rsidR="005B6671" w:rsidRPr="008A11CA" w:rsidRDefault="005B6671">
            <w:pPr>
              <w:pStyle w:val="16"/>
              <w:pPrChange w:id="1830" w:author="IRK" w:date="2020-04-27T17:26:00Z">
                <w:pPr/>
              </w:pPrChange>
            </w:pPr>
          </w:p>
          <w:p w14:paraId="6B203F77" w14:textId="77777777" w:rsidR="005B6671" w:rsidRPr="003B1F5A" w:rsidRDefault="005B6671">
            <w:pPr>
              <w:pStyle w:val="16"/>
              <w:pPrChange w:id="1831" w:author="IRK" w:date="2020-04-27T17:26:00Z">
                <w:pPr/>
              </w:pPrChange>
            </w:pPr>
            <w:r w:rsidRPr="003B1F5A">
              <w:t>********************************************************************************</w:t>
            </w:r>
          </w:p>
          <w:p w14:paraId="4F2FB3F0" w14:textId="77777777" w:rsidR="005B6671" w:rsidRPr="003B1F5A" w:rsidRDefault="005B6671">
            <w:pPr>
              <w:pStyle w:val="16"/>
              <w:pPrChange w:id="1832" w:author="IRK" w:date="2020-04-27T17:26:00Z">
                <w:pPr/>
              </w:pPrChange>
            </w:pPr>
          </w:p>
          <w:p w14:paraId="7416D3D4" w14:textId="5913CF12" w:rsidR="005B6671" w:rsidRPr="008A11CA" w:rsidRDefault="005B6671">
            <w:pPr>
              <w:pStyle w:val="16"/>
              <w:pPrChange w:id="1833" w:author="IRK" w:date="2020-04-27T17:26:00Z">
                <w:pPr/>
              </w:pPrChange>
            </w:pPr>
            <w:r w:rsidRPr="008A11CA">
              <w:rPr>
                <w:rFonts w:hint="eastAsia"/>
              </w:rPr>
              <w:t>ルールシステム構成ウィザードへようこそ。このウィザードではルールシステムを構成できます。</w:t>
            </w:r>
          </w:p>
          <w:p w14:paraId="2AC95D75" w14:textId="4CD31685" w:rsidR="005B6671" w:rsidRPr="008A11CA" w:rsidRDefault="005B6671">
            <w:pPr>
              <w:pStyle w:val="16"/>
              <w:pPrChange w:id="1834" w:author="IRK" w:date="2020-04-27T17:26:00Z">
                <w:pPr/>
              </w:pPrChange>
            </w:pPr>
            <w:r w:rsidRPr="008A11CA">
              <w:t>[</w:t>
            </w:r>
            <w:r w:rsidR="00B630B1" w:rsidRPr="008A11CA">
              <w:rPr>
                <w:rFonts w:hint="eastAsia"/>
              </w:rPr>
              <w:t>エンターキーを</w:t>
            </w:r>
            <w:r w:rsidR="00B630B1" w:rsidRPr="00A201E5">
              <w:rPr>
                <w:rFonts w:hint="eastAsia"/>
              </w:rPr>
              <w:t>押下</w:t>
            </w:r>
            <w:r w:rsidRPr="008A11CA">
              <w:t>してください。</w:t>
            </w:r>
            <w:r w:rsidRPr="008A11CA">
              <w:t>]</w:t>
            </w:r>
          </w:p>
        </w:tc>
      </w:tr>
    </w:tbl>
    <w:p w14:paraId="2DA33488" w14:textId="77777777" w:rsidR="005B6671" w:rsidRPr="0049256C" w:rsidRDefault="005B6671" w:rsidP="00EC7890"/>
    <w:p w14:paraId="69231521" w14:textId="77777777" w:rsidR="005B6671" w:rsidRPr="0049256C" w:rsidRDefault="005B6671">
      <w:pPr>
        <w:pStyle w:val="32"/>
        <w:numPr>
          <w:ilvl w:val="2"/>
          <w:numId w:val="139"/>
        </w:numPr>
        <w:pPrChange w:id="1835" w:author="IRK" w:date="2020-05-11T09:37:00Z">
          <w:pPr>
            <w:pStyle w:val="32"/>
            <w:numPr>
              <w:numId w:val="28"/>
            </w:numPr>
            <w:spacing w:before="12" w:after="100"/>
            <w:jc w:val="left"/>
          </w:pPr>
        </w:pPrChange>
      </w:pPr>
      <w:bookmarkStart w:id="1836" w:name="_Toc441755292"/>
      <w:bookmarkStart w:id="1837" w:name="_Toc40449533"/>
      <w:r w:rsidRPr="0049256C">
        <w:t>設定対象の選択</w:t>
      </w:r>
      <w:bookmarkEnd w:id="1836"/>
      <w:bookmarkEnd w:id="1837"/>
    </w:p>
    <w:p w14:paraId="01EE7706" w14:textId="744FA271" w:rsidR="005B6671" w:rsidRPr="0049256C" w:rsidRDefault="00E047A9" w:rsidP="00EC7890">
      <w:r w:rsidRPr="00E047A9">
        <w:rPr>
          <w:rFonts w:hint="eastAsia"/>
        </w:rPr>
        <w:t>ルールシステム構成ウィザード</w:t>
      </w:r>
      <w:r w:rsidR="005B6671" w:rsidRPr="0049256C">
        <w:t>を利用して、単位ルールシステム</w:t>
      </w:r>
      <w:r w:rsidR="005B6671" w:rsidRPr="0049256C">
        <w:rPr>
          <w:rFonts w:hint="eastAsia"/>
        </w:rPr>
        <w:t>と</w:t>
      </w:r>
      <w:r w:rsidR="005B6671" w:rsidRPr="0049256C">
        <w:t>業務データベース</w:t>
      </w:r>
      <w:r w:rsidR="005B6671" w:rsidRPr="0049256C">
        <w:rPr>
          <w:rFonts w:hint="eastAsia"/>
        </w:rPr>
        <w:t>の</w:t>
      </w:r>
      <w:r w:rsidR="005B6671" w:rsidRPr="0049256C">
        <w:t>管理</w:t>
      </w:r>
      <w:r w:rsidR="005B6671" w:rsidRPr="0049256C">
        <w:rPr>
          <w:rFonts w:hint="eastAsia"/>
        </w:rPr>
        <w:t>が</w:t>
      </w:r>
      <w:r w:rsidR="005B6671" w:rsidRPr="0049256C">
        <w:t>で</w:t>
      </w:r>
      <w:r w:rsidR="00B630B1">
        <w:t>きる。単位ルールシステムは、</w:t>
      </w:r>
      <w:r w:rsidRPr="00E047A9">
        <w:rPr>
          <w:rFonts w:hint="eastAsia"/>
        </w:rPr>
        <w:t>単独でサービス可能な</w:t>
      </w:r>
      <w:r w:rsidR="00B630B1">
        <w:t>ルール</w:t>
      </w:r>
      <w:r w:rsidR="00B630B1">
        <w:rPr>
          <w:rFonts w:hint="eastAsia"/>
        </w:rPr>
        <w:t>および</w:t>
      </w:r>
      <w:r w:rsidR="00B630B1">
        <w:t>保存するためのデータベース、</w:t>
      </w:r>
      <w:r w:rsidR="005B6671" w:rsidRPr="0049256C">
        <w:t>実行するためのアプリケ</w:t>
      </w:r>
      <w:r w:rsidR="00B630B1">
        <w:t>ーション設定などで構成される。単位ルールシステムに関する詳細</w:t>
      </w:r>
      <w:r w:rsidR="005B6671" w:rsidRPr="0049256C">
        <w:t>については、</w:t>
      </w:r>
      <w:del w:id="1838" w:author="IRK" w:date="2020-03-09T13:32:00Z">
        <w:r w:rsidR="005B6671" w:rsidRPr="0049256C" w:rsidDel="00C77CD2">
          <w:delText xml:space="preserve">3.3.1 </w:delText>
        </w:r>
        <w:r w:rsidR="005B6671" w:rsidRPr="0049256C" w:rsidDel="00C77CD2">
          <w:delText>単位ルールシステム</w:delText>
        </w:r>
      </w:del>
      <w:ins w:id="1839" w:author="IRK" w:date="2020-03-10T22:13:00Z">
        <w:r w:rsidR="001075B0">
          <w:rPr>
            <w:rFonts w:hint="eastAsia"/>
          </w:rPr>
          <w:t>「</w:t>
        </w:r>
      </w:ins>
      <w:ins w:id="1840" w:author="IRK" w:date="2020-03-09T13:32:00Z">
        <w:r w:rsidR="00C77CD2">
          <w:fldChar w:fldCharType="begin"/>
        </w:r>
        <w:r w:rsidR="00C77CD2">
          <w:instrText xml:space="preserve"> </w:instrText>
        </w:r>
        <w:r w:rsidR="00C77CD2">
          <w:rPr>
            <w:rFonts w:hint="eastAsia"/>
          </w:rPr>
          <w:instrText>REF _Ref34653179 \r \h</w:instrText>
        </w:r>
        <w:r w:rsidR="00C77CD2">
          <w:instrText xml:space="preserve"> </w:instrText>
        </w:r>
      </w:ins>
      <w:r w:rsidR="00C77CD2">
        <w:fldChar w:fldCharType="separate"/>
      </w:r>
      <w:r w:rsidR="00AB1F2F">
        <w:t xml:space="preserve">3.3.1 </w:t>
      </w:r>
      <w:ins w:id="1841" w:author="IRK" w:date="2020-03-09T13:32:00Z">
        <w:r w:rsidR="00C77CD2">
          <w:fldChar w:fldCharType="end"/>
        </w:r>
        <w:r w:rsidR="00C77CD2">
          <w:fldChar w:fldCharType="begin"/>
        </w:r>
        <w:r w:rsidR="00C77CD2">
          <w:instrText xml:space="preserve"> REF _Ref34653182 \h </w:instrText>
        </w:r>
      </w:ins>
      <w:r w:rsidR="00C77CD2">
        <w:fldChar w:fldCharType="separate"/>
      </w:r>
      <w:r w:rsidR="00AB1F2F" w:rsidRPr="005271B4">
        <w:t>単位ルールシステム</w:t>
      </w:r>
      <w:ins w:id="1842" w:author="IRK" w:date="2020-03-09T13:32:00Z">
        <w:r w:rsidR="00C77CD2">
          <w:fldChar w:fldCharType="end"/>
        </w:r>
      </w:ins>
      <w:ins w:id="1843" w:author="IRK" w:date="2020-03-10T22:13:00Z">
        <w:r w:rsidR="001075B0">
          <w:rPr>
            <w:rFonts w:hint="eastAsia"/>
          </w:rPr>
          <w:t>」</w:t>
        </w:r>
      </w:ins>
      <w:r w:rsidR="005B6671" w:rsidRPr="0049256C">
        <w:t>を参照のこと。</w:t>
      </w:r>
    </w:p>
    <w:p w14:paraId="3458C11A" w14:textId="742D9E58" w:rsidR="005B6671" w:rsidRPr="0049256C" w:rsidRDefault="005B6671" w:rsidP="00EC7890">
      <w:r w:rsidRPr="0049256C">
        <w:t>業務データベースは、</w:t>
      </w:r>
      <w:r w:rsidR="00E047A9" w:rsidRPr="00E047A9">
        <w:rPr>
          <w:rFonts w:hint="eastAsia"/>
        </w:rPr>
        <w:t>ルールから参照できるルールシステム外部の</w:t>
      </w:r>
      <w:r w:rsidRPr="0049256C">
        <w:t>データベースである。業務データベース管理では、</w:t>
      </w:r>
      <w:r w:rsidR="00E047A9" w:rsidRPr="00E047A9">
        <w:rPr>
          <w:rFonts w:hint="eastAsia"/>
        </w:rPr>
        <w:t>業務データベース一覧と各データベースの基本接続情報を管理する。</w:t>
      </w:r>
      <w:r w:rsidR="002F66B8" w:rsidRPr="002F66B8">
        <w:rPr>
          <w:rFonts w:hint="eastAsia"/>
        </w:rPr>
        <w:t>同一目的の業務データベースであっても単位ルールシステムごと、また、アプリケーションに応じて接続情報を別々に管理できる。</w:t>
      </w:r>
      <w:r w:rsidR="00B630B1">
        <w:t>業務データベースに関する詳細</w:t>
      </w:r>
      <w:r w:rsidRPr="0049256C">
        <w:t>については、</w:t>
      </w:r>
      <w:del w:id="1844" w:author="IRK" w:date="2020-03-09T13:32:00Z">
        <w:r w:rsidRPr="0049256C" w:rsidDel="00C77CD2">
          <w:delText>3.</w:delText>
        </w:r>
        <w:r w:rsidR="00CD03DA" w:rsidDel="00C77CD2">
          <w:rPr>
            <w:rFonts w:hint="eastAsia"/>
          </w:rPr>
          <w:delText>4</w:delText>
        </w:r>
        <w:r w:rsidRPr="0049256C" w:rsidDel="00C77CD2">
          <w:delText xml:space="preserve"> </w:delText>
        </w:r>
        <w:r w:rsidRPr="0049256C" w:rsidDel="00C77CD2">
          <w:delText>業務データベース</w:delText>
        </w:r>
      </w:del>
      <w:ins w:id="1845" w:author="IRK" w:date="2020-03-10T22:13:00Z">
        <w:r w:rsidR="001075B0">
          <w:rPr>
            <w:rFonts w:hint="eastAsia"/>
          </w:rPr>
          <w:t>「</w:t>
        </w:r>
      </w:ins>
      <w:ins w:id="1846" w:author="IRK" w:date="2020-03-09T13:33:00Z">
        <w:r w:rsidR="00C77CD2">
          <w:fldChar w:fldCharType="begin"/>
        </w:r>
        <w:r w:rsidR="00C77CD2">
          <w:instrText xml:space="preserve"> </w:instrText>
        </w:r>
        <w:r w:rsidR="00C77CD2">
          <w:rPr>
            <w:rFonts w:hint="eastAsia"/>
          </w:rPr>
          <w:instrText>REF _Ref34653206 \r \h</w:instrText>
        </w:r>
        <w:r w:rsidR="00C77CD2">
          <w:instrText xml:space="preserve"> </w:instrText>
        </w:r>
      </w:ins>
      <w:r w:rsidR="00C77CD2">
        <w:fldChar w:fldCharType="separate"/>
      </w:r>
      <w:r w:rsidR="00AB1F2F">
        <w:t xml:space="preserve">3.4 </w:t>
      </w:r>
      <w:ins w:id="1847" w:author="IRK" w:date="2020-03-09T13:33:00Z">
        <w:r w:rsidR="00C77CD2">
          <w:fldChar w:fldCharType="end"/>
        </w:r>
        <w:r w:rsidR="00C77CD2">
          <w:fldChar w:fldCharType="begin"/>
        </w:r>
        <w:r w:rsidR="00C77CD2">
          <w:instrText xml:space="preserve"> REF _Ref34653209 \h </w:instrText>
        </w:r>
      </w:ins>
      <w:r w:rsidR="00C77CD2">
        <w:fldChar w:fldCharType="separate"/>
      </w:r>
      <w:r w:rsidR="00AB1F2F" w:rsidRPr="0049256C">
        <w:t>業務データベース</w:t>
      </w:r>
      <w:ins w:id="1848" w:author="IRK" w:date="2020-03-09T13:33:00Z">
        <w:r w:rsidR="00C77CD2">
          <w:fldChar w:fldCharType="end"/>
        </w:r>
      </w:ins>
      <w:ins w:id="1849" w:author="IRK" w:date="2020-03-10T22:13:00Z">
        <w:r w:rsidR="001075B0">
          <w:rPr>
            <w:rFonts w:hint="eastAsia"/>
          </w:rPr>
          <w:t>」</w:t>
        </w:r>
      </w:ins>
      <w:r w:rsidRPr="0049256C">
        <w:t>を参照のこと。</w:t>
      </w:r>
    </w:p>
    <w:p w14:paraId="4BF4C476" w14:textId="77777777" w:rsidR="005B6671" w:rsidRPr="0049256C" w:rsidRDefault="005B6671" w:rsidP="00EC7890"/>
    <w:p w14:paraId="09E54AA6" w14:textId="5E404CEB" w:rsidR="008B713E" w:rsidRPr="0049256C" w:rsidRDefault="008B713E" w:rsidP="007D3017">
      <w:pPr>
        <w:pStyle w:val="afff6"/>
      </w:pPr>
      <w:bookmarkStart w:id="1850" w:name="_Ref34653237"/>
      <w:bookmarkStart w:id="1851" w:name="_Toc34839530"/>
      <w:del w:id="1852" w:author="IRK" w:date="2020-03-09T13:33:00Z">
        <w:r w:rsidRPr="0049256C" w:rsidDel="00C77CD2">
          <w:delText>[</w:delText>
        </w:r>
        <w:r w:rsidRPr="0049256C" w:rsidDel="00C77CD2">
          <w:delText>表</w:delText>
        </w:r>
        <w:r w:rsidRPr="0049256C" w:rsidDel="00C77CD2">
          <w:delText xml:space="preserve"> </w:delText>
        </w:r>
        <w:r w:rsidR="003561C7" w:rsidRPr="0049256C" w:rsidDel="00C77CD2">
          <w:fldChar w:fldCharType="begin"/>
        </w:r>
        <w:r w:rsidR="003561C7" w:rsidRPr="0049256C" w:rsidDel="00C77CD2">
          <w:delInstrText xml:space="preserve"> SEQ [</w:delInstrText>
        </w:r>
        <w:r w:rsidR="003561C7" w:rsidRPr="0049256C" w:rsidDel="00C77CD2">
          <w:delInstrText>表</w:delInstrText>
        </w:r>
        <w:r w:rsidR="003561C7" w:rsidRPr="0049256C" w:rsidDel="00C77CD2">
          <w:delInstrText xml:space="preserve"> \* ARABIC </w:delInstrText>
        </w:r>
        <w:r w:rsidR="003561C7" w:rsidRPr="0049256C" w:rsidDel="00C77CD2">
          <w:fldChar w:fldCharType="separate"/>
        </w:r>
        <w:r w:rsidR="000132DF" w:rsidDel="00C77CD2">
          <w:rPr>
            <w:noProof/>
          </w:rPr>
          <w:delText>64</w:delText>
        </w:r>
        <w:r w:rsidR="003561C7" w:rsidRPr="0049256C" w:rsidDel="00C77CD2">
          <w:rPr>
            <w:noProof/>
          </w:rPr>
          <w:fldChar w:fldCharType="end"/>
        </w:r>
        <w:r w:rsidRPr="0049256C" w:rsidDel="00C77CD2">
          <w:rPr>
            <w:rFonts w:hint="eastAsia"/>
          </w:rPr>
          <w:delText>]</w:delText>
        </w:r>
      </w:del>
      <w:ins w:id="1853" w:author="IRK" w:date="2020-03-09T13:33:00Z">
        <w:r w:rsidR="00C77CD2">
          <w:rPr>
            <w:rFonts w:hint="eastAsia"/>
          </w:rPr>
          <w:t>[</w:t>
        </w:r>
        <w:r w:rsidR="00C77CD2">
          <w:rPr>
            <w:rFonts w:hint="eastAsia"/>
          </w:rPr>
          <w:t>表</w:t>
        </w:r>
        <w:r w:rsidR="00C77CD2">
          <w:rPr>
            <w:rFonts w:hint="eastAsia"/>
          </w:rPr>
          <w:t xml:space="preserve"> </w:t>
        </w:r>
        <w:r w:rsidR="00C77CD2">
          <w:fldChar w:fldCharType="begin"/>
        </w:r>
        <w:r w:rsidR="00C77CD2">
          <w:instrText xml:space="preserve"> </w:instrText>
        </w:r>
        <w:r w:rsidR="00C77CD2">
          <w:rPr>
            <w:rFonts w:hint="eastAsia"/>
          </w:rPr>
          <w:instrText xml:space="preserve">SEQ </w:instrText>
        </w:r>
        <w:r w:rsidR="00C77CD2">
          <w:rPr>
            <w:rFonts w:hint="eastAsia"/>
          </w:rPr>
          <w:instrText>表</w:instrText>
        </w:r>
        <w:r w:rsidR="00C77CD2">
          <w:rPr>
            <w:rFonts w:hint="eastAsia"/>
          </w:rPr>
          <w:instrText xml:space="preserve"> \* ARABIC</w:instrText>
        </w:r>
        <w:r w:rsidR="00C77CD2">
          <w:instrText xml:space="preserve"> </w:instrText>
        </w:r>
      </w:ins>
      <w:r w:rsidR="00C77CD2">
        <w:fldChar w:fldCharType="separate"/>
      </w:r>
      <w:r w:rsidR="00AB1F2F">
        <w:rPr>
          <w:noProof/>
        </w:rPr>
        <w:t>64</w:t>
      </w:r>
      <w:ins w:id="1854" w:author="IRK" w:date="2020-03-09T13:33:00Z">
        <w:r w:rsidR="00C77CD2">
          <w:fldChar w:fldCharType="end"/>
        </w:r>
        <w:r w:rsidR="00C77CD2">
          <w:rPr>
            <w:rFonts w:hint="eastAsia"/>
          </w:rPr>
          <w:t>]</w:t>
        </w:r>
      </w:ins>
      <w:bookmarkEnd w:id="1850"/>
      <w:bookmarkEnd w:id="185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1855" w:author="IRK" w:date="2020-04-16T11:27:00Z">
          <w:tblPr>
            <w:tblW w:w="0" w:type="auto"/>
            <w:tblInd w:w="108" w:type="dxa"/>
            <w:tblLook w:val="04A0" w:firstRow="1" w:lastRow="0" w:firstColumn="1" w:lastColumn="0" w:noHBand="0" w:noVBand="1"/>
          </w:tblPr>
        </w:tblPrChange>
      </w:tblPr>
      <w:tblGrid>
        <w:gridCol w:w="9356"/>
        <w:tblGridChange w:id="1856">
          <w:tblGrid>
            <w:gridCol w:w="9356"/>
          </w:tblGrid>
        </w:tblGridChange>
      </w:tblGrid>
      <w:tr w:rsidR="005B6671" w:rsidRPr="0049256C" w14:paraId="0BB8E042" w14:textId="77777777" w:rsidTr="00C00E69">
        <w:trPr>
          <w:jc w:val="center"/>
        </w:trPr>
        <w:tc>
          <w:tcPr>
            <w:tcW w:w="9356" w:type="dxa"/>
            <w:tcPrChange w:id="1857" w:author="IRK" w:date="2020-04-16T11:27:00Z">
              <w:tcPr>
                <w:tcW w:w="9356" w:type="dxa"/>
              </w:tcPr>
            </w:tcPrChange>
          </w:tcPr>
          <w:p w14:paraId="0821AE53" w14:textId="77777777" w:rsidR="005B6671" w:rsidRPr="0049256C" w:rsidRDefault="005B6671">
            <w:pPr>
              <w:pStyle w:val="16"/>
              <w:pPrChange w:id="1858" w:author="IRK" w:date="2020-04-27T17:26:00Z">
                <w:pPr/>
              </w:pPrChange>
            </w:pPr>
            <w:r w:rsidRPr="0049256C">
              <w:t>********************************************************************************</w:t>
            </w:r>
          </w:p>
          <w:p w14:paraId="0F295642" w14:textId="77777777" w:rsidR="005B6671" w:rsidRPr="0049256C" w:rsidRDefault="005B6671">
            <w:pPr>
              <w:pStyle w:val="16"/>
              <w:pPrChange w:id="1859" w:author="IRK" w:date="2020-04-27T17:26:00Z">
                <w:pPr/>
              </w:pPrChange>
            </w:pPr>
          </w:p>
          <w:p w14:paraId="3FDEECFB" w14:textId="77777777" w:rsidR="005B6671" w:rsidRPr="0049256C" w:rsidRDefault="005B6671">
            <w:pPr>
              <w:pStyle w:val="16"/>
              <w:pPrChange w:id="1860" w:author="IRK" w:date="2020-04-27T17:26:00Z">
                <w:pPr/>
              </w:pPrChange>
            </w:pPr>
            <w:r w:rsidRPr="0049256C">
              <w:rPr>
                <w:rFonts w:hint="eastAsia"/>
              </w:rPr>
              <w:t>設定対象選択</w:t>
            </w:r>
          </w:p>
          <w:p w14:paraId="66362C34" w14:textId="77777777" w:rsidR="005B6671" w:rsidRPr="0049256C" w:rsidRDefault="005B6671">
            <w:pPr>
              <w:pStyle w:val="16"/>
              <w:pPrChange w:id="1861" w:author="IRK" w:date="2020-04-27T17:26:00Z">
                <w:pPr/>
              </w:pPrChange>
            </w:pPr>
          </w:p>
          <w:p w14:paraId="474AAA9F" w14:textId="77777777" w:rsidR="005B6671" w:rsidRPr="0049256C" w:rsidRDefault="005B6671">
            <w:pPr>
              <w:pStyle w:val="16"/>
              <w:pPrChange w:id="1862" w:author="IRK" w:date="2020-04-27T17:26:00Z">
                <w:pPr/>
              </w:pPrChange>
            </w:pPr>
            <w:r w:rsidRPr="0049256C">
              <w:t>********************************************************************************</w:t>
            </w:r>
          </w:p>
          <w:p w14:paraId="1680668A" w14:textId="77777777" w:rsidR="005B6671" w:rsidRPr="0049256C" w:rsidRDefault="005B6671">
            <w:pPr>
              <w:pStyle w:val="16"/>
              <w:pPrChange w:id="1863" w:author="IRK" w:date="2020-04-27T17:26:00Z">
                <w:pPr/>
              </w:pPrChange>
            </w:pPr>
          </w:p>
          <w:p w14:paraId="56EA6844" w14:textId="77777777" w:rsidR="005B6671" w:rsidRPr="0049256C" w:rsidRDefault="005B6671">
            <w:pPr>
              <w:pStyle w:val="16"/>
              <w:pPrChange w:id="1864" w:author="IRK" w:date="2020-04-27T17:26:00Z">
                <w:pPr/>
              </w:pPrChange>
            </w:pPr>
            <w:r w:rsidRPr="0049256C">
              <w:rPr>
                <w:rFonts w:hint="eastAsia"/>
              </w:rPr>
              <w:t>設定対象を選択してください。</w:t>
            </w:r>
          </w:p>
          <w:p w14:paraId="79AED204" w14:textId="77777777" w:rsidR="005B6671" w:rsidRPr="0049256C" w:rsidRDefault="005B6671">
            <w:pPr>
              <w:pStyle w:val="16"/>
              <w:pPrChange w:id="1865" w:author="IRK" w:date="2020-04-27T17:26:00Z">
                <w:pPr/>
              </w:pPrChange>
            </w:pPr>
            <w:r w:rsidRPr="0049256C">
              <w:t xml:space="preserve">    1. </w:t>
            </w:r>
            <w:r w:rsidRPr="0049256C">
              <w:t>単位ルールシステム管理</w:t>
            </w:r>
          </w:p>
          <w:p w14:paraId="42BBD113" w14:textId="65CA0279" w:rsidR="005B6671" w:rsidRPr="0049256C" w:rsidRDefault="005B6671">
            <w:pPr>
              <w:pStyle w:val="16"/>
              <w:pPrChange w:id="1866" w:author="IRK" w:date="2020-04-27T17:26:00Z">
                <w:pPr/>
              </w:pPrChange>
            </w:pPr>
            <w:r w:rsidRPr="0049256C">
              <w:t xml:space="preserve">        </w:t>
            </w:r>
            <w:r w:rsidR="00B630B1" w:rsidRPr="00A201E5">
              <w:rPr>
                <w:rFonts w:hint="eastAsia"/>
              </w:rPr>
              <w:t>単位</w:t>
            </w:r>
            <w:r w:rsidRPr="0049256C">
              <w:t>ルールシステム設定を管理します。</w:t>
            </w:r>
          </w:p>
          <w:p w14:paraId="3A5095DA" w14:textId="77777777" w:rsidR="005B6671" w:rsidRPr="0049256C" w:rsidRDefault="005B6671">
            <w:pPr>
              <w:pStyle w:val="16"/>
              <w:pPrChange w:id="1867" w:author="IRK" w:date="2020-04-27T17:26:00Z">
                <w:pPr/>
              </w:pPrChange>
            </w:pPr>
            <w:r w:rsidRPr="0049256C">
              <w:t xml:space="preserve">    2. </w:t>
            </w:r>
            <w:r w:rsidRPr="0049256C">
              <w:t>業務データベース管理</w:t>
            </w:r>
          </w:p>
          <w:p w14:paraId="40919EC4" w14:textId="77777777" w:rsidR="005B6671" w:rsidRPr="0049256C" w:rsidRDefault="005B6671">
            <w:pPr>
              <w:pStyle w:val="16"/>
              <w:pPrChange w:id="1868" w:author="IRK" w:date="2020-04-27T17:26:00Z">
                <w:pPr/>
              </w:pPrChange>
            </w:pPr>
            <w:r w:rsidRPr="0049256C">
              <w:t xml:space="preserve">        </w:t>
            </w:r>
            <w:r w:rsidRPr="0049256C">
              <w:t>業務データベース設定を管理します。</w:t>
            </w:r>
          </w:p>
          <w:p w14:paraId="2D84A57D" w14:textId="77777777" w:rsidR="005B6671" w:rsidRPr="0049256C" w:rsidRDefault="005B6671">
            <w:pPr>
              <w:pStyle w:val="16"/>
              <w:pPrChange w:id="1869" w:author="IRK" w:date="2020-04-27T17:26:00Z">
                <w:pPr/>
              </w:pPrChange>
            </w:pPr>
          </w:p>
          <w:p w14:paraId="54CD6F8C" w14:textId="77777777" w:rsidR="005B6671" w:rsidRPr="0049256C" w:rsidRDefault="005B6671">
            <w:pPr>
              <w:pStyle w:val="16"/>
              <w:pPrChange w:id="1870" w:author="IRK" w:date="2020-04-27T17:26:00Z">
                <w:pPr/>
              </w:pPrChange>
            </w:pPr>
          </w:p>
          <w:p w14:paraId="683D1E1B" w14:textId="77777777" w:rsidR="005B6671" w:rsidRPr="0049256C" w:rsidRDefault="005B6671">
            <w:pPr>
              <w:pStyle w:val="16"/>
              <w:pPrChange w:id="1871" w:author="IRK" w:date="2020-04-27T17:26:00Z">
                <w:pPr/>
              </w:pPrChange>
            </w:pPr>
            <w:r w:rsidRPr="0049256C">
              <w:rPr>
                <w:rFonts w:hint="eastAsia"/>
              </w:rPr>
              <w:t>選択してください。</w:t>
            </w:r>
            <w:r w:rsidRPr="0049256C">
              <w:t xml:space="preserve"> &gt;&gt;</w:t>
            </w:r>
          </w:p>
        </w:tc>
      </w:tr>
    </w:tbl>
    <w:p w14:paraId="1CC3C025" w14:textId="77777777" w:rsidR="005B6671" w:rsidRPr="0049256C" w:rsidRDefault="005B6671" w:rsidP="00EC7890"/>
    <w:p w14:paraId="1CAF0D9B" w14:textId="49271621" w:rsidR="005B6671" w:rsidRPr="0049256C" w:rsidRDefault="008B713E" w:rsidP="00EC7890">
      <w:del w:id="1872" w:author="IRK" w:date="2020-03-09T13:33:00Z">
        <w:r w:rsidRPr="0049256C" w:rsidDel="00C77CD2">
          <w:delText>表</w:delText>
        </w:r>
        <w:r w:rsidRPr="0049256C" w:rsidDel="00C77CD2">
          <w:delText>6</w:delText>
        </w:r>
        <w:r w:rsidR="004E1FB2" w:rsidDel="00C77CD2">
          <w:delText>4</w:delText>
        </w:r>
      </w:del>
      <w:ins w:id="1873" w:author="IRK" w:date="2020-03-09T13:33:00Z">
        <w:r w:rsidR="00C77CD2">
          <w:fldChar w:fldCharType="begin"/>
        </w:r>
        <w:r w:rsidR="00C77CD2">
          <w:instrText xml:space="preserve"> REF _Ref34653237 \h </w:instrText>
        </w:r>
      </w:ins>
      <w:r w:rsidR="00C77CD2">
        <w:fldChar w:fldCharType="separate"/>
      </w:r>
      <w:ins w:id="1874" w:author="IRK" w:date="2020-03-09T13:33:00Z">
        <w:r w:rsidR="00AB1F2F">
          <w:rPr>
            <w:rFonts w:hint="eastAsia"/>
          </w:rPr>
          <w:t>[</w:t>
        </w:r>
        <w:r w:rsidR="00AB1F2F">
          <w:rPr>
            <w:rFonts w:hint="eastAsia"/>
          </w:rPr>
          <w:t>表</w:t>
        </w:r>
        <w:r w:rsidR="00AB1F2F">
          <w:rPr>
            <w:rFonts w:hint="eastAsia"/>
          </w:rPr>
          <w:t xml:space="preserve"> </w:t>
        </w:r>
      </w:ins>
      <w:r w:rsidR="00AB1F2F">
        <w:rPr>
          <w:noProof/>
        </w:rPr>
        <w:t>64</w:t>
      </w:r>
      <w:ins w:id="1875" w:author="IRK" w:date="2020-03-09T13:33:00Z">
        <w:r w:rsidR="00AB1F2F">
          <w:rPr>
            <w:rFonts w:hint="eastAsia"/>
          </w:rPr>
          <w:t>]</w:t>
        </w:r>
        <w:r w:rsidR="00C77CD2">
          <w:fldChar w:fldCharType="end"/>
        </w:r>
      </w:ins>
      <w:r w:rsidR="00B630B1">
        <w:t>で、単位ルールシステム管理を選択した場合</w:t>
      </w:r>
      <w:r w:rsidR="00B630B1">
        <w:rPr>
          <w:rFonts w:hint="eastAsia"/>
        </w:rPr>
        <w:t>、</w:t>
      </w:r>
      <w:del w:id="1876" w:author="IRK" w:date="2020-03-09T13:33:00Z">
        <w:r w:rsidR="005B6671" w:rsidRPr="0049256C" w:rsidDel="00C77CD2">
          <w:delText>2.3.3</w:delText>
        </w:r>
        <w:r w:rsidR="005B6671" w:rsidRPr="0049256C" w:rsidDel="00C77CD2">
          <w:delText>の単位ルールシステム管理画面</w:delText>
        </w:r>
      </w:del>
      <w:ins w:id="1877" w:author="IRK" w:date="2020-04-16T15:50:00Z">
        <w:r w:rsidR="008C19E5">
          <w:rPr>
            <w:rFonts w:hint="eastAsia"/>
          </w:rPr>
          <w:t>「</w:t>
        </w:r>
      </w:ins>
      <w:ins w:id="1878" w:author="IRK" w:date="2020-03-09T13:34:00Z">
        <w:r w:rsidR="00C77CD2">
          <w:fldChar w:fldCharType="begin"/>
        </w:r>
        <w:r w:rsidR="00C77CD2">
          <w:instrText xml:space="preserve"> REF _Ref34653276 \r \h </w:instrText>
        </w:r>
      </w:ins>
      <w:r w:rsidR="00C77CD2">
        <w:fldChar w:fldCharType="separate"/>
      </w:r>
      <w:r w:rsidR="00AB1F2F">
        <w:t xml:space="preserve">2.3.3 </w:t>
      </w:r>
      <w:ins w:id="1879" w:author="IRK" w:date="2020-03-09T13:34:00Z">
        <w:r w:rsidR="00C77CD2">
          <w:fldChar w:fldCharType="end"/>
        </w:r>
        <w:r w:rsidR="00C77CD2">
          <w:fldChar w:fldCharType="begin"/>
        </w:r>
        <w:r w:rsidR="00C77CD2">
          <w:instrText xml:space="preserve"> REF _Ref34653279 \h </w:instrText>
        </w:r>
      </w:ins>
      <w:r w:rsidR="00C77CD2">
        <w:fldChar w:fldCharType="separate"/>
      </w:r>
      <w:r w:rsidR="00AB1F2F" w:rsidRPr="0049256C">
        <w:t>単位ルールシステム管理</w:t>
      </w:r>
      <w:ins w:id="1880" w:author="IRK" w:date="2020-03-09T13:34:00Z">
        <w:r w:rsidR="00C77CD2">
          <w:fldChar w:fldCharType="end"/>
        </w:r>
      </w:ins>
      <w:ins w:id="1881" w:author="IRK" w:date="2020-03-10T22:13:00Z">
        <w:r w:rsidR="001075B0">
          <w:rPr>
            <w:rFonts w:hint="eastAsia"/>
          </w:rPr>
          <w:t>」</w:t>
        </w:r>
      </w:ins>
      <w:r w:rsidR="005B6671" w:rsidRPr="0049256C">
        <w:t>に移動し、業務データベース管理を選択した場合は</w:t>
      </w:r>
      <w:r w:rsidR="00B630B1">
        <w:rPr>
          <w:rFonts w:hint="eastAsia"/>
        </w:rPr>
        <w:t>、</w:t>
      </w:r>
      <w:del w:id="1882" w:author="IRK" w:date="2020-03-09T13:34:00Z">
        <w:r w:rsidR="005B6671" w:rsidRPr="0049256C" w:rsidDel="00C77CD2">
          <w:delText>2.3.</w:delText>
        </w:r>
        <w:r w:rsidR="00CD03DA" w:rsidDel="00C77CD2">
          <w:rPr>
            <w:rFonts w:hint="eastAsia"/>
          </w:rPr>
          <w:delText>4</w:delText>
        </w:r>
        <w:r w:rsidR="005B6671" w:rsidRPr="0049256C" w:rsidDel="00C77CD2">
          <w:delText>の業務データベース一覧</w:delText>
        </w:r>
      </w:del>
      <w:ins w:id="1883" w:author="IRK" w:date="2020-03-10T22:14:00Z">
        <w:r w:rsidR="001075B0">
          <w:rPr>
            <w:rFonts w:hint="eastAsia"/>
          </w:rPr>
          <w:t>「</w:t>
        </w:r>
      </w:ins>
      <w:ins w:id="1884" w:author="IRK" w:date="2020-03-09T13:34:00Z">
        <w:r w:rsidR="00C77CD2">
          <w:fldChar w:fldCharType="begin"/>
        </w:r>
        <w:r w:rsidR="00C77CD2">
          <w:instrText xml:space="preserve"> </w:instrText>
        </w:r>
        <w:r w:rsidR="00C77CD2">
          <w:rPr>
            <w:rFonts w:hint="eastAsia"/>
          </w:rPr>
          <w:instrText>REF _Ref34653308 \r \h</w:instrText>
        </w:r>
        <w:r w:rsidR="00C77CD2">
          <w:instrText xml:space="preserve"> </w:instrText>
        </w:r>
      </w:ins>
      <w:r w:rsidR="00C77CD2">
        <w:fldChar w:fldCharType="separate"/>
      </w:r>
      <w:r w:rsidR="00AB1F2F">
        <w:t xml:space="preserve">2.3.4 </w:t>
      </w:r>
      <w:ins w:id="1885" w:author="IRK" w:date="2020-03-09T13:34:00Z">
        <w:r w:rsidR="00C77CD2">
          <w:fldChar w:fldCharType="end"/>
        </w:r>
        <w:r w:rsidR="00C77CD2">
          <w:fldChar w:fldCharType="begin"/>
        </w:r>
        <w:r w:rsidR="00C77CD2">
          <w:instrText xml:space="preserve"> REF _Ref34653312 \h </w:instrText>
        </w:r>
      </w:ins>
      <w:r w:rsidR="00C77CD2">
        <w:fldChar w:fldCharType="separate"/>
      </w:r>
      <w:r w:rsidR="00AB1F2F" w:rsidRPr="0049256C">
        <w:t>業務データベース一覧</w:t>
      </w:r>
      <w:ins w:id="1886" w:author="IRK" w:date="2020-03-09T13:34:00Z">
        <w:r w:rsidR="00C77CD2">
          <w:fldChar w:fldCharType="end"/>
        </w:r>
      </w:ins>
      <w:ins w:id="1887" w:author="IRK" w:date="2020-03-10T22:14:00Z">
        <w:r w:rsidR="001075B0">
          <w:rPr>
            <w:rFonts w:hint="eastAsia"/>
          </w:rPr>
          <w:t>」</w:t>
        </w:r>
      </w:ins>
      <w:r w:rsidR="005B6671" w:rsidRPr="0049256C">
        <w:t>に移動する。</w:t>
      </w:r>
    </w:p>
    <w:p w14:paraId="02A9B5B3" w14:textId="77777777" w:rsidR="005B6671" w:rsidRPr="00CD03DA" w:rsidRDefault="005B6671" w:rsidP="00EC7890"/>
    <w:p w14:paraId="43AC44F5" w14:textId="77777777" w:rsidR="005B6671" w:rsidRPr="0049256C" w:rsidRDefault="005B6671">
      <w:pPr>
        <w:pStyle w:val="32"/>
        <w:numPr>
          <w:ilvl w:val="2"/>
          <w:numId w:val="139"/>
        </w:numPr>
        <w:rPr>
          <w:lang w:eastAsia="ja-JP"/>
        </w:rPr>
        <w:pPrChange w:id="1888" w:author="IRK" w:date="2020-05-11T09:37:00Z">
          <w:pPr>
            <w:pStyle w:val="32"/>
            <w:numPr>
              <w:numId w:val="28"/>
            </w:numPr>
            <w:spacing w:before="12" w:after="100"/>
            <w:jc w:val="left"/>
          </w:pPr>
        </w:pPrChange>
      </w:pPr>
      <w:bookmarkStart w:id="1889" w:name="_Toc441755293"/>
      <w:bookmarkStart w:id="1890" w:name="_Ref34653276"/>
      <w:bookmarkStart w:id="1891" w:name="_Ref34653279"/>
      <w:bookmarkStart w:id="1892" w:name="_Ref34654024"/>
      <w:bookmarkStart w:id="1893" w:name="_Ref34654027"/>
      <w:bookmarkStart w:id="1894" w:name="_Ref34654070"/>
      <w:bookmarkStart w:id="1895" w:name="_Ref34654075"/>
      <w:bookmarkStart w:id="1896" w:name="_Toc40449534"/>
      <w:r w:rsidRPr="0049256C">
        <w:rPr>
          <w:lang w:eastAsia="ja-JP"/>
        </w:rPr>
        <w:t>単位ルールシステム管理</w:t>
      </w:r>
      <w:bookmarkEnd w:id="1889"/>
      <w:bookmarkEnd w:id="1890"/>
      <w:bookmarkEnd w:id="1891"/>
      <w:bookmarkEnd w:id="1892"/>
      <w:bookmarkEnd w:id="1893"/>
      <w:bookmarkEnd w:id="1894"/>
      <w:bookmarkEnd w:id="1895"/>
      <w:bookmarkEnd w:id="1896"/>
    </w:p>
    <w:p w14:paraId="42DE35EF" w14:textId="5ADD1A37" w:rsidR="005B6671" w:rsidRPr="0049256C" w:rsidRDefault="008B713E" w:rsidP="00EC7890">
      <w:del w:id="1897" w:author="IRK" w:date="2020-03-09T13:35:00Z">
        <w:r w:rsidRPr="0049256C" w:rsidDel="00C77CD2">
          <w:delText>表</w:delText>
        </w:r>
        <w:r w:rsidRPr="0049256C" w:rsidDel="00C77CD2">
          <w:delText>6</w:delText>
        </w:r>
        <w:r w:rsidR="003D64D0" w:rsidDel="00C77CD2">
          <w:delText>5</w:delText>
        </w:r>
      </w:del>
      <w:ins w:id="1898" w:author="IRK" w:date="2020-03-09T13:35:00Z">
        <w:r w:rsidR="00C77CD2">
          <w:rPr>
            <w:rFonts w:hint="eastAsia"/>
          </w:rPr>
          <w:t>次の表</w:t>
        </w:r>
      </w:ins>
      <w:r w:rsidR="005B6671" w:rsidRPr="0049256C">
        <w:t>は、登録された単位ルールシステムを示</w:t>
      </w:r>
      <w:r w:rsidR="00CD03DA">
        <w:rPr>
          <w:rFonts w:hint="eastAsia"/>
        </w:rPr>
        <w:t>す</w:t>
      </w:r>
      <w:r w:rsidR="005B6671" w:rsidRPr="0049256C">
        <w:t>。各単位ルールシステムには、固有の</w:t>
      </w:r>
      <w:r w:rsidR="005B6671" w:rsidRPr="0049256C">
        <w:t>ID</w:t>
      </w:r>
      <w:r w:rsidR="00B630B1" w:rsidRPr="008A11CA">
        <w:t>と</w:t>
      </w:r>
      <w:r w:rsidR="00B630B1" w:rsidRPr="00A201E5">
        <w:rPr>
          <w:rFonts w:hint="eastAsia"/>
        </w:rPr>
        <w:t>名称</w:t>
      </w:r>
      <w:r w:rsidR="005B6671" w:rsidRPr="008A11CA">
        <w:t>が</w:t>
      </w:r>
      <w:r w:rsidR="005B6671" w:rsidRPr="0049256C">
        <w:t>付与されている。</w:t>
      </w:r>
    </w:p>
    <w:p w14:paraId="61C7F4E1" w14:textId="77777777" w:rsidR="005B6671" w:rsidRPr="0049256C" w:rsidRDefault="005B6671" w:rsidP="00EC7890">
      <w:del w:id="1899" w:author="IRK" w:date="2020-03-10T15:07:00Z">
        <w:r w:rsidRPr="0049256C" w:rsidDel="00967926">
          <w:delText xml:space="preserve"> </w:delText>
        </w:r>
      </w:del>
    </w:p>
    <w:p w14:paraId="3D7D2A82" w14:textId="3679F32C" w:rsidR="008B713E" w:rsidRPr="0049256C" w:rsidRDefault="008B713E" w:rsidP="007D3017">
      <w:pPr>
        <w:pStyle w:val="afff6"/>
      </w:pPr>
      <w:bookmarkStart w:id="1900" w:name="_Toc34839531"/>
      <w:del w:id="1901" w:author="IRK" w:date="2020-03-09T13:35:00Z">
        <w:r w:rsidRPr="0049256C" w:rsidDel="00C77CD2">
          <w:delText>[</w:delText>
        </w:r>
        <w:r w:rsidRPr="0049256C" w:rsidDel="00C77CD2">
          <w:delText>表</w:delText>
        </w:r>
        <w:r w:rsidRPr="0049256C" w:rsidDel="00C77CD2">
          <w:delText xml:space="preserve"> </w:delText>
        </w:r>
        <w:r w:rsidR="003561C7" w:rsidRPr="0049256C" w:rsidDel="00C77CD2">
          <w:fldChar w:fldCharType="begin"/>
        </w:r>
        <w:r w:rsidR="003561C7" w:rsidRPr="0049256C" w:rsidDel="00C77CD2">
          <w:delInstrText xml:space="preserve"> SEQ [</w:delInstrText>
        </w:r>
        <w:r w:rsidR="003561C7" w:rsidRPr="0049256C" w:rsidDel="00C77CD2">
          <w:delInstrText>表</w:delInstrText>
        </w:r>
        <w:r w:rsidR="003561C7" w:rsidRPr="0049256C" w:rsidDel="00C77CD2">
          <w:delInstrText xml:space="preserve"> \* ARABIC </w:delInstrText>
        </w:r>
        <w:r w:rsidR="003561C7" w:rsidRPr="0049256C" w:rsidDel="00C77CD2">
          <w:fldChar w:fldCharType="separate"/>
        </w:r>
        <w:r w:rsidR="000132DF" w:rsidDel="00C77CD2">
          <w:rPr>
            <w:noProof/>
          </w:rPr>
          <w:delText>65</w:delText>
        </w:r>
        <w:r w:rsidR="003561C7" w:rsidRPr="0049256C" w:rsidDel="00C77CD2">
          <w:rPr>
            <w:noProof/>
          </w:rPr>
          <w:fldChar w:fldCharType="end"/>
        </w:r>
        <w:r w:rsidRPr="0049256C" w:rsidDel="00C77CD2">
          <w:rPr>
            <w:rFonts w:hint="eastAsia"/>
          </w:rPr>
          <w:delText>]</w:delText>
        </w:r>
      </w:del>
      <w:ins w:id="1902" w:author="IRK" w:date="2020-03-09T13:35:00Z">
        <w:r w:rsidR="00C77CD2">
          <w:rPr>
            <w:rFonts w:hint="eastAsia"/>
          </w:rPr>
          <w:t>[</w:t>
        </w:r>
        <w:r w:rsidR="00C77CD2">
          <w:rPr>
            <w:rFonts w:hint="eastAsia"/>
          </w:rPr>
          <w:t>表</w:t>
        </w:r>
        <w:r w:rsidR="00C77CD2">
          <w:rPr>
            <w:rFonts w:hint="eastAsia"/>
          </w:rPr>
          <w:t xml:space="preserve"> </w:t>
        </w:r>
        <w:r w:rsidR="00C77CD2">
          <w:fldChar w:fldCharType="begin"/>
        </w:r>
        <w:r w:rsidR="00C77CD2">
          <w:instrText xml:space="preserve"> </w:instrText>
        </w:r>
        <w:r w:rsidR="00C77CD2">
          <w:rPr>
            <w:rFonts w:hint="eastAsia"/>
          </w:rPr>
          <w:instrText xml:space="preserve">SEQ </w:instrText>
        </w:r>
        <w:r w:rsidR="00C77CD2">
          <w:rPr>
            <w:rFonts w:hint="eastAsia"/>
          </w:rPr>
          <w:instrText>表</w:instrText>
        </w:r>
        <w:r w:rsidR="00C77CD2">
          <w:rPr>
            <w:rFonts w:hint="eastAsia"/>
          </w:rPr>
          <w:instrText xml:space="preserve"> \* ARABIC</w:instrText>
        </w:r>
        <w:r w:rsidR="00C77CD2">
          <w:instrText xml:space="preserve"> </w:instrText>
        </w:r>
      </w:ins>
      <w:r w:rsidR="00C77CD2">
        <w:fldChar w:fldCharType="separate"/>
      </w:r>
      <w:r w:rsidR="00AB1F2F">
        <w:rPr>
          <w:noProof/>
        </w:rPr>
        <w:t>65</w:t>
      </w:r>
      <w:ins w:id="1903" w:author="IRK" w:date="2020-03-09T13:35:00Z">
        <w:r w:rsidR="00C77CD2">
          <w:fldChar w:fldCharType="end"/>
        </w:r>
        <w:r w:rsidR="00C77CD2">
          <w:rPr>
            <w:rFonts w:hint="eastAsia"/>
          </w:rPr>
          <w:t>]</w:t>
        </w:r>
      </w:ins>
      <w:bookmarkEnd w:id="1900"/>
    </w:p>
    <w:tbl>
      <w:tblPr>
        <w:tblW w:w="0" w:type="auto"/>
        <w:jc w:val="center"/>
        <w:tblLook w:val="04A0" w:firstRow="1" w:lastRow="0" w:firstColumn="1" w:lastColumn="0" w:noHBand="0" w:noVBand="1"/>
        <w:tblPrChange w:id="1904" w:author="IRK" w:date="2020-04-16T11:27:00Z">
          <w:tblPr>
            <w:tblW w:w="0" w:type="auto"/>
            <w:tblInd w:w="108" w:type="dxa"/>
            <w:tblLook w:val="04A0" w:firstRow="1" w:lastRow="0" w:firstColumn="1" w:lastColumn="0" w:noHBand="0" w:noVBand="1"/>
          </w:tblPr>
        </w:tblPrChange>
      </w:tblPr>
      <w:tblGrid>
        <w:gridCol w:w="9356"/>
        <w:tblGridChange w:id="1905">
          <w:tblGrid>
            <w:gridCol w:w="9356"/>
          </w:tblGrid>
        </w:tblGridChange>
      </w:tblGrid>
      <w:tr w:rsidR="005B6671" w:rsidRPr="0049256C" w14:paraId="2DBDB808"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1906" w:author="IRK" w:date="2020-04-16T11:27:00Z">
              <w:tcPr>
                <w:tcW w:w="9356" w:type="dxa"/>
                <w:tcBorders>
                  <w:top w:val="single" w:sz="4" w:space="0" w:color="auto"/>
                  <w:left w:val="single" w:sz="4" w:space="0" w:color="auto"/>
                  <w:bottom w:val="single" w:sz="4" w:space="0" w:color="auto"/>
                  <w:right w:val="single" w:sz="4" w:space="0" w:color="auto"/>
                </w:tcBorders>
              </w:tcPr>
            </w:tcPrChange>
          </w:tcPr>
          <w:p w14:paraId="4F0A3A86" w14:textId="77777777" w:rsidR="005B6671" w:rsidRPr="0049256C" w:rsidRDefault="005B6671">
            <w:pPr>
              <w:pStyle w:val="16"/>
              <w:pPrChange w:id="1907" w:author="IRK" w:date="2020-04-27T17:26:00Z">
                <w:pPr/>
              </w:pPrChange>
            </w:pPr>
            <w:r w:rsidRPr="0049256C">
              <w:t>********************************************************************************</w:t>
            </w:r>
          </w:p>
          <w:p w14:paraId="5673F7E7" w14:textId="77777777" w:rsidR="005B6671" w:rsidRPr="0049256C" w:rsidRDefault="005B6671">
            <w:pPr>
              <w:pStyle w:val="16"/>
              <w:pPrChange w:id="1908" w:author="IRK" w:date="2020-04-27T17:26:00Z">
                <w:pPr/>
              </w:pPrChange>
            </w:pPr>
          </w:p>
          <w:p w14:paraId="39FA2EDD" w14:textId="77777777" w:rsidR="005B6671" w:rsidRPr="0049256C" w:rsidRDefault="005B6671">
            <w:pPr>
              <w:pStyle w:val="16"/>
              <w:pPrChange w:id="1909" w:author="IRK" w:date="2020-04-27T17:26:00Z">
                <w:pPr/>
              </w:pPrChange>
            </w:pPr>
            <w:r w:rsidRPr="0049256C">
              <w:rPr>
                <w:rFonts w:hint="eastAsia"/>
              </w:rPr>
              <w:t>設定対象選択</w:t>
            </w:r>
            <w:r w:rsidRPr="0049256C">
              <w:t xml:space="preserve"> -&gt; </w:t>
            </w:r>
            <w:r w:rsidRPr="0049256C">
              <w:t>単位ルールシステム管理</w:t>
            </w:r>
          </w:p>
          <w:p w14:paraId="4DE494DF" w14:textId="77777777" w:rsidR="005B6671" w:rsidRPr="0049256C" w:rsidRDefault="005B6671">
            <w:pPr>
              <w:pStyle w:val="16"/>
              <w:pPrChange w:id="1910" w:author="IRK" w:date="2020-04-27T17:26:00Z">
                <w:pPr/>
              </w:pPrChange>
            </w:pPr>
          </w:p>
          <w:p w14:paraId="55301EE1" w14:textId="77777777" w:rsidR="005B6671" w:rsidRPr="0049256C" w:rsidRDefault="005B6671">
            <w:pPr>
              <w:pStyle w:val="16"/>
              <w:pPrChange w:id="1911" w:author="IRK" w:date="2020-04-27T17:26:00Z">
                <w:pPr/>
              </w:pPrChange>
            </w:pPr>
            <w:r w:rsidRPr="0049256C">
              <w:t>********************************************************************************</w:t>
            </w:r>
          </w:p>
          <w:p w14:paraId="321D7ED9" w14:textId="77777777" w:rsidR="005B6671" w:rsidRPr="0049256C" w:rsidRDefault="005B6671">
            <w:pPr>
              <w:pStyle w:val="16"/>
              <w:pPrChange w:id="1912" w:author="IRK" w:date="2020-04-27T17:26:00Z">
                <w:pPr/>
              </w:pPrChange>
            </w:pPr>
          </w:p>
          <w:p w14:paraId="30980DE5" w14:textId="454308E0" w:rsidR="005B6671" w:rsidRPr="0049256C" w:rsidRDefault="005B6671">
            <w:pPr>
              <w:pStyle w:val="16"/>
              <w:pPrChange w:id="1913" w:author="IRK" w:date="2020-04-27T17:26:00Z">
                <w:pPr/>
              </w:pPrChange>
            </w:pPr>
            <w:r w:rsidRPr="0049256C">
              <w:rPr>
                <w:rFonts w:hint="eastAsia"/>
              </w:rPr>
              <w:t>登録された単位ルールシステムのリストです。新規単位ルールシステムの追加および既存単位ルールシステムの修正ができます。</w:t>
            </w:r>
          </w:p>
          <w:p w14:paraId="5459D378" w14:textId="77777777" w:rsidR="005B6671" w:rsidRPr="0049256C" w:rsidRDefault="005B6671">
            <w:pPr>
              <w:pStyle w:val="16"/>
              <w:pPrChange w:id="1914" w:author="IRK" w:date="2020-04-27T17:26:00Z">
                <w:pPr/>
              </w:pPrChange>
            </w:pPr>
          </w:p>
          <w:p w14:paraId="15129529" w14:textId="77777777" w:rsidR="005B6671" w:rsidRPr="0049256C" w:rsidRDefault="005B6671">
            <w:pPr>
              <w:pStyle w:val="16"/>
              <w:pPrChange w:id="1915" w:author="IRK" w:date="2020-04-27T17:26:00Z">
                <w:pPr/>
              </w:pPrChange>
            </w:pPr>
            <w:r w:rsidRPr="0049256C">
              <w:t>[</w:t>
            </w:r>
            <w:r w:rsidRPr="0049256C">
              <w:t>項目</w:t>
            </w:r>
            <w:r w:rsidRPr="0049256C">
              <w:t>]</w:t>
            </w:r>
          </w:p>
          <w:p w14:paraId="04F11553" w14:textId="77777777" w:rsidR="005B6671" w:rsidRPr="0049256C" w:rsidRDefault="005B6671">
            <w:pPr>
              <w:pStyle w:val="16"/>
              <w:pPrChange w:id="1916" w:author="IRK" w:date="2020-04-27T17:26:00Z">
                <w:pPr/>
              </w:pPrChange>
            </w:pPr>
            <w:r w:rsidRPr="0049256C">
              <w:t>-------------------------</w:t>
            </w:r>
          </w:p>
          <w:p w14:paraId="2FCBB2F2" w14:textId="796B5A35" w:rsidR="005B6671" w:rsidRPr="0049256C" w:rsidRDefault="005B6671">
            <w:pPr>
              <w:pStyle w:val="16"/>
              <w:pPrChange w:id="1917" w:author="IRK" w:date="2020-04-27T17:26:00Z">
                <w:pPr/>
              </w:pPrChange>
            </w:pPr>
            <w:r w:rsidRPr="0049256C">
              <w:t xml:space="preserve">    | ID   | </w:t>
            </w:r>
            <w:r w:rsidRPr="0049256C">
              <w:rPr>
                <w:rFonts w:ascii="ＭＳ Ｐゴシック" w:hAnsi="ＭＳ Ｐゴシック"/>
              </w:rPr>
              <w:t>名称</w:t>
            </w:r>
            <w:r w:rsidRPr="0049256C">
              <w:t xml:space="preserve">    </w:t>
            </w:r>
            <w:r w:rsidR="00BA38EF" w:rsidRPr="0049256C">
              <w:t xml:space="preserve">   </w:t>
            </w:r>
            <w:r w:rsidRPr="0049256C">
              <w:t xml:space="preserve">   |</w:t>
            </w:r>
          </w:p>
          <w:p w14:paraId="349CC4AF" w14:textId="77777777" w:rsidR="005B6671" w:rsidRPr="0049256C" w:rsidRDefault="005B6671">
            <w:pPr>
              <w:pStyle w:val="16"/>
              <w:pPrChange w:id="1918" w:author="IRK" w:date="2020-04-27T17:26:00Z">
                <w:pPr/>
              </w:pPrChange>
            </w:pPr>
            <w:r w:rsidRPr="0049256C">
              <w:t>-------------------------</w:t>
            </w:r>
          </w:p>
          <w:p w14:paraId="7D322E16" w14:textId="497AA167" w:rsidR="005B6671" w:rsidRPr="0049256C" w:rsidRDefault="005B6671">
            <w:pPr>
              <w:pStyle w:val="16"/>
              <w:pPrChange w:id="1919" w:author="IRK" w:date="2020-04-27T17:26:00Z">
                <w:pPr/>
              </w:pPrChange>
            </w:pPr>
            <w:r w:rsidRPr="0049256C">
              <w:t xml:space="preserve">  1 | DEV  | </w:t>
            </w:r>
            <w:r w:rsidR="002915AF">
              <w:t>development</w:t>
            </w:r>
            <w:r w:rsidRPr="0049256C">
              <w:t xml:space="preserve"> |</w:t>
            </w:r>
          </w:p>
          <w:p w14:paraId="091EEAE5" w14:textId="77777777" w:rsidR="005B6671" w:rsidRPr="0049256C" w:rsidRDefault="005B6671">
            <w:pPr>
              <w:pStyle w:val="16"/>
              <w:pPrChange w:id="1920" w:author="IRK" w:date="2020-04-27T17:26:00Z">
                <w:pPr/>
              </w:pPrChange>
            </w:pPr>
            <w:r w:rsidRPr="0049256C">
              <w:t>-------------------------</w:t>
            </w:r>
          </w:p>
          <w:p w14:paraId="0226120F" w14:textId="77777777" w:rsidR="005B6671" w:rsidRPr="0049256C" w:rsidRDefault="005B6671">
            <w:pPr>
              <w:pStyle w:val="16"/>
              <w:pPrChange w:id="1921" w:author="IRK" w:date="2020-04-27T17:26:00Z">
                <w:pPr/>
              </w:pPrChange>
            </w:pPr>
            <w:r w:rsidRPr="0049256C">
              <w:t xml:space="preserve">  2 | </w:t>
            </w:r>
            <w:r w:rsidRPr="0049256C">
              <w:rPr>
                <w:rFonts w:eastAsiaTheme="minorEastAsia" w:hint="eastAsia"/>
              </w:rPr>
              <w:t>TEST</w:t>
            </w:r>
            <w:r w:rsidRPr="0049256C">
              <w:t xml:space="preserve"> | </w:t>
            </w:r>
            <w:r w:rsidRPr="0049256C">
              <w:rPr>
                <w:rFonts w:eastAsiaTheme="minorEastAsia" w:hint="eastAsia"/>
              </w:rPr>
              <w:t xml:space="preserve">test       </w:t>
            </w:r>
            <w:r w:rsidRPr="0049256C">
              <w:t xml:space="preserve"> |</w:t>
            </w:r>
          </w:p>
          <w:p w14:paraId="098F8C24" w14:textId="77777777" w:rsidR="005B6671" w:rsidRPr="0049256C" w:rsidRDefault="005B6671">
            <w:pPr>
              <w:pStyle w:val="16"/>
              <w:pPrChange w:id="1922" w:author="IRK" w:date="2020-04-27T17:26:00Z">
                <w:pPr/>
              </w:pPrChange>
            </w:pPr>
            <w:r w:rsidRPr="0049256C">
              <w:t>-------------------------</w:t>
            </w:r>
          </w:p>
          <w:p w14:paraId="62FFE784" w14:textId="77777777" w:rsidR="005B6671" w:rsidRPr="0049256C" w:rsidRDefault="005B6671">
            <w:pPr>
              <w:pStyle w:val="16"/>
              <w:pPrChange w:id="1923" w:author="IRK" w:date="2020-04-27T17:26:00Z">
                <w:pPr/>
              </w:pPrChange>
            </w:pPr>
          </w:p>
          <w:p w14:paraId="0E61AAC2" w14:textId="77777777" w:rsidR="005B6671" w:rsidRPr="0049256C" w:rsidRDefault="005B6671">
            <w:pPr>
              <w:pStyle w:val="16"/>
              <w:pPrChange w:id="1924" w:author="IRK" w:date="2020-04-27T17:26:00Z">
                <w:pPr/>
              </w:pPrChange>
            </w:pPr>
            <w:r w:rsidRPr="0049256C">
              <w:t>[</w:t>
            </w:r>
            <w:r w:rsidRPr="0049256C">
              <w:t>可能な作業</w:t>
            </w:r>
            <w:r w:rsidRPr="0049256C">
              <w:t>]</w:t>
            </w:r>
          </w:p>
          <w:p w14:paraId="53E089AD" w14:textId="35249B82" w:rsidR="005B6671" w:rsidRPr="008A11CA" w:rsidRDefault="005B6671">
            <w:pPr>
              <w:pStyle w:val="16"/>
              <w:pPrChange w:id="1925" w:author="IRK" w:date="2020-04-27T17:26:00Z">
                <w:pPr/>
              </w:pPrChange>
            </w:pPr>
            <w:r w:rsidRPr="0049256C">
              <w:t>a</w:t>
            </w:r>
            <w:r w:rsidRPr="008A11CA">
              <w:t xml:space="preserve">. </w:t>
            </w:r>
            <w:r w:rsidRPr="008A11CA">
              <w:t>追加</w:t>
            </w:r>
            <w:r w:rsidRPr="003B1F5A">
              <w:t xml:space="preserve">    b. </w:t>
            </w:r>
            <w:r w:rsidRPr="003B1F5A">
              <w:t>修正</w:t>
            </w:r>
            <w:r w:rsidRPr="003B1F5A">
              <w:rPr>
                <w:rFonts w:hint="eastAsia"/>
              </w:rPr>
              <w:t>および</w:t>
            </w:r>
            <w:r w:rsidRPr="008A11CA">
              <w:rPr>
                <w:rFonts w:hint="eastAsia"/>
              </w:rPr>
              <w:t>ルール</w:t>
            </w:r>
            <w:r w:rsidRPr="008A11CA">
              <w:t>DB</w:t>
            </w:r>
            <w:r w:rsidRPr="008A11CA">
              <w:rPr>
                <w:rFonts w:hint="eastAsia"/>
              </w:rPr>
              <w:t>管理</w:t>
            </w:r>
            <w:r w:rsidRPr="008A11CA">
              <w:t xml:space="preserve">    c. </w:t>
            </w:r>
            <w:r w:rsidR="00150554" w:rsidRPr="00A201E5">
              <w:rPr>
                <w:rFonts w:hint="eastAsia"/>
              </w:rPr>
              <w:t>一番下の</w:t>
            </w:r>
            <w:r w:rsidRPr="008A11CA">
              <w:t>単位ルールシステム削除</w:t>
            </w:r>
            <w:del w:id="1926" w:author="IRK" w:date="2020-03-10T13:34:00Z">
              <w:r w:rsidRPr="008A11CA" w:rsidDel="00283984">
                <w:delText xml:space="preserve">    </w:delText>
              </w:r>
            </w:del>
          </w:p>
          <w:p w14:paraId="680E8A56" w14:textId="77777777" w:rsidR="005B6671" w:rsidRPr="003B1F5A" w:rsidRDefault="005B6671">
            <w:pPr>
              <w:pStyle w:val="16"/>
              <w:pPrChange w:id="1927" w:author="IRK" w:date="2020-04-27T17:26:00Z">
                <w:pPr/>
              </w:pPrChange>
            </w:pPr>
          </w:p>
          <w:p w14:paraId="10DDF2F1" w14:textId="57D7C892" w:rsidR="005B6671" w:rsidRPr="0049256C" w:rsidRDefault="00150554">
            <w:pPr>
              <w:pStyle w:val="16"/>
              <w:pPrChange w:id="1928" w:author="IRK" w:date="2020-04-27T17:26:00Z">
                <w:pPr/>
              </w:pPrChange>
            </w:pPr>
            <w:r w:rsidRPr="003B1F5A">
              <w:rPr>
                <w:rFonts w:hint="eastAsia"/>
              </w:rPr>
              <w:t>作業を選択してください。スキップするにはエンターキーを</w:t>
            </w:r>
            <w:r w:rsidRPr="00A201E5">
              <w:rPr>
                <w:rFonts w:hint="eastAsia"/>
              </w:rPr>
              <w:t>押下</w:t>
            </w:r>
            <w:r w:rsidR="005B6671" w:rsidRPr="008A11CA">
              <w:rPr>
                <w:rFonts w:hint="eastAsia"/>
              </w:rPr>
              <w:t>してください。</w:t>
            </w:r>
            <w:r w:rsidR="005B6671" w:rsidRPr="008A11CA">
              <w:t xml:space="preserve"> &gt;&gt;</w:t>
            </w:r>
          </w:p>
        </w:tc>
      </w:tr>
    </w:tbl>
    <w:p w14:paraId="451904BE" w14:textId="6015913D" w:rsidR="004B68A5" w:rsidRDefault="004B68A5">
      <w:pPr>
        <w:rPr>
          <w:rFonts w:eastAsiaTheme="minorEastAsia"/>
        </w:rPr>
      </w:pPr>
    </w:p>
    <w:p w14:paraId="3671CAC5" w14:textId="06A298D6" w:rsidR="004B68A5" w:rsidDel="001A6011" w:rsidRDefault="004B68A5">
      <w:pPr>
        <w:jc w:val="left"/>
        <w:rPr>
          <w:del w:id="1929" w:author="IRK" w:date="2020-04-16T11:27:00Z"/>
          <w:rFonts w:eastAsiaTheme="minorEastAsia"/>
        </w:rPr>
      </w:pPr>
      <w:del w:id="1930" w:author="IRK" w:date="2020-04-16T11:27:00Z">
        <w:r w:rsidDel="001A6011">
          <w:rPr>
            <w:rFonts w:eastAsiaTheme="minorEastAsia"/>
          </w:rPr>
          <w:br w:type="page"/>
        </w:r>
      </w:del>
    </w:p>
    <w:p w14:paraId="6BD7D2A0" w14:textId="77777777" w:rsidR="005B6671" w:rsidRPr="0049256C" w:rsidRDefault="005B6671" w:rsidP="00333094">
      <w:r w:rsidRPr="00333094">
        <w:t>次は、各作業メニューの機能である</w:t>
      </w:r>
      <w:r w:rsidRPr="0049256C">
        <w:t>。</w:t>
      </w:r>
    </w:p>
    <w:p w14:paraId="51B829A7" w14:textId="77777777" w:rsidR="005B6671" w:rsidRPr="0049256C" w:rsidRDefault="005B6671" w:rsidP="00C00E69">
      <w:pPr>
        <w:pStyle w:val="10"/>
      </w:pPr>
      <w:r w:rsidRPr="0049256C">
        <w:t>追加</w:t>
      </w:r>
    </w:p>
    <w:p w14:paraId="2122CA4E" w14:textId="416122D4" w:rsidR="005B6671" w:rsidRPr="0049256C" w:rsidRDefault="005B6671" w:rsidP="00C00E69">
      <w:pPr>
        <w:pStyle w:val="13"/>
      </w:pPr>
      <w:r w:rsidRPr="0049256C">
        <w:t>単位ルールシステムを追加して基本ルールデータベースを登録する</w:t>
      </w:r>
      <w:del w:id="1931" w:author="IRK" w:date="2020-03-10T09:57:00Z">
        <w:r w:rsidRPr="0049256C" w:rsidDel="00B9147F">
          <w:delText>(2.3.</w:delText>
        </w:r>
        <w:r w:rsidR="0043683F" w:rsidDel="00B9147F">
          <w:rPr>
            <w:rFonts w:hint="eastAsia"/>
          </w:rPr>
          <w:delText>3.1</w:delText>
        </w:r>
        <w:r w:rsidRPr="0049256C" w:rsidDel="00B9147F">
          <w:delText>)</w:delText>
        </w:r>
      </w:del>
      <w:r w:rsidRPr="0049256C">
        <w:t>。</w:t>
      </w:r>
      <w:ins w:id="1932" w:author="IRK" w:date="2020-05-12T16:05:00Z">
        <w:r w:rsidR="009257D4">
          <w:rPr>
            <w:rFonts w:hint="eastAsia"/>
          </w:rPr>
          <w:t>選択すると、「</w:t>
        </w:r>
      </w:ins>
      <w:ins w:id="1933" w:author="IRK" w:date="2020-05-12T16:06:00Z">
        <w:r w:rsidR="009257D4">
          <w:fldChar w:fldCharType="begin"/>
        </w:r>
        <w:r w:rsidR="009257D4">
          <w:instrText xml:space="preserve"> </w:instrText>
        </w:r>
        <w:r w:rsidR="009257D4">
          <w:rPr>
            <w:rFonts w:hint="eastAsia"/>
          </w:rPr>
          <w:instrText>REF _Ref40191982 \r \h</w:instrText>
        </w:r>
        <w:r w:rsidR="009257D4">
          <w:instrText xml:space="preserve"> </w:instrText>
        </w:r>
      </w:ins>
      <w:r w:rsidR="009257D4">
        <w:fldChar w:fldCharType="separate"/>
      </w:r>
      <w:r w:rsidR="00AB1F2F">
        <w:t>2.3.3.1</w:t>
      </w:r>
      <w:ins w:id="1934" w:author="IRK" w:date="2020-05-12T16:06:00Z">
        <w:r w:rsidR="009257D4">
          <w:fldChar w:fldCharType="end"/>
        </w:r>
        <w:r w:rsidR="009257D4">
          <w:rPr>
            <w:rFonts w:hint="eastAsia"/>
          </w:rPr>
          <w:t xml:space="preserve"> </w:t>
        </w:r>
        <w:r w:rsidR="009257D4">
          <w:fldChar w:fldCharType="begin"/>
        </w:r>
        <w:r w:rsidR="009257D4">
          <w:instrText xml:space="preserve"> REF _Ref40191985 \h </w:instrText>
        </w:r>
      </w:ins>
      <w:r w:rsidR="009257D4">
        <w:fldChar w:fldCharType="separate"/>
      </w:r>
      <w:r w:rsidR="00AB1F2F" w:rsidRPr="0049256C">
        <w:t>単位ルールシステム基本情報</w:t>
      </w:r>
      <w:ins w:id="1935" w:author="IRK" w:date="2020-05-12T16:06:00Z">
        <w:r w:rsidR="009257D4">
          <w:fldChar w:fldCharType="end"/>
        </w:r>
      </w:ins>
      <w:ins w:id="1936" w:author="IRK" w:date="2020-05-12T16:05:00Z">
        <w:r w:rsidR="009257D4">
          <w:rPr>
            <w:rFonts w:hint="eastAsia"/>
          </w:rPr>
          <w:t>」</w:t>
        </w:r>
      </w:ins>
      <w:ins w:id="1937" w:author="IRK" w:date="2020-05-12T16:06:00Z">
        <w:r w:rsidR="009257D4">
          <w:rPr>
            <w:rFonts w:hint="eastAsia"/>
          </w:rPr>
          <w:t>に移動する。</w:t>
        </w:r>
      </w:ins>
    </w:p>
    <w:p w14:paraId="4EB7D59F" w14:textId="5B4FB79A" w:rsidR="005B6671" w:rsidRPr="0049256C" w:rsidRDefault="005B6671" w:rsidP="00C00E69">
      <w:pPr>
        <w:pStyle w:val="10"/>
      </w:pPr>
      <w:r w:rsidRPr="0049256C">
        <w:t>修正</w:t>
      </w:r>
      <w:r w:rsidRPr="0049256C">
        <w:rPr>
          <w:rFonts w:hint="eastAsia"/>
        </w:rPr>
        <w:t>および</w:t>
      </w:r>
      <w:r w:rsidRPr="0049256C">
        <w:t>ルール</w:t>
      </w:r>
      <w:del w:id="1938" w:author="IRK" w:date="2020-05-08T16:45:00Z">
        <w:r w:rsidRPr="0049256C" w:rsidDel="003E32A5">
          <w:delText>データベース</w:delText>
        </w:r>
      </w:del>
      <w:ins w:id="1939" w:author="IRK" w:date="2020-05-08T16:45:00Z">
        <w:r w:rsidR="003E32A5">
          <w:rPr>
            <w:rFonts w:hint="eastAsia"/>
          </w:rPr>
          <w:t>DB</w:t>
        </w:r>
      </w:ins>
      <w:r w:rsidRPr="0049256C">
        <w:t>管理</w:t>
      </w:r>
    </w:p>
    <w:p w14:paraId="7D8B12F1" w14:textId="5B6C7E44" w:rsidR="005B6671" w:rsidRPr="0049256C" w:rsidRDefault="005B6671" w:rsidP="00C00E69">
      <w:pPr>
        <w:pStyle w:val="13"/>
      </w:pPr>
      <w:r w:rsidRPr="0049256C">
        <w:t>単位ルールシステムの情報を修正し、単位ルールシステムに登録されたルールデータベースを管理する</w:t>
      </w:r>
      <w:del w:id="1940" w:author="IRK" w:date="2020-03-10T09:57:00Z">
        <w:r w:rsidRPr="0049256C" w:rsidDel="00B9147F">
          <w:delText>(</w:delText>
        </w:r>
      </w:del>
      <w:del w:id="1941" w:author="IRK" w:date="2020-03-09T13:35:00Z">
        <w:r w:rsidRPr="0049256C" w:rsidDel="00C77CD2">
          <w:delText>2.3.</w:delText>
        </w:r>
        <w:r w:rsidR="00A74723" w:rsidDel="00C77CD2">
          <w:rPr>
            <w:rFonts w:hint="eastAsia"/>
          </w:rPr>
          <w:delText>3.2</w:delText>
        </w:r>
      </w:del>
      <w:del w:id="1942" w:author="IRK" w:date="2020-03-10T09:57:00Z">
        <w:r w:rsidRPr="0049256C" w:rsidDel="00B9147F">
          <w:delText>)</w:delText>
        </w:r>
      </w:del>
      <w:r w:rsidRPr="0049256C">
        <w:t>。</w:t>
      </w:r>
      <w:ins w:id="1943" w:author="IRK" w:date="2020-05-12T16:06:00Z">
        <w:r w:rsidR="009257D4">
          <w:rPr>
            <w:rFonts w:hint="eastAsia"/>
          </w:rPr>
          <w:t>選択すると、「</w:t>
        </w:r>
      </w:ins>
      <w:ins w:id="1944" w:author="IRK" w:date="2020-05-12T16:07:00Z">
        <w:r w:rsidR="009257D4">
          <w:fldChar w:fldCharType="begin"/>
        </w:r>
        <w:r w:rsidR="009257D4">
          <w:instrText xml:space="preserve"> </w:instrText>
        </w:r>
        <w:r w:rsidR="009257D4">
          <w:rPr>
            <w:rFonts w:hint="eastAsia"/>
          </w:rPr>
          <w:instrText>REF _Ref40192036 \r \h</w:instrText>
        </w:r>
        <w:r w:rsidR="009257D4">
          <w:instrText xml:space="preserve"> </w:instrText>
        </w:r>
      </w:ins>
      <w:r w:rsidR="009257D4">
        <w:fldChar w:fldCharType="separate"/>
      </w:r>
      <w:r w:rsidR="00AB1F2F">
        <w:t>2.3.3.2</w:t>
      </w:r>
      <w:ins w:id="1945" w:author="IRK" w:date="2020-05-12T16:07:00Z">
        <w:r w:rsidR="009257D4">
          <w:fldChar w:fldCharType="end"/>
        </w:r>
        <w:r w:rsidR="009257D4">
          <w:rPr>
            <w:rFonts w:hint="eastAsia"/>
          </w:rPr>
          <w:t xml:space="preserve"> </w:t>
        </w:r>
        <w:r w:rsidR="009257D4">
          <w:fldChar w:fldCharType="begin"/>
        </w:r>
        <w:r w:rsidR="009257D4">
          <w:instrText xml:space="preserve"> REF _Ref40192040 \h </w:instrText>
        </w:r>
      </w:ins>
      <w:r w:rsidR="009257D4">
        <w:fldChar w:fldCharType="separate"/>
      </w:r>
      <w:r w:rsidR="00AB1F2F" w:rsidRPr="0049256C">
        <w:t>単位ルールシステム基本情報の修正</w:t>
      </w:r>
      <w:ins w:id="1946" w:author="IRK" w:date="2020-05-12T16:07:00Z">
        <w:r w:rsidR="009257D4">
          <w:fldChar w:fldCharType="end"/>
        </w:r>
      </w:ins>
      <w:ins w:id="1947" w:author="IRK" w:date="2020-05-12T16:06:00Z">
        <w:r w:rsidR="009257D4">
          <w:rPr>
            <w:rFonts w:hint="eastAsia"/>
          </w:rPr>
          <w:t>」に移動する。</w:t>
        </w:r>
      </w:ins>
    </w:p>
    <w:p w14:paraId="5B62B41D" w14:textId="5DA91D7F" w:rsidR="005B6671" w:rsidRPr="003B1F5A" w:rsidRDefault="00150554" w:rsidP="00C00E69">
      <w:pPr>
        <w:pStyle w:val="10"/>
      </w:pPr>
      <w:r w:rsidRPr="00A201E5">
        <w:rPr>
          <w:rFonts w:hint="eastAsia"/>
        </w:rPr>
        <w:t>一番下</w:t>
      </w:r>
      <w:r w:rsidR="005B6671" w:rsidRPr="008A11CA">
        <w:t>の単位ルールシステムの削除</w:t>
      </w:r>
      <w:del w:id="1948" w:author="IRK" w:date="2020-03-10T09:57:00Z">
        <w:r w:rsidR="005B6671" w:rsidRPr="008A11CA" w:rsidDel="00B9147F">
          <w:delText>(</w:delText>
        </w:r>
      </w:del>
      <w:del w:id="1949" w:author="IRK" w:date="2020-03-09T13:35:00Z">
        <w:r w:rsidR="005B6671" w:rsidRPr="008A11CA" w:rsidDel="00C77CD2">
          <w:delText>2</w:delText>
        </w:r>
        <w:r w:rsidR="005B6671" w:rsidRPr="003B1F5A" w:rsidDel="00C77CD2">
          <w:delText>.3.</w:delText>
        </w:r>
        <w:r w:rsidR="00A74723" w:rsidDel="00C77CD2">
          <w:rPr>
            <w:rFonts w:hint="eastAsia"/>
          </w:rPr>
          <w:delText>3.3</w:delText>
        </w:r>
      </w:del>
      <w:del w:id="1950" w:author="IRK" w:date="2020-03-10T09:57:00Z">
        <w:r w:rsidR="005B6671" w:rsidRPr="003B1F5A" w:rsidDel="00B9147F">
          <w:delText>)</w:delText>
        </w:r>
      </w:del>
    </w:p>
    <w:p w14:paraId="74A4B372" w14:textId="24E28088" w:rsidR="005B6671" w:rsidRPr="0049256C" w:rsidRDefault="00150554" w:rsidP="00C00E69">
      <w:pPr>
        <w:pStyle w:val="13"/>
      </w:pPr>
      <w:r w:rsidRPr="003B1F5A">
        <w:t>一覧の</w:t>
      </w:r>
      <w:r w:rsidRPr="00A201E5">
        <w:rPr>
          <w:rFonts w:hint="eastAsia"/>
        </w:rPr>
        <w:t>最下段</w:t>
      </w:r>
      <w:r w:rsidR="005B6671" w:rsidRPr="008A11CA">
        <w:t>にある単位ルールシステム</w:t>
      </w:r>
      <w:r w:rsidR="005B6671" w:rsidRPr="0049256C">
        <w:t>を削除する。</w:t>
      </w:r>
      <w:ins w:id="1951" w:author="IRK" w:date="2020-05-12T16:08:00Z">
        <w:r w:rsidR="009257D4">
          <w:rPr>
            <w:rFonts w:hint="eastAsia"/>
          </w:rPr>
          <w:t>詳細は、「</w:t>
        </w:r>
        <w:r w:rsidR="009257D4">
          <w:fldChar w:fldCharType="begin"/>
        </w:r>
        <w:r w:rsidR="009257D4">
          <w:instrText xml:space="preserve"> </w:instrText>
        </w:r>
        <w:r w:rsidR="009257D4">
          <w:rPr>
            <w:rFonts w:hint="eastAsia"/>
          </w:rPr>
          <w:instrText>REF _Ref40192120 \r \h</w:instrText>
        </w:r>
        <w:r w:rsidR="009257D4">
          <w:instrText xml:space="preserve"> </w:instrText>
        </w:r>
      </w:ins>
      <w:r w:rsidR="009257D4">
        <w:fldChar w:fldCharType="separate"/>
      </w:r>
      <w:r w:rsidR="00AB1F2F">
        <w:t>2.3.3.3</w:t>
      </w:r>
      <w:ins w:id="1952" w:author="IRK" w:date="2020-05-12T16:08:00Z">
        <w:r w:rsidR="009257D4">
          <w:fldChar w:fldCharType="end"/>
        </w:r>
        <w:r w:rsidR="009257D4">
          <w:rPr>
            <w:rFonts w:hint="eastAsia"/>
          </w:rPr>
          <w:t xml:space="preserve"> </w:t>
        </w:r>
        <w:r w:rsidR="009257D4">
          <w:fldChar w:fldCharType="begin"/>
        </w:r>
        <w:r w:rsidR="009257D4">
          <w:instrText xml:space="preserve"> REF _Ref40192123 \h </w:instrText>
        </w:r>
      </w:ins>
      <w:r w:rsidR="009257D4">
        <w:fldChar w:fldCharType="separate"/>
      </w:r>
      <w:r w:rsidR="00AB1F2F" w:rsidRPr="004D14ED">
        <w:rPr>
          <w:rFonts w:hint="eastAsia"/>
        </w:rPr>
        <w:t>一番下</w:t>
      </w:r>
      <w:r w:rsidR="00AB1F2F" w:rsidRPr="003B1F5A">
        <w:t>の単位</w:t>
      </w:r>
      <w:r w:rsidR="00AB1F2F" w:rsidRPr="0049256C">
        <w:t>ルールシステムの削除</w:t>
      </w:r>
      <w:ins w:id="1953" w:author="IRK" w:date="2020-05-12T16:08:00Z">
        <w:r w:rsidR="009257D4">
          <w:fldChar w:fldCharType="end"/>
        </w:r>
        <w:r w:rsidR="009257D4">
          <w:rPr>
            <w:rFonts w:hint="eastAsia"/>
          </w:rPr>
          <w:t>」を参照のこと。</w:t>
        </w:r>
      </w:ins>
      <w:r w:rsidR="005B6671" w:rsidRPr="0049256C">
        <w:t>単位ルールシステムが</w:t>
      </w:r>
      <w:r w:rsidR="005B6671" w:rsidRPr="0049256C">
        <w:t>1</w:t>
      </w:r>
      <w:r w:rsidR="005B6671" w:rsidRPr="0049256C">
        <w:t>つも登録されていない場合は、このメニューは</w:t>
      </w:r>
      <w:r w:rsidR="005B6671" w:rsidRPr="0049256C">
        <w:rPr>
          <w:rFonts w:hint="eastAsia"/>
        </w:rPr>
        <w:t>非表示となる</w:t>
      </w:r>
      <w:r w:rsidR="005B6671" w:rsidRPr="0049256C">
        <w:t>。</w:t>
      </w:r>
    </w:p>
    <w:p w14:paraId="6D85005E" w14:textId="77777777" w:rsidR="005B6671" w:rsidRPr="0049256C" w:rsidRDefault="005B6671" w:rsidP="00EC7890"/>
    <w:p w14:paraId="226BFBFA" w14:textId="3EB08364" w:rsidR="005B6671" w:rsidRPr="0049256C" w:rsidRDefault="00150554" w:rsidP="00EC7890">
      <w:r>
        <w:t>登録された単位ルールシステムの順序は、</w:t>
      </w:r>
      <w:r w:rsidR="005B6671" w:rsidRPr="003B1F5A">
        <w:t>ルールシステム</w:t>
      </w:r>
      <w:r w:rsidRPr="00A201E5">
        <w:rPr>
          <w:rFonts w:hint="eastAsia"/>
        </w:rPr>
        <w:t>全体</w:t>
      </w:r>
      <w:r w:rsidR="00B83537" w:rsidRPr="003B1F5A">
        <w:t>において重要な意味を持つ。</w:t>
      </w:r>
      <w:r w:rsidR="00B83537" w:rsidRPr="00A201E5">
        <w:rPr>
          <w:rFonts w:hint="eastAsia"/>
        </w:rPr>
        <w:t>上記で登録した</w:t>
      </w:r>
      <w:r w:rsidR="00B83537" w:rsidRPr="003B1F5A">
        <w:t>単位システム</w:t>
      </w:r>
      <w:r w:rsidR="00B83537">
        <w:t>で作成されたルールの一部はすぐ下の単位システムに移管できる。詳細</w:t>
      </w:r>
      <w:r w:rsidR="005B6671" w:rsidRPr="0049256C">
        <w:t>は、</w:t>
      </w:r>
      <w:del w:id="1954" w:author="IRK" w:date="2020-03-09T13:36:00Z">
        <w:r w:rsidR="005B6671" w:rsidRPr="0049256C" w:rsidDel="00C77CD2">
          <w:delText xml:space="preserve">3.3.2 </w:delText>
        </w:r>
        <w:r w:rsidR="005B6671" w:rsidRPr="0049256C" w:rsidDel="00C77CD2">
          <w:delText>移管</w:delText>
        </w:r>
      </w:del>
      <w:ins w:id="1955" w:author="IRK" w:date="2020-03-10T22:14:00Z">
        <w:r w:rsidR="001075B0">
          <w:rPr>
            <w:rFonts w:hint="eastAsia"/>
          </w:rPr>
          <w:t>「</w:t>
        </w:r>
      </w:ins>
      <w:ins w:id="1956" w:author="IRK" w:date="2020-03-09T13:36:00Z">
        <w:r w:rsidR="00C77CD2">
          <w:fldChar w:fldCharType="begin"/>
        </w:r>
        <w:r w:rsidR="00C77CD2">
          <w:instrText xml:space="preserve"> </w:instrText>
        </w:r>
        <w:r w:rsidR="00C77CD2">
          <w:rPr>
            <w:rFonts w:hint="eastAsia"/>
          </w:rPr>
          <w:instrText>REF _Ref34653393 \r \h</w:instrText>
        </w:r>
        <w:r w:rsidR="00C77CD2">
          <w:instrText xml:space="preserve"> </w:instrText>
        </w:r>
      </w:ins>
      <w:r w:rsidR="00C77CD2">
        <w:fldChar w:fldCharType="separate"/>
      </w:r>
      <w:r w:rsidR="00AB1F2F">
        <w:t xml:space="preserve">3.3.2 </w:t>
      </w:r>
      <w:ins w:id="1957" w:author="IRK" w:date="2020-03-09T13:36:00Z">
        <w:r w:rsidR="00C77CD2">
          <w:fldChar w:fldCharType="end"/>
        </w:r>
        <w:r w:rsidR="00C77CD2">
          <w:fldChar w:fldCharType="begin"/>
        </w:r>
        <w:r w:rsidR="00C77CD2">
          <w:instrText xml:space="preserve"> REF _Ref34653395 \h </w:instrText>
        </w:r>
      </w:ins>
      <w:r w:rsidR="00C77CD2">
        <w:fldChar w:fldCharType="separate"/>
      </w:r>
      <w:r w:rsidR="00AB1F2F" w:rsidRPr="0049256C">
        <w:t>移管</w:t>
      </w:r>
      <w:ins w:id="1958" w:author="IRK" w:date="2020-03-09T13:36:00Z">
        <w:r w:rsidR="00C77CD2">
          <w:fldChar w:fldCharType="end"/>
        </w:r>
      </w:ins>
      <w:ins w:id="1959" w:author="IRK" w:date="2020-03-10T22:14:00Z">
        <w:r w:rsidR="001075B0">
          <w:rPr>
            <w:rFonts w:hint="eastAsia"/>
          </w:rPr>
          <w:t>」</w:t>
        </w:r>
      </w:ins>
      <w:r w:rsidR="005B6671" w:rsidRPr="0049256C">
        <w:t>を参照のこと。</w:t>
      </w:r>
    </w:p>
    <w:p w14:paraId="23AE79F8" w14:textId="77777777" w:rsidR="005B6671" w:rsidRPr="0049256C" w:rsidRDefault="005B6671" w:rsidP="00EC7890"/>
    <w:p w14:paraId="7789D1E4" w14:textId="77777777" w:rsidR="005B6671" w:rsidRPr="0049256C" w:rsidRDefault="005B6671" w:rsidP="00333094">
      <w:pPr>
        <w:pStyle w:val="42"/>
        <w:rPr>
          <w:lang w:eastAsia="ja-JP"/>
        </w:rPr>
      </w:pPr>
      <w:bookmarkStart w:id="1960" w:name="_Toc441755294"/>
      <w:bookmarkStart w:id="1961" w:name="_Ref40191982"/>
      <w:bookmarkStart w:id="1962" w:name="_Ref40191985"/>
      <w:r w:rsidRPr="0049256C">
        <w:rPr>
          <w:lang w:eastAsia="ja-JP"/>
        </w:rPr>
        <w:t>単位ルールシステム基本情報</w:t>
      </w:r>
      <w:bookmarkEnd w:id="1960"/>
      <w:bookmarkEnd w:id="1961"/>
      <w:bookmarkEnd w:id="1962"/>
    </w:p>
    <w:p w14:paraId="7D461DDF" w14:textId="37D6B092" w:rsidR="005B6671" w:rsidRPr="0049256C" w:rsidRDefault="005B6671" w:rsidP="00EC7890">
      <w:r w:rsidRPr="0049256C">
        <w:t>単位ルールシステムを追加するためには、その基本情報を入力する必要がある</w:t>
      </w:r>
      <w:r w:rsidRPr="0049256C">
        <w:t>(</w:t>
      </w:r>
      <w:del w:id="1963" w:author="IRK" w:date="2020-03-09T13:36:00Z">
        <w:r w:rsidR="008F0613" w:rsidRPr="0049256C" w:rsidDel="004A0356">
          <w:delText>表</w:delText>
        </w:r>
        <w:r w:rsidR="008F0613" w:rsidRPr="0049256C" w:rsidDel="004A0356">
          <w:delText>6</w:delText>
        </w:r>
        <w:r w:rsidR="003D64D0" w:rsidDel="004A0356">
          <w:delText>6</w:delText>
        </w:r>
      </w:del>
      <w:ins w:id="1964" w:author="IRK" w:date="2020-03-09T13:36:00Z">
        <w:r w:rsidR="004A0356">
          <w:fldChar w:fldCharType="begin"/>
        </w:r>
        <w:r w:rsidR="004A0356">
          <w:instrText xml:space="preserve"> </w:instrText>
        </w:r>
        <w:r w:rsidR="004A0356">
          <w:rPr>
            <w:rFonts w:hint="eastAsia"/>
          </w:rPr>
          <w:instrText>REF _Ref34653426 \h</w:instrText>
        </w:r>
        <w:r w:rsidR="004A0356">
          <w:instrText xml:space="preserve"> </w:instrText>
        </w:r>
      </w:ins>
      <w:r w:rsidR="004A0356">
        <w:fldChar w:fldCharType="separate"/>
      </w:r>
      <w:ins w:id="1965" w:author="IRK" w:date="2020-03-09T13:36:00Z">
        <w:r w:rsidR="00AB1F2F">
          <w:rPr>
            <w:rFonts w:hint="eastAsia"/>
          </w:rPr>
          <w:t>[</w:t>
        </w:r>
        <w:r w:rsidR="00AB1F2F">
          <w:rPr>
            <w:rFonts w:hint="eastAsia"/>
          </w:rPr>
          <w:t>表</w:t>
        </w:r>
        <w:r w:rsidR="00AB1F2F">
          <w:rPr>
            <w:rFonts w:hint="eastAsia"/>
          </w:rPr>
          <w:t xml:space="preserve"> </w:t>
        </w:r>
      </w:ins>
      <w:r w:rsidR="00AB1F2F">
        <w:rPr>
          <w:noProof/>
        </w:rPr>
        <w:t>66</w:t>
      </w:r>
      <w:ins w:id="1966" w:author="IRK" w:date="2020-03-09T13:36:00Z">
        <w:r w:rsidR="00AB1F2F">
          <w:rPr>
            <w:rFonts w:hint="eastAsia"/>
          </w:rPr>
          <w:t>]</w:t>
        </w:r>
        <w:r w:rsidR="004A0356">
          <w:fldChar w:fldCharType="end"/>
        </w:r>
      </w:ins>
      <w:r w:rsidRPr="0049256C">
        <w:t>)</w:t>
      </w:r>
      <w:r w:rsidRPr="0049256C">
        <w:t>。</w:t>
      </w:r>
    </w:p>
    <w:p w14:paraId="05F4F292" w14:textId="77777777" w:rsidR="005B6671" w:rsidRPr="0049256C" w:rsidRDefault="005B6671" w:rsidP="00EC7890"/>
    <w:p w14:paraId="04E4FF79" w14:textId="6F34FE51" w:rsidR="008F0613" w:rsidRPr="0049256C" w:rsidRDefault="008F0613" w:rsidP="007D3017">
      <w:pPr>
        <w:pStyle w:val="afff6"/>
      </w:pPr>
      <w:bookmarkStart w:id="1967" w:name="_Ref34653426"/>
      <w:bookmarkStart w:id="1968" w:name="_Toc34839532"/>
      <w:del w:id="1969" w:author="IRK" w:date="2020-03-09T13:36: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66</w:delText>
        </w:r>
        <w:r w:rsidR="003561C7" w:rsidRPr="0049256C" w:rsidDel="004A0356">
          <w:rPr>
            <w:noProof/>
          </w:rPr>
          <w:fldChar w:fldCharType="end"/>
        </w:r>
        <w:r w:rsidRPr="0049256C" w:rsidDel="004A0356">
          <w:rPr>
            <w:rFonts w:hint="eastAsia"/>
          </w:rPr>
          <w:delText>]</w:delText>
        </w:r>
      </w:del>
      <w:ins w:id="1970" w:author="IRK" w:date="2020-03-09T13:36: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66</w:t>
      </w:r>
      <w:ins w:id="1971" w:author="IRK" w:date="2020-03-09T13:36:00Z">
        <w:r w:rsidR="004A0356">
          <w:fldChar w:fldCharType="end"/>
        </w:r>
        <w:r w:rsidR="004A0356">
          <w:rPr>
            <w:rFonts w:hint="eastAsia"/>
          </w:rPr>
          <w:t>]</w:t>
        </w:r>
      </w:ins>
      <w:bookmarkEnd w:id="1967"/>
      <w:bookmarkEnd w:id="1968"/>
    </w:p>
    <w:tbl>
      <w:tblPr>
        <w:tblW w:w="0" w:type="auto"/>
        <w:jc w:val="center"/>
        <w:tblLook w:val="04A0" w:firstRow="1" w:lastRow="0" w:firstColumn="1" w:lastColumn="0" w:noHBand="0" w:noVBand="1"/>
        <w:tblPrChange w:id="1972" w:author="IRK" w:date="2020-04-16T11:28:00Z">
          <w:tblPr>
            <w:tblW w:w="0" w:type="auto"/>
            <w:tblInd w:w="108" w:type="dxa"/>
            <w:tblLook w:val="04A0" w:firstRow="1" w:lastRow="0" w:firstColumn="1" w:lastColumn="0" w:noHBand="0" w:noVBand="1"/>
          </w:tblPr>
        </w:tblPrChange>
      </w:tblPr>
      <w:tblGrid>
        <w:gridCol w:w="9356"/>
        <w:tblGridChange w:id="1973">
          <w:tblGrid>
            <w:gridCol w:w="9356"/>
          </w:tblGrid>
        </w:tblGridChange>
      </w:tblGrid>
      <w:tr w:rsidR="005B6671" w:rsidRPr="0049256C" w14:paraId="1F25A054"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1974" w:author="IRK" w:date="2020-04-16T11:28:00Z">
              <w:tcPr>
                <w:tcW w:w="9356" w:type="dxa"/>
                <w:tcBorders>
                  <w:top w:val="single" w:sz="4" w:space="0" w:color="auto"/>
                  <w:left w:val="single" w:sz="4" w:space="0" w:color="auto"/>
                  <w:bottom w:val="single" w:sz="4" w:space="0" w:color="auto"/>
                  <w:right w:val="single" w:sz="4" w:space="0" w:color="auto"/>
                </w:tcBorders>
              </w:tcPr>
            </w:tcPrChange>
          </w:tcPr>
          <w:p w14:paraId="210A7693" w14:textId="77777777" w:rsidR="005B6671" w:rsidRPr="0049256C" w:rsidRDefault="005B6671">
            <w:pPr>
              <w:pStyle w:val="16"/>
              <w:pPrChange w:id="1975" w:author="IRK" w:date="2020-04-27T17:26:00Z">
                <w:pPr/>
              </w:pPrChange>
            </w:pPr>
            <w:r w:rsidRPr="0049256C">
              <w:t>********************************************************************************</w:t>
            </w:r>
          </w:p>
          <w:p w14:paraId="2973AD56" w14:textId="77777777" w:rsidR="005B6671" w:rsidRPr="0049256C" w:rsidRDefault="005B6671">
            <w:pPr>
              <w:pStyle w:val="16"/>
              <w:pPrChange w:id="1976" w:author="IRK" w:date="2020-04-27T17:26:00Z">
                <w:pPr/>
              </w:pPrChange>
            </w:pPr>
          </w:p>
          <w:p w14:paraId="55CD7E1A" w14:textId="77777777" w:rsidR="005B6671" w:rsidRPr="0049256C" w:rsidRDefault="005B6671">
            <w:pPr>
              <w:pStyle w:val="16"/>
              <w:pPrChange w:id="1977"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p>
          <w:p w14:paraId="476B9EAF" w14:textId="77777777" w:rsidR="005B6671" w:rsidRPr="0049256C" w:rsidRDefault="005B6671">
            <w:pPr>
              <w:pStyle w:val="16"/>
              <w:pPrChange w:id="1978" w:author="IRK" w:date="2020-04-27T17:26:00Z">
                <w:pPr/>
              </w:pPrChange>
            </w:pPr>
          </w:p>
          <w:p w14:paraId="06B3875B" w14:textId="77777777" w:rsidR="005B6671" w:rsidRPr="0049256C" w:rsidRDefault="005B6671">
            <w:pPr>
              <w:pStyle w:val="16"/>
              <w:pPrChange w:id="1979" w:author="IRK" w:date="2020-04-27T17:26:00Z">
                <w:pPr/>
              </w:pPrChange>
            </w:pPr>
            <w:r w:rsidRPr="0049256C">
              <w:t>********************************************************************************</w:t>
            </w:r>
          </w:p>
          <w:p w14:paraId="305C5120" w14:textId="77777777" w:rsidR="005B6671" w:rsidRPr="0049256C" w:rsidRDefault="005B6671">
            <w:pPr>
              <w:pStyle w:val="16"/>
              <w:pPrChange w:id="1980" w:author="IRK" w:date="2020-04-27T17:26:00Z">
                <w:pPr/>
              </w:pPrChange>
            </w:pPr>
          </w:p>
          <w:p w14:paraId="60A112C3" w14:textId="77777777" w:rsidR="005B6671" w:rsidRPr="0049256C" w:rsidRDefault="005B6671">
            <w:pPr>
              <w:pStyle w:val="16"/>
              <w:pPrChange w:id="1981" w:author="IRK" w:date="2020-04-27T17:26:00Z">
                <w:pPr/>
              </w:pPrChange>
            </w:pPr>
            <w:r w:rsidRPr="0049256C">
              <w:rPr>
                <w:rFonts w:hint="eastAsia"/>
              </w:rPr>
              <w:t>単位ルールシステムの基本情報を入力してください。</w:t>
            </w:r>
          </w:p>
          <w:p w14:paraId="1E59B063" w14:textId="77777777" w:rsidR="005B6671" w:rsidRPr="0049256C" w:rsidRDefault="005B6671">
            <w:pPr>
              <w:pStyle w:val="16"/>
              <w:pPrChange w:id="1982" w:author="IRK" w:date="2020-04-27T17:26:00Z">
                <w:pPr/>
              </w:pPrChange>
            </w:pPr>
          </w:p>
          <w:p w14:paraId="71D08EDE" w14:textId="77777777" w:rsidR="005B6671" w:rsidRPr="0049256C" w:rsidRDefault="005B6671">
            <w:pPr>
              <w:pStyle w:val="16"/>
              <w:pPrChange w:id="1983" w:author="IRK" w:date="2020-04-27T17:26:00Z">
                <w:pPr/>
              </w:pPrChange>
            </w:pPr>
            <w:r w:rsidRPr="0049256C">
              <w:t>[</w:t>
            </w:r>
            <w:r w:rsidRPr="0049256C">
              <w:t>必須</w:t>
            </w:r>
            <w:r w:rsidRPr="0049256C">
              <w:t>] ID &gt;&gt; PROD</w:t>
            </w:r>
          </w:p>
          <w:p w14:paraId="6905D0BC" w14:textId="0DB70AB3" w:rsidR="005B6671" w:rsidRPr="0049256C" w:rsidRDefault="005B6671">
            <w:pPr>
              <w:pStyle w:val="16"/>
              <w:pPrChange w:id="1984" w:author="IRK" w:date="2020-04-27T17:26:00Z">
                <w:pPr/>
              </w:pPrChange>
            </w:pPr>
            <w:r w:rsidRPr="0049256C">
              <w:t>[</w:t>
            </w:r>
            <w:r w:rsidRPr="0049256C">
              <w:t>必須</w:t>
            </w:r>
            <w:r w:rsidRPr="0049256C">
              <w:t xml:space="preserve">] </w:t>
            </w:r>
            <w:r w:rsidRPr="0049256C">
              <w:t>名称</w:t>
            </w:r>
            <w:r w:rsidRPr="0049256C">
              <w:t xml:space="preserve"> &gt;&gt; </w:t>
            </w:r>
            <w:r w:rsidR="00D54AF9">
              <w:rPr>
                <w:rFonts w:hint="eastAsia"/>
              </w:rPr>
              <w:t>P</w:t>
            </w:r>
            <w:r w:rsidRPr="0049256C">
              <w:t>roduction</w:t>
            </w:r>
          </w:p>
        </w:tc>
      </w:tr>
    </w:tbl>
    <w:p w14:paraId="52B4867C" w14:textId="77777777" w:rsidR="005B6671" w:rsidRPr="0049256C" w:rsidRDefault="005B6671" w:rsidP="00EC7890"/>
    <w:p w14:paraId="72981DDC" w14:textId="1FDDD381" w:rsidR="005B6671" w:rsidRPr="003B1F5A" w:rsidRDefault="005B6671" w:rsidP="00EC7890">
      <w:r w:rsidRPr="003B1F5A">
        <w:t>単位ルールシステムの基本情報には、</w:t>
      </w:r>
      <w:r w:rsidRPr="003B1F5A">
        <w:t>ID</w:t>
      </w:r>
      <w:r w:rsidR="00B83537" w:rsidRPr="003B1F5A">
        <w:t>と</w:t>
      </w:r>
      <w:r w:rsidR="00B83537" w:rsidRPr="00A201E5">
        <w:rPr>
          <w:rFonts w:hint="eastAsia"/>
        </w:rPr>
        <w:t>名称</w:t>
      </w:r>
      <w:r w:rsidRPr="003B1F5A">
        <w:t>がある。</w:t>
      </w:r>
    </w:p>
    <w:p w14:paraId="50BE6BEB" w14:textId="77777777" w:rsidR="005B6671" w:rsidRPr="003B1F5A" w:rsidRDefault="005B6671" w:rsidP="00C00E69">
      <w:pPr>
        <w:pStyle w:val="10"/>
      </w:pPr>
      <w:r w:rsidRPr="003B1F5A">
        <w:t>ID</w:t>
      </w:r>
    </w:p>
    <w:p w14:paraId="343EFEE6" w14:textId="3B624F02" w:rsidR="005B6671" w:rsidRPr="003B1F5A" w:rsidRDefault="002F66B8" w:rsidP="00C00E69">
      <w:pPr>
        <w:pStyle w:val="13"/>
      </w:pPr>
      <w:r w:rsidRPr="002F66B8">
        <w:rPr>
          <w:rFonts w:hint="eastAsia"/>
          <w:spacing w:val="-6"/>
        </w:rPr>
        <w:t>1</w:t>
      </w:r>
      <w:r w:rsidRPr="002F66B8">
        <w:rPr>
          <w:rFonts w:hint="eastAsia"/>
          <w:spacing w:val="-6"/>
        </w:rPr>
        <w:t>文字から</w:t>
      </w:r>
      <w:r w:rsidRPr="002F66B8">
        <w:rPr>
          <w:rFonts w:hint="eastAsia"/>
          <w:spacing w:val="-6"/>
        </w:rPr>
        <w:t>10</w:t>
      </w:r>
      <w:r w:rsidRPr="002F66B8">
        <w:rPr>
          <w:rFonts w:hint="eastAsia"/>
          <w:spacing w:val="-6"/>
        </w:rPr>
        <w:t>文字以内の、</w:t>
      </w:r>
      <w:r w:rsidR="005B6671" w:rsidRPr="003B1F5A">
        <w:rPr>
          <w:rFonts w:hint="eastAsia"/>
          <w:spacing w:val="-6"/>
        </w:rPr>
        <w:t>アルファベットの大小文字、数字、アンダースコア</w:t>
      </w:r>
      <w:r w:rsidR="005B6671" w:rsidRPr="003B1F5A">
        <w:rPr>
          <w:spacing w:val="-6"/>
        </w:rPr>
        <w:t>(‘_’)</w:t>
      </w:r>
      <w:r w:rsidR="005B6671" w:rsidRPr="003B1F5A">
        <w:rPr>
          <w:rFonts w:hint="eastAsia"/>
          <w:spacing w:val="-6"/>
        </w:rPr>
        <w:t>のみで構成する。</w:t>
      </w:r>
      <w:r w:rsidR="00AE7F46" w:rsidRPr="00AE7F46">
        <w:rPr>
          <w:rFonts w:hint="eastAsia"/>
          <w:spacing w:val="-6"/>
        </w:rPr>
        <w:t>全ルールシステムの中でユニークな単位ルールシステム</w:t>
      </w:r>
      <w:r w:rsidR="00AE7F46" w:rsidRPr="00AE7F46">
        <w:rPr>
          <w:rFonts w:hint="eastAsia"/>
          <w:spacing w:val="-6"/>
        </w:rPr>
        <w:t>ID</w:t>
      </w:r>
      <w:r w:rsidR="00AE7F46" w:rsidRPr="00AE7F46">
        <w:rPr>
          <w:rFonts w:hint="eastAsia"/>
          <w:spacing w:val="-6"/>
        </w:rPr>
        <w:t>とする。</w:t>
      </w:r>
      <w:r w:rsidR="005B6671" w:rsidRPr="003B1F5A">
        <w:rPr>
          <w:rFonts w:hint="eastAsia"/>
        </w:rPr>
        <w:t>ウィザードが単位ルールシステム</w:t>
      </w:r>
      <w:r w:rsidR="005B6671" w:rsidRPr="003B1F5A">
        <w:t>ID</w:t>
      </w:r>
      <w:r w:rsidR="005B6671" w:rsidRPr="003B1F5A">
        <w:rPr>
          <w:rFonts w:hint="eastAsia"/>
        </w:rPr>
        <w:t>の固有性はチェックするが、設定クラスタがルールシステムの一部のみを管理する場合はルールシステム内における固有性をチェックすることはできない。</w:t>
      </w:r>
    </w:p>
    <w:p w14:paraId="6FC57FF0" w14:textId="004E6601" w:rsidR="005B6671" w:rsidRPr="00A201E5" w:rsidRDefault="00B83537" w:rsidP="00C00E69">
      <w:pPr>
        <w:pStyle w:val="10"/>
      </w:pPr>
      <w:r w:rsidRPr="00A201E5">
        <w:rPr>
          <w:rFonts w:hint="eastAsia"/>
        </w:rPr>
        <w:t>名称</w:t>
      </w:r>
    </w:p>
    <w:p w14:paraId="06CA17D9" w14:textId="53C91B9C" w:rsidR="005B6671" w:rsidRPr="003B1F5A" w:rsidRDefault="005B6671" w:rsidP="00C00E69">
      <w:pPr>
        <w:pStyle w:val="13"/>
      </w:pPr>
      <w:r w:rsidRPr="003B1F5A">
        <w:t>単位ルールシステムの</w:t>
      </w:r>
      <w:r w:rsidR="00CD03DA">
        <w:rPr>
          <w:rFonts w:hint="eastAsia"/>
        </w:rPr>
        <w:t>名称</w:t>
      </w:r>
      <w:r w:rsidRPr="003B1F5A">
        <w:t>は、単位ルールシステム</w:t>
      </w:r>
      <w:r w:rsidR="00B83537" w:rsidRPr="003B1F5A">
        <w:t>の</w:t>
      </w:r>
      <w:r w:rsidR="00CD03DA" w:rsidRPr="00A201E5">
        <w:rPr>
          <w:rFonts w:hint="eastAsia"/>
        </w:rPr>
        <w:t>明確化</w:t>
      </w:r>
      <w:r w:rsidR="00CD03DA" w:rsidRPr="003B1F5A">
        <w:t>が</w:t>
      </w:r>
      <w:r w:rsidR="00B83537" w:rsidRPr="003B1F5A">
        <w:t>目的</w:t>
      </w:r>
      <w:r w:rsidR="00CD03DA">
        <w:rPr>
          <w:rFonts w:hint="eastAsia"/>
        </w:rPr>
        <w:t>で</w:t>
      </w:r>
      <w:r w:rsidRPr="003B1F5A">
        <w:t>ある。</w:t>
      </w:r>
      <w:r w:rsidRPr="003B1F5A">
        <w:t>60</w:t>
      </w:r>
      <w:r w:rsidR="00B83537" w:rsidRPr="003B1F5A">
        <w:t>文字以内で構成し、文字の制限はない。</w:t>
      </w:r>
      <w:r w:rsidR="00CD03DA">
        <w:rPr>
          <w:rFonts w:hint="eastAsia"/>
        </w:rPr>
        <w:t>名称は</w:t>
      </w:r>
      <w:r w:rsidR="00B83537" w:rsidRPr="003B1F5A">
        <w:t>全</w:t>
      </w:r>
      <w:r w:rsidRPr="003B1F5A">
        <w:t>ルールシステム内で</w:t>
      </w:r>
      <w:r w:rsidR="00B3526F">
        <w:rPr>
          <w:rFonts w:hint="eastAsia"/>
        </w:rPr>
        <w:t>ユニーク</w:t>
      </w:r>
      <w:del w:id="1985" w:author="IRK" w:date="2020-05-15T11:14:00Z">
        <w:r w:rsidR="00B3526F" w:rsidDel="00152251">
          <w:rPr>
            <w:rFonts w:hint="eastAsia"/>
          </w:rPr>
          <w:delText>とする</w:delText>
        </w:r>
      </w:del>
      <w:ins w:id="1986" w:author="IRK" w:date="2020-05-15T11:14:00Z">
        <w:r w:rsidR="00152251">
          <w:rPr>
            <w:rFonts w:hint="eastAsia"/>
          </w:rPr>
          <w:t>になる必要がある</w:t>
        </w:r>
      </w:ins>
      <w:r w:rsidRPr="003B1F5A">
        <w:t>。</w:t>
      </w:r>
    </w:p>
    <w:p w14:paraId="1201847A" w14:textId="77777777" w:rsidR="005B6671" w:rsidRPr="0049256C" w:rsidRDefault="005B6671" w:rsidP="00EC7890"/>
    <w:p w14:paraId="5F43E8FA" w14:textId="323E0143" w:rsidR="005B6671" w:rsidRPr="0049256C" w:rsidRDefault="009E36C6" w:rsidP="00EC7890">
      <w:ins w:id="1987" w:author="IRK" w:date="2020-04-16T13:17:00Z">
        <w:r>
          <w:rPr>
            <w:rFonts w:hint="eastAsia"/>
          </w:rPr>
          <w:t>入力した単位ルールシステムが、</w:t>
        </w:r>
      </w:ins>
      <w:r w:rsidR="00AE7F46" w:rsidRPr="00AE7F46">
        <w:rPr>
          <w:rFonts w:hint="eastAsia"/>
        </w:rPr>
        <w:t>単位ルールシステムのリストの最終行に追加される。</w:t>
      </w:r>
      <w:r w:rsidR="005B6671" w:rsidRPr="003B1F5A">
        <w:t>一度追加されると、その順序を変更することはできない。</w:t>
      </w:r>
      <w:r w:rsidR="005B6671" w:rsidRPr="003B1F5A">
        <w:rPr>
          <w:rFonts w:hint="eastAsia"/>
        </w:rPr>
        <w:t>そのため</w:t>
      </w:r>
      <w:r w:rsidR="00E55E5E" w:rsidRPr="003B1F5A">
        <w:t>、単位ルールシステムを追加する際は、全ルールシステム</w:t>
      </w:r>
      <w:r w:rsidR="00E55E5E" w:rsidRPr="004D14ED">
        <w:rPr>
          <w:rFonts w:hint="eastAsia"/>
        </w:rPr>
        <w:t>が</w:t>
      </w:r>
      <w:r w:rsidR="00E55E5E" w:rsidRPr="003B1F5A">
        <w:rPr>
          <w:rFonts w:hint="eastAsia"/>
        </w:rPr>
        <w:t>ど</w:t>
      </w:r>
      <w:r w:rsidR="00E55E5E" w:rsidRPr="004D14ED">
        <w:rPr>
          <w:rFonts w:hint="eastAsia"/>
        </w:rPr>
        <w:t>の</w:t>
      </w:r>
      <w:r w:rsidR="005B6671" w:rsidRPr="003B1F5A">
        <w:rPr>
          <w:rFonts w:hint="eastAsia"/>
        </w:rPr>
        <w:t>ような</w:t>
      </w:r>
      <w:r w:rsidR="005B6671" w:rsidRPr="003B1F5A">
        <w:t>単位ルールシステム</w:t>
      </w:r>
      <w:r w:rsidR="005B6671" w:rsidRPr="0049256C">
        <w:t>で構成するのか</w:t>
      </w:r>
      <w:r w:rsidR="005B6671" w:rsidRPr="0049256C">
        <w:rPr>
          <w:rFonts w:hint="eastAsia"/>
        </w:rPr>
        <w:t>考慮する</w:t>
      </w:r>
      <w:r w:rsidR="005B6671" w:rsidRPr="0049256C">
        <w:t>必要がある。</w:t>
      </w:r>
    </w:p>
    <w:p w14:paraId="4B4DA28D" w14:textId="758305EB" w:rsidR="005B6671" w:rsidRPr="0049256C" w:rsidRDefault="00B3526F" w:rsidP="00EC7890">
      <w:r w:rsidRPr="00B3526F">
        <w:rPr>
          <w:rFonts w:hint="eastAsia"/>
        </w:rPr>
        <w:t>既に存在する単位ルールシステムより前に追加する場合は、追加位置の後続単位ルールシステムを削除した後、対象の単位ルールシステムを追加し、削除した単位ルールシステムを再度追加する。</w:t>
      </w:r>
    </w:p>
    <w:p w14:paraId="7C61CBFE" w14:textId="77777777" w:rsidR="005B6671" w:rsidRPr="003B1F5A" w:rsidRDefault="005B6671" w:rsidP="00EC7890"/>
    <w:p w14:paraId="4EDBC822" w14:textId="686F8DCA" w:rsidR="005B6671" w:rsidRPr="0049256C" w:rsidRDefault="005B6671" w:rsidP="00EC7890">
      <w:del w:id="1988" w:author="IRK" w:date="2020-04-16T13:18:00Z">
        <w:r w:rsidRPr="003B1F5A" w:rsidDel="009E36C6">
          <w:delText>システム</w:delText>
        </w:r>
      </w:del>
      <w:r w:rsidRPr="003B1F5A">
        <w:t>ID</w:t>
      </w:r>
      <w:r w:rsidR="00E55E5E" w:rsidRPr="003B1F5A">
        <w:t>と</w:t>
      </w:r>
      <w:r w:rsidR="00E55E5E" w:rsidRPr="004D14ED">
        <w:rPr>
          <w:rFonts w:hint="eastAsia"/>
        </w:rPr>
        <w:t>名称</w:t>
      </w:r>
      <w:r w:rsidRPr="003B1F5A">
        <w:t>を入力してエンター</w:t>
      </w:r>
      <w:r w:rsidR="00E55E5E" w:rsidRPr="004D14ED">
        <w:rPr>
          <w:rFonts w:hint="eastAsia"/>
        </w:rPr>
        <w:t>キー</w:t>
      </w:r>
      <w:r w:rsidR="00E55E5E" w:rsidRPr="003B1F5A">
        <w:t>を</w:t>
      </w:r>
      <w:del w:id="1989" w:author="IRK" w:date="2020-04-17T09:55:00Z">
        <w:r w:rsidR="00E55E5E" w:rsidRPr="004D14ED" w:rsidDel="000A63B7">
          <w:rPr>
            <w:rFonts w:hint="eastAsia"/>
          </w:rPr>
          <w:delText>押下する</w:delText>
        </w:r>
      </w:del>
      <w:ins w:id="1990" w:author="IRK" w:date="2020-04-17T09:55:00Z">
        <w:r w:rsidR="000A63B7">
          <w:rPr>
            <w:rFonts w:hint="eastAsia"/>
          </w:rPr>
          <w:t>押す</w:t>
        </w:r>
      </w:ins>
      <w:r w:rsidRPr="003B1F5A">
        <w:t>と、</w:t>
      </w:r>
      <w:del w:id="1991" w:author="IRK" w:date="2020-03-09T13:37:00Z">
        <w:r w:rsidRPr="003B1F5A" w:rsidDel="004A0356">
          <w:delText>2.3.</w:delText>
        </w:r>
        <w:r w:rsidR="003D64D0" w:rsidDel="004A0356">
          <w:delText>3</w:delText>
        </w:r>
        <w:r w:rsidR="004D14ED" w:rsidDel="004A0356">
          <w:rPr>
            <w:rFonts w:hint="eastAsia"/>
          </w:rPr>
          <w:delText>.</w:delText>
        </w:r>
        <w:r w:rsidR="003D64D0" w:rsidDel="004A0356">
          <w:delText>5</w:delText>
        </w:r>
        <w:r w:rsidRPr="0049256C" w:rsidDel="004A0356">
          <w:delText>のルールデータベース基本情報</w:delText>
        </w:r>
      </w:del>
      <w:ins w:id="1992" w:author="IRK" w:date="2020-03-10T22:14:00Z">
        <w:r w:rsidR="001075B0">
          <w:rPr>
            <w:rFonts w:hint="eastAsia"/>
          </w:rPr>
          <w:t>「</w:t>
        </w:r>
      </w:ins>
      <w:ins w:id="1993" w:author="IRK" w:date="2020-03-09T13:39:00Z">
        <w:r w:rsidR="004A0356">
          <w:fldChar w:fldCharType="begin"/>
        </w:r>
        <w:r w:rsidR="004A0356">
          <w:instrText xml:space="preserve"> </w:instrText>
        </w:r>
        <w:r w:rsidR="004A0356">
          <w:rPr>
            <w:rFonts w:hint="eastAsia"/>
          </w:rPr>
          <w:instrText>REF _Ref34653564 \r \h</w:instrText>
        </w:r>
        <w:r w:rsidR="004A0356">
          <w:instrText xml:space="preserve"> </w:instrText>
        </w:r>
      </w:ins>
      <w:r w:rsidR="004A0356">
        <w:fldChar w:fldCharType="separate"/>
      </w:r>
      <w:r w:rsidR="00AB1F2F">
        <w:t>2.3.3.5</w:t>
      </w:r>
      <w:ins w:id="1994" w:author="IRK" w:date="2020-03-09T13:39:00Z">
        <w:r w:rsidR="004A0356">
          <w:fldChar w:fldCharType="end"/>
        </w:r>
      </w:ins>
      <w:ins w:id="1995" w:author="IRK" w:date="2020-04-16T13:19:00Z">
        <w:r w:rsidR="009E36C6">
          <w:rPr>
            <w:rFonts w:hint="eastAsia"/>
          </w:rPr>
          <w:t xml:space="preserve"> </w:t>
        </w:r>
      </w:ins>
      <w:ins w:id="1996" w:author="IRK" w:date="2020-03-09T13:39:00Z">
        <w:r w:rsidR="004A0356">
          <w:fldChar w:fldCharType="begin"/>
        </w:r>
        <w:r w:rsidR="004A0356">
          <w:instrText xml:space="preserve"> REF _Ref34653567 \h </w:instrText>
        </w:r>
      </w:ins>
      <w:r w:rsidR="004A0356">
        <w:fldChar w:fldCharType="separate"/>
      </w:r>
      <w:r w:rsidR="00AB1F2F" w:rsidRPr="0049256C">
        <w:t>ルールデータベース基本情報</w:t>
      </w:r>
      <w:ins w:id="1997" w:author="IRK" w:date="2020-03-09T13:39:00Z">
        <w:r w:rsidR="004A0356">
          <w:fldChar w:fldCharType="end"/>
        </w:r>
      </w:ins>
      <w:ins w:id="1998" w:author="IRK" w:date="2020-03-10T22:14:00Z">
        <w:r w:rsidR="001075B0">
          <w:rPr>
            <w:rFonts w:hint="eastAsia"/>
          </w:rPr>
          <w:t>」</w:t>
        </w:r>
      </w:ins>
      <w:r w:rsidRPr="0049256C">
        <w:t>の段階に移動する。</w:t>
      </w:r>
    </w:p>
    <w:p w14:paraId="5EE8C7CE" w14:textId="77777777" w:rsidR="008F0613" w:rsidRPr="0049256C" w:rsidRDefault="008F0613" w:rsidP="00EC7890"/>
    <w:p w14:paraId="609999BD" w14:textId="77777777" w:rsidR="005B6671" w:rsidRPr="0049256C" w:rsidRDefault="005B6671" w:rsidP="00333094">
      <w:pPr>
        <w:pStyle w:val="42"/>
        <w:rPr>
          <w:lang w:eastAsia="ja-JP"/>
        </w:rPr>
      </w:pPr>
      <w:bookmarkStart w:id="1999" w:name="_Toc441755295"/>
      <w:bookmarkStart w:id="2000" w:name="_Ref34653351"/>
      <w:bookmarkStart w:id="2001" w:name="_Ref34653353"/>
      <w:bookmarkStart w:id="2002" w:name="_Ref40192036"/>
      <w:bookmarkStart w:id="2003" w:name="_Ref40192040"/>
      <w:r w:rsidRPr="0049256C">
        <w:rPr>
          <w:lang w:eastAsia="ja-JP"/>
        </w:rPr>
        <w:t>単位ルールシステム基本情報の修正</w:t>
      </w:r>
      <w:bookmarkEnd w:id="1999"/>
      <w:bookmarkEnd w:id="2000"/>
      <w:bookmarkEnd w:id="2001"/>
      <w:bookmarkEnd w:id="2002"/>
      <w:bookmarkEnd w:id="2003"/>
    </w:p>
    <w:p w14:paraId="7FABDC3F" w14:textId="6EC6E310" w:rsidR="005B6671" w:rsidRPr="0049256C" w:rsidRDefault="008F0613" w:rsidP="00EC7890">
      <w:del w:id="2004" w:author="IRK" w:date="2020-03-09T13:39:00Z">
        <w:r w:rsidRPr="0049256C" w:rsidDel="004A0356">
          <w:delText>表</w:delText>
        </w:r>
        <w:r w:rsidRPr="0049256C" w:rsidDel="004A0356">
          <w:delText>6</w:delText>
        </w:r>
        <w:r w:rsidR="00F71C02" w:rsidDel="004A0356">
          <w:delText>7</w:delText>
        </w:r>
      </w:del>
      <w:ins w:id="2005" w:author="IRK" w:date="2020-03-09T13:39:00Z">
        <w:r w:rsidR="004A0356">
          <w:rPr>
            <w:rFonts w:hint="eastAsia"/>
          </w:rPr>
          <w:t>次の表</w:t>
        </w:r>
      </w:ins>
      <w:r w:rsidR="005B6671" w:rsidRPr="0049256C">
        <w:t>は、単位ルールシステムの基本情報を修正する段階を示</w:t>
      </w:r>
      <w:r w:rsidR="005857F2">
        <w:rPr>
          <w:rFonts w:hint="eastAsia"/>
        </w:rPr>
        <w:t>す</w:t>
      </w:r>
      <w:r w:rsidR="005B6671" w:rsidRPr="0049256C">
        <w:t>。</w:t>
      </w:r>
    </w:p>
    <w:p w14:paraId="7F2D4F00" w14:textId="1465C3C0" w:rsidR="001A6A0C" w:rsidRDefault="001A6A0C">
      <w:pPr>
        <w:jc w:val="left"/>
      </w:pPr>
    </w:p>
    <w:p w14:paraId="58E27B3C" w14:textId="7875A896" w:rsidR="008F0613" w:rsidRPr="0049256C" w:rsidRDefault="008F0613" w:rsidP="007D3017">
      <w:pPr>
        <w:pStyle w:val="afff6"/>
      </w:pPr>
      <w:bookmarkStart w:id="2006" w:name="_Toc34839533"/>
      <w:del w:id="2007" w:author="IRK" w:date="2020-03-09T13:39: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67</w:delText>
        </w:r>
        <w:r w:rsidR="003561C7" w:rsidRPr="0049256C" w:rsidDel="004A0356">
          <w:rPr>
            <w:noProof/>
          </w:rPr>
          <w:fldChar w:fldCharType="end"/>
        </w:r>
        <w:r w:rsidRPr="0049256C" w:rsidDel="004A0356">
          <w:rPr>
            <w:rFonts w:hint="eastAsia"/>
          </w:rPr>
          <w:delText>]</w:delText>
        </w:r>
      </w:del>
      <w:ins w:id="2008" w:author="IRK" w:date="2020-03-09T13:39: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67</w:t>
      </w:r>
      <w:ins w:id="2009" w:author="IRK" w:date="2020-03-09T13:39:00Z">
        <w:r w:rsidR="004A0356">
          <w:fldChar w:fldCharType="end"/>
        </w:r>
        <w:r w:rsidR="004A0356">
          <w:rPr>
            <w:rFonts w:hint="eastAsia"/>
          </w:rPr>
          <w:t>]</w:t>
        </w:r>
      </w:ins>
      <w:bookmarkEnd w:id="2006"/>
    </w:p>
    <w:tbl>
      <w:tblPr>
        <w:tblW w:w="0" w:type="auto"/>
        <w:jc w:val="center"/>
        <w:tblLook w:val="04A0" w:firstRow="1" w:lastRow="0" w:firstColumn="1" w:lastColumn="0" w:noHBand="0" w:noVBand="1"/>
        <w:tblPrChange w:id="2010" w:author="IRK" w:date="2020-04-16T11:28:00Z">
          <w:tblPr>
            <w:tblW w:w="0" w:type="auto"/>
            <w:tblInd w:w="108" w:type="dxa"/>
            <w:tblLook w:val="04A0" w:firstRow="1" w:lastRow="0" w:firstColumn="1" w:lastColumn="0" w:noHBand="0" w:noVBand="1"/>
          </w:tblPr>
        </w:tblPrChange>
      </w:tblPr>
      <w:tblGrid>
        <w:gridCol w:w="9356"/>
        <w:tblGridChange w:id="2011">
          <w:tblGrid>
            <w:gridCol w:w="9356"/>
          </w:tblGrid>
        </w:tblGridChange>
      </w:tblGrid>
      <w:tr w:rsidR="005B6671" w:rsidRPr="0049256C" w14:paraId="3EC6A364"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2012" w:author="IRK" w:date="2020-04-16T11:28:00Z">
              <w:tcPr>
                <w:tcW w:w="9356" w:type="dxa"/>
                <w:tcBorders>
                  <w:top w:val="single" w:sz="4" w:space="0" w:color="auto"/>
                  <w:left w:val="single" w:sz="4" w:space="0" w:color="auto"/>
                  <w:bottom w:val="single" w:sz="4" w:space="0" w:color="auto"/>
                  <w:right w:val="single" w:sz="4" w:space="0" w:color="auto"/>
                </w:tcBorders>
              </w:tcPr>
            </w:tcPrChange>
          </w:tcPr>
          <w:p w14:paraId="083CA56B" w14:textId="77777777" w:rsidR="005B6671" w:rsidRPr="0049256C" w:rsidRDefault="005B6671">
            <w:pPr>
              <w:pStyle w:val="16"/>
              <w:pPrChange w:id="2013" w:author="IRK" w:date="2020-04-27T17:26:00Z">
                <w:pPr/>
              </w:pPrChange>
            </w:pPr>
            <w:r w:rsidRPr="0049256C">
              <w:t>********************************************************************************</w:t>
            </w:r>
          </w:p>
          <w:p w14:paraId="19A2BB70" w14:textId="77777777" w:rsidR="005B6671" w:rsidRPr="0049256C" w:rsidRDefault="005B6671">
            <w:pPr>
              <w:pStyle w:val="16"/>
              <w:pPrChange w:id="2014" w:author="IRK" w:date="2020-04-27T17:26:00Z">
                <w:pPr/>
              </w:pPrChange>
            </w:pPr>
          </w:p>
          <w:p w14:paraId="12FD68B2" w14:textId="77777777" w:rsidR="005B6671" w:rsidRPr="0049256C" w:rsidRDefault="005B6671">
            <w:pPr>
              <w:pStyle w:val="16"/>
              <w:pPrChange w:id="2015"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p>
          <w:p w14:paraId="1EA62033" w14:textId="77777777" w:rsidR="005B6671" w:rsidRPr="0049256C" w:rsidRDefault="005B6671">
            <w:pPr>
              <w:pStyle w:val="16"/>
              <w:pPrChange w:id="2016" w:author="IRK" w:date="2020-04-27T17:26:00Z">
                <w:pPr/>
              </w:pPrChange>
            </w:pPr>
          </w:p>
          <w:p w14:paraId="662E0C75" w14:textId="77777777" w:rsidR="005B6671" w:rsidRPr="0049256C" w:rsidRDefault="005B6671">
            <w:pPr>
              <w:pStyle w:val="16"/>
              <w:pPrChange w:id="2017" w:author="IRK" w:date="2020-04-27T17:26:00Z">
                <w:pPr/>
              </w:pPrChange>
            </w:pPr>
            <w:r w:rsidRPr="0049256C">
              <w:t>********************************************************************************</w:t>
            </w:r>
          </w:p>
          <w:p w14:paraId="0FA0CCBC" w14:textId="77777777" w:rsidR="005B6671" w:rsidRPr="0049256C" w:rsidRDefault="005B6671">
            <w:pPr>
              <w:pStyle w:val="16"/>
              <w:pPrChange w:id="2018" w:author="IRK" w:date="2020-04-27T17:26:00Z">
                <w:pPr/>
              </w:pPrChange>
            </w:pPr>
          </w:p>
          <w:p w14:paraId="26DAEED0" w14:textId="77777777" w:rsidR="005B6671" w:rsidRPr="0049256C" w:rsidRDefault="005B6671">
            <w:pPr>
              <w:pStyle w:val="16"/>
              <w:pPrChange w:id="2019" w:author="IRK" w:date="2020-04-27T17:26:00Z">
                <w:pPr/>
              </w:pPrChange>
            </w:pPr>
            <w:r w:rsidRPr="0049256C">
              <w:rPr>
                <w:rFonts w:hint="eastAsia"/>
              </w:rPr>
              <w:t>単位ルールシステムの基本情報を入力してください。</w:t>
            </w:r>
          </w:p>
          <w:p w14:paraId="380862FA" w14:textId="77777777" w:rsidR="005B6671" w:rsidRPr="0049256C" w:rsidRDefault="005B6671">
            <w:pPr>
              <w:pStyle w:val="16"/>
              <w:pPrChange w:id="2020" w:author="IRK" w:date="2020-04-27T17:26:00Z">
                <w:pPr/>
              </w:pPrChange>
            </w:pPr>
          </w:p>
          <w:p w14:paraId="34C9DA40" w14:textId="733E0C5B" w:rsidR="005B6671" w:rsidRPr="0049256C" w:rsidRDefault="005B6671">
            <w:pPr>
              <w:pStyle w:val="16"/>
              <w:pPrChange w:id="2021" w:author="IRK" w:date="2020-04-27T17:26:00Z">
                <w:pPr/>
              </w:pPrChange>
            </w:pPr>
            <w:r w:rsidRPr="0049256C">
              <w:t>[</w:t>
            </w:r>
            <w:r w:rsidRPr="0049256C">
              <w:t>必須</w:t>
            </w:r>
            <w:r w:rsidRPr="0049256C">
              <w:t xml:space="preserve">] </w:t>
            </w:r>
            <w:r w:rsidRPr="0049256C">
              <w:t>名称</w:t>
            </w:r>
            <w:r w:rsidRPr="0049256C">
              <w:t>(</w:t>
            </w:r>
            <w:r w:rsidRPr="0049256C">
              <w:t>デフォルト値</w:t>
            </w:r>
            <w:r w:rsidRPr="0049256C">
              <w:t xml:space="preserve">: </w:t>
            </w:r>
            <w:r w:rsidR="002915AF">
              <w:t>development</w:t>
            </w:r>
            <w:r w:rsidRPr="0049256C">
              <w:t>) &gt;&gt;</w:t>
            </w:r>
          </w:p>
        </w:tc>
      </w:tr>
    </w:tbl>
    <w:p w14:paraId="20753C7F" w14:textId="77777777" w:rsidR="005B6671" w:rsidRPr="0049256C" w:rsidRDefault="005B6671" w:rsidP="00EC7890"/>
    <w:p w14:paraId="4C9EA3DC" w14:textId="135A2B35" w:rsidR="005B6671" w:rsidRPr="0049256C" w:rsidRDefault="005B6671" w:rsidP="00EC7890">
      <w:r w:rsidRPr="0049256C">
        <w:t>単位ルールシステム</w:t>
      </w:r>
      <w:ins w:id="2022" w:author="IRK" w:date="2020-04-16T13:18:00Z">
        <w:r w:rsidR="009E36C6">
          <w:rPr>
            <w:rFonts w:hint="eastAsia"/>
          </w:rPr>
          <w:t>は、</w:t>
        </w:r>
      </w:ins>
      <w:r w:rsidR="00AE7F46">
        <w:rPr>
          <w:rFonts w:hint="eastAsia"/>
        </w:rPr>
        <w:t>名称</w:t>
      </w:r>
      <w:r w:rsidRPr="0049256C">
        <w:t>のみ修正できる。</w:t>
      </w:r>
      <w:r w:rsidRPr="0049256C">
        <w:t>ID</w:t>
      </w:r>
      <w:r w:rsidRPr="0049256C">
        <w:t>は修正できない。既存の単位ルールシステム</w:t>
      </w:r>
      <w:r w:rsidR="00AE7F46">
        <w:rPr>
          <w:rFonts w:hint="eastAsia"/>
        </w:rPr>
        <w:t>名称</w:t>
      </w:r>
      <w:r w:rsidRPr="0049256C">
        <w:t>が</w:t>
      </w:r>
      <w:r w:rsidRPr="0049256C">
        <w:rPr>
          <w:rFonts w:hint="eastAsia"/>
        </w:rPr>
        <w:t>デフォルト</w:t>
      </w:r>
      <w:r w:rsidRPr="0049256C">
        <w:t>値として表示される。</w:t>
      </w:r>
      <w:del w:id="2023" w:author="IRK" w:date="2020-05-11T13:51:00Z">
        <w:r w:rsidRPr="0049256C" w:rsidDel="00765488">
          <w:delText>修正</w:delText>
        </w:r>
        <w:r w:rsidR="005857F2" w:rsidDel="00765488">
          <w:rPr>
            <w:rFonts w:hint="eastAsia"/>
          </w:rPr>
          <w:delText>中</w:delText>
        </w:r>
        <w:r w:rsidRPr="0049256C" w:rsidDel="00765488">
          <w:delText>または</w:delText>
        </w:r>
        <w:r w:rsidR="005857F2" w:rsidDel="00765488">
          <w:rPr>
            <w:rFonts w:hint="eastAsia"/>
          </w:rPr>
          <w:delText>未修正の状態で</w:delText>
        </w:r>
      </w:del>
      <w:r w:rsidRPr="003B1F5A">
        <w:t>エンター</w:t>
      </w:r>
      <w:r w:rsidR="00453E50" w:rsidRPr="004D14ED">
        <w:rPr>
          <w:rFonts w:hint="eastAsia"/>
        </w:rPr>
        <w:t>キー</w:t>
      </w:r>
      <w:r w:rsidR="00453E50" w:rsidRPr="003B1F5A">
        <w:t>を</w:t>
      </w:r>
      <w:del w:id="2024" w:author="IRK" w:date="2020-04-17T10:04:00Z">
        <w:r w:rsidR="00453E50" w:rsidRPr="004D14ED" w:rsidDel="00E36E79">
          <w:rPr>
            <w:rFonts w:hint="eastAsia"/>
          </w:rPr>
          <w:delText>押下する</w:delText>
        </w:r>
      </w:del>
      <w:ins w:id="2025" w:author="IRK" w:date="2020-04-17T10:05:00Z">
        <w:r w:rsidR="00E36E79">
          <w:rPr>
            <w:rFonts w:hint="eastAsia"/>
          </w:rPr>
          <w:t>押す</w:t>
        </w:r>
      </w:ins>
      <w:r w:rsidRPr="003B1F5A">
        <w:t>と、</w:t>
      </w:r>
      <w:del w:id="2026" w:author="IRK" w:date="2020-03-09T13:39:00Z">
        <w:r w:rsidRPr="003B1F5A" w:rsidDel="004A0356">
          <w:delText>2.3.</w:delText>
        </w:r>
        <w:r w:rsidR="003D64D0" w:rsidDel="004A0356">
          <w:delText>3.4</w:delText>
        </w:r>
        <w:r w:rsidRPr="0049256C" w:rsidDel="004A0356">
          <w:delText>のルールデータベース管理</w:delText>
        </w:r>
      </w:del>
      <w:ins w:id="2027" w:author="IRK" w:date="2020-03-10T22:14:00Z">
        <w:r w:rsidR="001075B0">
          <w:rPr>
            <w:rFonts w:hint="eastAsia"/>
          </w:rPr>
          <w:t>「</w:t>
        </w:r>
      </w:ins>
      <w:ins w:id="2028" w:author="IRK" w:date="2020-03-09T13:39:00Z">
        <w:r w:rsidR="004A0356">
          <w:fldChar w:fldCharType="begin"/>
        </w:r>
        <w:r w:rsidR="004A0356">
          <w:instrText xml:space="preserve"> </w:instrText>
        </w:r>
        <w:r w:rsidR="004A0356">
          <w:rPr>
            <w:rFonts w:hint="eastAsia"/>
          </w:rPr>
          <w:instrText>REF _Ref34653607 \r \h</w:instrText>
        </w:r>
        <w:r w:rsidR="004A0356">
          <w:instrText xml:space="preserve"> </w:instrText>
        </w:r>
      </w:ins>
      <w:r w:rsidR="004A0356">
        <w:fldChar w:fldCharType="separate"/>
      </w:r>
      <w:r w:rsidR="00AB1F2F">
        <w:t>2.3.3.4</w:t>
      </w:r>
      <w:ins w:id="2029" w:author="IRK" w:date="2020-03-09T13:39:00Z">
        <w:r w:rsidR="004A0356">
          <w:fldChar w:fldCharType="end"/>
        </w:r>
      </w:ins>
      <w:ins w:id="2030" w:author="IRK" w:date="2020-04-16T13:20:00Z">
        <w:r w:rsidR="009E36C6">
          <w:rPr>
            <w:rFonts w:hint="eastAsia"/>
          </w:rPr>
          <w:t xml:space="preserve"> </w:t>
        </w:r>
      </w:ins>
      <w:ins w:id="2031" w:author="IRK" w:date="2020-03-09T13:39:00Z">
        <w:r w:rsidR="004A0356">
          <w:fldChar w:fldCharType="begin"/>
        </w:r>
        <w:r w:rsidR="004A0356">
          <w:instrText xml:space="preserve"> REF _Ref34653610 \h </w:instrText>
        </w:r>
      </w:ins>
      <w:r w:rsidR="004A0356">
        <w:fldChar w:fldCharType="separate"/>
      </w:r>
      <w:r w:rsidR="00AB1F2F" w:rsidRPr="0049256C">
        <w:t>ルールデータベース管理</w:t>
      </w:r>
      <w:ins w:id="2032" w:author="IRK" w:date="2020-03-09T13:39:00Z">
        <w:r w:rsidR="004A0356">
          <w:fldChar w:fldCharType="end"/>
        </w:r>
      </w:ins>
      <w:ins w:id="2033" w:author="IRK" w:date="2020-03-10T22:14:00Z">
        <w:r w:rsidR="001075B0">
          <w:rPr>
            <w:rFonts w:hint="eastAsia"/>
          </w:rPr>
          <w:t>」</w:t>
        </w:r>
      </w:ins>
      <w:r w:rsidRPr="0049256C">
        <w:t>に移動する。</w:t>
      </w:r>
    </w:p>
    <w:p w14:paraId="1A7F0331" w14:textId="77777777" w:rsidR="00C013A6" w:rsidRPr="0049256C" w:rsidRDefault="00C013A6" w:rsidP="00EC7890"/>
    <w:p w14:paraId="2D40E0ED" w14:textId="04A90AF4" w:rsidR="005B6671" w:rsidRPr="0049256C" w:rsidRDefault="00453E50" w:rsidP="00333094">
      <w:pPr>
        <w:pStyle w:val="42"/>
        <w:rPr>
          <w:lang w:eastAsia="ja-JP"/>
        </w:rPr>
      </w:pPr>
      <w:bookmarkStart w:id="2034" w:name="_Toc441755296"/>
      <w:bookmarkStart w:id="2035" w:name="_Ref34653368"/>
      <w:bookmarkStart w:id="2036" w:name="_Ref34653371"/>
      <w:bookmarkStart w:id="2037" w:name="_Ref40192120"/>
      <w:bookmarkStart w:id="2038" w:name="_Ref40192123"/>
      <w:r w:rsidRPr="004D14ED">
        <w:rPr>
          <w:rFonts w:hint="eastAsia"/>
          <w:lang w:eastAsia="ja-JP"/>
        </w:rPr>
        <w:t>一番下</w:t>
      </w:r>
      <w:r w:rsidR="005B6671" w:rsidRPr="003B1F5A">
        <w:rPr>
          <w:lang w:eastAsia="ja-JP"/>
        </w:rPr>
        <w:t>の単位</w:t>
      </w:r>
      <w:r w:rsidR="005B6671" w:rsidRPr="0049256C">
        <w:rPr>
          <w:lang w:eastAsia="ja-JP"/>
        </w:rPr>
        <w:t>ルールシステムの削除</w:t>
      </w:r>
      <w:bookmarkEnd w:id="2034"/>
      <w:bookmarkEnd w:id="2035"/>
      <w:bookmarkEnd w:id="2036"/>
      <w:bookmarkEnd w:id="2037"/>
      <w:bookmarkEnd w:id="2038"/>
    </w:p>
    <w:p w14:paraId="2D01A643" w14:textId="48A3162B" w:rsidR="005B6671" w:rsidRPr="0049256C" w:rsidRDefault="005B6671" w:rsidP="00EC7890">
      <w:r w:rsidRPr="0049256C">
        <w:t>最後に登録された単位ルールシステムを</w:t>
      </w:r>
      <w:ins w:id="2039" w:author="IRK" w:date="2020-03-10T09:58:00Z">
        <w:r w:rsidR="00B9147F">
          <w:rPr>
            <w:rFonts w:hint="eastAsia"/>
          </w:rPr>
          <w:t>次の表のように</w:t>
        </w:r>
      </w:ins>
      <w:r w:rsidRPr="0049256C">
        <w:t>削除できる</w:t>
      </w:r>
      <w:del w:id="2040" w:author="IRK" w:date="2020-03-10T09:58:00Z">
        <w:r w:rsidRPr="0049256C" w:rsidDel="00B9147F">
          <w:delText>(</w:delText>
        </w:r>
      </w:del>
      <w:del w:id="2041" w:author="IRK" w:date="2020-03-09T13:40:00Z">
        <w:r w:rsidR="004446C8" w:rsidRPr="0049256C" w:rsidDel="004A0356">
          <w:delText>表</w:delText>
        </w:r>
        <w:r w:rsidR="002915AF" w:rsidRPr="0049256C" w:rsidDel="004A0356">
          <w:delText>6</w:delText>
        </w:r>
        <w:r w:rsidR="002915AF" w:rsidDel="004A0356">
          <w:delText>8</w:delText>
        </w:r>
      </w:del>
      <w:del w:id="2042" w:author="IRK" w:date="2020-03-10T09:58:00Z">
        <w:r w:rsidRPr="0049256C" w:rsidDel="00B9147F">
          <w:delText>)</w:delText>
        </w:r>
      </w:del>
      <w:r w:rsidRPr="0049256C">
        <w:t>。</w:t>
      </w:r>
    </w:p>
    <w:p w14:paraId="33541ABA" w14:textId="77777777" w:rsidR="005B6671" w:rsidRPr="0049256C" w:rsidRDefault="005B6671" w:rsidP="00EC7890"/>
    <w:p w14:paraId="115B62D4" w14:textId="160B4B6B" w:rsidR="004446C8" w:rsidRPr="0049256C" w:rsidRDefault="004446C8" w:rsidP="007D3017">
      <w:pPr>
        <w:pStyle w:val="afff6"/>
      </w:pPr>
      <w:bookmarkStart w:id="2043" w:name="_Ref34653640"/>
      <w:bookmarkStart w:id="2044" w:name="_Toc34839534"/>
      <w:del w:id="2045" w:author="IRK" w:date="2020-03-09T13:40: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68</w:delText>
        </w:r>
        <w:r w:rsidR="003561C7" w:rsidRPr="0049256C" w:rsidDel="004A0356">
          <w:rPr>
            <w:noProof/>
          </w:rPr>
          <w:fldChar w:fldCharType="end"/>
        </w:r>
        <w:r w:rsidRPr="0049256C" w:rsidDel="004A0356">
          <w:rPr>
            <w:rFonts w:hint="eastAsia"/>
          </w:rPr>
          <w:delText>]</w:delText>
        </w:r>
      </w:del>
      <w:ins w:id="2046" w:author="IRK" w:date="2020-03-09T13:40: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68</w:t>
      </w:r>
      <w:ins w:id="2047" w:author="IRK" w:date="2020-03-09T13:40:00Z">
        <w:r w:rsidR="004A0356">
          <w:fldChar w:fldCharType="end"/>
        </w:r>
        <w:r w:rsidR="004A0356">
          <w:rPr>
            <w:rFonts w:hint="eastAsia"/>
          </w:rPr>
          <w:t>]</w:t>
        </w:r>
      </w:ins>
      <w:bookmarkEnd w:id="2043"/>
      <w:bookmarkEnd w:id="2044"/>
    </w:p>
    <w:tbl>
      <w:tblPr>
        <w:tblW w:w="0" w:type="auto"/>
        <w:jc w:val="center"/>
        <w:tblLook w:val="04A0" w:firstRow="1" w:lastRow="0" w:firstColumn="1" w:lastColumn="0" w:noHBand="0" w:noVBand="1"/>
        <w:tblPrChange w:id="2048" w:author="IRK" w:date="2020-04-16T11:28:00Z">
          <w:tblPr>
            <w:tblW w:w="0" w:type="auto"/>
            <w:tblInd w:w="108" w:type="dxa"/>
            <w:tblLook w:val="04A0" w:firstRow="1" w:lastRow="0" w:firstColumn="1" w:lastColumn="0" w:noHBand="0" w:noVBand="1"/>
          </w:tblPr>
        </w:tblPrChange>
      </w:tblPr>
      <w:tblGrid>
        <w:gridCol w:w="9356"/>
        <w:tblGridChange w:id="2049">
          <w:tblGrid>
            <w:gridCol w:w="9356"/>
          </w:tblGrid>
        </w:tblGridChange>
      </w:tblGrid>
      <w:tr w:rsidR="005B6671" w:rsidRPr="003B1F5A" w14:paraId="1F0833D0"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2050" w:author="IRK" w:date="2020-04-16T11:28:00Z">
              <w:tcPr>
                <w:tcW w:w="9356" w:type="dxa"/>
                <w:tcBorders>
                  <w:top w:val="single" w:sz="4" w:space="0" w:color="auto"/>
                  <w:left w:val="single" w:sz="4" w:space="0" w:color="auto"/>
                  <w:bottom w:val="single" w:sz="4" w:space="0" w:color="auto"/>
                  <w:right w:val="single" w:sz="4" w:space="0" w:color="auto"/>
                </w:tcBorders>
              </w:tcPr>
            </w:tcPrChange>
          </w:tcPr>
          <w:p w14:paraId="3C9228DD" w14:textId="77777777" w:rsidR="005B6671" w:rsidRPr="00333094" w:rsidRDefault="005B6671">
            <w:pPr>
              <w:pStyle w:val="16"/>
              <w:pPrChange w:id="2051" w:author="IRK" w:date="2020-05-08T16:50:00Z">
                <w:pPr/>
              </w:pPrChange>
            </w:pPr>
            <w:r w:rsidRPr="00333094">
              <w:t>********************************************************************************</w:t>
            </w:r>
          </w:p>
          <w:p w14:paraId="4E367137" w14:textId="77777777" w:rsidR="005B6671" w:rsidRPr="0087461A" w:rsidRDefault="005B6671">
            <w:pPr>
              <w:pStyle w:val="16"/>
              <w:pPrChange w:id="2052" w:author="IRK" w:date="2020-05-08T16:50:00Z">
                <w:pPr/>
              </w:pPrChange>
            </w:pPr>
          </w:p>
          <w:p w14:paraId="19A21709" w14:textId="77777777" w:rsidR="005B6671" w:rsidRPr="00765488" w:rsidRDefault="005B6671">
            <w:pPr>
              <w:pStyle w:val="16"/>
              <w:pPrChange w:id="2053" w:author="IRK" w:date="2020-05-08T16:50:00Z">
                <w:pPr/>
              </w:pPrChange>
            </w:pPr>
            <w:r w:rsidRPr="0042389D">
              <w:rPr>
                <w:rFonts w:hint="eastAsia"/>
              </w:rPr>
              <w:t>設定対象選択</w:t>
            </w:r>
            <w:r w:rsidRPr="007235A0">
              <w:t xml:space="preserve"> -&gt; </w:t>
            </w:r>
            <w:r w:rsidRPr="00765488">
              <w:rPr>
                <w:rFonts w:hint="eastAsia"/>
              </w:rPr>
              <w:t>単位ルールシステム管理</w:t>
            </w:r>
          </w:p>
          <w:p w14:paraId="7A5A75C1" w14:textId="77777777" w:rsidR="005B6671" w:rsidRPr="007B6581" w:rsidRDefault="005B6671">
            <w:pPr>
              <w:pStyle w:val="16"/>
              <w:pPrChange w:id="2054" w:author="IRK" w:date="2020-05-08T16:50:00Z">
                <w:pPr/>
              </w:pPrChange>
            </w:pPr>
          </w:p>
          <w:p w14:paraId="7B6463DF" w14:textId="77777777" w:rsidR="005B6671" w:rsidRPr="00546936" w:rsidRDefault="005B6671">
            <w:pPr>
              <w:pStyle w:val="16"/>
              <w:pPrChange w:id="2055" w:author="IRK" w:date="2020-05-08T16:50:00Z">
                <w:pPr/>
              </w:pPrChange>
            </w:pPr>
            <w:r w:rsidRPr="004D1011">
              <w:t>********************************************************************************</w:t>
            </w:r>
          </w:p>
          <w:p w14:paraId="55585E77" w14:textId="77777777" w:rsidR="005B6671" w:rsidRPr="00833F84" w:rsidRDefault="005B6671">
            <w:pPr>
              <w:pStyle w:val="16"/>
              <w:pPrChange w:id="2056" w:author="IRK" w:date="2020-05-08T16:50:00Z">
                <w:pPr/>
              </w:pPrChange>
            </w:pPr>
          </w:p>
          <w:p w14:paraId="3A2CF032" w14:textId="0029C9D7" w:rsidR="005B6671" w:rsidRPr="00753A9E" w:rsidRDefault="005B6671">
            <w:pPr>
              <w:pStyle w:val="16"/>
              <w:pPrChange w:id="2057" w:author="IRK" w:date="2020-05-08T16:50:00Z">
                <w:pPr/>
              </w:pPrChange>
            </w:pPr>
            <w:r w:rsidRPr="00152251">
              <w:rPr>
                <w:rFonts w:hint="eastAsia"/>
              </w:rPr>
              <w:t>登録された単位ルールシステムのリストです。新規単位ルールシステムの追加および既存単位ルールシステムの修正ができます。</w:t>
            </w:r>
          </w:p>
          <w:p w14:paraId="69077665" w14:textId="77777777" w:rsidR="005B6671" w:rsidRPr="00D96770" w:rsidRDefault="005B6671">
            <w:pPr>
              <w:pStyle w:val="16"/>
              <w:pPrChange w:id="2058" w:author="IRK" w:date="2020-05-08T16:50:00Z">
                <w:pPr/>
              </w:pPrChange>
            </w:pPr>
          </w:p>
          <w:p w14:paraId="5E55DE6D" w14:textId="77777777" w:rsidR="005B6671" w:rsidRPr="00E4353F" w:rsidRDefault="005B6671">
            <w:pPr>
              <w:pStyle w:val="16"/>
              <w:pPrChange w:id="2059" w:author="IRK" w:date="2020-05-08T16:50:00Z">
                <w:pPr/>
              </w:pPrChange>
            </w:pPr>
            <w:r w:rsidRPr="00E02F0E">
              <w:t>[</w:t>
            </w:r>
            <w:r w:rsidRPr="00BF4DAF">
              <w:rPr>
                <w:rFonts w:hint="eastAsia"/>
              </w:rPr>
              <w:t>項目</w:t>
            </w:r>
            <w:r w:rsidRPr="00E4353F">
              <w:t>]</w:t>
            </w:r>
          </w:p>
          <w:p w14:paraId="1F42DE5B" w14:textId="77777777" w:rsidR="005B6671" w:rsidRPr="00C731E8" w:rsidRDefault="005B6671">
            <w:pPr>
              <w:pStyle w:val="16"/>
              <w:rPr>
                <w:rPrChange w:id="2060" w:author="IRK" w:date="2020-05-08T16:50:00Z">
                  <w:rPr/>
                </w:rPrChange>
              </w:rPr>
              <w:pPrChange w:id="2061" w:author="IRK" w:date="2020-05-08T16:50:00Z">
                <w:pPr/>
              </w:pPrChange>
            </w:pPr>
            <w:r w:rsidRPr="00C731E8">
              <w:rPr>
                <w:rPrChange w:id="2062" w:author="IRK" w:date="2020-05-08T16:50:00Z">
                  <w:rPr/>
                </w:rPrChange>
              </w:rPr>
              <w:t>-------------------------</w:t>
            </w:r>
          </w:p>
          <w:p w14:paraId="63590BF8" w14:textId="7C6110C1" w:rsidR="005B6671" w:rsidRPr="007235A0" w:rsidRDefault="005B6671">
            <w:pPr>
              <w:pStyle w:val="16"/>
              <w:pPrChange w:id="2063" w:author="IRK" w:date="2020-05-08T16:50:00Z">
                <w:pPr/>
              </w:pPrChange>
            </w:pPr>
            <w:r w:rsidRPr="00C731E8">
              <w:rPr>
                <w:rPrChange w:id="2064" w:author="IRK" w:date="2020-05-08T16:50:00Z">
                  <w:rPr/>
                </w:rPrChange>
              </w:rPr>
              <w:t xml:space="preserve">    | ID   | </w:t>
            </w:r>
            <w:r w:rsidRPr="00C731E8">
              <w:rPr>
                <w:rPrChange w:id="2065" w:author="IRK" w:date="2020-05-08T16:50:00Z">
                  <w:rPr>
                    <w:rFonts w:ascii="ＭＳ Ｐゴシック" w:hAnsi="ＭＳ Ｐゴシック"/>
                  </w:rPr>
                </w:rPrChange>
              </w:rPr>
              <w:t>名称</w:t>
            </w:r>
            <w:r w:rsidRPr="00C731E8">
              <w:rPr>
                <w:rPrChange w:id="2066" w:author="IRK" w:date="2020-05-08T16:50:00Z">
                  <w:rPr>
                    <w:rFonts w:ascii="ＭＳ Ｐゴシック" w:hAnsi="ＭＳ Ｐゴシック"/>
                  </w:rPr>
                </w:rPrChange>
              </w:rPr>
              <w:t xml:space="preserve">    </w:t>
            </w:r>
            <w:ins w:id="2067" w:author="IRK" w:date="2020-03-10T06:42:00Z">
              <w:r w:rsidR="003538CD" w:rsidRPr="00333094">
                <w:t xml:space="preserve"> </w:t>
              </w:r>
            </w:ins>
            <w:del w:id="2068" w:author="IRK" w:date="2020-03-10T06:42:00Z">
              <w:r w:rsidR="00664E1C" w:rsidRPr="0087461A" w:rsidDel="003538CD">
                <w:rPr>
                  <w:rFonts w:hint="eastAsia"/>
                </w:rPr>
                <w:delText xml:space="preserve">　</w:delText>
              </w:r>
            </w:del>
            <w:r w:rsidRPr="0042389D">
              <w:t xml:space="preserve">   |</w:t>
            </w:r>
          </w:p>
          <w:p w14:paraId="6A2D0ACC" w14:textId="77777777" w:rsidR="005B6671" w:rsidRPr="004D1011" w:rsidRDefault="005B6671">
            <w:pPr>
              <w:pStyle w:val="16"/>
              <w:pPrChange w:id="2069" w:author="IRK" w:date="2020-05-08T16:50:00Z">
                <w:pPr/>
              </w:pPrChange>
            </w:pPr>
            <w:r w:rsidRPr="007B6581">
              <w:t>-------------------------</w:t>
            </w:r>
          </w:p>
          <w:p w14:paraId="5D042EEA" w14:textId="422232B2" w:rsidR="005B6671" w:rsidRPr="00753A9E" w:rsidRDefault="005B6671">
            <w:pPr>
              <w:pStyle w:val="16"/>
              <w:pPrChange w:id="2070" w:author="IRK" w:date="2020-05-08T16:50:00Z">
                <w:pPr/>
              </w:pPrChange>
            </w:pPr>
            <w:r w:rsidRPr="00546936">
              <w:t xml:space="preserve">  1 | DEV  | </w:t>
            </w:r>
            <w:r w:rsidR="00D54AF9" w:rsidRPr="00833F84">
              <w:t>D</w:t>
            </w:r>
            <w:r w:rsidR="002915AF" w:rsidRPr="00152251">
              <w:t>evelopment</w:t>
            </w:r>
            <w:r w:rsidRPr="00753A9E">
              <w:t xml:space="preserve"> |</w:t>
            </w:r>
          </w:p>
          <w:p w14:paraId="0488BC0D" w14:textId="77777777" w:rsidR="005B6671" w:rsidRPr="00E02F0E" w:rsidRDefault="005B6671">
            <w:pPr>
              <w:pStyle w:val="16"/>
              <w:pPrChange w:id="2071" w:author="IRK" w:date="2020-05-08T16:50:00Z">
                <w:pPr/>
              </w:pPrChange>
            </w:pPr>
            <w:r w:rsidRPr="00D96770">
              <w:t>-------------------------</w:t>
            </w:r>
          </w:p>
          <w:p w14:paraId="0CA2E790" w14:textId="34FF9CF3" w:rsidR="005B6671" w:rsidRPr="00C731E8" w:rsidRDefault="005B6671">
            <w:pPr>
              <w:pStyle w:val="16"/>
              <w:rPr>
                <w:rPrChange w:id="2072" w:author="IRK" w:date="2020-05-08T16:50:00Z">
                  <w:rPr/>
                </w:rPrChange>
              </w:rPr>
              <w:pPrChange w:id="2073" w:author="IRK" w:date="2020-05-08T16:50:00Z">
                <w:pPr/>
              </w:pPrChange>
            </w:pPr>
            <w:r w:rsidRPr="00BF4DAF">
              <w:t xml:space="preserve">  2 | TEST | </w:t>
            </w:r>
            <w:r w:rsidR="00D54AF9" w:rsidRPr="00C731E8">
              <w:rPr>
                <w:rPrChange w:id="2074" w:author="IRK" w:date="2020-05-08T16:50:00Z">
                  <w:rPr>
                    <w:rFonts w:eastAsiaTheme="minorEastAsia"/>
                  </w:rPr>
                </w:rPrChange>
              </w:rPr>
              <w:t>T</w:t>
            </w:r>
            <w:r w:rsidRPr="00C731E8">
              <w:rPr>
                <w:rPrChange w:id="2075" w:author="IRK" w:date="2020-05-08T16:50:00Z">
                  <w:rPr>
                    <w:rFonts w:eastAsiaTheme="minorEastAsia"/>
                  </w:rPr>
                </w:rPrChange>
              </w:rPr>
              <w:t>est        |</w:t>
            </w:r>
          </w:p>
          <w:p w14:paraId="609A3290" w14:textId="77777777" w:rsidR="005B6671" w:rsidRPr="00C731E8" w:rsidRDefault="005B6671">
            <w:pPr>
              <w:pStyle w:val="16"/>
              <w:rPr>
                <w:rPrChange w:id="2076" w:author="IRK" w:date="2020-05-08T16:50:00Z">
                  <w:rPr/>
                </w:rPrChange>
              </w:rPr>
              <w:pPrChange w:id="2077" w:author="IRK" w:date="2020-05-08T16:50:00Z">
                <w:pPr/>
              </w:pPrChange>
            </w:pPr>
            <w:r w:rsidRPr="00C731E8">
              <w:rPr>
                <w:rPrChange w:id="2078" w:author="IRK" w:date="2020-05-08T16:50:00Z">
                  <w:rPr/>
                </w:rPrChange>
              </w:rPr>
              <w:t>-------------------------</w:t>
            </w:r>
          </w:p>
          <w:p w14:paraId="1692A172" w14:textId="77777777" w:rsidR="005B6671" w:rsidRPr="00C731E8" w:rsidRDefault="005B6671">
            <w:pPr>
              <w:pStyle w:val="16"/>
              <w:rPr>
                <w:rPrChange w:id="2079" w:author="IRK" w:date="2020-05-08T16:50:00Z">
                  <w:rPr/>
                </w:rPrChange>
              </w:rPr>
              <w:pPrChange w:id="2080" w:author="IRK" w:date="2020-05-08T16:50:00Z">
                <w:pPr/>
              </w:pPrChange>
            </w:pPr>
          </w:p>
          <w:p w14:paraId="124851CE" w14:textId="77777777" w:rsidR="005B6671" w:rsidRPr="00C731E8" w:rsidRDefault="005B6671">
            <w:pPr>
              <w:pStyle w:val="16"/>
              <w:rPr>
                <w:rPrChange w:id="2081" w:author="IRK" w:date="2020-05-08T16:50:00Z">
                  <w:rPr/>
                </w:rPrChange>
              </w:rPr>
              <w:pPrChange w:id="2082" w:author="IRK" w:date="2020-05-08T16:50:00Z">
                <w:pPr/>
              </w:pPrChange>
            </w:pPr>
            <w:r w:rsidRPr="00C731E8">
              <w:rPr>
                <w:rPrChange w:id="2083" w:author="IRK" w:date="2020-05-08T16:50:00Z">
                  <w:rPr/>
                </w:rPrChange>
              </w:rPr>
              <w:t>[</w:t>
            </w:r>
            <w:r w:rsidRPr="00C731E8">
              <w:rPr>
                <w:rFonts w:hint="eastAsia"/>
                <w:rPrChange w:id="2084" w:author="IRK" w:date="2020-05-08T16:50:00Z">
                  <w:rPr>
                    <w:rFonts w:hint="eastAsia"/>
                  </w:rPr>
                </w:rPrChange>
              </w:rPr>
              <w:t>可能な作業</w:t>
            </w:r>
            <w:r w:rsidRPr="00C731E8">
              <w:rPr>
                <w:rPrChange w:id="2085" w:author="IRK" w:date="2020-05-08T16:50:00Z">
                  <w:rPr/>
                </w:rPrChange>
              </w:rPr>
              <w:t>]</w:t>
            </w:r>
          </w:p>
          <w:p w14:paraId="7B7718EF" w14:textId="222F0972" w:rsidR="005B6671" w:rsidRPr="00C731E8" w:rsidRDefault="005B6671">
            <w:pPr>
              <w:pStyle w:val="16"/>
              <w:rPr>
                <w:rPrChange w:id="2086" w:author="IRK" w:date="2020-05-08T16:50:00Z">
                  <w:rPr/>
                </w:rPrChange>
              </w:rPr>
              <w:pPrChange w:id="2087" w:author="IRK" w:date="2020-05-08T16:50:00Z">
                <w:pPr/>
              </w:pPrChange>
            </w:pPr>
            <w:r w:rsidRPr="00C731E8">
              <w:rPr>
                <w:rPrChange w:id="2088" w:author="IRK" w:date="2020-05-08T16:50:00Z">
                  <w:rPr/>
                </w:rPrChange>
              </w:rPr>
              <w:t xml:space="preserve">a. </w:t>
            </w:r>
            <w:r w:rsidRPr="00C731E8">
              <w:rPr>
                <w:rFonts w:hint="eastAsia"/>
                <w:rPrChange w:id="2089" w:author="IRK" w:date="2020-05-08T16:50:00Z">
                  <w:rPr>
                    <w:rFonts w:hint="eastAsia"/>
                  </w:rPr>
                </w:rPrChange>
              </w:rPr>
              <w:t>追加</w:t>
            </w:r>
            <w:r w:rsidRPr="00C731E8">
              <w:rPr>
                <w:rPrChange w:id="2090" w:author="IRK" w:date="2020-05-08T16:50:00Z">
                  <w:rPr/>
                </w:rPrChange>
              </w:rPr>
              <w:t xml:space="preserve">    b. </w:t>
            </w:r>
            <w:r w:rsidRPr="00C731E8">
              <w:rPr>
                <w:rFonts w:hint="eastAsia"/>
                <w:rPrChange w:id="2091" w:author="IRK" w:date="2020-05-08T16:50:00Z">
                  <w:rPr>
                    <w:rFonts w:hint="eastAsia"/>
                  </w:rPr>
                </w:rPrChange>
              </w:rPr>
              <w:t>修正およびルール</w:t>
            </w:r>
            <w:r w:rsidRPr="00C731E8">
              <w:rPr>
                <w:rPrChange w:id="2092" w:author="IRK" w:date="2020-05-08T16:50:00Z">
                  <w:rPr/>
                </w:rPrChange>
              </w:rPr>
              <w:t>DB</w:t>
            </w:r>
            <w:r w:rsidRPr="00C731E8">
              <w:rPr>
                <w:rFonts w:hint="eastAsia"/>
                <w:rPrChange w:id="2093" w:author="IRK" w:date="2020-05-08T16:50:00Z">
                  <w:rPr>
                    <w:rFonts w:hint="eastAsia"/>
                  </w:rPr>
                </w:rPrChange>
              </w:rPr>
              <w:t>管理</w:t>
            </w:r>
            <w:r w:rsidRPr="00C731E8">
              <w:rPr>
                <w:rPrChange w:id="2094" w:author="IRK" w:date="2020-05-08T16:50:00Z">
                  <w:rPr/>
                </w:rPrChange>
              </w:rPr>
              <w:t xml:space="preserve">    c. </w:t>
            </w:r>
            <w:r w:rsidR="00453E50" w:rsidRPr="00C731E8">
              <w:rPr>
                <w:rFonts w:hint="eastAsia"/>
                <w:rPrChange w:id="2095" w:author="IRK" w:date="2020-05-08T16:50:00Z">
                  <w:rPr>
                    <w:rFonts w:hint="eastAsia"/>
                  </w:rPr>
                </w:rPrChange>
              </w:rPr>
              <w:t>一番下の</w:t>
            </w:r>
            <w:r w:rsidRPr="00C731E8">
              <w:rPr>
                <w:rFonts w:hint="eastAsia"/>
                <w:rPrChange w:id="2096" w:author="IRK" w:date="2020-05-08T16:50:00Z">
                  <w:rPr>
                    <w:rFonts w:hint="eastAsia"/>
                  </w:rPr>
                </w:rPrChange>
              </w:rPr>
              <w:t>単位ルールシステム削除</w:t>
            </w:r>
            <w:del w:id="2097" w:author="IRK" w:date="2020-03-10T13:35:00Z">
              <w:r w:rsidRPr="00C731E8" w:rsidDel="00047A59">
                <w:rPr>
                  <w:rPrChange w:id="2098" w:author="IRK" w:date="2020-05-08T16:50:00Z">
                    <w:rPr/>
                  </w:rPrChange>
                </w:rPr>
                <w:delText xml:space="preserve">    </w:delText>
              </w:r>
            </w:del>
          </w:p>
          <w:p w14:paraId="23048582" w14:textId="77777777" w:rsidR="005B6671" w:rsidRPr="00C731E8" w:rsidRDefault="005B6671">
            <w:pPr>
              <w:pStyle w:val="16"/>
              <w:rPr>
                <w:rPrChange w:id="2099" w:author="IRK" w:date="2020-05-08T16:50:00Z">
                  <w:rPr/>
                </w:rPrChange>
              </w:rPr>
              <w:pPrChange w:id="2100" w:author="IRK" w:date="2020-05-08T16:50:00Z">
                <w:pPr/>
              </w:pPrChange>
            </w:pPr>
          </w:p>
          <w:p w14:paraId="7F82894A" w14:textId="30F8F1F5" w:rsidR="005B6671" w:rsidRPr="00C731E8" w:rsidRDefault="00453E50">
            <w:pPr>
              <w:pStyle w:val="16"/>
              <w:rPr>
                <w:rPrChange w:id="2101" w:author="IRK" w:date="2020-05-08T16:50:00Z">
                  <w:rPr/>
                </w:rPrChange>
              </w:rPr>
              <w:pPrChange w:id="2102" w:author="IRK" w:date="2020-05-08T16:50:00Z">
                <w:pPr/>
              </w:pPrChange>
            </w:pPr>
            <w:r w:rsidRPr="00C731E8">
              <w:rPr>
                <w:rFonts w:hint="eastAsia"/>
                <w:rPrChange w:id="2103" w:author="IRK" w:date="2020-05-08T16:50:00Z">
                  <w:rPr>
                    <w:rFonts w:hint="eastAsia"/>
                  </w:rPr>
                </w:rPrChange>
              </w:rPr>
              <w:t>作業を選択してください。スキップするにはエンターキーを押下</w:t>
            </w:r>
            <w:r w:rsidR="005B6671" w:rsidRPr="00C731E8">
              <w:rPr>
                <w:rFonts w:hint="eastAsia"/>
                <w:rPrChange w:id="2104" w:author="IRK" w:date="2020-05-08T16:50:00Z">
                  <w:rPr>
                    <w:rFonts w:hint="eastAsia"/>
                  </w:rPr>
                </w:rPrChange>
              </w:rPr>
              <w:t>してください。</w:t>
            </w:r>
            <w:r w:rsidR="005B6671" w:rsidRPr="00C731E8">
              <w:rPr>
                <w:rPrChange w:id="2105" w:author="IRK" w:date="2020-05-08T16:50:00Z">
                  <w:rPr/>
                </w:rPrChange>
              </w:rPr>
              <w:t xml:space="preserve"> &gt;&gt; c</w:t>
            </w:r>
          </w:p>
          <w:p w14:paraId="4DD9DD82" w14:textId="77777777" w:rsidR="005B6671" w:rsidRPr="00C731E8" w:rsidRDefault="005B6671">
            <w:pPr>
              <w:pStyle w:val="16"/>
              <w:rPr>
                <w:rPrChange w:id="2106" w:author="IRK" w:date="2020-05-08T16:50:00Z">
                  <w:rPr/>
                </w:rPrChange>
              </w:rPr>
              <w:pPrChange w:id="2107" w:author="IRK" w:date="2020-05-08T16:50:00Z">
                <w:pPr/>
              </w:pPrChange>
            </w:pPr>
          </w:p>
          <w:p w14:paraId="3A13A75B" w14:textId="6C2BA51F" w:rsidR="005B6671" w:rsidRPr="00C731E8" w:rsidRDefault="005B6671">
            <w:pPr>
              <w:pStyle w:val="16"/>
              <w:rPr>
                <w:rPrChange w:id="2108" w:author="IRK" w:date="2020-05-08T16:50:00Z">
                  <w:rPr/>
                </w:rPrChange>
              </w:rPr>
              <w:pPrChange w:id="2109" w:author="IRK" w:date="2020-05-08T16:50:00Z">
                <w:pPr/>
              </w:pPrChange>
            </w:pPr>
            <w:r w:rsidRPr="00C731E8">
              <w:rPr>
                <w:rFonts w:hint="eastAsia"/>
                <w:rPrChange w:id="2110" w:author="IRK" w:date="2020-05-08T16:50:00Z">
                  <w:rPr>
                    <w:rFonts w:hint="eastAsia"/>
                  </w:rPr>
                </w:rPrChange>
              </w:rPr>
              <w:t>単位ルールシステム</w:t>
            </w:r>
            <w:r w:rsidRPr="00C731E8">
              <w:rPr>
                <w:rPrChange w:id="2111" w:author="IRK" w:date="2020-05-08T16:50:00Z">
                  <w:rPr/>
                </w:rPrChange>
              </w:rPr>
              <w:t>'TEST'</w:t>
            </w:r>
            <w:r w:rsidRPr="00C731E8">
              <w:rPr>
                <w:rFonts w:hint="eastAsia"/>
                <w:rPrChange w:id="2112" w:author="IRK" w:date="2020-05-08T16:50:00Z">
                  <w:rPr>
                    <w:rFonts w:hint="eastAsia"/>
                  </w:rPr>
                </w:rPrChange>
              </w:rPr>
              <w:t>を削除しますか？</w:t>
            </w:r>
            <w:r w:rsidR="00BB6129" w:rsidRPr="00C731E8">
              <w:rPr>
                <w:rPrChange w:id="2113" w:author="IRK" w:date="2020-05-08T16:50:00Z">
                  <w:rPr/>
                </w:rPrChange>
              </w:rPr>
              <w:t xml:space="preserve"> </w:t>
            </w:r>
            <w:r w:rsidR="00BB6129" w:rsidRPr="00C731E8">
              <w:rPr>
                <w:rFonts w:hint="eastAsia"/>
                <w:rPrChange w:id="2114" w:author="IRK" w:date="2020-05-08T16:50:00Z">
                  <w:rPr>
                    <w:rFonts w:hint="eastAsia"/>
                  </w:rPr>
                </w:rPrChange>
              </w:rPr>
              <w:t>削除するとルール</w:t>
            </w:r>
            <w:r w:rsidR="00BB6129" w:rsidRPr="00C731E8">
              <w:rPr>
                <w:rPrChange w:id="2115" w:author="IRK" w:date="2020-05-08T16:50:00Z">
                  <w:rPr/>
                </w:rPrChange>
              </w:rPr>
              <w:t>DB</w:t>
            </w:r>
            <w:r w:rsidR="00BB6129" w:rsidRPr="00C731E8">
              <w:rPr>
                <w:rFonts w:hint="eastAsia"/>
                <w:rPrChange w:id="2116" w:author="IRK" w:date="2020-05-08T16:50:00Z">
                  <w:rPr>
                    <w:rFonts w:hint="eastAsia"/>
                  </w:rPr>
                </w:rPrChange>
              </w:rPr>
              <w:t>の内容は保存されますが関連する設定（ルールアプリケーション、</w:t>
            </w:r>
            <w:r w:rsidR="00BB6129" w:rsidRPr="00C731E8">
              <w:rPr>
                <w:rPrChange w:id="2117" w:author="IRK" w:date="2020-05-08T16:50:00Z">
                  <w:rPr/>
                </w:rPrChange>
              </w:rPr>
              <w:t>TCP</w:t>
            </w:r>
            <w:r w:rsidR="00BB6129" w:rsidRPr="00C731E8">
              <w:rPr>
                <w:rFonts w:hint="eastAsia"/>
                <w:rPrChange w:id="2118" w:author="IRK" w:date="2020-05-08T16:50:00Z">
                  <w:rPr>
                    <w:rFonts w:hint="eastAsia"/>
                  </w:rPr>
                </w:rPrChange>
              </w:rPr>
              <w:t>コネクタサーバなど）は復元できません。</w:t>
            </w:r>
            <w:r w:rsidRPr="00C731E8">
              <w:rPr>
                <w:rPrChange w:id="2119" w:author="IRK" w:date="2020-05-08T16:50:00Z">
                  <w:rPr/>
                </w:rPrChange>
              </w:rPr>
              <w:t xml:space="preserve"> (Yes/No) &gt;&gt;</w:t>
            </w:r>
          </w:p>
        </w:tc>
      </w:tr>
    </w:tbl>
    <w:p w14:paraId="79067312" w14:textId="77777777" w:rsidR="005B6671" w:rsidRPr="003B1F5A" w:rsidRDefault="005B6671" w:rsidP="00EC7890"/>
    <w:p w14:paraId="07798356" w14:textId="1822881E" w:rsidR="005B6671" w:rsidRPr="003B1F5A" w:rsidRDefault="00453E50" w:rsidP="00EC7890">
      <w:r w:rsidRPr="003B1F5A">
        <w:rPr>
          <w:rFonts w:hint="eastAsia"/>
        </w:rPr>
        <w:t>単位ルールシステム</w:t>
      </w:r>
      <w:r w:rsidR="005B35B7" w:rsidRPr="003B1F5A">
        <w:rPr>
          <w:rFonts w:hint="eastAsia"/>
        </w:rPr>
        <w:t>一覧の</w:t>
      </w:r>
      <w:r w:rsidR="005B35B7" w:rsidRPr="00EC7890">
        <w:rPr>
          <w:rFonts w:hint="eastAsia"/>
        </w:rPr>
        <w:t>うち</w:t>
      </w:r>
      <w:r w:rsidR="005B35B7">
        <w:rPr>
          <w:rFonts w:hint="eastAsia"/>
        </w:rPr>
        <w:t>、最終行</w:t>
      </w:r>
      <w:r w:rsidR="005B6671" w:rsidRPr="003B1F5A">
        <w:t>の単位ルールシステムのみ削除できる。</w:t>
      </w:r>
      <w:r w:rsidRPr="004D14ED">
        <w:rPr>
          <w:rFonts w:hint="eastAsia"/>
        </w:rPr>
        <w:t>一覧から</w:t>
      </w:r>
      <w:r w:rsidR="005B6671" w:rsidRPr="003B1F5A">
        <w:t>単位ルールシステムが</w:t>
      </w:r>
      <w:r w:rsidRPr="003B1F5A">
        <w:t>削除され</w:t>
      </w:r>
      <w:r w:rsidRPr="003B1F5A">
        <w:rPr>
          <w:rFonts w:hint="eastAsia"/>
        </w:rPr>
        <w:t>た場合でも</w:t>
      </w:r>
      <w:r w:rsidR="005B6671" w:rsidRPr="003B1F5A">
        <w:t>、ルールデータベースのデータは削除されずに</w:t>
      </w:r>
      <w:r w:rsidR="005B6671" w:rsidRPr="00945E3B">
        <w:rPr>
          <w:rFonts w:hint="eastAsia"/>
        </w:rPr>
        <w:t>保持</w:t>
      </w:r>
      <w:r w:rsidR="005B6671" w:rsidRPr="00945E3B">
        <w:t>される。ただし、単位ルールシステムに関連する他の設定はすべて削除される。削除</w:t>
      </w:r>
      <w:r w:rsidR="005B6671" w:rsidRPr="003B1F5A">
        <w:rPr>
          <w:rFonts w:hint="eastAsia"/>
        </w:rPr>
        <w:t>対象の</w:t>
      </w:r>
      <w:r w:rsidRPr="003B1F5A">
        <w:rPr>
          <w:rFonts w:hint="eastAsia"/>
        </w:rPr>
        <w:t>設定</w:t>
      </w:r>
      <w:r w:rsidR="005B6671" w:rsidRPr="003B1F5A">
        <w:rPr>
          <w:rFonts w:hint="eastAsia"/>
        </w:rPr>
        <w:t>は、</w:t>
      </w:r>
      <w:del w:id="2120" w:author="IRK" w:date="2020-03-11T16:15:00Z">
        <w:r w:rsidR="005B6671" w:rsidRPr="003B1F5A" w:rsidDel="0090373D">
          <w:rPr>
            <w:rFonts w:hint="eastAsia"/>
          </w:rPr>
          <w:delText>以下の通り</w:delText>
        </w:r>
      </w:del>
      <w:ins w:id="2121" w:author="IRK" w:date="2020-03-11T16:15:00Z">
        <w:r w:rsidR="0090373D">
          <w:rPr>
            <w:rFonts w:hint="eastAsia"/>
          </w:rPr>
          <w:t>次のとおり</w:t>
        </w:r>
      </w:ins>
      <w:r w:rsidR="005B6671" w:rsidRPr="003B1F5A">
        <w:rPr>
          <w:rFonts w:hint="eastAsia"/>
        </w:rPr>
        <w:t>である。</w:t>
      </w:r>
    </w:p>
    <w:p w14:paraId="5BB02F37" w14:textId="77777777" w:rsidR="005B6671" w:rsidRPr="003B1F5A" w:rsidRDefault="005B6671" w:rsidP="00EB253A">
      <w:pPr>
        <w:pStyle w:val="10"/>
      </w:pPr>
      <w:r w:rsidRPr="003B1F5A">
        <w:rPr>
          <w:rFonts w:hint="eastAsia"/>
        </w:rPr>
        <w:t>ルールアプリケーション設定</w:t>
      </w:r>
    </w:p>
    <w:p w14:paraId="11103AEF" w14:textId="77777777" w:rsidR="005B6671" w:rsidRPr="0049256C" w:rsidRDefault="005B6671" w:rsidP="00EB253A">
      <w:pPr>
        <w:pStyle w:val="10"/>
      </w:pPr>
      <w:r w:rsidRPr="0049256C">
        <w:t>TCP</w:t>
      </w:r>
      <w:r w:rsidRPr="0049256C">
        <w:t>コネクタ</w:t>
      </w:r>
      <w:r w:rsidRPr="0049256C">
        <w:rPr>
          <w:rFonts w:hint="eastAsia"/>
        </w:rPr>
        <w:t>および</w:t>
      </w:r>
      <w:r w:rsidRPr="0049256C">
        <w:t>Web</w:t>
      </w:r>
      <w:r w:rsidRPr="0049256C">
        <w:t>サービスアダプタ設定</w:t>
      </w:r>
    </w:p>
    <w:p w14:paraId="36B19028" w14:textId="77777777" w:rsidR="005B6671" w:rsidRPr="0049256C" w:rsidRDefault="005B6671" w:rsidP="00EB253A">
      <w:pPr>
        <w:pStyle w:val="10"/>
      </w:pPr>
      <w:r w:rsidRPr="0049256C">
        <w:t>業務データベース基本接続設定</w:t>
      </w:r>
    </w:p>
    <w:p w14:paraId="54F42440" w14:textId="77777777" w:rsidR="005B6671" w:rsidRPr="0049256C" w:rsidRDefault="005B6671" w:rsidP="00EC7890"/>
    <w:p w14:paraId="351F7D4C" w14:textId="77777777" w:rsidR="005B6671" w:rsidRPr="0049256C" w:rsidRDefault="005B6671" w:rsidP="00333094">
      <w:pPr>
        <w:pStyle w:val="42"/>
        <w:rPr>
          <w:lang w:eastAsia="ja-JP"/>
        </w:rPr>
      </w:pPr>
      <w:bookmarkStart w:id="2122" w:name="_Toc441755297"/>
      <w:bookmarkStart w:id="2123" w:name="_Ref34653607"/>
      <w:bookmarkStart w:id="2124" w:name="_Ref34653610"/>
      <w:r w:rsidRPr="0049256C">
        <w:rPr>
          <w:lang w:eastAsia="ja-JP"/>
        </w:rPr>
        <w:t>ルールデータベース管理</w:t>
      </w:r>
      <w:bookmarkEnd w:id="2122"/>
      <w:bookmarkEnd w:id="2123"/>
      <w:bookmarkEnd w:id="2124"/>
    </w:p>
    <w:p w14:paraId="1416A27B" w14:textId="40575D24" w:rsidR="005B6671" w:rsidRPr="0049256C" w:rsidRDefault="005B6671" w:rsidP="00EC7890">
      <w:r w:rsidRPr="0049256C">
        <w:t>ルールデータベース管理は、単位ルールシステムに登録されたルールデータベースの一覧を</w:t>
      </w:r>
      <w:ins w:id="2125" w:author="IRK" w:date="2020-03-10T09:58:00Z">
        <w:r w:rsidR="00B9147F">
          <w:rPr>
            <w:rFonts w:hint="eastAsia"/>
          </w:rPr>
          <w:t>次の表のように</w:t>
        </w:r>
      </w:ins>
      <w:r w:rsidRPr="0049256C">
        <w:t>表示する段階である</w:t>
      </w:r>
      <w:del w:id="2126" w:author="IRK" w:date="2020-03-10T09:58:00Z">
        <w:r w:rsidRPr="0049256C" w:rsidDel="00B9147F">
          <w:delText>(</w:delText>
        </w:r>
      </w:del>
      <w:del w:id="2127" w:author="IRK" w:date="2020-03-09T13:40:00Z">
        <w:r w:rsidR="00664E1C" w:rsidRPr="0049256C" w:rsidDel="004A0356">
          <w:delText>表</w:delText>
        </w:r>
        <w:r w:rsidR="00664E1C" w:rsidRPr="0049256C" w:rsidDel="004A0356">
          <w:delText>6</w:delText>
        </w:r>
        <w:r w:rsidR="003D64D0" w:rsidDel="004A0356">
          <w:rPr>
            <w:rFonts w:hint="eastAsia"/>
          </w:rPr>
          <w:delText>9</w:delText>
        </w:r>
      </w:del>
      <w:del w:id="2128" w:author="IRK" w:date="2020-03-10T09:58:00Z">
        <w:r w:rsidRPr="0049256C" w:rsidDel="00B9147F">
          <w:delText>)</w:delText>
        </w:r>
      </w:del>
      <w:r w:rsidRPr="0049256C">
        <w:t>。</w:t>
      </w:r>
    </w:p>
    <w:p w14:paraId="4364024E" w14:textId="77777777" w:rsidR="005B6671" w:rsidRPr="0049256C" w:rsidRDefault="005B6671" w:rsidP="00EC7890"/>
    <w:p w14:paraId="1450FD47" w14:textId="4240B395" w:rsidR="00664E1C" w:rsidRPr="0049256C" w:rsidRDefault="00664E1C" w:rsidP="007D3017">
      <w:pPr>
        <w:pStyle w:val="afff6"/>
      </w:pPr>
      <w:bookmarkStart w:id="2129" w:name="_Ref34653665"/>
      <w:bookmarkStart w:id="2130" w:name="_Toc34839535"/>
      <w:del w:id="2131" w:author="IRK" w:date="2020-03-09T13:40: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69</w:delText>
        </w:r>
        <w:r w:rsidR="003561C7" w:rsidRPr="0049256C" w:rsidDel="004A0356">
          <w:rPr>
            <w:noProof/>
          </w:rPr>
          <w:fldChar w:fldCharType="end"/>
        </w:r>
        <w:r w:rsidRPr="0049256C" w:rsidDel="004A0356">
          <w:rPr>
            <w:rFonts w:hint="eastAsia"/>
          </w:rPr>
          <w:delText>]</w:delText>
        </w:r>
      </w:del>
      <w:ins w:id="2132" w:author="IRK" w:date="2020-03-09T13:40: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69</w:t>
      </w:r>
      <w:ins w:id="2133" w:author="IRK" w:date="2020-03-09T13:40:00Z">
        <w:r w:rsidR="004A0356">
          <w:fldChar w:fldCharType="end"/>
        </w:r>
        <w:r w:rsidR="004A0356">
          <w:rPr>
            <w:rFonts w:hint="eastAsia"/>
          </w:rPr>
          <w:t>]</w:t>
        </w:r>
      </w:ins>
      <w:bookmarkEnd w:id="2129"/>
      <w:bookmarkEnd w:id="2130"/>
    </w:p>
    <w:tbl>
      <w:tblPr>
        <w:tblW w:w="0" w:type="auto"/>
        <w:jc w:val="center"/>
        <w:tblLook w:val="04A0" w:firstRow="1" w:lastRow="0" w:firstColumn="1" w:lastColumn="0" w:noHBand="0" w:noVBand="1"/>
        <w:tblPrChange w:id="2134" w:author="IRK" w:date="2020-04-16T11:28:00Z">
          <w:tblPr>
            <w:tblW w:w="0" w:type="auto"/>
            <w:tblInd w:w="108" w:type="dxa"/>
            <w:tblLook w:val="04A0" w:firstRow="1" w:lastRow="0" w:firstColumn="1" w:lastColumn="0" w:noHBand="0" w:noVBand="1"/>
          </w:tblPr>
        </w:tblPrChange>
      </w:tblPr>
      <w:tblGrid>
        <w:gridCol w:w="9356"/>
        <w:tblGridChange w:id="2135">
          <w:tblGrid>
            <w:gridCol w:w="9356"/>
          </w:tblGrid>
        </w:tblGridChange>
      </w:tblGrid>
      <w:tr w:rsidR="005B6671" w:rsidRPr="0049256C" w14:paraId="184DCD15"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2136" w:author="IRK" w:date="2020-04-16T11:28:00Z">
              <w:tcPr>
                <w:tcW w:w="9356" w:type="dxa"/>
                <w:tcBorders>
                  <w:top w:val="single" w:sz="4" w:space="0" w:color="auto"/>
                  <w:left w:val="single" w:sz="4" w:space="0" w:color="auto"/>
                  <w:bottom w:val="single" w:sz="4" w:space="0" w:color="auto"/>
                  <w:right w:val="single" w:sz="4" w:space="0" w:color="auto"/>
                </w:tcBorders>
              </w:tcPr>
            </w:tcPrChange>
          </w:tcPr>
          <w:p w14:paraId="6EB937F6" w14:textId="77777777" w:rsidR="005B6671" w:rsidRPr="0049256C" w:rsidRDefault="005B6671">
            <w:pPr>
              <w:pStyle w:val="16"/>
              <w:pPrChange w:id="2137" w:author="IRK" w:date="2020-04-27T17:26:00Z">
                <w:pPr/>
              </w:pPrChange>
            </w:pPr>
            <w:r w:rsidRPr="0049256C">
              <w:t>********************************************************************************</w:t>
            </w:r>
          </w:p>
          <w:p w14:paraId="52A4B919" w14:textId="77777777" w:rsidR="005B6671" w:rsidRPr="0049256C" w:rsidRDefault="005B6671">
            <w:pPr>
              <w:pStyle w:val="16"/>
              <w:pPrChange w:id="2138" w:author="IRK" w:date="2020-04-27T17:26:00Z">
                <w:pPr/>
              </w:pPrChange>
            </w:pPr>
          </w:p>
          <w:p w14:paraId="145DE11B" w14:textId="77777777" w:rsidR="005B6671" w:rsidRPr="0049256C" w:rsidRDefault="005B6671">
            <w:pPr>
              <w:pStyle w:val="16"/>
              <w:pPrChange w:id="2139"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管理</w:t>
            </w:r>
          </w:p>
          <w:p w14:paraId="7091874C" w14:textId="77777777" w:rsidR="005B6671" w:rsidRPr="0049256C" w:rsidRDefault="005B6671">
            <w:pPr>
              <w:pStyle w:val="16"/>
              <w:pPrChange w:id="2140" w:author="IRK" w:date="2020-04-27T17:26:00Z">
                <w:pPr/>
              </w:pPrChange>
            </w:pPr>
          </w:p>
          <w:p w14:paraId="1A005B2F" w14:textId="77777777" w:rsidR="005B6671" w:rsidRPr="0049256C" w:rsidRDefault="005B6671">
            <w:pPr>
              <w:pStyle w:val="16"/>
              <w:pPrChange w:id="2141" w:author="IRK" w:date="2020-04-27T17:26:00Z">
                <w:pPr/>
              </w:pPrChange>
            </w:pPr>
            <w:r w:rsidRPr="0049256C">
              <w:t>********************************************************************************</w:t>
            </w:r>
          </w:p>
          <w:p w14:paraId="1AB6D532" w14:textId="77777777" w:rsidR="005B6671" w:rsidRPr="0049256C" w:rsidRDefault="005B6671">
            <w:pPr>
              <w:pStyle w:val="16"/>
              <w:pPrChange w:id="2142" w:author="IRK" w:date="2020-04-27T17:26:00Z">
                <w:pPr/>
              </w:pPrChange>
            </w:pPr>
          </w:p>
          <w:p w14:paraId="731D9EB3" w14:textId="2DE0A0DC" w:rsidR="005B6671" w:rsidRPr="0049256C" w:rsidRDefault="005B6671">
            <w:pPr>
              <w:pStyle w:val="16"/>
              <w:pPrChange w:id="2143" w:author="IRK" w:date="2020-04-27T17:26:00Z">
                <w:pPr/>
              </w:pPrChange>
            </w:pPr>
            <w:r w:rsidRPr="0049256C">
              <w:rPr>
                <w:rFonts w:hint="eastAsia"/>
              </w:rPr>
              <w:t>単位ルールシステム</w:t>
            </w:r>
            <w:r w:rsidRPr="0049256C">
              <w:t>'DEV'</w:t>
            </w:r>
            <w:r w:rsidRPr="0049256C">
              <w:t>に登録されたルール</w:t>
            </w:r>
            <w:r w:rsidRPr="0049256C">
              <w:t>DB</w:t>
            </w:r>
            <w:r w:rsidRPr="0049256C">
              <w:t>のリストです。新規ルール</w:t>
            </w:r>
            <w:r w:rsidRPr="0049256C">
              <w:t>DB</w:t>
            </w:r>
            <w:r w:rsidRPr="0049256C">
              <w:t>の登録</w:t>
            </w:r>
            <w:r w:rsidRPr="0049256C">
              <w:rPr>
                <w:rFonts w:hint="eastAsia"/>
              </w:rPr>
              <w:t>およ</w:t>
            </w:r>
            <w:r w:rsidRPr="0049256C">
              <w:t>び既存ルール</w:t>
            </w:r>
            <w:r w:rsidRPr="0049256C">
              <w:t>DB</w:t>
            </w:r>
            <w:r w:rsidR="00453E50">
              <w:t>の情報を修正</w:t>
            </w:r>
            <w:r w:rsidRPr="0049256C">
              <w:t>できます。</w:t>
            </w:r>
          </w:p>
          <w:p w14:paraId="525E3A6D" w14:textId="77777777" w:rsidR="005B6671" w:rsidRPr="0049256C" w:rsidRDefault="005B6671">
            <w:pPr>
              <w:pStyle w:val="16"/>
              <w:pPrChange w:id="2144" w:author="IRK" w:date="2020-04-27T17:26:00Z">
                <w:pPr/>
              </w:pPrChange>
            </w:pPr>
          </w:p>
          <w:p w14:paraId="03F45C1D" w14:textId="77777777" w:rsidR="005B6671" w:rsidRPr="0049256C" w:rsidRDefault="005B6671">
            <w:pPr>
              <w:pStyle w:val="16"/>
              <w:pPrChange w:id="2145" w:author="IRK" w:date="2020-04-27T17:26:00Z">
                <w:pPr/>
              </w:pPrChange>
            </w:pPr>
            <w:r w:rsidRPr="0049256C">
              <w:t>[</w:t>
            </w:r>
            <w:r w:rsidRPr="0049256C">
              <w:t>項目</w:t>
            </w:r>
            <w:r w:rsidRPr="0049256C">
              <w:t>]</w:t>
            </w:r>
          </w:p>
          <w:p w14:paraId="507E8952" w14:textId="77777777" w:rsidR="005B6671" w:rsidRPr="0049256C" w:rsidRDefault="005B6671">
            <w:pPr>
              <w:pStyle w:val="16"/>
              <w:pPrChange w:id="2146" w:author="IRK" w:date="2020-04-27T17:26:00Z">
                <w:pPr/>
              </w:pPrChange>
            </w:pPr>
            <w:r w:rsidRPr="0049256C">
              <w:t>---------------------------------------------------------------------------</w:t>
            </w:r>
          </w:p>
          <w:p w14:paraId="2166DEE4" w14:textId="77777777" w:rsidR="005B6671" w:rsidRPr="0049256C" w:rsidRDefault="005B6671">
            <w:pPr>
              <w:pStyle w:val="16"/>
              <w:pPrChange w:id="2147" w:author="IRK" w:date="2020-04-27T17:26:00Z">
                <w:pPr/>
              </w:pPrChange>
            </w:pPr>
            <w:r w:rsidRPr="0049256C">
              <w:t xml:space="preserve">    | </w:t>
            </w:r>
            <w:r w:rsidRPr="0049256C">
              <w:rPr>
                <w:rFonts w:ascii="ＭＳ Ｐゴシック" w:hAnsi="ＭＳ Ｐゴシック"/>
              </w:rPr>
              <w:t>名称</w:t>
            </w:r>
            <w:r w:rsidRPr="0049256C">
              <w:t xml:space="preserve">    | JDBC-URL                     </w:t>
            </w:r>
            <w:r w:rsidRPr="0049256C">
              <w:rPr>
                <w:rFonts w:eastAsiaTheme="minorEastAsia" w:hint="eastAsia"/>
              </w:rPr>
              <w:t xml:space="preserve">        </w:t>
            </w:r>
            <w:r w:rsidRPr="0049256C">
              <w:t xml:space="preserve">           | ID      </w:t>
            </w:r>
            <w:r w:rsidRPr="0049256C">
              <w:rPr>
                <w:rFonts w:eastAsiaTheme="minorEastAsia" w:hint="eastAsia"/>
              </w:rPr>
              <w:t xml:space="preserve">  </w:t>
            </w:r>
            <w:r w:rsidRPr="0049256C">
              <w:t xml:space="preserve"> | </w:t>
            </w:r>
            <w:r w:rsidRPr="0049256C">
              <w:rPr>
                <w:rFonts w:ascii="ＭＳ Ｐゴシック" w:hAnsi="ＭＳ Ｐゴシック"/>
              </w:rPr>
              <w:t xml:space="preserve">説明 </w:t>
            </w:r>
            <w:r w:rsidRPr="0049256C">
              <w:t>|</w:t>
            </w:r>
          </w:p>
          <w:p w14:paraId="02818AFA" w14:textId="77777777" w:rsidR="005B6671" w:rsidRPr="0049256C" w:rsidRDefault="005B6671">
            <w:pPr>
              <w:pStyle w:val="16"/>
              <w:pPrChange w:id="2148" w:author="IRK" w:date="2020-04-27T17:26:00Z">
                <w:pPr/>
              </w:pPrChange>
            </w:pPr>
            <w:r w:rsidRPr="0049256C">
              <w:t>---------------------------------------------------------------------------</w:t>
            </w:r>
          </w:p>
          <w:p w14:paraId="3EBD4A80" w14:textId="7F5A69B1" w:rsidR="005B6671" w:rsidRPr="0049256C" w:rsidRDefault="005B6671">
            <w:pPr>
              <w:pStyle w:val="16"/>
              <w:pPrChange w:id="2149" w:author="IRK" w:date="2020-04-27T17:26:00Z">
                <w:pPr/>
              </w:pPrChange>
            </w:pPr>
            <w:r w:rsidRPr="0049256C">
              <w:t xml:space="preserve">  1 | RULEDB</w:t>
            </w:r>
            <w:r w:rsidR="00D54AF9">
              <w:t>1</w:t>
            </w:r>
            <w:r w:rsidRPr="0049256C">
              <w:t xml:space="preserve"> | jdbc:oracle:thin:@</w:t>
            </w:r>
            <w:r w:rsidR="00D54AF9">
              <w:rPr>
                <w:rFonts w:hint="eastAsia"/>
              </w:rPr>
              <w:t>onlinedb</w:t>
            </w:r>
            <w:r w:rsidRPr="0049256C">
              <w:t xml:space="preserve">:1521:ORCL | </w:t>
            </w:r>
            <w:r w:rsidRPr="0049256C">
              <w:rPr>
                <w:rFonts w:eastAsiaTheme="minorEastAsia" w:hint="eastAsia"/>
              </w:rPr>
              <w:t>innorules</w:t>
            </w:r>
            <w:r w:rsidRPr="0049256C">
              <w:t xml:space="preserve"> |      |</w:t>
            </w:r>
          </w:p>
          <w:p w14:paraId="7EDFD462" w14:textId="77777777" w:rsidR="005B6671" w:rsidRPr="0049256C" w:rsidRDefault="005B6671">
            <w:pPr>
              <w:pStyle w:val="16"/>
              <w:pPrChange w:id="2150" w:author="IRK" w:date="2020-04-27T17:26:00Z">
                <w:pPr/>
              </w:pPrChange>
            </w:pPr>
            <w:r w:rsidRPr="0049256C">
              <w:t>---------------------------------------------------------------------------</w:t>
            </w:r>
          </w:p>
          <w:p w14:paraId="6BE3BA2C" w14:textId="6BBBBBC7" w:rsidR="005B6671" w:rsidRPr="0049256C" w:rsidRDefault="005B6671">
            <w:pPr>
              <w:pStyle w:val="16"/>
              <w:pPrChange w:id="2151" w:author="IRK" w:date="2020-04-27T17:26:00Z">
                <w:pPr/>
              </w:pPrChange>
            </w:pPr>
            <w:r w:rsidRPr="0049256C">
              <w:t xml:space="preserve">  2 | RULEDB2 | jdbc:oracle:thin:@</w:t>
            </w:r>
            <w:r w:rsidR="00D54AF9">
              <w:rPr>
                <w:rFonts w:hint="eastAsia"/>
              </w:rPr>
              <w:t>batchdb</w:t>
            </w:r>
            <w:r w:rsidRPr="0049256C">
              <w:t xml:space="preserve">:1521:ORCL | </w:t>
            </w:r>
            <w:r w:rsidRPr="0049256C">
              <w:rPr>
                <w:rFonts w:eastAsiaTheme="minorEastAsia" w:hint="eastAsia"/>
              </w:rPr>
              <w:t>innorules</w:t>
            </w:r>
            <w:r w:rsidRPr="0049256C">
              <w:t xml:space="preserve"> |      |</w:t>
            </w:r>
          </w:p>
          <w:p w14:paraId="1A6A0C85" w14:textId="77777777" w:rsidR="005B6671" w:rsidRPr="0049256C" w:rsidRDefault="005B6671">
            <w:pPr>
              <w:pStyle w:val="16"/>
              <w:pPrChange w:id="2152" w:author="IRK" w:date="2020-04-27T17:26:00Z">
                <w:pPr/>
              </w:pPrChange>
            </w:pPr>
            <w:r w:rsidRPr="0049256C">
              <w:t>---------------------------------------------------------------------------</w:t>
            </w:r>
          </w:p>
          <w:p w14:paraId="716EF865" w14:textId="77777777" w:rsidR="005B6671" w:rsidRPr="0049256C" w:rsidRDefault="005B6671">
            <w:pPr>
              <w:pStyle w:val="16"/>
              <w:pPrChange w:id="2153" w:author="IRK" w:date="2020-04-27T17:26:00Z">
                <w:pPr/>
              </w:pPrChange>
            </w:pPr>
          </w:p>
          <w:p w14:paraId="493C2FBB" w14:textId="77777777" w:rsidR="005B6671" w:rsidRPr="0049256C" w:rsidRDefault="005B6671">
            <w:pPr>
              <w:pStyle w:val="16"/>
              <w:pPrChange w:id="2154" w:author="IRK" w:date="2020-04-27T17:26:00Z">
                <w:pPr/>
              </w:pPrChange>
            </w:pPr>
            <w:r w:rsidRPr="0049256C">
              <w:t>[</w:t>
            </w:r>
            <w:r w:rsidRPr="0049256C">
              <w:t>可能な作業</w:t>
            </w:r>
            <w:r w:rsidRPr="0049256C">
              <w:t>]</w:t>
            </w:r>
          </w:p>
          <w:p w14:paraId="24FFE849" w14:textId="1AAA3F83" w:rsidR="005B6671" w:rsidRPr="0049256C" w:rsidRDefault="005B6671">
            <w:pPr>
              <w:pStyle w:val="16"/>
              <w:pPrChange w:id="2155" w:author="IRK" w:date="2020-04-27T17:26:00Z">
                <w:pPr/>
              </w:pPrChange>
            </w:pPr>
            <w:r w:rsidRPr="0049256C">
              <w:t xml:space="preserve">a. </w:t>
            </w:r>
            <w:r w:rsidRPr="0049256C">
              <w:t>追加</w:t>
            </w:r>
            <w:r w:rsidRPr="0049256C">
              <w:t xml:space="preserve">    b. </w:t>
            </w:r>
            <w:r w:rsidR="003D64D0">
              <w:rPr>
                <w:rFonts w:hint="eastAsia"/>
              </w:rPr>
              <w:t>情報更新</w:t>
            </w:r>
            <w:r w:rsidRPr="0049256C">
              <w:t xml:space="preserve">    c. </w:t>
            </w:r>
            <w:r w:rsidR="003D64D0" w:rsidRPr="0049256C">
              <w:t>削除</w:t>
            </w:r>
            <w:r w:rsidRPr="0049256C">
              <w:t xml:space="preserve">    d.</w:t>
            </w:r>
            <w:r w:rsidR="003D64D0" w:rsidRPr="0049256C">
              <w:t xml:space="preserve"> </w:t>
            </w:r>
            <w:r w:rsidR="003D64D0" w:rsidRPr="0049256C">
              <w:t>上に移動</w:t>
            </w:r>
            <w:r w:rsidRPr="0049256C">
              <w:t xml:space="preserve">    </w:t>
            </w:r>
            <w:r w:rsidR="003D64D0">
              <w:t>e.</w:t>
            </w:r>
            <w:r w:rsidR="003D64D0" w:rsidRPr="0049256C">
              <w:t xml:space="preserve"> </w:t>
            </w:r>
            <w:r w:rsidR="003D64D0" w:rsidRPr="0049256C">
              <w:t>下に移動</w:t>
            </w:r>
          </w:p>
          <w:p w14:paraId="087EF9B6" w14:textId="77777777" w:rsidR="005B6671" w:rsidRPr="0049256C" w:rsidRDefault="005B6671">
            <w:pPr>
              <w:pStyle w:val="16"/>
              <w:pPrChange w:id="2156" w:author="IRK" w:date="2020-04-27T17:26:00Z">
                <w:pPr/>
              </w:pPrChange>
            </w:pPr>
          </w:p>
          <w:p w14:paraId="0A3E6FA5" w14:textId="0E1E0689" w:rsidR="005B6671" w:rsidRPr="0049256C" w:rsidRDefault="005B6671">
            <w:pPr>
              <w:pStyle w:val="16"/>
              <w:pPrChange w:id="2157" w:author="IRK" w:date="2020-04-27T17:26:00Z">
                <w:pPr/>
              </w:pPrChange>
            </w:pPr>
            <w:r w:rsidRPr="0049256C">
              <w:rPr>
                <w:rFonts w:hint="eastAsia"/>
              </w:rPr>
              <w:t>作業を選択してください。スキップするには</w:t>
            </w:r>
            <w:r w:rsidRPr="003B1F5A">
              <w:rPr>
                <w:rFonts w:hint="eastAsia"/>
              </w:rPr>
              <w:t>エンターキー</w:t>
            </w:r>
            <w:r w:rsidR="00453E50" w:rsidRPr="003B1F5A">
              <w:rPr>
                <w:rFonts w:hint="eastAsia"/>
              </w:rPr>
              <w:t>を</w:t>
            </w:r>
            <w:r w:rsidR="00453E50" w:rsidRPr="004D14ED">
              <w:rPr>
                <w:rFonts w:hint="eastAsia"/>
              </w:rPr>
              <w:t>押下</w:t>
            </w:r>
            <w:r w:rsidRPr="003B1F5A">
              <w:rPr>
                <w:rFonts w:hint="eastAsia"/>
              </w:rPr>
              <w:t>してください</w:t>
            </w:r>
            <w:r w:rsidRPr="0049256C">
              <w:rPr>
                <w:rFonts w:hint="eastAsia"/>
              </w:rPr>
              <w:t>。</w:t>
            </w:r>
            <w:r w:rsidRPr="0049256C">
              <w:t xml:space="preserve"> &gt;&gt;</w:t>
            </w:r>
          </w:p>
        </w:tc>
      </w:tr>
    </w:tbl>
    <w:p w14:paraId="13805F31" w14:textId="77777777" w:rsidR="00664E1C" w:rsidRPr="003B1F5A" w:rsidRDefault="00664E1C" w:rsidP="00EC7890"/>
    <w:p w14:paraId="45408768" w14:textId="26CDFB32" w:rsidR="005B6671" w:rsidRPr="003B1F5A" w:rsidRDefault="005B6671" w:rsidP="00EC7890">
      <w:r w:rsidRPr="003B1F5A">
        <w:t>ルールデータベースは、ルールデータが保存される</w:t>
      </w:r>
      <w:r w:rsidR="00DC2400" w:rsidRPr="004D14ED">
        <w:rPr>
          <w:rFonts w:hint="eastAsia"/>
        </w:rPr>
        <w:t>ストレージ</w:t>
      </w:r>
      <w:r w:rsidR="00DC2400" w:rsidRPr="003B1F5A">
        <w:t>である。ルールデータベースに関する詳細</w:t>
      </w:r>
      <w:r w:rsidRPr="003B1F5A">
        <w:t>については、</w:t>
      </w:r>
      <w:del w:id="2158" w:author="IRK" w:date="2020-03-09T13:40:00Z">
        <w:r w:rsidRPr="003B1F5A" w:rsidDel="004A0356">
          <w:delText>3.3.1.1</w:delText>
        </w:r>
        <w:r w:rsidRPr="003B1F5A" w:rsidDel="004A0356">
          <w:delText>ルールリポジトリ</w:delText>
        </w:r>
      </w:del>
      <w:ins w:id="2159" w:author="IRK" w:date="2020-03-10T22:14:00Z">
        <w:r w:rsidR="001075B0">
          <w:rPr>
            <w:rFonts w:hint="eastAsia"/>
          </w:rPr>
          <w:t>「</w:t>
        </w:r>
      </w:ins>
      <w:ins w:id="2160" w:author="IRK" w:date="2020-03-09T13:41:00Z">
        <w:r w:rsidR="004A0356">
          <w:fldChar w:fldCharType="begin"/>
        </w:r>
        <w:r w:rsidR="004A0356">
          <w:instrText xml:space="preserve"> </w:instrText>
        </w:r>
        <w:r w:rsidR="004A0356">
          <w:rPr>
            <w:rFonts w:hint="eastAsia"/>
          </w:rPr>
          <w:instrText>REF _Ref34653692 \r \h</w:instrText>
        </w:r>
        <w:r w:rsidR="004A0356">
          <w:instrText xml:space="preserve"> </w:instrText>
        </w:r>
      </w:ins>
      <w:r w:rsidR="004A0356">
        <w:fldChar w:fldCharType="separate"/>
      </w:r>
      <w:r w:rsidR="00AB1F2F">
        <w:t>3.3.1.1</w:t>
      </w:r>
      <w:ins w:id="2161" w:author="IRK" w:date="2020-03-09T13:41:00Z">
        <w:r w:rsidR="004A0356">
          <w:fldChar w:fldCharType="end"/>
        </w:r>
      </w:ins>
      <w:ins w:id="2162" w:author="IRK" w:date="2020-04-16T11:28:00Z">
        <w:r w:rsidR="001A6011">
          <w:rPr>
            <w:rFonts w:hint="eastAsia"/>
          </w:rPr>
          <w:t xml:space="preserve"> </w:t>
        </w:r>
      </w:ins>
      <w:ins w:id="2163" w:author="IRK" w:date="2020-03-09T13:41:00Z">
        <w:r w:rsidR="004A0356">
          <w:fldChar w:fldCharType="begin"/>
        </w:r>
        <w:r w:rsidR="004A0356">
          <w:instrText xml:space="preserve"> REF _Ref34653692 \h </w:instrText>
        </w:r>
      </w:ins>
      <w:r w:rsidR="004A0356">
        <w:fldChar w:fldCharType="separate"/>
      </w:r>
      <w:r w:rsidR="00AB1F2F" w:rsidRPr="0049256C">
        <w:t>ルールリポジトリ</w:t>
      </w:r>
      <w:ins w:id="2164" w:author="IRK" w:date="2020-03-09T13:41:00Z">
        <w:r w:rsidR="004A0356">
          <w:fldChar w:fldCharType="end"/>
        </w:r>
      </w:ins>
      <w:ins w:id="2165" w:author="IRK" w:date="2020-03-10T22:15:00Z">
        <w:r w:rsidR="001075B0">
          <w:rPr>
            <w:rFonts w:hint="eastAsia"/>
          </w:rPr>
          <w:t>」</w:t>
        </w:r>
      </w:ins>
      <w:r w:rsidRPr="003B1F5A">
        <w:t>を参照のこと。</w:t>
      </w:r>
    </w:p>
    <w:p w14:paraId="5797881B" w14:textId="77777777" w:rsidR="005B6671" w:rsidRPr="003B1F5A" w:rsidRDefault="005B6671" w:rsidP="00EC7890"/>
    <w:p w14:paraId="6B4D6027" w14:textId="08DAA5A0" w:rsidR="005B6671" w:rsidRPr="003B1F5A" w:rsidRDefault="005B6671" w:rsidP="00EC7890">
      <w:r w:rsidRPr="003B1F5A">
        <w:t>1</w:t>
      </w:r>
      <w:r w:rsidRPr="003B1F5A">
        <w:rPr>
          <w:rFonts w:hint="eastAsia"/>
        </w:rPr>
        <w:t>つの単位システムには、複数のルールデータベースが登録できる。ルールデータベースの登録順序には意味がある。</w:t>
      </w:r>
      <w:del w:id="2166" w:author="IRK" w:date="2020-04-16T13:21:00Z">
        <w:r w:rsidR="005B35B7" w:rsidRPr="005B35B7" w:rsidDel="009E36C6">
          <w:rPr>
            <w:rFonts w:hint="eastAsia"/>
          </w:rPr>
          <w:delText xml:space="preserve"> </w:delText>
        </w:r>
      </w:del>
      <w:r w:rsidRPr="003B1F5A">
        <w:rPr>
          <w:rFonts w:hint="eastAsia"/>
        </w:rPr>
        <w:t>ルールビルダー</w:t>
      </w:r>
      <w:r w:rsidR="005857F2">
        <w:rPr>
          <w:rFonts w:hint="eastAsia"/>
        </w:rPr>
        <w:t>サービス</w:t>
      </w:r>
      <w:r w:rsidRPr="003B1F5A">
        <w:t>(</w:t>
      </w:r>
      <w:del w:id="2167" w:author="IRK" w:date="2020-03-09T13:41:00Z">
        <w:r w:rsidRPr="003B1F5A" w:rsidDel="004A0356">
          <w:delText>3.8.3</w:delText>
        </w:r>
      </w:del>
      <w:ins w:id="2168" w:author="IRK" w:date="2020-03-10T22:15:00Z">
        <w:r w:rsidR="001075B0">
          <w:rPr>
            <w:rFonts w:hint="eastAsia"/>
          </w:rPr>
          <w:t>「</w:t>
        </w:r>
      </w:ins>
      <w:ins w:id="2169" w:author="IRK" w:date="2020-03-09T13:41:00Z">
        <w:r w:rsidR="004A0356">
          <w:fldChar w:fldCharType="begin"/>
        </w:r>
        <w:r w:rsidR="004A0356">
          <w:instrText xml:space="preserve"> </w:instrText>
        </w:r>
        <w:r w:rsidR="004A0356">
          <w:rPr>
            <w:rFonts w:hint="eastAsia"/>
          </w:rPr>
          <w:instrText>REF _Ref34653711 \r \h</w:instrText>
        </w:r>
        <w:r w:rsidR="004A0356">
          <w:instrText xml:space="preserve"> </w:instrText>
        </w:r>
      </w:ins>
      <w:r w:rsidR="004A0356">
        <w:fldChar w:fldCharType="separate"/>
      </w:r>
      <w:r w:rsidR="00AB1F2F">
        <w:t xml:space="preserve">3.8.3 </w:t>
      </w:r>
      <w:ins w:id="2170" w:author="IRK" w:date="2020-03-09T13:41:00Z">
        <w:r w:rsidR="004A0356">
          <w:fldChar w:fldCharType="end"/>
        </w:r>
        <w:r w:rsidR="004A0356">
          <w:fldChar w:fldCharType="begin"/>
        </w:r>
        <w:r w:rsidR="004A0356">
          <w:instrText xml:space="preserve"> REF _Ref34653714 \h </w:instrText>
        </w:r>
      </w:ins>
      <w:r w:rsidR="004A0356">
        <w:fldChar w:fldCharType="separate"/>
      </w:r>
      <w:r w:rsidR="00AB1F2F" w:rsidRPr="0049256C">
        <w:t>ルールビルダーサービス</w:t>
      </w:r>
      <w:ins w:id="2171" w:author="IRK" w:date="2020-03-09T13:41:00Z">
        <w:r w:rsidR="004A0356">
          <w:fldChar w:fldCharType="end"/>
        </w:r>
      </w:ins>
      <w:ins w:id="2172" w:author="IRK" w:date="2020-03-10T22:15:00Z">
        <w:r w:rsidR="001075B0">
          <w:rPr>
            <w:rFonts w:hint="eastAsia"/>
          </w:rPr>
          <w:t>」</w:t>
        </w:r>
      </w:ins>
      <w:r w:rsidRPr="003B1F5A">
        <w:t>)</w:t>
      </w:r>
      <w:r w:rsidRPr="003B1F5A">
        <w:rPr>
          <w:rFonts w:hint="eastAsia"/>
        </w:rPr>
        <w:t>がルールデータを保存する際は、登録されたすべてのルールデータベース</w:t>
      </w:r>
      <w:del w:id="2173" w:author="IRK" w:date="2020-05-08T16:53:00Z">
        <w:r w:rsidRPr="003B1F5A" w:rsidDel="00C731E8">
          <w:rPr>
            <w:rFonts w:hint="eastAsia"/>
          </w:rPr>
          <w:delText>と</w:delText>
        </w:r>
      </w:del>
      <w:ins w:id="2174" w:author="IRK" w:date="2020-05-08T16:53:00Z">
        <w:r w:rsidR="00C731E8">
          <w:rPr>
            <w:rFonts w:hint="eastAsia"/>
          </w:rPr>
          <w:t>に</w:t>
        </w:r>
      </w:ins>
      <w:r w:rsidR="000B3D85" w:rsidRPr="004D14ED">
        <w:rPr>
          <w:rFonts w:hint="eastAsia"/>
        </w:rPr>
        <w:t>同一の</w:t>
      </w:r>
      <w:r w:rsidRPr="003B1F5A">
        <w:t>データを保存する。ただし、ルールデータを照会する際は、</w:t>
      </w:r>
      <w:r w:rsidR="0078306E" w:rsidRPr="004D14ED">
        <w:rPr>
          <w:rFonts w:hint="eastAsia"/>
        </w:rPr>
        <w:t>一覧で最も上にある</w:t>
      </w:r>
      <w:r w:rsidRPr="003B1F5A">
        <w:t>(</w:t>
      </w:r>
      <w:del w:id="2175" w:author="IRK" w:date="2020-03-09T13:41:00Z">
        <w:r w:rsidR="00664E1C" w:rsidRPr="003B1F5A" w:rsidDel="004A0356">
          <w:delText>表</w:delText>
        </w:r>
        <w:r w:rsidR="00664E1C" w:rsidRPr="003B1F5A" w:rsidDel="004A0356">
          <w:delText>6</w:delText>
        </w:r>
        <w:r w:rsidR="00F71C02" w:rsidDel="004A0356">
          <w:delText>9</w:delText>
        </w:r>
      </w:del>
      <w:ins w:id="2176" w:author="IRK" w:date="2020-03-09T13:41:00Z">
        <w:r w:rsidR="004A0356">
          <w:fldChar w:fldCharType="begin"/>
        </w:r>
        <w:r w:rsidR="004A0356">
          <w:instrText xml:space="preserve"> REF _Ref34653665 \h </w:instrText>
        </w:r>
      </w:ins>
      <w:r w:rsidR="004A0356">
        <w:fldChar w:fldCharType="separate"/>
      </w:r>
      <w:ins w:id="2177" w:author="IRK" w:date="2020-03-09T13:40:00Z">
        <w:r w:rsidR="00AB1F2F">
          <w:rPr>
            <w:rFonts w:hint="eastAsia"/>
          </w:rPr>
          <w:t>[</w:t>
        </w:r>
        <w:r w:rsidR="00AB1F2F">
          <w:rPr>
            <w:rFonts w:hint="eastAsia"/>
          </w:rPr>
          <w:t>表</w:t>
        </w:r>
        <w:r w:rsidR="00AB1F2F">
          <w:rPr>
            <w:rFonts w:hint="eastAsia"/>
          </w:rPr>
          <w:t xml:space="preserve"> </w:t>
        </w:r>
      </w:ins>
      <w:r w:rsidR="00AB1F2F">
        <w:rPr>
          <w:noProof/>
        </w:rPr>
        <w:t>69</w:t>
      </w:r>
      <w:ins w:id="2178" w:author="IRK" w:date="2020-03-09T13:40:00Z">
        <w:r w:rsidR="00AB1F2F">
          <w:rPr>
            <w:rFonts w:hint="eastAsia"/>
          </w:rPr>
          <w:t>]</w:t>
        </w:r>
      </w:ins>
      <w:ins w:id="2179" w:author="IRK" w:date="2020-03-09T13:41:00Z">
        <w:r w:rsidR="004A0356">
          <w:fldChar w:fldCharType="end"/>
        </w:r>
      </w:ins>
      <w:r w:rsidRPr="003B1F5A">
        <w:t>では</w:t>
      </w:r>
      <w:r w:rsidRPr="003B1F5A">
        <w:t>RULEDB1)</w:t>
      </w:r>
      <w:r w:rsidRPr="003B1F5A">
        <w:rPr>
          <w:rFonts w:hint="eastAsia"/>
        </w:rPr>
        <w:t>ルールデータベースからデータを読み込む。ルールデータベース一覧で最も上にあるルールデータベースを、マスタールールデータベースという。</w:t>
      </w:r>
    </w:p>
    <w:p w14:paraId="3ED0958C" w14:textId="77777777" w:rsidR="00664E1C" w:rsidRPr="003B1F5A" w:rsidRDefault="00664E1C" w:rsidP="00EC7890"/>
    <w:p w14:paraId="3AA43D47" w14:textId="5CF79E14" w:rsidR="005B6671" w:rsidRPr="0049256C" w:rsidRDefault="005B6671" w:rsidP="00EC7890">
      <w:r w:rsidRPr="003B1F5A">
        <w:rPr>
          <w:rFonts w:hint="eastAsia"/>
        </w:rPr>
        <w:t>ルールビルダーサーバはすべてのルールデータベースに同一</w:t>
      </w:r>
      <w:r w:rsidR="0078306E" w:rsidRPr="004D14ED">
        <w:rPr>
          <w:rFonts w:hint="eastAsia"/>
        </w:rPr>
        <w:t>の</w:t>
      </w:r>
      <w:r w:rsidRPr="003B1F5A">
        <w:t>データを保存するため、ルールデータの同期化を保証する。</w:t>
      </w:r>
      <w:r w:rsidRPr="003B1F5A">
        <w:rPr>
          <w:rFonts w:hint="eastAsia"/>
        </w:rPr>
        <w:t>そのため</w:t>
      </w:r>
      <w:r w:rsidRPr="003B1F5A">
        <w:t>、ユーザ</w:t>
      </w:r>
      <w:r w:rsidR="00886589">
        <w:rPr>
          <w:rFonts w:hint="eastAsia"/>
        </w:rPr>
        <w:t>は</w:t>
      </w:r>
      <w:r w:rsidRPr="003B1F5A">
        <w:t>ルールデータベースの一部データを</w:t>
      </w:r>
      <w:r w:rsidRPr="0049256C">
        <w:t>変更してはならない。</w:t>
      </w:r>
      <w:r w:rsidRPr="0049256C">
        <w:rPr>
          <w:rFonts w:hint="eastAsia"/>
        </w:rPr>
        <w:t>変更し</w:t>
      </w:r>
      <w:r w:rsidRPr="0049256C">
        <w:t>た場合、</w:t>
      </w:r>
      <w:r w:rsidRPr="0049256C">
        <w:rPr>
          <w:rFonts w:hint="eastAsia"/>
        </w:rPr>
        <w:t>想定</w:t>
      </w:r>
      <w:r w:rsidRPr="0049256C">
        <w:t>しない問題が発生</w:t>
      </w:r>
      <w:r w:rsidRPr="0049256C">
        <w:rPr>
          <w:rFonts w:hint="eastAsia"/>
        </w:rPr>
        <w:t>する</w:t>
      </w:r>
      <w:r w:rsidRPr="0049256C">
        <w:t>可能性がある。</w:t>
      </w:r>
    </w:p>
    <w:p w14:paraId="49CFB1CC" w14:textId="77777777" w:rsidR="005B6671" w:rsidRPr="0049256C" w:rsidRDefault="005B6671" w:rsidP="00EC7890"/>
    <w:p w14:paraId="3FE4B341" w14:textId="77777777" w:rsidR="005B6671" w:rsidRPr="0049256C" w:rsidRDefault="005B6671" w:rsidP="00EC7890">
      <w:r w:rsidRPr="00333094">
        <w:t>次は、各作業メニューの機能である</w:t>
      </w:r>
      <w:r w:rsidRPr="0049256C">
        <w:t>。</w:t>
      </w:r>
    </w:p>
    <w:p w14:paraId="43BD9DC7" w14:textId="77777777" w:rsidR="005B6671" w:rsidRPr="0049256C" w:rsidRDefault="005B6671" w:rsidP="00EB253A">
      <w:pPr>
        <w:pStyle w:val="10"/>
      </w:pPr>
      <w:r w:rsidRPr="0049256C">
        <w:t>追加</w:t>
      </w:r>
    </w:p>
    <w:p w14:paraId="5C5ABAFA" w14:textId="6898F209" w:rsidR="005B6671" w:rsidRDefault="005B6671" w:rsidP="00EB253A">
      <w:pPr>
        <w:pStyle w:val="13"/>
      </w:pPr>
      <w:r w:rsidRPr="0049256C">
        <w:t>ルールデータベースを追加する</w:t>
      </w:r>
      <w:ins w:id="2180" w:author="IRK" w:date="2020-04-16T13:22:00Z">
        <w:r w:rsidR="009E36C6">
          <w:rPr>
            <w:rFonts w:hint="eastAsia"/>
          </w:rPr>
          <w:t>。選択すると、</w:t>
        </w:r>
      </w:ins>
      <w:del w:id="2181" w:author="IRK" w:date="2020-04-16T13:22:00Z">
        <w:r w:rsidRPr="0049256C" w:rsidDel="009E36C6">
          <w:delText>(</w:delText>
        </w:r>
      </w:del>
      <w:del w:id="2182" w:author="IRK" w:date="2020-03-09T13:42:00Z">
        <w:r w:rsidRPr="0049256C" w:rsidDel="004A0356">
          <w:delText>2.3.</w:delText>
        </w:r>
        <w:r w:rsidR="005857F2" w:rsidDel="004A0356">
          <w:rPr>
            <w:rFonts w:hint="eastAsia"/>
          </w:rPr>
          <w:delText>3.5</w:delText>
        </w:r>
      </w:del>
      <w:ins w:id="2183" w:author="IRK" w:date="2020-03-10T22:15:00Z">
        <w:r w:rsidR="001075B0">
          <w:rPr>
            <w:rFonts w:hint="eastAsia"/>
          </w:rPr>
          <w:t>「</w:t>
        </w:r>
      </w:ins>
      <w:ins w:id="2184" w:author="IRK" w:date="2020-03-09T13:42:00Z">
        <w:r w:rsidR="004A0356">
          <w:fldChar w:fldCharType="begin"/>
        </w:r>
        <w:r w:rsidR="004A0356">
          <w:instrText xml:space="preserve"> </w:instrText>
        </w:r>
        <w:r w:rsidR="004A0356">
          <w:rPr>
            <w:rFonts w:hint="eastAsia"/>
          </w:rPr>
          <w:instrText>REF _Ref34653752 \r \h</w:instrText>
        </w:r>
        <w:r w:rsidR="004A0356">
          <w:instrText xml:space="preserve"> </w:instrText>
        </w:r>
      </w:ins>
      <w:r w:rsidR="004A0356">
        <w:fldChar w:fldCharType="separate"/>
      </w:r>
      <w:r w:rsidR="00AB1F2F">
        <w:t>2.3.3.5</w:t>
      </w:r>
      <w:ins w:id="2185" w:author="IRK" w:date="2020-03-09T13:42:00Z">
        <w:r w:rsidR="004A0356">
          <w:fldChar w:fldCharType="end"/>
        </w:r>
      </w:ins>
      <w:ins w:id="2186" w:author="IRK" w:date="2020-04-16T11:28:00Z">
        <w:r w:rsidR="001A6011">
          <w:rPr>
            <w:rFonts w:hint="eastAsia"/>
          </w:rPr>
          <w:t xml:space="preserve"> </w:t>
        </w:r>
      </w:ins>
      <w:ins w:id="2187" w:author="IRK" w:date="2020-03-09T13:42:00Z">
        <w:r w:rsidR="004A0356">
          <w:fldChar w:fldCharType="begin"/>
        </w:r>
        <w:r w:rsidR="004A0356">
          <w:instrText xml:space="preserve"> REF _Ref34653755 \h </w:instrText>
        </w:r>
      </w:ins>
      <w:r w:rsidR="004A0356">
        <w:fldChar w:fldCharType="separate"/>
      </w:r>
      <w:r w:rsidR="00AB1F2F" w:rsidRPr="0049256C">
        <w:t>ルールデータベース基本情報</w:t>
      </w:r>
      <w:ins w:id="2188" w:author="IRK" w:date="2020-03-09T13:42:00Z">
        <w:r w:rsidR="004A0356">
          <w:fldChar w:fldCharType="end"/>
        </w:r>
      </w:ins>
      <w:ins w:id="2189" w:author="IRK" w:date="2020-03-10T22:15:00Z">
        <w:r w:rsidR="001075B0">
          <w:rPr>
            <w:rFonts w:hint="eastAsia"/>
          </w:rPr>
          <w:t>」</w:t>
        </w:r>
      </w:ins>
      <w:del w:id="2190" w:author="IRK" w:date="2020-04-16T13:22:00Z">
        <w:r w:rsidRPr="0049256C" w:rsidDel="009E36C6">
          <w:delText>)</w:delText>
        </w:r>
      </w:del>
      <w:ins w:id="2191" w:author="IRK" w:date="2020-04-16T13:22:00Z">
        <w:r w:rsidR="009E36C6">
          <w:rPr>
            <w:rFonts w:hint="eastAsia"/>
          </w:rPr>
          <w:t>に移動する</w:t>
        </w:r>
      </w:ins>
      <w:r w:rsidRPr="0049256C">
        <w:t>。</w:t>
      </w:r>
    </w:p>
    <w:p w14:paraId="29FFEFAD" w14:textId="089B5799" w:rsidR="003D64D0" w:rsidRPr="004159EA" w:rsidRDefault="003D64D0" w:rsidP="00EB253A">
      <w:pPr>
        <w:pStyle w:val="10"/>
      </w:pPr>
      <w:r w:rsidRPr="003D64D0">
        <w:rPr>
          <w:rFonts w:hint="eastAsia"/>
        </w:rPr>
        <w:t>情報更新</w:t>
      </w:r>
    </w:p>
    <w:p w14:paraId="4A7C4247" w14:textId="0DEB669A" w:rsidR="003D64D0" w:rsidRPr="004D14ED" w:rsidRDefault="003D64D0" w:rsidP="00EB253A">
      <w:pPr>
        <w:pStyle w:val="13"/>
        <w:rPr>
          <w:rFonts w:eastAsia="Malgun Gothic"/>
        </w:rPr>
      </w:pPr>
      <w:r>
        <w:rPr>
          <w:rFonts w:hint="eastAsia"/>
        </w:rPr>
        <w:t>ルールデータベースの接続情報を更新する。</w:t>
      </w:r>
      <w:del w:id="2192" w:author="IRK" w:date="2020-05-08T16:56:00Z">
        <w:r w:rsidDel="00A060A6">
          <w:rPr>
            <w:rFonts w:hint="eastAsia"/>
          </w:rPr>
          <w:delText>接続情報更新画面はルールデータベース追加画面と同一である。</w:delText>
        </w:r>
      </w:del>
      <w:ins w:id="2193" w:author="IRK" w:date="2020-05-08T16:56:00Z">
        <w:r w:rsidR="00A060A6" w:rsidRPr="00A060A6">
          <w:rPr>
            <w:rFonts w:hint="eastAsia"/>
          </w:rPr>
          <w:t>選択すると、</w:t>
        </w:r>
        <w:r w:rsidR="00A060A6">
          <w:rPr>
            <w:rFonts w:hint="eastAsia"/>
          </w:rPr>
          <w:t>「</w:t>
        </w:r>
      </w:ins>
      <w:ins w:id="2194" w:author="IRK" w:date="2020-05-18T13:33:00Z">
        <w:r w:rsidR="00E4353F">
          <w:fldChar w:fldCharType="begin"/>
        </w:r>
        <w:r w:rsidR="00E4353F">
          <w:instrText xml:space="preserve"> </w:instrText>
        </w:r>
        <w:r w:rsidR="00E4353F">
          <w:rPr>
            <w:rFonts w:hint="eastAsia"/>
          </w:rPr>
          <w:instrText>REF _Ref40701232 \r \h</w:instrText>
        </w:r>
        <w:r w:rsidR="00E4353F">
          <w:instrText xml:space="preserve"> </w:instrText>
        </w:r>
      </w:ins>
      <w:r w:rsidR="00E4353F">
        <w:fldChar w:fldCharType="separate"/>
      </w:r>
      <w:r w:rsidR="00AB1F2F">
        <w:t>2.3.3.6</w:t>
      </w:r>
      <w:ins w:id="2195" w:author="IRK" w:date="2020-05-18T13:33:00Z">
        <w:r w:rsidR="00E4353F">
          <w:fldChar w:fldCharType="end"/>
        </w:r>
        <w:r w:rsidR="00E4353F">
          <w:rPr>
            <w:rFonts w:hint="eastAsia"/>
          </w:rPr>
          <w:t xml:space="preserve"> </w:t>
        </w:r>
        <w:r w:rsidR="00E4353F">
          <w:fldChar w:fldCharType="begin"/>
        </w:r>
        <w:r w:rsidR="00E4353F">
          <w:instrText xml:space="preserve"> REF _Ref40701235 \h </w:instrText>
        </w:r>
      </w:ins>
      <w:r w:rsidR="00E4353F">
        <w:fldChar w:fldCharType="separate"/>
      </w:r>
      <w:r w:rsidR="00AB1F2F" w:rsidRPr="0049256C">
        <w:t>ルールデータベースのサーバタイプの選択</w:t>
      </w:r>
      <w:ins w:id="2196" w:author="IRK" w:date="2020-05-18T13:33:00Z">
        <w:r w:rsidR="00E4353F">
          <w:fldChar w:fldCharType="end"/>
        </w:r>
      </w:ins>
      <w:ins w:id="2197" w:author="IRK" w:date="2020-05-08T16:56:00Z">
        <w:r w:rsidR="00A060A6">
          <w:rPr>
            <w:rFonts w:hint="eastAsia"/>
          </w:rPr>
          <w:t>」</w:t>
        </w:r>
      </w:ins>
      <w:ins w:id="2198" w:author="IRK" w:date="2020-05-08T16:57:00Z">
        <w:r w:rsidR="00A060A6">
          <w:rPr>
            <w:rFonts w:hint="eastAsia"/>
          </w:rPr>
          <w:t>に移動する。</w:t>
        </w:r>
      </w:ins>
    </w:p>
    <w:p w14:paraId="1FC3E0F0" w14:textId="77777777" w:rsidR="005B6671" w:rsidRPr="0049256C" w:rsidRDefault="005B6671" w:rsidP="00EB253A">
      <w:pPr>
        <w:pStyle w:val="10"/>
      </w:pPr>
      <w:r w:rsidRPr="0049256C">
        <w:t>削除</w:t>
      </w:r>
    </w:p>
    <w:p w14:paraId="3899220B" w14:textId="77777777" w:rsidR="005B6671" w:rsidRPr="0049256C" w:rsidRDefault="005B6671" w:rsidP="00EB253A">
      <w:pPr>
        <w:pStyle w:val="13"/>
      </w:pPr>
      <w:r w:rsidRPr="0049256C">
        <w:t>ルールデータベースを削除する。単位システムには最低限</w:t>
      </w:r>
      <w:r w:rsidRPr="0049256C">
        <w:t>1</w:t>
      </w:r>
      <w:r w:rsidRPr="0049256C">
        <w:t>つのルールデータベースの登録が必要で、登録されたルールデータベースが</w:t>
      </w:r>
      <w:r w:rsidRPr="0049256C">
        <w:t>1</w:t>
      </w:r>
      <w:r w:rsidRPr="0049256C">
        <w:t>つの時はこのメニューが表示されない。ルールデータベースを削除し</w:t>
      </w:r>
      <w:r w:rsidRPr="0049256C">
        <w:rPr>
          <w:rFonts w:hint="eastAsia"/>
        </w:rPr>
        <w:t>た場合においても</w:t>
      </w:r>
      <w:r w:rsidRPr="0049256C">
        <w:t>、データが削除されることはない。</w:t>
      </w:r>
    </w:p>
    <w:p w14:paraId="65BBC514" w14:textId="135AB1D7" w:rsidR="005B6671" w:rsidRPr="003B1F5A" w:rsidRDefault="0078306E" w:rsidP="00EB253A">
      <w:pPr>
        <w:pStyle w:val="10"/>
      </w:pPr>
      <w:r w:rsidRPr="003B1F5A">
        <w:t>上</w:t>
      </w:r>
      <w:r w:rsidRPr="004D14ED">
        <w:rPr>
          <w:rFonts w:hint="eastAsia"/>
        </w:rPr>
        <w:t>に移動</w:t>
      </w:r>
    </w:p>
    <w:p w14:paraId="1451CA6F" w14:textId="2A756F47" w:rsidR="00D47977" w:rsidRPr="003B1F5A" w:rsidRDefault="005B6671" w:rsidP="00EB253A">
      <w:pPr>
        <w:pStyle w:val="13"/>
      </w:pPr>
      <w:r w:rsidRPr="003B1F5A">
        <w:rPr>
          <w:rFonts w:hint="eastAsia"/>
        </w:rPr>
        <w:t>一覧ですぐ上のルールデータベースと優先順位を入れ換える。</w:t>
      </w:r>
    </w:p>
    <w:p w14:paraId="489F002F" w14:textId="6D4E8538" w:rsidR="005B6671" w:rsidRPr="003B1F5A" w:rsidRDefault="0078306E" w:rsidP="00EB253A">
      <w:pPr>
        <w:pStyle w:val="10"/>
      </w:pPr>
      <w:r w:rsidRPr="003B1F5A">
        <w:rPr>
          <w:rFonts w:hint="eastAsia"/>
        </w:rPr>
        <w:t>下</w:t>
      </w:r>
      <w:r w:rsidRPr="004D14ED">
        <w:rPr>
          <w:rFonts w:hint="eastAsia"/>
        </w:rPr>
        <w:t>に移動</w:t>
      </w:r>
    </w:p>
    <w:p w14:paraId="16D6E49E" w14:textId="77777777" w:rsidR="005B6671" w:rsidRPr="0049256C" w:rsidRDefault="005B6671" w:rsidP="00EB253A">
      <w:pPr>
        <w:pStyle w:val="13"/>
      </w:pPr>
      <w:r w:rsidRPr="0049256C">
        <w:t>一覧ですぐ下のルールデータベースと優先順位を</w:t>
      </w:r>
      <w:r w:rsidRPr="0049256C">
        <w:rPr>
          <w:rFonts w:hint="eastAsia"/>
        </w:rPr>
        <w:t>入れ換える</w:t>
      </w:r>
      <w:r w:rsidRPr="0049256C">
        <w:t>。</w:t>
      </w:r>
    </w:p>
    <w:p w14:paraId="774D5428" w14:textId="77777777" w:rsidR="00EF7085" w:rsidRPr="0049256C" w:rsidRDefault="00EF7085" w:rsidP="00EC7890"/>
    <w:p w14:paraId="0F0B630B" w14:textId="77777777" w:rsidR="005B6671" w:rsidRPr="0049256C" w:rsidRDefault="005B6671" w:rsidP="00333094">
      <w:pPr>
        <w:pStyle w:val="42"/>
        <w:rPr>
          <w:lang w:eastAsia="ja-JP"/>
        </w:rPr>
      </w:pPr>
      <w:bookmarkStart w:id="2199" w:name="_Toc441755298"/>
      <w:bookmarkStart w:id="2200" w:name="_Ref34653564"/>
      <w:bookmarkStart w:id="2201" w:name="_Ref34653567"/>
      <w:bookmarkStart w:id="2202" w:name="_Ref34653752"/>
      <w:bookmarkStart w:id="2203" w:name="_Ref34653755"/>
      <w:r w:rsidRPr="0049256C">
        <w:rPr>
          <w:lang w:eastAsia="ja-JP"/>
        </w:rPr>
        <w:t>ルールデータベース基本情報</w:t>
      </w:r>
      <w:bookmarkEnd w:id="2199"/>
      <w:bookmarkEnd w:id="2200"/>
      <w:bookmarkEnd w:id="2201"/>
      <w:bookmarkEnd w:id="2202"/>
      <w:bookmarkEnd w:id="2203"/>
    </w:p>
    <w:p w14:paraId="42E3435C" w14:textId="37AD1917" w:rsidR="005B6671" w:rsidRPr="0049256C" w:rsidRDefault="005B6671" w:rsidP="00EC7890">
      <w:r w:rsidRPr="0049256C">
        <w:t>追加するルールデータベースの基本情報を</w:t>
      </w:r>
      <w:ins w:id="2204" w:author="IRK" w:date="2020-03-10T09:59:00Z">
        <w:r w:rsidR="00B9147F">
          <w:rPr>
            <w:rFonts w:hint="eastAsia"/>
          </w:rPr>
          <w:t>次の表のように</w:t>
        </w:r>
      </w:ins>
      <w:r w:rsidRPr="0049256C">
        <w:t>入力する段階である</w:t>
      </w:r>
      <w:del w:id="2205" w:author="IRK" w:date="2020-03-10T09:59:00Z">
        <w:r w:rsidRPr="0049256C" w:rsidDel="00B9147F">
          <w:delText>(</w:delText>
        </w:r>
      </w:del>
      <w:del w:id="2206" w:author="IRK" w:date="2020-03-09T13:42:00Z">
        <w:r w:rsidR="00664E1C" w:rsidRPr="0049256C" w:rsidDel="004A0356">
          <w:delText>表</w:delText>
        </w:r>
        <w:r w:rsidR="00F71C02" w:rsidDel="004A0356">
          <w:delText>70</w:delText>
        </w:r>
      </w:del>
      <w:del w:id="2207" w:author="IRK" w:date="2020-03-10T09:59:00Z">
        <w:r w:rsidRPr="0049256C" w:rsidDel="00B9147F">
          <w:delText>)</w:delText>
        </w:r>
      </w:del>
      <w:r w:rsidRPr="0049256C">
        <w:t>。</w:t>
      </w:r>
    </w:p>
    <w:p w14:paraId="239BFA43" w14:textId="2D82643A" w:rsidR="001A6A0C" w:rsidRDefault="001A6A0C">
      <w:pPr>
        <w:jc w:val="left"/>
      </w:pPr>
    </w:p>
    <w:p w14:paraId="57D6DEA7" w14:textId="28C081CF" w:rsidR="00664E1C" w:rsidRPr="0049256C" w:rsidRDefault="00664E1C" w:rsidP="007D3017">
      <w:pPr>
        <w:pStyle w:val="afff6"/>
      </w:pPr>
      <w:bookmarkStart w:id="2208" w:name="_Ref34653783"/>
      <w:bookmarkStart w:id="2209" w:name="_Toc34839536"/>
      <w:del w:id="2210" w:author="IRK" w:date="2020-03-09T13:42: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70</w:delText>
        </w:r>
        <w:r w:rsidR="003561C7" w:rsidRPr="0049256C" w:rsidDel="004A0356">
          <w:rPr>
            <w:noProof/>
          </w:rPr>
          <w:fldChar w:fldCharType="end"/>
        </w:r>
        <w:r w:rsidRPr="0049256C" w:rsidDel="004A0356">
          <w:rPr>
            <w:rFonts w:hint="eastAsia"/>
          </w:rPr>
          <w:delText>]</w:delText>
        </w:r>
      </w:del>
      <w:ins w:id="2211" w:author="IRK" w:date="2020-03-09T13:42: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70</w:t>
      </w:r>
      <w:ins w:id="2212" w:author="IRK" w:date="2020-03-09T13:42:00Z">
        <w:r w:rsidR="004A0356">
          <w:fldChar w:fldCharType="end"/>
        </w:r>
        <w:r w:rsidR="004A0356">
          <w:rPr>
            <w:rFonts w:hint="eastAsia"/>
          </w:rPr>
          <w:t>]</w:t>
        </w:r>
      </w:ins>
      <w:bookmarkEnd w:id="2208"/>
      <w:bookmarkEnd w:id="2209"/>
    </w:p>
    <w:tbl>
      <w:tblPr>
        <w:tblW w:w="0" w:type="auto"/>
        <w:jc w:val="center"/>
        <w:tblLook w:val="04A0" w:firstRow="1" w:lastRow="0" w:firstColumn="1" w:lastColumn="0" w:noHBand="0" w:noVBand="1"/>
        <w:tblPrChange w:id="2213" w:author="IRK" w:date="2020-04-16T11:29:00Z">
          <w:tblPr>
            <w:tblW w:w="0" w:type="auto"/>
            <w:tblInd w:w="108" w:type="dxa"/>
            <w:tblLook w:val="04A0" w:firstRow="1" w:lastRow="0" w:firstColumn="1" w:lastColumn="0" w:noHBand="0" w:noVBand="1"/>
          </w:tblPr>
        </w:tblPrChange>
      </w:tblPr>
      <w:tblGrid>
        <w:gridCol w:w="9356"/>
        <w:tblGridChange w:id="2214">
          <w:tblGrid>
            <w:gridCol w:w="9356"/>
          </w:tblGrid>
        </w:tblGridChange>
      </w:tblGrid>
      <w:tr w:rsidR="005B6671" w:rsidRPr="0049256C" w14:paraId="342B9F8E"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2215" w:author="IRK" w:date="2020-04-16T11:29:00Z">
              <w:tcPr>
                <w:tcW w:w="9356" w:type="dxa"/>
                <w:tcBorders>
                  <w:top w:val="single" w:sz="4" w:space="0" w:color="auto"/>
                  <w:left w:val="single" w:sz="4" w:space="0" w:color="auto"/>
                  <w:bottom w:val="single" w:sz="4" w:space="0" w:color="auto"/>
                  <w:right w:val="single" w:sz="4" w:space="0" w:color="auto"/>
                </w:tcBorders>
              </w:tcPr>
            </w:tcPrChange>
          </w:tcPr>
          <w:p w14:paraId="31DCAE03" w14:textId="77777777" w:rsidR="005B6671" w:rsidRPr="0049256C" w:rsidRDefault="005B6671">
            <w:pPr>
              <w:pStyle w:val="16"/>
              <w:pPrChange w:id="2216" w:author="IRK" w:date="2020-04-27T17:26:00Z">
                <w:pPr/>
              </w:pPrChange>
            </w:pPr>
            <w:r w:rsidRPr="0049256C">
              <w:t>********************************************************************************</w:t>
            </w:r>
          </w:p>
          <w:p w14:paraId="7A0C827A" w14:textId="77777777" w:rsidR="005B6671" w:rsidRPr="0049256C" w:rsidRDefault="005B6671">
            <w:pPr>
              <w:pStyle w:val="16"/>
              <w:pPrChange w:id="2217" w:author="IRK" w:date="2020-04-27T17:26:00Z">
                <w:pPr/>
              </w:pPrChange>
            </w:pPr>
          </w:p>
          <w:p w14:paraId="4CF676E9" w14:textId="77777777" w:rsidR="005B6671" w:rsidRPr="0049256C" w:rsidRDefault="005B6671">
            <w:pPr>
              <w:pStyle w:val="16"/>
              <w:pPrChange w:id="2218"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管理</w:t>
            </w:r>
            <w:r w:rsidRPr="0049256C">
              <w:t xml:space="preserve"> -&gt; </w:t>
            </w:r>
            <w:r w:rsidRPr="0049256C">
              <w:t>ルール</w:t>
            </w:r>
            <w:r w:rsidRPr="0049256C">
              <w:t>DB</w:t>
            </w:r>
            <w:r w:rsidRPr="0049256C">
              <w:t>の基本情報</w:t>
            </w:r>
          </w:p>
          <w:p w14:paraId="263C9466" w14:textId="77777777" w:rsidR="005B6671" w:rsidRPr="0049256C" w:rsidRDefault="005B6671">
            <w:pPr>
              <w:pStyle w:val="16"/>
              <w:pPrChange w:id="2219" w:author="IRK" w:date="2020-04-27T17:26:00Z">
                <w:pPr/>
              </w:pPrChange>
            </w:pPr>
          </w:p>
          <w:p w14:paraId="7D15D907" w14:textId="77777777" w:rsidR="005B6671" w:rsidRPr="0049256C" w:rsidRDefault="005B6671">
            <w:pPr>
              <w:pStyle w:val="16"/>
              <w:pPrChange w:id="2220" w:author="IRK" w:date="2020-04-27T17:26:00Z">
                <w:pPr/>
              </w:pPrChange>
            </w:pPr>
            <w:r w:rsidRPr="0049256C">
              <w:t>********************************************************************************</w:t>
            </w:r>
          </w:p>
          <w:p w14:paraId="4A33E8CA" w14:textId="77777777" w:rsidR="005B6671" w:rsidRPr="0049256C" w:rsidRDefault="005B6671">
            <w:pPr>
              <w:pStyle w:val="16"/>
              <w:pPrChange w:id="2221" w:author="IRK" w:date="2020-04-27T17:26:00Z">
                <w:pPr/>
              </w:pPrChange>
            </w:pPr>
          </w:p>
          <w:p w14:paraId="447661FA" w14:textId="77777777" w:rsidR="005B6671" w:rsidRPr="0049256C" w:rsidRDefault="005B6671">
            <w:pPr>
              <w:pStyle w:val="16"/>
              <w:pPrChange w:id="2222" w:author="IRK" w:date="2020-04-27T17:26:00Z">
                <w:pPr/>
              </w:pPrChange>
            </w:pPr>
            <w:r w:rsidRPr="0049256C">
              <w:rPr>
                <w:rFonts w:hint="eastAsia"/>
              </w:rPr>
              <w:t>ルール</w:t>
            </w:r>
            <w:r w:rsidRPr="0049256C">
              <w:t>DB</w:t>
            </w:r>
            <w:r w:rsidRPr="0049256C">
              <w:t>の基本情報を入力してください。情報は一度設定すると変更できません。</w:t>
            </w:r>
          </w:p>
          <w:p w14:paraId="0C99906F" w14:textId="77777777" w:rsidR="005B6671" w:rsidRPr="0049256C" w:rsidRDefault="005B6671">
            <w:pPr>
              <w:pStyle w:val="16"/>
              <w:pPrChange w:id="2223" w:author="IRK" w:date="2020-04-27T17:26:00Z">
                <w:pPr/>
              </w:pPrChange>
            </w:pPr>
          </w:p>
          <w:p w14:paraId="7A46B947" w14:textId="77777777" w:rsidR="005B6671" w:rsidRPr="0049256C" w:rsidRDefault="005B6671">
            <w:pPr>
              <w:pStyle w:val="16"/>
              <w:pPrChange w:id="2224" w:author="IRK" w:date="2020-04-27T17:26:00Z">
                <w:pPr/>
              </w:pPrChange>
            </w:pPr>
            <w:r w:rsidRPr="0049256C">
              <w:t>[</w:t>
            </w:r>
            <w:r w:rsidRPr="0049256C">
              <w:t>必須</w:t>
            </w:r>
            <w:r w:rsidRPr="0049256C">
              <w:t xml:space="preserve">] </w:t>
            </w:r>
            <w:r w:rsidRPr="0049256C">
              <w:t>名称</w:t>
            </w:r>
            <w:r w:rsidRPr="0049256C">
              <w:t xml:space="preserve"> &gt;&gt;</w:t>
            </w:r>
            <w:del w:id="2225" w:author="IRK" w:date="2020-03-10T15:07:00Z">
              <w:r w:rsidRPr="0049256C" w:rsidDel="00967926">
                <w:delText xml:space="preserve"> </w:delText>
              </w:r>
            </w:del>
          </w:p>
          <w:p w14:paraId="063ED986" w14:textId="77777777" w:rsidR="005B6671" w:rsidRPr="0049256C" w:rsidRDefault="005B6671">
            <w:pPr>
              <w:pStyle w:val="16"/>
              <w:pPrChange w:id="2226" w:author="IRK" w:date="2020-04-27T17:26:00Z">
                <w:pPr/>
              </w:pPrChange>
            </w:pPr>
            <w:r w:rsidRPr="0049256C">
              <w:t>[</w:t>
            </w:r>
            <w:r w:rsidRPr="0049256C">
              <w:t>必須</w:t>
            </w:r>
            <w:r w:rsidRPr="0049256C">
              <w:t xml:space="preserve">] </w:t>
            </w:r>
            <w:r w:rsidRPr="0049256C">
              <w:t>説明</w:t>
            </w:r>
            <w:r w:rsidRPr="0049256C">
              <w:t>(</w:t>
            </w:r>
            <w:r w:rsidRPr="0049256C">
              <w:t>デフォルト値</w:t>
            </w:r>
            <w:r w:rsidRPr="0049256C">
              <w:t>: ) &gt;&gt;</w:t>
            </w:r>
          </w:p>
        </w:tc>
      </w:tr>
    </w:tbl>
    <w:p w14:paraId="50BEB5C8" w14:textId="77777777" w:rsidR="005B6671" w:rsidRPr="0049256C" w:rsidRDefault="005B6671" w:rsidP="00EC7890"/>
    <w:p w14:paraId="3F5093DF" w14:textId="0D7EF908" w:rsidR="005B6671" w:rsidRPr="00945E3B" w:rsidRDefault="0078306E" w:rsidP="00EC7890">
      <w:r w:rsidRPr="00945E3B">
        <w:t>ルールデータベースの</w:t>
      </w:r>
      <w:r w:rsidRPr="004D14ED">
        <w:rPr>
          <w:rFonts w:hint="eastAsia"/>
        </w:rPr>
        <w:t>名称</w:t>
      </w:r>
      <w:r w:rsidR="005B6671" w:rsidRPr="00945E3B">
        <w:t>は、</w:t>
      </w:r>
      <w:r w:rsidR="005B6671" w:rsidRPr="00945E3B">
        <w:t>1</w:t>
      </w:r>
      <w:r w:rsidR="005B6671" w:rsidRPr="00945E3B">
        <w:t>文字から</w:t>
      </w:r>
      <w:r w:rsidR="005B6671" w:rsidRPr="00945E3B">
        <w:t>20</w:t>
      </w:r>
      <w:r w:rsidR="005B6671" w:rsidRPr="00945E3B">
        <w:t>文字以内のアルファベットの大小文字、数字またはアンダースコア</w:t>
      </w:r>
      <w:r w:rsidR="005B6671" w:rsidRPr="00945E3B">
        <w:t>(‘_’)</w:t>
      </w:r>
      <w:r w:rsidR="005B6671" w:rsidRPr="00945E3B">
        <w:rPr>
          <w:rFonts w:hint="eastAsia"/>
        </w:rPr>
        <w:t>で構成する。ルールデータベースの</w:t>
      </w:r>
      <w:r w:rsidR="005857F2">
        <w:rPr>
          <w:rFonts w:hint="eastAsia"/>
        </w:rPr>
        <w:t>名称</w:t>
      </w:r>
      <w:r w:rsidR="005B6671" w:rsidRPr="00945E3B">
        <w:rPr>
          <w:rFonts w:hint="eastAsia"/>
        </w:rPr>
        <w:t>は、単位ルールシステム内で</w:t>
      </w:r>
      <w:r w:rsidR="00AE7F46" w:rsidRPr="00AE7F46">
        <w:rPr>
          <w:rFonts w:hint="eastAsia"/>
        </w:rPr>
        <w:t>ユニークとする</w:t>
      </w:r>
      <w:r w:rsidR="005B6671" w:rsidRPr="00945E3B">
        <w:rPr>
          <w:rFonts w:hint="eastAsia"/>
        </w:rPr>
        <w:t>。ルールデータベースの説明には、ルールデータベースに関する説明を入力する。この説明は、</w:t>
      </w:r>
      <w:del w:id="2227" w:author="IRK" w:date="2020-03-09T13:42:00Z">
        <w:r w:rsidR="00664E1C" w:rsidRPr="00945E3B" w:rsidDel="004A0356">
          <w:rPr>
            <w:rFonts w:hint="eastAsia"/>
          </w:rPr>
          <w:delText>表</w:delText>
        </w:r>
        <w:r w:rsidR="00664E1C" w:rsidRPr="00945E3B" w:rsidDel="004A0356">
          <w:delText>6</w:delText>
        </w:r>
        <w:r w:rsidR="004159EA" w:rsidDel="004A0356">
          <w:delText>9</w:delText>
        </w:r>
      </w:del>
      <w:ins w:id="2228" w:author="IRK" w:date="2020-03-09T13:43:00Z">
        <w:r w:rsidR="004A0356">
          <w:fldChar w:fldCharType="begin"/>
        </w:r>
        <w:r w:rsidR="004A0356">
          <w:instrText xml:space="preserve"> REF _Ref34653665 \h </w:instrText>
        </w:r>
      </w:ins>
      <w:r w:rsidR="004A0356">
        <w:fldChar w:fldCharType="separate"/>
      </w:r>
      <w:ins w:id="2229" w:author="IRK" w:date="2020-03-09T13:40:00Z">
        <w:r w:rsidR="00AB1F2F">
          <w:rPr>
            <w:rFonts w:hint="eastAsia"/>
          </w:rPr>
          <w:t>[</w:t>
        </w:r>
        <w:r w:rsidR="00AB1F2F">
          <w:rPr>
            <w:rFonts w:hint="eastAsia"/>
          </w:rPr>
          <w:t>表</w:t>
        </w:r>
        <w:r w:rsidR="00AB1F2F">
          <w:rPr>
            <w:rFonts w:hint="eastAsia"/>
          </w:rPr>
          <w:t xml:space="preserve"> </w:t>
        </w:r>
      </w:ins>
      <w:r w:rsidR="00AB1F2F">
        <w:rPr>
          <w:noProof/>
        </w:rPr>
        <w:t>69</w:t>
      </w:r>
      <w:ins w:id="2230" w:author="IRK" w:date="2020-03-09T13:40:00Z">
        <w:r w:rsidR="00AB1F2F">
          <w:rPr>
            <w:rFonts w:hint="eastAsia"/>
          </w:rPr>
          <w:t>]</w:t>
        </w:r>
      </w:ins>
      <w:ins w:id="2231" w:author="IRK" w:date="2020-03-09T13:43:00Z">
        <w:r w:rsidR="004A0356">
          <w:fldChar w:fldCharType="end"/>
        </w:r>
      </w:ins>
      <w:r w:rsidR="005B6671" w:rsidRPr="00945E3B">
        <w:rPr>
          <w:rFonts w:hint="eastAsia"/>
        </w:rPr>
        <w:t>の一覧に表示される。</w:t>
      </w:r>
    </w:p>
    <w:p w14:paraId="1145A02A" w14:textId="77777777" w:rsidR="005B6671" w:rsidRPr="00945E3B" w:rsidRDefault="005B6671" w:rsidP="00EC7890"/>
    <w:p w14:paraId="371E300B" w14:textId="56B29C75" w:rsidR="005B6671" w:rsidRPr="00945E3B" w:rsidRDefault="007A7251" w:rsidP="00EC7890">
      <w:r w:rsidRPr="007A7251">
        <w:rPr>
          <w:rFonts w:hint="eastAsia"/>
        </w:rPr>
        <w:t>ルールデータベースの追加後は</w:t>
      </w:r>
      <w:r w:rsidR="005B6671" w:rsidRPr="00945E3B">
        <w:t>、</w:t>
      </w:r>
      <w:r w:rsidR="005857F2">
        <w:rPr>
          <w:rFonts w:hint="eastAsia"/>
        </w:rPr>
        <w:t>名称</w:t>
      </w:r>
      <w:del w:id="2232" w:author="IRK" w:date="2020-04-16T13:46:00Z">
        <w:r w:rsidR="005B6671" w:rsidRPr="00945E3B" w:rsidDel="008521CE">
          <w:delText>または</w:delText>
        </w:r>
      </w:del>
      <w:ins w:id="2233" w:author="IRK" w:date="2020-04-16T13:46:00Z">
        <w:r w:rsidR="008521CE">
          <w:rPr>
            <w:rFonts w:hint="eastAsia"/>
          </w:rPr>
          <w:t>や</w:t>
        </w:r>
      </w:ins>
      <w:r w:rsidR="005B6671" w:rsidRPr="00945E3B">
        <w:t>説明の変更はできない。変更</w:t>
      </w:r>
      <w:r w:rsidR="005B6671" w:rsidRPr="00945E3B">
        <w:rPr>
          <w:rFonts w:hint="eastAsia"/>
        </w:rPr>
        <w:t>する</w:t>
      </w:r>
      <w:r w:rsidR="005B6671" w:rsidRPr="00945E3B">
        <w:t>場合は、ルールデータベースを削除</w:t>
      </w:r>
      <w:r w:rsidR="005B6671" w:rsidRPr="00945E3B">
        <w:rPr>
          <w:rFonts w:hint="eastAsia"/>
        </w:rPr>
        <w:t>後に</w:t>
      </w:r>
      <w:r w:rsidR="00B45735" w:rsidRPr="00B45735">
        <w:rPr>
          <w:rFonts w:hint="eastAsia"/>
        </w:rPr>
        <w:t>再度追加する。</w:t>
      </w:r>
    </w:p>
    <w:p w14:paraId="1C25E619" w14:textId="77777777" w:rsidR="005B6671" w:rsidRPr="00945E3B" w:rsidRDefault="005B6671" w:rsidP="00EC7890"/>
    <w:p w14:paraId="74F90739" w14:textId="5736079D" w:rsidR="005B6671" w:rsidRPr="00945E3B" w:rsidRDefault="0078306E" w:rsidP="00EC7890">
      <w:r w:rsidRPr="004D14ED">
        <w:rPr>
          <w:rFonts w:hint="eastAsia"/>
        </w:rPr>
        <w:t>名称</w:t>
      </w:r>
      <w:r w:rsidR="005B6671" w:rsidRPr="00945E3B">
        <w:t>と説明を入力してエンター</w:t>
      </w:r>
      <w:r w:rsidRPr="004D14ED">
        <w:rPr>
          <w:rFonts w:hint="eastAsia"/>
        </w:rPr>
        <w:t>キー</w:t>
      </w:r>
      <w:r w:rsidRPr="00945E3B">
        <w:t>を</w:t>
      </w:r>
      <w:del w:id="2234" w:author="IRK" w:date="2020-04-17T10:05:00Z">
        <w:r w:rsidRPr="004D14ED" w:rsidDel="00E36E79">
          <w:rPr>
            <w:rFonts w:hint="eastAsia"/>
          </w:rPr>
          <w:delText>押下</w:delText>
        </w:r>
        <w:r w:rsidR="005B6671" w:rsidRPr="00945E3B" w:rsidDel="00E36E79">
          <w:delText>する</w:delText>
        </w:r>
      </w:del>
      <w:ins w:id="2235" w:author="IRK" w:date="2020-04-17T10:05:00Z">
        <w:r w:rsidR="00E36E79">
          <w:rPr>
            <w:rFonts w:hint="eastAsia"/>
          </w:rPr>
          <w:t>押す</w:t>
        </w:r>
      </w:ins>
      <w:r w:rsidR="005B6671" w:rsidRPr="00945E3B">
        <w:t>と、</w:t>
      </w:r>
      <w:del w:id="2236" w:author="IRK" w:date="2020-03-09T13:43:00Z">
        <w:r w:rsidR="005B6671" w:rsidRPr="00945E3B" w:rsidDel="004A0356">
          <w:delText>2.3.</w:delText>
        </w:r>
        <w:r w:rsidR="004159EA" w:rsidDel="004A0356">
          <w:delText>3.6</w:delText>
        </w:r>
        <w:r w:rsidR="004159EA" w:rsidDel="004A0356">
          <w:rPr>
            <w:rFonts w:hint="eastAsia"/>
          </w:rPr>
          <w:delText>ルールデータベース</w:delText>
        </w:r>
      </w:del>
      <w:ins w:id="2237" w:author="IRK" w:date="2020-03-10T22:15:00Z">
        <w:r w:rsidR="001075B0">
          <w:rPr>
            <w:rFonts w:hint="eastAsia"/>
          </w:rPr>
          <w:t>「</w:t>
        </w:r>
      </w:ins>
      <w:ins w:id="2238" w:author="IRK" w:date="2020-03-09T13:43:00Z">
        <w:r w:rsidR="004A0356">
          <w:fldChar w:fldCharType="begin"/>
        </w:r>
        <w:r w:rsidR="004A0356">
          <w:instrText xml:space="preserve"> </w:instrText>
        </w:r>
        <w:r w:rsidR="004A0356">
          <w:rPr>
            <w:rFonts w:hint="eastAsia"/>
          </w:rPr>
          <w:instrText>REF _Ref34653816 \r \h</w:instrText>
        </w:r>
        <w:r w:rsidR="004A0356">
          <w:instrText xml:space="preserve"> </w:instrText>
        </w:r>
      </w:ins>
      <w:r w:rsidR="004A0356">
        <w:fldChar w:fldCharType="separate"/>
      </w:r>
      <w:r w:rsidR="00AB1F2F">
        <w:t>2.3.3.6</w:t>
      </w:r>
      <w:ins w:id="2239" w:author="IRK" w:date="2020-03-09T13:43:00Z">
        <w:r w:rsidR="004A0356">
          <w:fldChar w:fldCharType="end"/>
        </w:r>
      </w:ins>
      <w:ins w:id="2240" w:author="IRK" w:date="2020-04-16T13:51:00Z">
        <w:r w:rsidR="00FE0639">
          <w:rPr>
            <w:rFonts w:hint="eastAsia"/>
          </w:rPr>
          <w:t xml:space="preserve"> </w:t>
        </w:r>
      </w:ins>
      <w:ins w:id="2241" w:author="IRK" w:date="2020-03-09T13:43:00Z">
        <w:r w:rsidR="004A0356">
          <w:fldChar w:fldCharType="begin"/>
        </w:r>
        <w:r w:rsidR="004A0356">
          <w:instrText xml:space="preserve"> REF _Ref34653818 \h </w:instrText>
        </w:r>
      </w:ins>
      <w:r w:rsidR="004A0356">
        <w:fldChar w:fldCharType="separate"/>
      </w:r>
      <w:r w:rsidR="00AB1F2F" w:rsidRPr="0049256C">
        <w:t>ルールデータベースのサーバタイプの選択</w:t>
      </w:r>
      <w:ins w:id="2242" w:author="IRK" w:date="2020-03-09T13:43:00Z">
        <w:r w:rsidR="004A0356">
          <w:fldChar w:fldCharType="end"/>
        </w:r>
      </w:ins>
      <w:ins w:id="2243" w:author="IRK" w:date="2020-03-10T22:15:00Z">
        <w:r w:rsidR="001075B0">
          <w:rPr>
            <w:rFonts w:hint="eastAsia"/>
          </w:rPr>
          <w:t>」</w:t>
        </w:r>
      </w:ins>
      <w:r w:rsidR="004159EA">
        <w:rPr>
          <w:rFonts w:hint="eastAsia"/>
        </w:rPr>
        <w:t>のサーバタイプの選択</w:t>
      </w:r>
      <w:r w:rsidR="005B6671" w:rsidRPr="00945E3B">
        <w:t>に移動する。</w:t>
      </w:r>
    </w:p>
    <w:p w14:paraId="1097141D" w14:textId="44DD8ACB" w:rsidR="004B68A5" w:rsidRDefault="004B68A5">
      <w:pPr>
        <w:jc w:val="left"/>
        <w:rPr>
          <w:rFonts w:cs="Times New Roman"/>
          <w:b/>
          <w:bCs/>
          <w:spacing w:val="0"/>
          <w:sz w:val="22"/>
          <w:szCs w:val="24"/>
        </w:rPr>
      </w:pPr>
      <w:del w:id="2244" w:author="IRK" w:date="2020-04-16T11:29:00Z">
        <w:r w:rsidDel="001A6011">
          <w:br w:type="page"/>
        </w:r>
      </w:del>
    </w:p>
    <w:p w14:paraId="0EEB6080" w14:textId="77777777" w:rsidR="005B6671" w:rsidRPr="0049256C" w:rsidRDefault="005B6671" w:rsidP="00333094">
      <w:pPr>
        <w:pStyle w:val="42"/>
        <w:rPr>
          <w:lang w:eastAsia="ja-JP"/>
        </w:rPr>
      </w:pPr>
      <w:bookmarkStart w:id="2245" w:name="_Toc441755299"/>
      <w:bookmarkStart w:id="2246" w:name="_Ref34653816"/>
      <w:bookmarkStart w:id="2247" w:name="_Ref34653818"/>
      <w:bookmarkStart w:id="2248" w:name="_Ref40701232"/>
      <w:bookmarkStart w:id="2249" w:name="_Ref40701235"/>
      <w:r w:rsidRPr="0049256C">
        <w:rPr>
          <w:lang w:eastAsia="ja-JP"/>
        </w:rPr>
        <w:t>ルールデータベースのサーバタイプの選択</w:t>
      </w:r>
      <w:bookmarkEnd w:id="2245"/>
      <w:bookmarkEnd w:id="2246"/>
      <w:bookmarkEnd w:id="2247"/>
      <w:bookmarkEnd w:id="2248"/>
      <w:bookmarkEnd w:id="2249"/>
    </w:p>
    <w:p w14:paraId="76E1B84F" w14:textId="2A9E9F1C" w:rsidR="005B6671" w:rsidRPr="0049256C" w:rsidRDefault="008B713E" w:rsidP="00EC7890">
      <w:del w:id="2250" w:author="IRK" w:date="2020-03-09T13:43:00Z">
        <w:r w:rsidRPr="0049256C" w:rsidDel="004A0356">
          <w:delText>表</w:delText>
        </w:r>
        <w:r w:rsidR="00664E1C" w:rsidRPr="0049256C" w:rsidDel="004A0356">
          <w:rPr>
            <w:rFonts w:hint="eastAsia"/>
          </w:rPr>
          <w:delText>7</w:delText>
        </w:r>
        <w:r w:rsidR="004159EA" w:rsidDel="004A0356">
          <w:rPr>
            <w:rFonts w:hint="eastAsia"/>
          </w:rPr>
          <w:delText>1</w:delText>
        </w:r>
      </w:del>
      <w:ins w:id="2251" w:author="IRK" w:date="2020-03-09T13:43:00Z">
        <w:r w:rsidR="004A0356">
          <w:rPr>
            <w:rFonts w:hint="eastAsia"/>
          </w:rPr>
          <w:t>次の表</w:t>
        </w:r>
      </w:ins>
      <w:r w:rsidR="005B6671" w:rsidRPr="0049256C">
        <w:t>は、ルールデータベースに使用したデータベースサーバを選択する段階である。</w:t>
      </w:r>
    </w:p>
    <w:p w14:paraId="4C68962D" w14:textId="77777777" w:rsidR="005B6671" w:rsidRPr="0049256C" w:rsidRDefault="005B6671" w:rsidP="00EC7890"/>
    <w:p w14:paraId="50DBE632" w14:textId="13A13ACB" w:rsidR="00664E1C" w:rsidRPr="0049256C" w:rsidRDefault="00664E1C" w:rsidP="007D3017">
      <w:pPr>
        <w:pStyle w:val="afff6"/>
      </w:pPr>
      <w:bookmarkStart w:id="2252" w:name="_Toc34839537"/>
      <w:del w:id="2253" w:author="IRK" w:date="2020-03-09T13:43: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71</w:delText>
        </w:r>
        <w:r w:rsidR="003561C7" w:rsidRPr="0049256C" w:rsidDel="004A0356">
          <w:rPr>
            <w:noProof/>
          </w:rPr>
          <w:fldChar w:fldCharType="end"/>
        </w:r>
        <w:r w:rsidRPr="0049256C" w:rsidDel="004A0356">
          <w:rPr>
            <w:rFonts w:hint="eastAsia"/>
          </w:rPr>
          <w:delText>]</w:delText>
        </w:r>
      </w:del>
      <w:ins w:id="2254" w:author="IRK" w:date="2020-03-09T13:43: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71</w:t>
      </w:r>
      <w:ins w:id="2255" w:author="IRK" w:date="2020-03-09T13:43:00Z">
        <w:r w:rsidR="004A0356">
          <w:fldChar w:fldCharType="end"/>
        </w:r>
        <w:r w:rsidR="004A0356">
          <w:rPr>
            <w:rFonts w:hint="eastAsia"/>
          </w:rPr>
          <w:t>]</w:t>
        </w:r>
      </w:ins>
      <w:bookmarkEnd w:id="2252"/>
    </w:p>
    <w:tbl>
      <w:tblPr>
        <w:tblW w:w="0" w:type="auto"/>
        <w:jc w:val="center"/>
        <w:tblLook w:val="04A0" w:firstRow="1" w:lastRow="0" w:firstColumn="1" w:lastColumn="0" w:noHBand="0" w:noVBand="1"/>
        <w:tblPrChange w:id="2256" w:author="IRK" w:date="2020-04-16T11:29:00Z">
          <w:tblPr>
            <w:tblW w:w="0" w:type="auto"/>
            <w:tblInd w:w="108" w:type="dxa"/>
            <w:tblLook w:val="04A0" w:firstRow="1" w:lastRow="0" w:firstColumn="1" w:lastColumn="0" w:noHBand="0" w:noVBand="1"/>
          </w:tblPr>
        </w:tblPrChange>
      </w:tblPr>
      <w:tblGrid>
        <w:gridCol w:w="9356"/>
        <w:tblGridChange w:id="2257">
          <w:tblGrid>
            <w:gridCol w:w="9356"/>
          </w:tblGrid>
        </w:tblGridChange>
      </w:tblGrid>
      <w:tr w:rsidR="005B6671" w:rsidRPr="0049256C" w14:paraId="2120CF0F" w14:textId="77777777" w:rsidTr="001A6011">
        <w:trPr>
          <w:jc w:val="center"/>
        </w:trPr>
        <w:tc>
          <w:tcPr>
            <w:tcW w:w="9356" w:type="dxa"/>
            <w:tcBorders>
              <w:top w:val="single" w:sz="4" w:space="0" w:color="auto"/>
              <w:left w:val="single" w:sz="4" w:space="0" w:color="auto"/>
              <w:bottom w:val="single" w:sz="4" w:space="0" w:color="auto"/>
              <w:right w:val="single" w:sz="4" w:space="0" w:color="auto"/>
            </w:tcBorders>
            <w:tcPrChange w:id="2258" w:author="IRK" w:date="2020-04-16T11:29:00Z">
              <w:tcPr>
                <w:tcW w:w="9356" w:type="dxa"/>
                <w:tcBorders>
                  <w:top w:val="single" w:sz="4" w:space="0" w:color="auto"/>
                  <w:left w:val="single" w:sz="4" w:space="0" w:color="auto"/>
                  <w:bottom w:val="single" w:sz="4" w:space="0" w:color="auto"/>
                  <w:right w:val="single" w:sz="4" w:space="0" w:color="auto"/>
                </w:tcBorders>
              </w:tcPr>
            </w:tcPrChange>
          </w:tcPr>
          <w:p w14:paraId="63561057" w14:textId="77777777" w:rsidR="005B6671" w:rsidRPr="0049256C" w:rsidRDefault="005B6671">
            <w:pPr>
              <w:pStyle w:val="16"/>
              <w:pPrChange w:id="2259" w:author="IRK" w:date="2020-04-27T17:26:00Z">
                <w:pPr/>
              </w:pPrChange>
            </w:pPr>
            <w:r w:rsidRPr="0049256C">
              <w:t>********************************************************************************</w:t>
            </w:r>
          </w:p>
          <w:p w14:paraId="77BDCB32" w14:textId="77777777" w:rsidR="005B6671" w:rsidRPr="0049256C" w:rsidRDefault="005B6671">
            <w:pPr>
              <w:pStyle w:val="16"/>
              <w:pPrChange w:id="2260" w:author="IRK" w:date="2020-04-27T17:26:00Z">
                <w:pPr/>
              </w:pPrChange>
            </w:pPr>
          </w:p>
          <w:p w14:paraId="47292517" w14:textId="77777777" w:rsidR="005B6671" w:rsidRPr="0049256C" w:rsidRDefault="005B6671">
            <w:pPr>
              <w:pStyle w:val="16"/>
              <w:pPrChange w:id="2261"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管理</w:t>
            </w:r>
            <w:r w:rsidRPr="0049256C">
              <w:t xml:space="preserve"> -&gt; </w:t>
            </w:r>
            <w:r w:rsidRPr="0049256C">
              <w:t>ルール</w:t>
            </w:r>
            <w:r w:rsidRPr="0049256C">
              <w:t>DB</w:t>
            </w:r>
            <w:r w:rsidRPr="0049256C">
              <w:t>サーバタイプ</w:t>
            </w:r>
          </w:p>
          <w:p w14:paraId="1080BACD" w14:textId="77777777" w:rsidR="005B6671" w:rsidRPr="0049256C" w:rsidRDefault="005B6671">
            <w:pPr>
              <w:pStyle w:val="16"/>
              <w:pPrChange w:id="2262" w:author="IRK" w:date="2020-04-27T17:26:00Z">
                <w:pPr/>
              </w:pPrChange>
            </w:pPr>
          </w:p>
          <w:p w14:paraId="358AFCFA" w14:textId="77777777" w:rsidR="005B6671" w:rsidRPr="0049256C" w:rsidRDefault="005B6671">
            <w:pPr>
              <w:pStyle w:val="16"/>
              <w:pPrChange w:id="2263" w:author="IRK" w:date="2020-04-27T17:26:00Z">
                <w:pPr/>
              </w:pPrChange>
            </w:pPr>
            <w:r w:rsidRPr="0049256C">
              <w:t>********************************************************************************</w:t>
            </w:r>
          </w:p>
          <w:p w14:paraId="3017C6A2" w14:textId="77777777" w:rsidR="005B6671" w:rsidRPr="0049256C" w:rsidRDefault="005B6671">
            <w:pPr>
              <w:pStyle w:val="16"/>
              <w:pPrChange w:id="2264" w:author="IRK" w:date="2020-04-27T17:26:00Z">
                <w:pPr/>
              </w:pPrChange>
            </w:pPr>
          </w:p>
          <w:p w14:paraId="1B2BF717" w14:textId="77777777" w:rsidR="005B6671" w:rsidRPr="0049256C" w:rsidRDefault="005B6671">
            <w:pPr>
              <w:pStyle w:val="16"/>
              <w:pPrChange w:id="2265" w:author="IRK" w:date="2020-04-27T17:26:00Z">
                <w:pPr/>
              </w:pPrChange>
            </w:pPr>
            <w:r w:rsidRPr="0049256C">
              <w:rPr>
                <w:rFonts w:hint="eastAsia"/>
              </w:rPr>
              <w:t>ルール</w:t>
            </w:r>
            <w:r w:rsidRPr="0049256C">
              <w:t>DB</w:t>
            </w:r>
            <w:r w:rsidRPr="0049256C">
              <w:t>として使用するデータベースサーバのタイプを選択してください。</w:t>
            </w:r>
          </w:p>
          <w:p w14:paraId="00B2F6B7" w14:textId="77777777" w:rsidR="005B6671" w:rsidRPr="0049256C" w:rsidRDefault="005B6671">
            <w:pPr>
              <w:pStyle w:val="16"/>
              <w:pPrChange w:id="2266" w:author="IRK" w:date="2020-04-27T17:26:00Z">
                <w:pPr/>
              </w:pPrChange>
            </w:pPr>
            <w:r w:rsidRPr="0049256C">
              <w:t xml:space="preserve">    1. Oracle</w:t>
            </w:r>
          </w:p>
          <w:p w14:paraId="6CAF7749" w14:textId="77777777" w:rsidR="005B6671" w:rsidRPr="0049256C" w:rsidRDefault="005B6671">
            <w:pPr>
              <w:pStyle w:val="16"/>
              <w:pPrChange w:id="2267" w:author="IRK" w:date="2020-04-27T17:26:00Z">
                <w:pPr/>
              </w:pPrChange>
            </w:pPr>
            <w:r w:rsidRPr="0049256C">
              <w:t xml:space="preserve">        Oracle database (with type 4 driver)</w:t>
            </w:r>
          </w:p>
          <w:p w14:paraId="22801D30" w14:textId="77777777" w:rsidR="005B6671" w:rsidRPr="0049256C" w:rsidRDefault="005B6671">
            <w:pPr>
              <w:pStyle w:val="16"/>
              <w:pPrChange w:id="2268" w:author="IRK" w:date="2020-04-27T17:26:00Z">
                <w:pPr/>
              </w:pPrChange>
            </w:pPr>
            <w:r w:rsidRPr="0049256C">
              <w:t xml:space="preserve">    2. MSSQL</w:t>
            </w:r>
          </w:p>
          <w:p w14:paraId="27EC8E95" w14:textId="77777777" w:rsidR="005B6671" w:rsidRPr="0049256C" w:rsidRDefault="005B6671">
            <w:pPr>
              <w:pStyle w:val="16"/>
              <w:pPrChange w:id="2269" w:author="IRK" w:date="2020-04-27T17:26:00Z">
                <w:pPr/>
              </w:pPrChange>
            </w:pPr>
            <w:r w:rsidRPr="0049256C">
              <w:t xml:space="preserve">        Microsoft SQL server</w:t>
            </w:r>
          </w:p>
          <w:p w14:paraId="3926C34B" w14:textId="77777777" w:rsidR="005B6671" w:rsidRPr="0049256C" w:rsidRDefault="005B6671">
            <w:pPr>
              <w:pStyle w:val="16"/>
              <w:pPrChange w:id="2270" w:author="IRK" w:date="2020-04-27T17:26:00Z">
                <w:pPr/>
              </w:pPrChange>
            </w:pPr>
            <w:r w:rsidRPr="0049256C">
              <w:t xml:space="preserve">    3. DB2</w:t>
            </w:r>
          </w:p>
          <w:p w14:paraId="1F1EF3EF" w14:textId="77777777" w:rsidR="005B6671" w:rsidRPr="0049256C" w:rsidRDefault="005B6671">
            <w:pPr>
              <w:pStyle w:val="16"/>
              <w:pPrChange w:id="2271" w:author="IRK" w:date="2020-04-27T17:26:00Z">
                <w:pPr/>
              </w:pPrChange>
            </w:pPr>
            <w:r w:rsidRPr="0049256C">
              <w:t xml:space="preserve">        IBM DB2 with DB2 UDB JDBC universal driver</w:t>
            </w:r>
          </w:p>
          <w:p w14:paraId="0180C995" w14:textId="77777777" w:rsidR="005B6671" w:rsidRPr="0049256C" w:rsidRDefault="005B6671">
            <w:pPr>
              <w:pStyle w:val="16"/>
              <w:pPrChange w:id="2272" w:author="IRK" w:date="2020-04-27T17:26:00Z">
                <w:pPr/>
              </w:pPrChange>
            </w:pPr>
            <w:r w:rsidRPr="0049256C">
              <w:t xml:space="preserve">    4. MySQL</w:t>
            </w:r>
          </w:p>
          <w:p w14:paraId="44C1FD9E" w14:textId="77777777" w:rsidR="005B6671" w:rsidRPr="0049256C" w:rsidRDefault="005B6671">
            <w:pPr>
              <w:pStyle w:val="16"/>
              <w:pPrChange w:id="2273" w:author="IRK" w:date="2020-04-27T17:26:00Z">
                <w:pPr/>
              </w:pPrChange>
            </w:pPr>
            <w:r w:rsidRPr="0049256C">
              <w:t xml:space="preserve">        MySQL database server</w:t>
            </w:r>
          </w:p>
          <w:p w14:paraId="612B81D8" w14:textId="77777777" w:rsidR="005B6671" w:rsidRPr="0049256C" w:rsidRDefault="005B6671">
            <w:pPr>
              <w:pStyle w:val="16"/>
              <w:pPrChange w:id="2274" w:author="IRK" w:date="2020-04-27T17:26:00Z">
                <w:pPr/>
              </w:pPrChange>
            </w:pPr>
            <w:r w:rsidRPr="0049256C">
              <w:t xml:space="preserve">    5. Postgre</w:t>
            </w:r>
          </w:p>
          <w:p w14:paraId="5D2132E7" w14:textId="77777777" w:rsidR="005B6671" w:rsidRPr="0049256C" w:rsidRDefault="005B6671">
            <w:pPr>
              <w:pStyle w:val="16"/>
              <w:pPrChange w:id="2275" w:author="IRK" w:date="2020-04-27T17:26:00Z">
                <w:pPr/>
              </w:pPrChange>
            </w:pPr>
            <w:r w:rsidRPr="0049256C">
              <w:t xml:space="preserve">        Postgre database server</w:t>
            </w:r>
          </w:p>
          <w:p w14:paraId="5DAAB649" w14:textId="77777777" w:rsidR="005B6671" w:rsidRPr="0049256C" w:rsidRDefault="005B6671">
            <w:pPr>
              <w:pStyle w:val="16"/>
              <w:pPrChange w:id="2276" w:author="IRK" w:date="2020-04-27T17:26:00Z">
                <w:pPr/>
              </w:pPrChange>
            </w:pPr>
            <w:r w:rsidRPr="0049256C">
              <w:t xml:space="preserve">    6. Hsqldb</w:t>
            </w:r>
          </w:p>
          <w:p w14:paraId="791FFDB6" w14:textId="77777777" w:rsidR="005B6671" w:rsidRPr="0049256C" w:rsidRDefault="005B6671">
            <w:pPr>
              <w:pStyle w:val="16"/>
              <w:pPrChange w:id="2277" w:author="IRK" w:date="2020-04-27T17:26:00Z">
                <w:pPr/>
              </w:pPrChange>
            </w:pPr>
            <w:r w:rsidRPr="0049256C">
              <w:t xml:space="preserve">        Hsqldb database server</w:t>
            </w:r>
          </w:p>
          <w:p w14:paraId="5B551E3C" w14:textId="77777777" w:rsidR="005B6671" w:rsidRPr="0049256C" w:rsidRDefault="005B6671">
            <w:pPr>
              <w:pStyle w:val="16"/>
              <w:pPrChange w:id="2278" w:author="IRK" w:date="2020-04-27T17:26:00Z">
                <w:pPr/>
              </w:pPrChange>
            </w:pPr>
          </w:p>
          <w:p w14:paraId="6B75CC05" w14:textId="77777777" w:rsidR="005B6671" w:rsidRPr="0049256C" w:rsidRDefault="005B6671">
            <w:pPr>
              <w:pStyle w:val="16"/>
              <w:pPrChange w:id="2279" w:author="IRK" w:date="2020-04-27T17:26:00Z">
                <w:pPr/>
              </w:pPrChange>
            </w:pPr>
            <w:r w:rsidRPr="0049256C">
              <w:rPr>
                <w:rFonts w:hint="eastAsia"/>
              </w:rPr>
              <w:t>選択してください。</w:t>
            </w:r>
            <w:r w:rsidRPr="0049256C">
              <w:t xml:space="preserve"> &gt;&gt;</w:t>
            </w:r>
          </w:p>
        </w:tc>
      </w:tr>
    </w:tbl>
    <w:p w14:paraId="563C2E75" w14:textId="77777777" w:rsidR="005B6671" w:rsidRPr="0049256C" w:rsidRDefault="005B6671" w:rsidP="00EC7890"/>
    <w:p w14:paraId="5DCF1067" w14:textId="502A053C" w:rsidR="005B6671" w:rsidRPr="0049256C" w:rsidRDefault="005B6671" w:rsidP="00EC7890">
      <w:r w:rsidRPr="0049256C">
        <w:t>ルールデータベースに使用する</w:t>
      </w:r>
      <w:r w:rsidR="00B45735" w:rsidRPr="00B45735">
        <w:rPr>
          <w:rFonts w:hint="eastAsia"/>
        </w:rPr>
        <w:t>データベースサーバタイプを指定する</w:t>
      </w:r>
      <w:r w:rsidR="00B45735">
        <w:rPr>
          <w:rFonts w:eastAsiaTheme="minorEastAsia" w:hint="eastAsia"/>
        </w:rPr>
        <w:t>。</w:t>
      </w:r>
      <w:r w:rsidRPr="0049256C">
        <w:t>InnoRules</w:t>
      </w:r>
      <w:r w:rsidRPr="0049256C">
        <w:t>では、様々なデータベースサーバ</w:t>
      </w:r>
      <w:r w:rsidRPr="0049256C">
        <w:rPr>
          <w:rFonts w:hint="eastAsia"/>
        </w:rPr>
        <w:t>への</w:t>
      </w:r>
      <w:r w:rsidRPr="0049256C">
        <w:t>接続方法とルールテーブルを作成するための</w:t>
      </w:r>
      <w:r w:rsidRPr="0049256C">
        <w:t>DDL</w:t>
      </w:r>
      <w:r w:rsidR="001F36B2">
        <w:t>を</w:t>
      </w:r>
      <w:r w:rsidR="001F36B2">
        <w:rPr>
          <w:rFonts w:hint="eastAsia"/>
        </w:rPr>
        <w:t>用意</w:t>
      </w:r>
      <w:r w:rsidRPr="0049256C">
        <w:t>している。使用</w:t>
      </w:r>
      <w:r w:rsidRPr="0049256C">
        <w:rPr>
          <w:rFonts w:hint="eastAsia"/>
        </w:rPr>
        <w:t>する</w:t>
      </w:r>
      <w:r w:rsidRPr="0049256C">
        <w:t>データベースサーバが一覧にない場合は、技術サポート</w:t>
      </w:r>
      <w:del w:id="2280" w:author="IRK" w:date="2020-04-16T13:41:00Z">
        <w:r w:rsidRPr="0049256C" w:rsidDel="008521CE">
          <w:delText>を要求する</w:delText>
        </w:r>
      </w:del>
      <w:ins w:id="2281" w:author="IRK" w:date="2020-04-16T13:41:00Z">
        <w:r w:rsidR="008521CE">
          <w:rPr>
            <w:rFonts w:hint="eastAsia"/>
          </w:rPr>
          <w:t>が必要である</w:t>
        </w:r>
      </w:ins>
      <w:r w:rsidRPr="0049256C">
        <w:t>。</w:t>
      </w:r>
    </w:p>
    <w:p w14:paraId="6BB51E5A" w14:textId="77777777" w:rsidR="005B6671" w:rsidRPr="0049256C" w:rsidRDefault="005B6671" w:rsidP="00EC7890"/>
    <w:p w14:paraId="1E5A41DB" w14:textId="70E71763" w:rsidR="005B6671" w:rsidRPr="0049256C" w:rsidRDefault="005B6671" w:rsidP="00EC7890">
      <w:r w:rsidRPr="0049256C">
        <w:t>InnoRules</w:t>
      </w:r>
      <w:r w:rsidRPr="0049256C">
        <w:t>は複数のデータベース</w:t>
      </w:r>
      <w:r w:rsidRPr="0049256C">
        <w:rPr>
          <w:rFonts w:hint="eastAsia"/>
        </w:rPr>
        <w:t>への</w:t>
      </w:r>
      <w:r w:rsidRPr="0049256C">
        <w:t>接続方法と</w:t>
      </w:r>
      <w:r w:rsidRPr="0049256C">
        <w:t>DDL</w:t>
      </w:r>
      <w:r w:rsidRPr="0049256C">
        <w:t>を提供するが、</w:t>
      </w:r>
      <w:r w:rsidRPr="0049256C">
        <w:t>JDBC</w:t>
      </w:r>
      <w:r w:rsidRPr="0049256C">
        <w:t>ドライバは提供しない。</w:t>
      </w:r>
      <w:r w:rsidRPr="0049256C">
        <w:t>JDBC</w:t>
      </w:r>
      <w:r w:rsidR="001F36B2">
        <w:t>はデータベースサーバベンダーが提供する最新</w:t>
      </w:r>
      <w:r w:rsidR="001F36B2">
        <w:rPr>
          <w:rFonts w:hint="eastAsia"/>
        </w:rPr>
        <w:t>かつ稼動可能な</w:t>
      </w:r>
      <w:r w:rsidRPr="0049256C">
        <w:t>JDBC</w:t>
      </w:r>
      <w:r w:rsidRPr="0049256C">
        <w:t>ドライバを必ず使用し、インストールウィザードを実行する前にこのドライバを</w:t>
      </w:r>
      <w:r w:rsidRPr="0049256C">
        <w:t>lib/jdbc-drivers</w:t>
      </w:r>
      <w:r w:rsidRPr="0049256C">
        <w:t>に予めコピー</w:t>
      </w:r>
      <w:r w:rsidRPr="0049256C">
        <w:rPr>
          <w:rFonts w:hint="eastAsia"/>
        </w:rPr>
        <w:t>する</w:t>
      </w:r>
      <w:r w:rsidRPr="0049256C">
        <w:t>。各データベースを選択した時に必要な</w:t>
      </w:r>
      <w:r w:rsidRPr="0049256C">
        <w:t>JDBC</w:t>
      </w:r>
      <w:r w:rsidRPr="0049256C">
        <w:t>ドライバクラスは、次の</w:t>
      </w:r>
      <w:del w:id="2282" w:author="IRK" w:date="2020-03-11T16:19:00Z">
        <w:r w:rsidRPr="0049256C" w:rsidDel="003A26C2">
          <w:delText>通り</w:delText>
        </w:r>
      </w:del>
      <w:ins w:id="2283" w:author="IRK" w:date="2020-03-11T16:19:00Z">
        <w:r w:rsidR="003A26C2">
          <w:rPr>
            <w:rFonts w:hint="eastAsia"/>
          </w:rPr>
          <w:t>とおり</w:t>
        </w:r>
      </w:ins>
      <w:r w:rsidRPr="0049256C">
        <w:t>である。</w:t>
      </w:r>
    </w:p>
    <w:p w14:paraId="079D3C6A" w14:textId="77777777" w:rsidR="005B6671" w:rsidRPr="0049256C" w:rsidRDefault="005B6671" w:rsidP="00EB253A">
      <w:pPr>
        <w:pStyle w:val="10"/>
      </w:pPr>
      <w:r w:rsidRPr="0049256C">
        <w:t>Oracle</w:t>
      </w:r>
    </w:p>
    <w:p w14:paraId="3623576B" w14:textId="77777777" w:rsidR="005B6671" w:rsidRPr="0049256C" w:rsidRDefault="005B6671" w:rsidP="00EB253A">
      <w:pPr>
        <w:pStyle w:val="13"/>
      </w:pPr>
      <w:r w:rsidRPr="0049256C">
        <w:t>oracle.jdbc.driver.OracleDriver</w:t>
      </w:r>
    </w:p>
    <w:p w14:paraId="04DD8475" w14:textId="77777777" w:rsidR="005B6671" w:rsidRPr="0049256C" w:rsidRDefault="005B6671" w:rsidP="00EB253A">
      <w:pPr>
        <w:pStyle w:val="10"/>
      </w:pPr>
      <w:r w:rsidRPr="0049256C">
        <w:t>MSSQL</w:t>
      </w:r>
    </w:p>
    <w:p w14:paraId="412F3526" w14:textId="77777777" w:rsidR="005B6671" w:rsidRPr="0049256C" w:rsidRDefault="005B6671" w:rsidP="00EB253A">
      <w:pPr>
        <w:pStyle w:val="13"/>
      </w:pPr>
      <w:r w:rsidRPr="0049256C">
        <w:t>com.microsoft.sqlserver.jdbc.SQLServerDriver</w:t>
      </w:r>
    </w:p>
    <w:p w14:paraId="4B16D8EE" w14:textId="77777777" w:rsidR="005B6671" w:rsidRPr="0049256C" w:rsidRDefault="005B6671" w:rsidP="00EB253A">
      <w:pPr>
        <w:pStyle w:val="10"/>
      </w:pPr>
      <w:r w:rsidRPr="0049256C">
        <w:t>DB2</w:t>
      </w:r>
    </w:p>
    <w:p w14:paraId="468D1267" w14:textId="77777777" w:rsidR="005B6671" w:rsidRPr="0049256C" w:rsidRDefault="005B6671" w:rsidP="00EB253A">
      <w:pPr>
        <w:pStyle w:val="13"/>
      </w:pPr>
      <w:r w:rsidRPr="0049256C">
        <w:t>com.ibm.db2.jcc.DB2Driver</w:t>
      </w:r>
    </w:p>
    <w:p w14:paraId="2D07E17F" w14:textId="77777777" w:rsidR="005B6671" w:rsidRPr="0049256C" w:rsidRDefault="005B6671" w:rsidP="00EB253A">
      <w:pPr>
        <w:pStyle w:val="10"/>
      </w:pPr>
      <w:r w:rsidRPr="0049256C">
        <w:t>MySQL</w:t>
      </w:r>
    </w:p>
    <w:p w14:paraId="22628414" w14:textId="77777777" w:rsidR="005B6671" w:rsidRPr="0049256C" w:rsidRDefault="005B6671" w:rsidP="00EB253A">
      <w:pPr>
        <w:pStyle w:val="13"/>
      </w:pPr>
      <w:r w:rsidRPr="0049256C">
        <w:t>com.mysql.jdbc.Driver</w:t>
      </w:r>
    </w:p>
    <w:p w14:paraId="3871BCEC" w14:textId="77777777" w:rsidR="005B6671" w:rsidRPr="0049256C" w:rsidRDefault="005B6671" w:rsidP="00EB253A">
      <w:pPr>
        <w:pStyle w:val="10"/>
      </w:pPr>
      <w:r w:rsidRPr="0049256C">
        <w:t>Postgre</w:t>
      </w:r>
    </w:p>
    <w:p w14:paraId="7E697269" w14:textId="77777777" w:rsidR="005B6671" w:rsidRPr="0049256C" w:rsidRDefault="005B6671" w:rsidP="00EB253A">
      <w:pPr>
        <w:pStyle w:val="13"/>
      </w:pPr>
      <w:r w:rsidRPr="0049256C">
        <w:t>org.postgresql.Driver</w:t>
      </w:r>
    </w:p>
    <w:p w14:paraId="2E572DB1" w14:textId="77777777" w:rsidR="005B6671" w:rsidRPr="0049256C" w:rsidRDefault="005B6671" w:rsidP="00EB253A">
      <w:pPr>
        <w:pStyle w:val="10"/>
      </w:pPr>
      <w:r w:rsidRPr="0049256C">
        <w:t>Hsqldb</w:t>
      </w:r>
    </w:p>
    <w:p w14:paraId="6180A967" w14:textId="77777777" w:rsidR="005B6671" w:rsidRPr="0049256C" w:rsidRDefault="005B6671" w:rsidP="00EB253A">
      <w:pPr>
        <w:pStyle w:val="13"/>
      </w:pPr>
      <w:r w:rsidRPr="0049256C">
        <w:t>org.hsqldb.jdbc.JDBCDriver</w:t>
      </w:r>
    </w:p>
    <w:p w14:paraId="1FEFC6E9" w14:textId="77777777" w:rsidR="005B6671" w:rsidRPr="0049256C" w:rsidRDefault="005B6671" w:rsidP="00EC7890"/>
    <w:p w14:paraId="4CAEA11A" w14:textId="646C3271" w:rsidR="005B6671" w:rsidRPr="0049256C" w:rsidRDefault="005B6671" w:rsidP="00EC7890">
      <w:r w:rsidRPr="0049256C">
        <w:t>ここに記述された</w:t>
      </w:r>
      <w:r w:rsidRPr="0049256C">
        <w:t>JDBC</w:t>
      </w:r>
      <w:r w:rsidRPr="0049256C">
        <w:t>ドライバ以外のドライバを使用する場合は、技術サポート</w:t>
      </w:r>
      <w:del w:id="2284" w:author="IRK" w:date="2020-04-16T13:41:00Z">
        <w:r w:rsidRPr="0049256C" w:rsidDel="008521CE">
          <w:delText>を要求する</w:delText>
        </w:r>
      </w:del>
      <w:ins w:id="2285" w:author="IRK" w:date="2020-04-16T13:41:00Z">
        <w:r w:rsidR="008521CE">
          <w:rPr>
            <w:rFonts w:hint="eastAsia"/>
          </w:rPr>
          <w:t>が必要である</w:t>
        </w:r>
      </w:ins>
      <w:r w:rsidRPr="0049256C">
        <w:t>。</w:t>
      </w:r>
    </w:p>
    <w:p w14:paraId="62672EB8" w14:textId="77777777" w:rsidR="005B6671" w:rsidRPr="0049256C" w:rsidRDefault="005B6671" w:rsidP="00EC7890"/>
    <w:p w14:paraId="2B78459A" w14:textId="1D2910BE" w:rsidR="005B6671" w:rsidRPr="0049256C" w:rsidRDefault="005B6671" w:rsidP="00EC7890">
      <w:r w:rsidRPr="0049256C">
        <w:t>データベースサーバを選択</w:t>
      </w:r>
      <w:r w:rsidRPr="0049256C">
        <w:rPr>
          <w:rFonts w:hint="eastAsia"/>
        </w:rPr>
        <w:t>後に</w:t>
      </w:r>
      <w:r w:rsidRPr="0049256C">
        <w:t>、データベースに接続情報を</w:t>
      </w:r>
      <w:r w:rsidR="004159EA">
        <w:rPr>
          <w:rFonts w:hint="eastAsia"/>
        </w:rPr>
        <w:t>入力する</w:t>
      </w:r>
      <w:del w:id="2286" w:author="IRK" w:date="2020-03-09T13:43:00Z">
        <w:r w:rsidRPr="0049256C" w:rsidDel="004A0356">
          <w:delText>2.3.</w:delText>
        </w:r>
        <w:r w:rsidR="004159EA" w:rsidDel="004A0356">
          <w:rPr>
            <w:rFonts w:hint="eastAsia"/>
          </w:rPr>
          <w:delText>3.7</w:delText>
        </w:r>
        <w:r w:rsidR="004159EA" w:rsidDel="004A0356">
          <w:rPr>
            <w:rFonts w:hint="eastAsia"/>
          </w:rPr>
          <w:delText>ルールデータベース接続情報</w:delText>
        </w:r>
      </w:del>
      <w:ins w:id="2287" w:author="IRK" w:date="2020-03-10T22:16:00Z">
        <w:r w:rsidR="008E3CAF">
          <w:rPr>
            <w:rFonts w:hint="eastAsia"/>
          </w:rPr>
          <w:t>「</w:t>
        </w:r>
      </w:ins>
      <w:ins w:id="2288" w:author="IRK" w:date="2020-03-09T13:44:00Z">
        <w:r w:rsidR="004A0356">
          <w:fldChar w:fldCharType="begin"/>
        </w:r>
        <w:r w:rsidR="004A0356">
          <w:instrText xml:space="preserve"> </w:instrText>
        </w:r>
        <w:r w:rsidR="004A0356">
          <w:rPr>
            <w:rFonts w:hint="eastAsia"/>
          </w:rPr>
          <w:instrText>REF _Ref34653869 \r \h</w:instrText>
        </w:r>
        <w:r w:rsidR="004A0356">
          <w:instrText xml:space="preserve"> </w:instrText>
        </w:r>
      </w:ins>
      <w:r w:rsidR="004A0356">
        <w:fldChar w:fldCharType="separate"/>
      </w:r>
      <w:r w:rsidR="00AB1F2F">
        <w:t>2.3.3.7</w:t>
      </w:r>
      <w:ins w:id="2289" w:author="IRK" w:date="2020-03-09T13:44:00Z">
        <w:r w:rsidR="004A0356">
          <w:fldChar w:fldCharType="end"/>
        </w:r>
      </w:ins>
      <w:ins w:id="2290" w:author="IRK" w:date="2020-04-16T13:47:00Z">
        <w:r w:rsidR="008521CE">
          <w:rPr>
            <w:rFonts w:hint="eastAsia"/>
          </w:rPr>
          <w:t xml:space="preserve"> </w:t>
        </w:r>
      </w:ins>
      <w:ins w:id="2291" w:author="IRK" w:date="2020-03-09T13:44:00Z">
        <w:r w:rsidR="004A0356">
          <w:fldChar w:fldCharType="begin"/>
        </w:r>
        <w:r w:rsidR="004A0356">
          <w:instrText xml:space="preserve"> REF _Ref34653872 \h </w:instrText>
        </w:r>
      </w:ins>
      <w:r w:rsidR="004A0356">
        <w:fldChar w:fldCharType="separate"/>
      </w:r>
      <w:r w:rsidR="00AB1F2F" w:rsidRPr="0049256C">
        <w:t>ルールデータベース接続情報</w:t>
      </w:r>
      <w:ins w:id="2292" w:author="IRK" w:date="2020-03-09T13:44:00Z">
        <w:r w:rsidR="004A0356">
          <w:fldChar w:fldCharType="end"/>
        </w:r>
      </w:ins>
      <w:ins w:id="2293" w:author="IRK" w:date="2020-03-10T22:16:00Z">
        <w:r w:rsidR="008E3CAF">
          <w:rPr>
            <w:rFonts w:hint="eastAsia"/>
          </w:rPr>
          <w:t>」</w:t>
        </w:r>
      </w:ins>
      <w:r w:rsidR="004159EA">
        <w:rPr>
          <w:rFonts w:hint="eastAsia"/>
        </w:rPr>
        <w:t>段階に</w:t>
      </w:r>
      <w:r w:rsidRPr="0049256C">
        <w:t>移動する。</w:t>
      </w:r>
    </w:p>
    <w:p w14:paraId="5F351127" w14:textId="77777777" w:rsidR="00DE082F" w:rsidRPr="004159EA" w:rsidRDefault="00DE082F" w:rsidP="00EC7890"/>
    <w:p w14:paraId="3080BC54" w14:textId="77777777" w:rsidR="005B6671" w:rsidRPr="0049256C" w:rsidRDefault="005B6671" w:rsidP="00333094">
      <w:pPr>
        <w:pStyle w:val="42"/>
        <w:rPr>
          <w:lang w:eastAsia="ja-JP"/>
        </w:rPr>
      </w:pPr>
      <w:bookmarkStart w:id="2294" w:name="_Toc441755300"/>
      <w:bookmarkStart w:id="2295" w:name="_Ref34653869"/>
      <w:bookmarkStart w:id="2296" w:name="_Ref34653872"/>
      <w:bookmarkStart w:id="2297" w:name="_Ref34653979"/>
      <w:bookmarkStart w:id="2298" w:name="_Ref34653981"/>
      <w:bookmarkStart w:id="2299" w:name="_Ref39849436"/>
      <w:bookmarkStart w:id="2300" w:name="_Ref39849440"/>
      <w:bookmarkStart w:id="2301" w:name="_Ref39849444"/>
      <w:r w:rsidRPr="0049256C">
        <w:rPr>
          <w:lang w:eastAsia="ja-JP"/>
        </w:rPr>
        <w:t>ルールデータベース接続情報</w:t>
      </w:r>
      <w:bookmarkEnd w:id="2294"/>
      <w:bookmarkEnd w:id="2295"/>
      <w:bookmarkEnd w:id="2296"/>
      <w:bookmarkEnd w:id="2297"/>
      <w:bookmarkEnd w:id="2298"/>
      <w:bookmarkEnd w:id="2299"/>
      <w:bookmarkEnd w:id="2300"/>
      <w:bookmarkEnd w:id="2301"/>
    </w:p>
    <w:p w14:paraId="55C59F82" w14:textId="786FE2D5" w:rsidR="005B6671" w:rsidRPr="0049256C" w:rsidRDefault="004A0356" w:rsidP="00EC7890">
      <w:pPr>
        <w:rPr>
          <w:rFonts w:eastAsiaTheme="minorEastAsia"/>
        </w:rPr>
      </w:pPr>
      <w:ins w:id="2302" w:author="IRK" w:date="2020-03-09T13:44:00Z">
        <w:r>
          <w:rPr>
            <w:rFonts w:hint="eastAsia"/>
          </w:rPr>
          <w:t>次の表</w:t>
        </w:r>
      </w:ins>
      <w:del w:id="2303" w:author="IRK" w:date="2020-03-09T13:44:00Z">
        <w:r w:rsidR="007E114A" w:rsidRPr="0049256C" w:rsidDel="004A0356">
          <w:delText>表</w:delText>
        </w:r>
        <w:r w:rsidR="007E114A" w:rsidRPr="0049256C" w:rsidDel="004A0356">
          <w:delText>7</w:delText>
        </w:r>
        <w:r w:rsidR="00F71C02" w:rsidDel="004A0356">
          <w:delText>2</w:delText>
        </w:r>
      </w:del>
      <w:r w:rsidR="005B6671" w:rsidRPr="0049256C">
        <w:t>は、追加するルールデータベースの接続情報を入力する段階である。</w:t>
      </w:r>
    </w:p>
    <w:p w14:paraId="19851286" w14:textId="77777777" w:rsidR="005B6671" w:rsidRPr="0049256C" w:rsidRDefault="005B6671" w:rsidP="00EC7890">
      <w:pPr>
        <w:rPr>
          <w:rFonts w:eastAsiaTheme="minorEastAsia"/>
        </w:rPr>
      </w:pPr>
    </w:p>
    <w:p w14:paraId="72A1A46C" w14:textId="4540AADF" w:rsidR="007E114A" w:rsidRPr="0049256C" w:rsidRDefault="007E114A" w:rsidP="007D3017">
      <w:pPr>
        <w:pStyle w:val="afff6"/>
      </w:pPr>
      <w:bookmarkStart w:id="2304" w:name="_Toc34839538"/>
      <w:del w:id="2305" w:author="IRK" w:date="2020-03-09T13:44:00Z">
        <w:r w:rsidRPr="0049256C" w:rsidDel="004A0356">
          <w:delText>[</w:delText>
        </w:r>
        <w:r w:rsidRPr="0049256C" w:rsidDel="004A0356">
          <w:delText>表</w:delText>
        </w:r>
        <w:r w:rsidRPr="0049256C" w:rsidDel="004A0356">
          <w:delText xml:space="preserve"> </w:delText>
        </w:r>
        <w:r w:rsidR="003561C7" w:rsidRPr="0049256C" w:rsidDel="004A0356">
          <w:fldChar w:fldCharType="begin"/>
        </w:r>
        <w:r w:rsidR="003561C7" w:rsidRPr="0049256C" w:rsidDel="004A0356">
          <w:delInstrText xml:space="preserve"> SEQ [</w:delInstrText>
        </w:r>
        <w:r w:rsidR="003561C7" w:rsidRPr="0049256C" w:rsidDel="004A0356">
          <w:delInstrText>表</w:delInstrText>
        </w:r>
        <w:r w:rsidR="003561C7" w:rsidRPr="0049256C" w:rsidDel="004A0356">
          <w:delInstrText xml:space="preserve"> \* ARABIC </w:delInstrText>
        </w:r>
        <w:r w:rsidR="003561C7" w:rsidRPr="0049256C" w:rsidDel="004A0356">
          <w:fldChar w:fldCharType="separate"/>
        </w:r>
        <w:r w:rsidR="000132DF" w:rsidDel="004A0356">
          <w:rPr>
            <w:noProof/>
          </w:rPr>
          <w:delText>72</w:delText>
        </w:r>
        <w:r w:rsidR="003561C7" w:rsidRPr="0049256C" w:rsidDel="004A0356">
          <w:rPr>
            <w:noProof/>
          </w:rPr>
          <w:fldChar w:fldCharType="end"/>
        </w:r>
        <w:r w:rsidRPr="0049256C" w:rsidDel="004A0356">
          <w:rPr>
            <w:rFonts w:hint="eastAsia"/>
          </w:rPr>
          <w:delText>]</w:delText>
        </w:r>
      </w:del>
      <w:ins w:id="2306" w:author="IRK" w:date="2020-03-09T13:44: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72</w:t>
      </w:r>
      <w:ins w:id="2307" w:author="IRK" w:date="2020-03-09T13:44:00Z">
        <w:r w:rsidR="004A0356">
          <w:fldChar w:fldCharType="end"/>
        </w:r>
        <w:r w:rsidR="004A0356">
          <w:rPr>
            <w:rFonts w:hint="eastAsia"/>
          </w:rPr>
          <w:t>]</w:t>
        </w:r>
      </w:ins>
      <w:bookmarkEnd w:id="230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308" w:author="IRK" w:date="2020-04-16T11:29:00Z">
          <w:tblPr>
            <w:tblW w:w="0" w:type="auto"/>
            <w:tblInd w:w="108" w:type="dxa"/>
            <w:tblLook w:val="04A0" w:firstRow="1" w:lastRow="0" w:firstColumn="1" w:lastColumn="0" w:noHBand="0" w:noVBand="1"/>
          </w:tblPr>
        </w:tblPrChange>
      </w:tblPr>
      <w:tblGrid>
        <w:gridCol w:w="9356"/>
        <w:tblGridChange w:id="2309">
          <w:tblGrid>
            <w:gridCol w:w="9356"/>
          </w:tblGrid>
        </w:tblGridChange>
      </w:tblGrid>
      <w:tr w:rsidR="005B6671" w:rsidRPr="0049256C" w14:paraId="596EFB75" w14:textId="77777777" w:rsidTr="00EB253A">
        <w:trPr>
          <w:jc w:val="center"/>
        </w:trPr>
        <w:tc>
          <w:tcPr>
            <w:tcW w:w="9356" w:type="dxa"/>
            <w:tcPrChange w:id="2310" w:author="IRK" w:date="2020-04-16T11:29:00Z">
              <w:tcPr>
                <w:tcW w:w="9356" w:type="dxa"/>
              </w:tcPr>
            </w:tcPrChange>
          </w:tcPr>
          <w:p w14:paraId="21245F6C" w14:textId="77777777" w:rsidR="005B6671" w:rsidRPr="0049256C" w:rsidRDefault="005B6671">
            <w:pPr>
              <w:pStyle w:val="16"/>
              <w:pPrChange w:id="2311" w:author="IRK" w:date="2020-04-27T17:26:00Z">
                <w:pPr/>
              </w:pPrChange>
            </w:pPr>
            <w:r w:rsidRPr="0049256C">
              <w:t>********************************************************************************</w:t>
            </w:r>
          </w:p>
          <w:p w14:paraId="0B6D6351" w14:textId="77777777" w:rsidR="005B6671" w:rsidRPr="0049256C" w:rsidRDefault="005B6671">
            <w:pPr>
              <w:pStyle w:val="16"/>
              <w:pPrChange w:id="2312" w:author="IRK" w:date="2020-04-27T17:26:00Z">
                <w:pPr/>
              </w:pPrChange>
            </w:pPr>
          </w:p>
          <w:p w14:paraId="7E87CCED" w14:textId="77777777" w:rsidR="005B6671" w:rsidRPr="0049256C" w:rsidRDefault="005B6671">
            <w:pPr>
              <w:pStyle w:val="16"/>
              <w:pPrChange w:id="2313" w:author="IRK" w:date="2020-04-27T17:26:00Z">
                <w:pPr/>
              </w:pPrChange>
            </w:pPr>
            <w:r w:rsidRPr="0049256C">
              <w:rPr>
                <w:rFonts w:hint="eastAsia"/>
              </w:rPr>
              <w:t>設定対象選択</w:t>
            </w:r>
            <w:r w:rsidRPr="0049256C">
              <w:t xml:space="preserve"> -&gt; </w:t>
            </w:r>
            <w:r w:rsidRPr="0049256C">
              <w:t>単位ルールシステム管理</w:t>
            </w:r>
            <w:r w:rsidRPr="0049256C">
              <w:t xml:space="preserve"> -&gt; </w:t>
            </w:r>
            <w:r w:rsidRPr="0049256C">
              <w:t>単位ルールシステム基本情報</w:t>
            </w:r>
            <w:r w:rsidRPr="0049256C">
              <w:t xml:space="preserve"> -&gt; </w:t>
            </w:r>
            <w:r w:rsidRPr="0049256C">
              <w:t>ルール</w:t>
            </w:r>
            <w:r w:rsidRPr="0049256C">
              <w:t>DB</w:t>
            </w:r>
            <w:r w:rsidRPr="0049256C">
              <w:t>管理</w:t>
            </w:r>
            <w:r w:rsidRPr="0049256C">
              <w:t xml:space="preserve"> -&gt; </w:t>
            </w:r>
            <w:r w:rsidRPr="0049256C">
              <w:t>ルール</w:t>
            </w:r>
            <w:r w:rsidRPr="0049256C">
              <w:t>DB</w:t>
            </w:r>
            <w:r w:rsidRPr="0049256C">
              <w:t>の接続情報</w:t>
            </w:r>
          </w:p>
          <w:p w14:paraId="3ACD8A46" w14:textId="77777777" w:rsidR="005B6671" w:rsidRPr="0049256C" w:rsidRDefault="005B6671">
            <w:pPr>
              <w:pStyle w:val="16"/>
              <w:pPrChange w:id="2314" w:author="IRK" w:date="2020-04-27T17:26:00Z">
                <w:pPr/>
              </w:pPrChange>
            </w:pPr>
          </w:p>
          <w:p w14:paraId="7A3E61BD" w14:textId="77777777" w:rsidR="005B6671" w:rsidRPr="0049256C" w:rsidRDefault="005B6671">
            <w:pPr>
              <w:pStyle w:val="16"/>
              <w:pPrChange w:id="2315" w:author="IRK" w:date="2020-04-27T17:26:00Z">
                <w:pPr/>
              </w:pPrChange>
            </w:pPr>
            <w:r w:rsidRPr="0049256C">
              <w:t>********************************************************************************</w:t>
            </w:r>
          </w:p>
          <w:p w14:paraId="46388659" w14:textId="77777777" w:rsidR="005B6671" w:rsidRPr="0049256C" w:rsidRDefault="005B6671">
            <w:pPr>
              <w:pStyle w:val="16"/>
              <w:pPrChange w:id="2316" w:author="IRK" w:date="2020-04-27T17:26:00Z">
                <w:pPr/>
              </w:pPrChange>
            </w:pPr>
          </w:p>
          <w:p w14:paraId="0186D363" w14:textId="77777777" w:rsidR="005B6671" w:rsidRPr="0049256C" w:rsidRDefault="005B6671">
            <w:pPr>
              <w:pStyle w:val="16"/>
              <w:pPrChange w:id="2317" w:author="IRK" w:date="2020-04-27T17:26:00Z">
                <w:pPr/>
              </w:pPrChange>
            </w:pPr>
            <w:r w:rsidRPr="0049256C">
              <w:rPr>
                <w:rFonts w:hint="eastAsia"/>
              </w:rPr>
              <w:t>ルール</w:t>
            </w:r>
            <w:r w:rsidRPr="0049256C">
              <w:t>DB'RULEDB3'</w:t>
            </w:r>
            <w:r w:rsidRPr="0049256C">
              <w:t>に接続するための情報を入力してください。</w:t>
            </w:r>
          </w:p>
          <w:p w14:paraId="2C682248" w14:textId="77777777" w:rsidR="005B6671" w:rsidRPr="0049256C" w:rsidRDefault="005B6671">
            <w:pPr>
              <w:pStyle w:val="16"/>
              <w:pPrChange w:id="2318" w:author="IRK" w:date="2020-04-27T17:26:00Z">
                <w:pPr/>
              </w:pPrChange>
            </w:pPr>
          </w:p>
          <w:p w14:paraId="31F7E92B" w14:textId="77777777" w:rsidR="005B6671" w:rsidRPr="0049256C" w:rsidRDefault="005B6671">
            <w:pPr>
              <w:pStyle w:val="16"/>
              <w:pPrChange w:id="2319" w:author="IRK" w:date="2020-04-27T17:26:00Z">
                <w:pPr/>
              </w:pPrChange>
            </w:pPr>
            <w:r w:rsidRPr="0049256C">
              <w:t>[</w:t>
            </w:r>
            <w:r w:rsidRPr="0049256C">
              <w:t>必須</w:t>
            </w:r>
            <w:r w:rsidRPr="0049256C">
              <w:t>] address &gt;&gt;</w:t>
            </w:r>
            <w:del w:id="2320" w:author="IRK" w:date="2020-03-10T13:36:00Z">
              <w:r w:rsidRPr="0049256C" w:rsidDel="00047A59">
                <w:delText xml:space="preserve"> </w:delText>
              </w:r>
            </w:del>
          </w:p>
          <w:p w14:paraId="0EB8E0C4" w14:textId="77777777" w:rsidR="005B6671" w:rsidRPr="0049256C" w:rsidRDefault="005B6671">
            <w:pPr>
              <w:pStyle w:val="16"/>
              <w:pPrChange w:id="2321" w:author="IRK" w:date="2020-04-27T17:26:00Z">
                <w:pPr/>
              </w:pPrChange>
            </w:pPr>
            <w:r w:rsidRPr="0049256C">
              <w:t>[</w:t>
            </w:r>
            <w:r w:rsidRPr="0049256C">
              <w:t>必須</w:t>
            </w:r>
            <w:r w:rsidRPr="0049256C">
              <w:t>] port(</w:t>
            </w:r>
            <w:r w:rsidRPr="0049256C">
              <w:t>デフォルト値</w:t>
            </w:r>
            <w:r w:rsidRPr="0049256C">
              <w:t>: 1521) &gt;&gt;</w:t>
            </w:r>
            <w:del w:id="2322" w:author="IRK" w:date="2020-03-10T13:36:00Z">
              <w:r w:rsidRPr="0049256C" w:rsidDel="00047A59">
                <w:delText xml:space="preserve"> </w:delText>
              </w:r>
            </w:del>
          </w:p>
          <w:p w14:paraId="65937BA1" w14:textId="77777777" w:rsidR="005B6671" w:rsidRPr="0049256C" w:rsidRDefault="005B6671">
            <w:pPr>
              <w:pStyle w:val="16"/>
              <w:pPrChange w:id="2323" w:author="IRK" w:date="2020-04-27T17:26:00Z">
                <w:pPr/>
              </w:pPrChange>
            </w:pPr>
            <w:r w:rsidRPr="0049256C">
              <w:t>[</w:t>
            </w:r>
            <w:r w:rsidRPr="0049256C">
              <w:t>必須</w:t>
            </w:r>
            <w:r w:rsidRPr="0049256C">
              <w:t>] SID or service name(</w:t>
            </w:r>
            <w:r w:rsidRPr="0049256C">
              <w:t>デフォルト値</w:t>
            </w:r>
            <w:r w:rsidRPr="0049256C">
              <w:t>: ORCL) &gt;&gt;</w:t>
            </w:r>
            <w:del w:id="2324" w:author="IRK" w:date="2020-03-10T13:36:00Z">
              <w:r w:rsidRPr="0049256C" w:rsidDel="00047A59">
                <w:delText xml:space="preserve"> </w:delText>
              </w:r>
            </w:del>
          </w:p>
          <w:p w14:paraId="65FACF6D" w14:textId="77777777" w:rsidR="005B6671" w:rsidRPr="0049256C" w:rsidRDefault="005B6671">
            <w:pPr>
              <w:pStyle w:val="16"/>
              <w:pPrChange w:id="2325" w:author="IRK" w:date="2020-04-27T17:26:00Z">
                <w:pPr/>
              </w:pPrChange>
            </w:pPr>
            <w:r w:rsidRPr="0049256C">
              <w:t>[</w:t>
            </w:r>
            <w:r w:rsidRPr="0049256C">
              <w:t>必須</w:t>
            </w:r>
            <w:r w:rsidRPr="0049256C">
              <w:t>] ID &gt;&gt;</w:t>
            </w:r>
            <w:del w:id="2326" w:author="IRK" w:date="2020-03-10T13:35:00Z">
              <w:r w:rsidRPr="0049256C" w:rsidDel="00047A59">
                <w:delText xml:space="preserve"> </w:delText>
              </w:r>
            </w:del>
          </w:p>
          <w:p w14:paraId="61F47B63" w14:textId="77777777" w:rsidR="005B6671" w:rsidRPr="0049256C" w:rsidRDefault="005B6671">
            <w:pPr>
              <w:pStyle w:val="16"/>
              <w:pPrChange w:id="2327" w:author="IRK" w:date="2020-04-27T17:26:00Z">
                <w:pPr/>
              </w:pPrChange>
            </w:pPr>
            <w:r w:rsidRPr="0049256C">
              <w:t>[</w:t>
            </w:r>
            <w:r w:rsidRPr="0049256C">
              <w:t>必須</w:t>
            </w:r>
            <w:r w:rsidRPr="0049256C">
              <w:t xml:space="preserve">] </w:t>
            </w:r>
            <w:r w:rsidRPr="0049256C">
              <w:t>パスワード</w:t>
            </w:r>
            <w:r w:rsidRPr="0049256C">
              <w:t xml:space="preserve"> &gt;&gt;</w:t>
            </w:r>
            <w:del w:id="2328" w:author="IRK" w:date="2020-03-10T13:35:00Z">
              <w:r w:rsidRPr="0049256C" w:rsidDel="00047A59">
                <w:delText xml:space="preserve"> </w:delText>
              </w:r>
            </w:del>
          </w:p>
          <w:p w14:paraId="7B2E694A" w14:textId="77777777" w:rsidR="005B6671" w:rsidRPr="0049256C" w:rsidRDefault="005B6671">
            <w:pPr>
              <w:pStyle w:val="16"/>
              <w:pPrChange w:id="2329" w:author="IRK" w:date="2020-04-27T17:26:00Z">
                <w:pPr/>
              </w:pPrChange>
            </w:pPr>
          </w:p>
          <w:p w14:paraId="3E8A4467" w14:textId="74D1B87C" w:rsidR="005B6671" w:rsidRPr="0049256C" w:rsidRDefault="005B6671">
            <w:pPr>
              <w:pStyle w:val="16"/>
              <w:pPrChange w:id="2330" w:author="IRK" w:date="2020-04-27T17:26:00Z">
                <w:pPr/>
              </w:pPrChange>
            </w:pPr>
            <w:r w:rsidRPr="0049256C">
              <w:rPr>
                <w:rFonts w:hint="eastAsia"/>
              </w:rPr>
              <w:t>この情報を用いてルール</w:t>
            </w:r>
            <w:r w:rsidRPr="0049256C">
              <w:t>DB</w:t>
            </w:r>
            <w:r w:rsidRPr="0049256C">
              <w:t>を登録しますか？登録する場合、この接続情報を用いて</w:t>
            </w:r>
            <w:r w:rsidRPr="0049256C">
              <w:t>DB</w:t>
            </w:r>
            <w:r w:rsidR="001F36B2">
              <w:t>にログイン後、テーブルの生成およびデータの修正</w:t>
            </w:r>
            <w:r w:rsidRPr="0049256C">
              <w:t>ができます。</w:t>
            </w:r>
            <w:r w:rsidRPr="0049256C">
              <w:t xml:space="preserve"> (Yes/No) &gt;&gt;</w:t>
            </w:r>
          </w:p>
        </w:tc>
      </w:tr>
    </w:tbl>
    <w:p w14:paraId="15AA1E29" w14:textId="36FE9BCD" w:rsidR="004B68A5" w:rsidRDefault="004B68A5"/>
    <w:p w14:paraId="60ABE9B4" w14:textId="7F6ADA73" w:rsidR="004B68A5" w:rsidDel="001A6011" w:rsidRDefault="004B68A5">
      <w:pPr>
        <w:jc w:val="left"/>
        <w:rPr>
          <w:del w:id="2331" w:author="IRK" w:date="2020-04-16T11:29:00Z"/>
        </w:rPr>
      </w:pPr>
      <w:del w:id="2332" w:author="IRK" w:date="2020-04-16T11:29:00Z">
        <w:r w:rsidDel="001A6011">
          <w:br w:type="page"/>
        </w:r>
      </w:del>
    </w:p>
    <w:p w14:paraId="51723906" w14:textId="199ED396" w:rsidR="005B6671" w:rsidRPr="0049256C" w:rsidRDefault="00E806C3">
      <w:pPr>
        <w:autoSpaceDE/>
        <w:autoSpaceDN/>
        <w:jc w:val="left"/>
        <w:pPrChange w:id="2333" w:author="IRK" w:date="2020-04-16T11:29:00Z">
          <w:pPr/>
        </w:pPrChange>
      </w:pPr>
      <w:r w:rsidRPr="00E806C3">
        <w:rPr>
          <w:rFonts w:hint="eastAsia"/>
        </w:rPr>
        <w:t>データベースタイプごとに</w:t>
      </w:r>
      <w:r w:rsidRPr="00E806C3">
        <w:rPr>
          <w:rFonts w:hint="eastAsia"/>
        </w:rPr>
        <w:t>JDBC URL</w:t>
      </w:r>
      <w:r w:rsidRPr="00E806C3">
        <w:rPr>
          <w:rFonts w:hint="eastAsia"/>
        </w:rPr>
        <w:t>の形式が定義されており、ユーザは定義を確認する。</w:t>
      </w:r>
      <w:r w:rsidR="005B6671" w:rsidRPr="0049256C">
        <w:t>データベースタイプによる</w:t>
      </w:r>
      <w:r w:rsidR="005B6671" w:rsidRPr="0049256C">
        <w:t>JDBC URL</w:t>
      </w:r>
      <w:r w:rsidR="005B6671" w:rsidRPr="0049256C">
        <w:t>形式は、</w:t>
      </w:r>
      <w:r w:rsidR="005B6671" w:rsidRPr="0049256C">
        <w:rPr>
          <w:rFonts w:cs="Courier New"/>
        </w:rPr>
        <w:t>lib/jdbc-drivers/database.xml</w:t>
      </w:r>
      <w:r w:rsidR="005B6671" w:rsidRPr="0049256C">
        <w:t>に定義されている。定義されている</w:t>
      </w:r>
      <w:r w:rsidR="005B6671" w:rsidRPr="0049256C">
        <w:t>URL</w:t>
      </w:r>
      <w:r w:rsidR="005B6671" w:rsidRPr="0049256C">
        <w:t>形式が使用</w:t>
      </w:r>
      <w:r w:rsidR="005B6671" w:rsidRPr="0049256C">
        <w:rPr>
          <w:rFonts w:hint="eastAsia"/>
        </w:rPr>
        <w:t>する</w:t>
      </w:r>
      <w:r w:rsidR="005B6671" w:rsidRPr="0049256C">
        <w:t>URL</w:t>
      </w:r>
      <w:r w:rsidR="005B6671" w:rsidRPr="0049256C">
        <w:t>の形式と異なる場合は、技術サポート</w:t>
      </w:r>
      <w:del w:id="2334" w:author="IRK" w:date="2020-04-16T13:41:00Z">
        <w:r w:rsidR="005B6671" w:rsidRPr="0049256C" w:rsidDel="008521CE">
          <w:delText>を要求する</w:delText>
        </w:r>
      </w:del>
      <w:ins w:id="2335" w:author="IRK" w:date="2020-04-16T13:41:00Z">
        <w:r w:rsidR="008521CE">
          <w:rPr>
            <w:rFonts w:hint="eastAsia"/>
          </w:rPr>
          <w:t>が必要である</w:t>
        </w:r>
      </w:ins>
      <w:r w:rsidR="005B6671" w:rsidRPr="0049256C">
        <w:t>。</w:t>
      </w:r>
    </w:p>
    <w:p w14:paraId="26026EBA" w14:textId="77777777" w:rsidR="005B6671" w:rsidRPr="0049256C" w:rsidRDefault="005B6671" w:rsidP="00EC7890"/>
    <w:p w14:paraId="465E9D5A" w14:textId="29D90147" w:rsidR="005B6671" w:rsidRPr="0049256C" w:rsidRDefault="00E806C3" w:rsidP="00EC7890">
      <w:r w:rsidRPr="00E806C3">
        <w:rPr>
          <w:rFonts w:hint="eastAsia"/>
        </w:rPr>
        <w:t>追加したルールデータベースは、登録されている単位ルールシステムおよびルールデータベースとの整合性を確保する必要がある。</w:t>
      </w:r>
      <w:r w:rsidR="005B6671" w:rsidRPr="0049256C">
        <w:t>整合性を</w:t>
      </w:r>
      <w:r w:rsidR="005B6671" w:rsidRPr="0049256C">
        <w:rPr>
          <w:rFonts w:hint="eastAsia"/>
        </w:rPr>
        <w:t>確保</w:t>
      </w:r>
      <w:r w:rsidR="005B6671" w:rsidRPr="0049256C">
        <w:t>するために、ウィザードはルールデータベースにテーブルを作成</w:t>
      </w:r>
      <w:r w:rsidR="005B6671" w:rsidRPr="0049256C">
        <w:rPr>
          <w:rFonts w:hint="eastAsia"/>
        </w:rPr>
        <w:t>する場合や、</w:t>
      </w:r>
      <w:r w:rsidR="005B6671" w:rsidRPr="0049256C">
        <w:t>データを変更する</w:t>
      </w:r>
      <w:r w:rsidR="005857F2">
        <w:rPr>
          <w:rFonts w:hint="eastAsia"/>
        </w:rPr>
        <w:t>場合</w:t>
      </w:r>
      <w:r w:rsidR="005B6671" w:rsidRPr="0049256C">
        <w:t>もある。</w:t>
      </w:r>
    </w:p>
    <w:p w14:paraId="36C75FFC" w14:textId="6858C96B" w:rsidR="005B6671" w:rsidRPr="0049256C" w:rsidRDefault="005B6671" w:rsidP="00EB253A">
      <w:pPr>
        <w:pStyle w:val="10"/>
      </w:pPr>
      <w:r w:rsidRPr="0049256C">
        <w:t>現在の単位システムが</w:t>
      </w:r>
      <w:r w:rsidRPr="0049256C">
        <w:rPr>
          <w:rFonts w:hint="eastAsia"/>
        </w:rPr>
        <w:t>一番目</w:t>
      </w:r>
      <w:r w:rsidRPr="0049256C">
        <w:t>の単位システムであ</w:t>
      </w:r>
      <w:r w:rsidRPr="0049256C">
        <w:rPr>
          <w:rFonts w:hint="eastAsia"/>
        </w:rPr>
        <w:t>り</w:t>
      </w:r>
      <w:r w:rsidRPr="0049256C">
        <w:t>、登録</w:t>
      </w:r>
      <w:r w:rsidRPr="0049256C">
        <w:rPr>
          <w:rFonts w:hint="eastAsia"/>
        </w:rPr>
        <w:t>対象</w:t>
      </w:r>
      <w:r w:rsidRPr="0049256C">
        <w:t>ルールデータベースが</w:t>
      </w:r>
      <w:r w:rsidRPr="0049256C">
        <w:rPr>
          <w:rFonts w:hint="eastAsia"/>
        </w:rPr>
        <w:t>該当</w:t>
      </w:r>
      <w:r w:rsidRPr="0049256C">
        <w:t>単位システムの</w:t>
      </w:r>
      <w:del w:id="2336" w:author="IRK" w:date="2020-05-11T13:35:00Z">
        <w:r w:rsidRPr="0049256C" w:rsidDel="0087461A">
          <w:rPr>
            <w:rFonts w:hint="eastAsia"/>
          </w:rPr>
          <w:delText>始め</w:delText>
        </w:r>
      </w:del>
      <w:ins w:id="2337" w:author="IRK" w:date="2020-05-11T13:35:00Z">
        <w:r w:rsidR="0087461A">
          <w:rPr>
            <w:rFonts w:hint="eastAsia"/>
          </w:rPr>
          <w:t>最初</w:t>
        </w:r>
      </w:ins>
      <w:r w:rsidRPr="0049256C">
        <w:rPr>
          <w:rFonts w:hint="eastAsia"/>
        </w:rPr>
        <w:t>に登録された</w:t>
      </w:r>
      <w:r w:rsidRPr="0049256C">
        <w:t>ルールデータベースである</w:t>
      </w:r>
      <w:r w:rsidR="005857F2">
        <w:rPr>
          <w:rFonts w:hint="eastAsia"/>
        </w:rPr>
        <w:t>場合</w:t>
      </w:r>
      <w:r w:rsidRPr="0049256C">
        <w:rPr>
          <w:rFonts w:hint="eastAsia"/>
        </w:rPr>
        <w:t>、またはデータベースの中に</w:t>
      </w:r>
      <w:r w:rsidRPr="0049256C">
        <w:t>テーブルが存在しない</w:t>
      </w:r>
      <w:r w:rsidRPr="0049256C">
        <w:rPr>
          <w:rFonts w:hint="eastAsia"/>
        </w:rPr>
        <w:t>場合</w:t>
      </w:r>
      <w:r w:rsidRPr="0049256C">
        <w:t>は、テーブルを</w:t>
      </w:r>
      <w:r w:rsidRPr="0049256C">
        <w:rPr>
          <w:rFonts w:hint="eastAsia"/>
        </w:rPr>
        <w:t>新たに</w:t>
      </w:r>
      <w:r w:rsidRPr="0049256C">
        <w:t>作成し初期データを入力する。テーブルが存在する場合は、テーブルを検証後</w:t>
      </w:r>
      <w:r w:rsidRPr="0049256C">
        <w:rPr>
          <w:rFonts w:hint="eastAsia"/>
        </w:rPr>
        <w:t>、該当ルールデータベースにあるデータテーブルを使用する。</w:t>
      </w:r>
    </w:p>
    <w:p w14:paraId="19BA1BAB" w14:textId="369ED495" w:rsidR="005B6671" w:rsidRPr="0049256C" w:rsidRDefault="005B6671" w:rsidP="00EB253A">
      <w:pPr>
        <w:pStyle w:val="10"/>
      </w:pPr>
      <w:r w:rsidRPr="0049256C">
        <w:t>現在の単位システムが</w:t>
      </w:r>
      <w:r w:rsidRPr="0049256C">
        <w:rPr>
          <w:rFonts w:hint="eastAsia"/>
        </w:rPr>
        <w:t>一番目</w:t>
      </w:r>
      <w:r w:rsidR="001F36B2">
        <w:t>の単位システム</w:t>
      </w:r>
      <w:r w:rsidR="001F36B2" w:rsidRPr="00945E3B">
        <w:t>で</w:t>
      </w:r>
      <w:r w:rsidR="00C0050F" w:rsidRPr="00EC7890">
        <w:rPr>
          <w:rFonts w:hint="eastAsia"/>
        </w:rPr>
        <w:t>は</w:t>
      </w:r>
      <w:r w:rsidR="001F36B2" w:rsidRPr="00945E3B">
        <w:t>な</w:t>
      </w:r>
      <w:r w:rsidR="001F36B2" w:rsidRPr="004D14ED">
        <w:rPr>
          <w:rFonts w:hint="eastAsia"/>
        </w:rPr>
        <w:t>く</w:t>
      </w:r>
      <w:r w:rsidRPr="00945E3B">
        <w:t>、登録</w:t>
      </w:r>
      <w:r w:rsidRPr="00945E3B">
        <w:rPr>
          <w:rFonts w:hint="eastAsia"/>
        </w:rPr>
        <w:t>対象の</w:t>
      </w:r>
      <w:r w:rsidRPr="00945E3B">
        <w:t>ルールデータベース</w:t>
      </w:r>
      <w:r w:rsidRPr="0049256C">
        <w:t>が</w:t>
      </w:r>
      <w:r w:rsidRPr="0049256C">
        <w:rPr>
          <w:rFonts w:hint="eastAsia"/>
        </w:rPr>
        <w:t>該当</w:t>
      </w:r>
      <w:r w:rsidRPr="0049256C">
        <w:t>単位システムの</w:t>
      </w:r>
      <w:del w:id="2338" w:author="IRK" w:date="2020-05-11T13:35:00Z">
        <w:r w:rsidRPr="0049256C" w:rsidDel="0087461A">
          <w:rPr>
            <w:rFonts w:hint="eastAsia"/>
          </w:rPr>
          <w:delText>始め</w:delText>
        </w:r>
      </w:del>
      <w:ins w:id="2339" w:author="IRK" w:date="2020-05-11T13:35:00Z">
        <w:r w:rsidR="0087461A">
          <w:rPr>
            <w:rFonts w:hint="eastAsia"/>
          </w:rPr>
          <w:t>最初</w:t>
        </w:r>
      </w:ins>
      <w:r w:rsidRPr="0049256C">
        <w:rPr>
          <w:rFonts w:hint="eastAsia"/>
        </w:rPr>
        <w:t>に登録された</w:t>
      </w:r>
      <w:r w:rsidRPr="0049256C">
        <w:t>ルールデータベースである</w:t>
      </w:r>
      <w:r w:rsidR="005857F2">
        <w:rPr>
          <w:rFonts w:hint="eastAsia"/>
        </w:rPr>
        <w:t>場合</w:t>
      </w:r>
      <w:r w:rsidRPr="0049256C">
        <w:rPr>
          <w:rFonts w:hint="eastAsia"/>
        </w:rPr>
        <w:t>、または</w:t>
      </w:r>
      <w:r w:rsidRPr="0049256C">
        <w:t>テーブルが存在しない</w:t>
      </w:r>
      <w:r w:rsidRPr="0049256C">
        <w:rPr>
          <w:rFonts w:hint="eastAsia"/>
        </w:rPr>
        <w:t>場合</w:t>
      </w:r>
      <w:r w:rsidRPr="0049256C">
        <w:t>は、テーブルを作成して初期データを入力する。テーブルが存在する場合は、テーブル検証</w:t>
      </w:r>
      <w:r w:rsidR="00F85C27" w:rsidRPr="00945E3B">
        <w:rPr>
          <w:rFonts w:hint="eastAsia"/>
        </w:rPr>
        <w:t>および</w:t>
      </w:r>
      <w:r w:rsidR="00F85C27" w:rsidRPr="004D14ED">
        <w:rPr>
          <w:rFonts w:hint="eastAsia"/>
        </w:rPr>
        <w:t>既存</w:t>
      </w:r>
      <w:r w:rsidRPr="00945E3B">
        <w:t>の単位</w:t>
      </w:r>
      <w:r w:rsidRPr="0049256C">
        <w:t>ルールシステムのデータ</w:t>
      </w:r>
      <w:r w:rsidRPr="0049256C">
        <w:rPr>
          <w:rFonts w:hint="eastAsia"/>
        </w:rPr>
        <w:t>との整合性を</w:t>
      </w:r>
      <w:r w:rsidRPr="0049256C">
        <w:t>フラグ検査など</w:t>
      </w:r>
      <w:r w:rsidRPr="0049256C">
        <w:rPr>
          <w:rFonts w:hint="eastAsia"/>
        </w:rPr>
        <w:t>でチェック</w:t>
      </w:r>
      <w:r w:rsidRPr="0049256C">
        <w:t>する。異常がない場合は登録する。</w:t>
      </w:r>
    </w:p>
    <w:p w14:paraId="13C42FCA" w14:textId="59EE3474" w:rsidR="005B6671" w:rsidRPr="0049256C" w:rsidRDefault="005B6671" w:rsidP="00EB253A">
      <w:pPr>
        <w:pStyle w:val="10"/>
      </w:pPr>
      <w:r w:rsidRPr="0049256C">
        <w:t>登録</w:t>
      </w:r>
      <w:r w:rsidRPr="0049256C">
        <w:rPr>
          <w:rFonts w:hint="eastAsia"/>
        </w:rPr>
        <w:t>対象の</w:t>
      </w:r>
      <w:r w:rsidRPr="0049256C">
        <w:t>ルールデータベースが</w:t>
      </w:r>
      <w:r w:rsidRPr="0049256C">
        <w:rPr>
          <w:rFonts w:hint="eastAsia"/>
        </w:rPr>
        <w:t>該当</w:t>
      </w:r>
      <w:r w:rsidRPr="0049256C">
        <w:t>単位システムの</w:t>
      </w:r>
      <w:del w:id="2340" w:author="IRK" w:date="2020-05-11T13:35:00Z">
        <w:r w:rsidRPr="0049256C" w:rsidDel="0087461A">
          <w:rPr>
            <w:rFonts w:hint="eastAsia"/>
          </w:rPr>
          <w:delText>始め</w:delText>
        </w:r>
      </w:del>
      <w:ins w:id="2341" w:author="IRK" w:date="2020-05-11T13:35:00Z">
        <w:r w:rsidR="0087461A">
          <w:rPr>
            <w:rFonts w:hint="eastAsia"/>
          </w:rPr>
          <w:t>最初</w:t>
        </w:r>
      </w:ins>
      <w:r w:rsidRPr="0049256C">
        <w:rPr>
          <w:rFonts w:hint="eastAsia"/>
        </w:rPr>
        <w:t>に登録された</w:t>
      </w:r>
      <w:r w:rsidRPr="0049256C">
        <w:t>ルールデータベースではない場合</w:t>
      </w:r>
      <w:del w:id="2342" w:author="IRK" w:date="2020-03-10T15:58:00Z">
        <w:r w:rsidRPr="0049256C" w:rsidDel="004C5C2E">
          <w:delText>:</w:delText>
        </w:r>
      </w:del>
      <w:ins w:id="2343" w:author="IRK" w:date="2020-03-10T15:58:00Z">
        <w:r w:rsidR="004C5C2E">
          <w:rPr>
            <w:rFonts w:hint="eastAsia"/>
          </w:rPr>
          <w:t>または</w:t>
        </w:r>
      </w:ins>
      <w:r w:rsidRPr="0049256C">
        <w:t>テーブルが存在しない</w:t>
      </w:r>
      <w:r w:rsidR="005857F2">
        <w:rPr>
          <w:rFonts w:hint="eastAsia"/>
        </w:rPr>
        <w:t>場合</w:t>
      </w:r>
      <w:r w:rsidRPr="0049256C">
        <w:t>は、テーブルを</w:t>
      </w:r>
      <w:r w:rsidRPr="0049256C">
        <w:rPr>
          <w:rFonts w:hint="eastAsia"/>
        </w:rPr>
        <w:t>新たに</w:t>
      </w:r>
      <w:r w:rsidRPr="0049256C">
        <w:t>作成して最初のルールデータベースのデータをコピーする。テーブルが存在する場合は、テーブルを検証後に追加</w:t>
      </w:r>
      <w:r w:rsidRPr="0049256C">
        <w:rPr>
          <w:rFonts w:hint="eastAsia"/>
        </w:rPr>
        <w:t>対象の</w:t>
      </w:r>
      <w:r w:rsidRPr="0049256C">
        <w:t>データベースと最初のルールデータベースのデータが</w:t>
      </w:r>
      <w:r w:rsidRPr="0049256C">
        <w:rPr>
          <w:rFonts w:hint="eastAsia"/>
        </w:rPr>
        <w:t>同一の</w:t>
      </w:r>
      <w:r w:rsidRPr="0049256C">
        <w:t>場合のみデータベースの追加を許可する。</w:t>
      </w:r>
    </w:p>
    <w:p w14:paraId="686A027E" w14:textId="77777777" w:rsidR="005B6671" w:rsidRPr="0049256C" w:rsidRDefault="005B6671" w:rsidP="00EC7890"/>
    <w:p w14:paraId="45EE78C2" w14:textId="414B7361" w:rsidR="005B6671" w:rsidRDefault="005B6671" w:rsidP="00EC7890">
      <w:r w:rsidRPr="0049256C">
        <w:t>追加完了</w:t>
      </w:r>
      <w:r w:rsidRPr="0049256C">
        <w:rPr>
          <w:rFonts w:hint="eastAsia"/>
        </w:rPr>
        <w:t>後</w:t>
      </w:r>
      <w:r w:rsidR="00C0050F">
        <w:rPr>
          <w:rFonts w:hint="eastAsia"/>
        </w:rPr>
        <w:t>、</w:t>
      </w:r>
      <w:del w:id="2344" w:author="IRK" w:date="2020-03-09T13:44:00Z">
        <w:r w:rsidRPr="0049256C" w:rsidDel="004A0356">
          <w:delText>2.3.</w:delText>
        </w:r>
        <w:r w:rsidR="004159EA" w:rsidDel="004A0356">
          <w:rPr>
            <w:rFonts w:hint="eastAsia"/>
          </w:rPr>
          <w:delText>3.8</w:delText>
        </w:r>
        <w:r w:rsidR="00335CD1" w:rsidDel="004A0356">
          <w:rPr>
            <w:rFonts w:hint="eastAsia"/>
          </w:rPr>
          <w:delText>基本日付形式</w:delText>
        </w:r>
        <w:r w:rsidR="004159EA" w:rsidDel="004A0356">
          <w:rPr>
            <w:rFonts w:hint="eastAsia"/>
          </w:rPr>
          <w:delText>入力</w:delText>
        </w:r>
      </w:del>
      <w:ins w:id="2345" w:author="IRK" w:date="2020-03-10T22:16:00Z">
        <w:r w:rsidR="008E3CAF">
          <w:rPr>
            <w:rFonts w:hint="eastAsia"/>
          </w:rPr>
          <w:t>「</w:t>
        </w:r>
      </w:ins>
      <w:ins w:id="2346" w:author="IRK" w:date="2020-03-09T13:45:00Z">
        <w:r w:rsidR="004A0356">
          <w:fldChar w:fldCharType="begin"/>
        </w:r>
        <w:r w:rsidR="004A0356">
          <w:instrText xml:space="preserve"> </w:instrText>
        </w:r>
        <w:r w:rsidR="004A0356">
          <w:rPr>
            <w:rFonts w:hint="eastAsia"/>
          </w:rPr>
          <w:instrText>REF _Ref34653923 \r \h</w:instrText>
        </w:r>
        <w:r w:rsidR="004A0356">
          <w:instrText xml:space="preserve"> </w:instrText>
        </w:r>
      </w:ins>
      <w:r w:rsidR="004A0356">
        <w:fldChar w:fldCharType="separate"/>
      </w:r>
      <w:r w:rsidR="00AB1F2F">
        <w:t>2.3.3.8</w:t>
      </w:r>
      <w:ins w:id="2347" w:author="IRK" w:date="2020-03-09T13:45:00Z">
        <w:r w:rsidR="004A0356">
          <w:fldChar w:fldCharType="end"/>
        </w:r>
      </w:ins>
      <w:ins w:id="2348" w:author="IRK" w:date="2020-04-16T11:29:00Z">
        <w:r w:rsidR="001A6011">
          <w:rPr>
            <w:rFonts w:hint="eastAsia"/>
          </w:rPr>
          <w:t xml:space="preserve"> </w:t>
        </w:r>
      </w:ins>
      <w:ins w:id="2349" w:author="IRK" w:date="2020-03-09T13:45:00Z">
        <w:r w:rsidR="004A0356">
          <w:fldChar w:fldCharType="begin"/>
        </w:r>
        <w:r w:rsidR="004A0356">
          <w:instrText xml:space="preserve"> REF _Ref34653923 \h </w:instrText>
        </w:r>
      </w:ins>
      <w:r w:rsidR="004A0356">
        <w:fldChar w:fldCharType="separate"/>
      </w:r>
      <w:r w:rsidR="00AB1F2F">
        <w:rPr>
          <w:rFonts w:hint="eastAsia"/>
        </w:rPr>
        <w:t>基本日付形式</w:t>
      </w:r>
      <w:ins w:id="2350" w:author="IRK" w:date="2020-03-09T13:45:00Z">
        <w:r w:rsidR="004A0356">
          <w:fldChar w:fldCharType="end"/>
        </w:r>
      </w:ins>
      <w:ins w:id="2351" w:author="IRK" w:date="2020-03-10T22:16:00Z">
        <w:r w:rsidR="008E3CAF">
          <w:rPr>
            <w:rFonts w:hint="eastAsia"/>
          </w:rPr>
          <w:t>」</w:t>
        </w:r>
      </w:ins>
      <w:r w:rsidR="00321B41">
        <w:rPr>
          <w:rFonts w:hint="eastAsia"/>
        </w:rPr>
        <w:t>の</w:t>
      </w:r>
      <w:r w:rsidR="004159EA">
        <w:rPr>
          <w:rFonts w:hint="eastAsia"/>
        </w:rPr>
        <w:t>段階</w:t>
      </w:r>
      <w:r w:rsidRPr="0049256C">
        <w:t>に移動する。</w:t>
      </w:r>
    </w:p>
    <w:p w14:paraId="78B61A10" w14:textId="77777777" w:rsidR="00321B41" w:rsidRPr="00AF7392" w:rsidRDefault="00321B41" w:rsidP="00EC7890"/>
    <w:p w14:paraId="7D12CD99" w14:textId="69872294" w:rsidR="00321B41" w:rsidRDefault="00335CD1" w:rsidP="00333094">
      <w:pPr>
        <w:pStyle w:val="42"/>
      </w:pPr>
      <w:bookmarkStart w:id="2352" w:name="_Ref34653923"/>
      <w:r>
        <w:rPr>
          <w:rFonts w:hint="eastAsia"/>
          <w:lang w:eastAsia="ja-JP"/>
        </w:rPr>
        <w:t>基本日付形式</w:t>
      </w:r>
      <w:bookmarkEnd w:id="2352"/>
    </w:p>
    <w:p w14:paraId="336DAA00" w14:textId="6DCD2B02" w:rsidR="00321B41" w:rsidRPr="0049256C" w:rsidRDefault="00321B41" w:rsidP="00EC7890">
      <w:r>
        <w:rPr>
          <w:rFonts w:hint="eastAsia"/>
        </w:rPr>
        <w:t>日付形式を使用するルール文法で</w:t>
      </w:r>
      <w:r w:rsidR="005857F2">
        <w:rPr>
          <w:rFonts w:hint="eastAsia"/>
        </w:rPr>
        <w:t>の</w:t>
      </w:r>
      <w:r w:rsidR="00335CD1">
        <w:rPr>
          <w:rFonts w:hint="eastAsia"/>
        </w:rPr>
        <w:t>基本日付形式</w:t>
      </w:r>
      <w:r>
        <w:rPr>
          <w:rFonts w:hint="eastAsia"/>
        </w:rPr>
        <w:t>を入力する</w:t>
      </w:r>
      <w:r w:rsidR="00D83BDB">
        <w:rPr>
          <w:rFonts w:hint="eastAsia"/>
        </w:rPr>
        <w:t>段階である。この段階は開発系ルールシステムの</w:t>
      </w:r>
      <w:r w:rsidR="00AF7392">
        <w:rPr>
          <w:rFonts w:hint="eastAsia"/>
        </w:rPr>
        <w:t>一番目の</w:t>
      </w:r>
      <w:r w:rsidR="00D83BDB">
        <w:rPr>
          <w:rFonts w:hint="eastAsia"/>
        </w:rPr>
        <w:t>ルールデータベースを追加する場合のみ出力され、</w:t>
      </w:r>
      <w:r w:rsidR="00335CD1">
        <w:rPr>
          <w:rFonts w:hint="eastAsia"/>
        </w:rPr>
        <w:t>基本日付形式</w:t>
      </w:r>
      <w:r w:rsidR="00D83BDB">
        <w:rPr>
          <w:rFonts w:hint="eastAsia"/>
        </w:rPr>
        <w:t>を指定する</w:t>
      </w:r>
      <w:r w:rsidR="00AF7392">
        <w:rPr>
          <w:rFonts w:hint="eastAsia"/>
        </w:rPr>
        <w:t>と</w:t>
      </w:r>
      <w:del w:id="2353" w:author="IRK" w:date="2020-03-11T16:24:00Z">
        <w:r w:rsidR="00AF7392" w:rsidDel="001B6C21">
          <w:rPr>
            <w:rFonts w:hint="eastAsia"/>
          </w:rPr>
          <w:delText>以後</w:delText>
        </w:r>
      </w:del>
      <w:ins w:id="2354" w:author="IRK" w:date="2020-03-11T16:24:00Z">
        <w:r w:rsidR="001B6C21">
          <w:rPr>
            <w:rFonts w:hint="eastAsia"/>
          </w:rPr>
          <w:t>以降</w:t>
        </w:r>
      </w:ins>
      <w:r w:rsidR="00B61E9D">
        <w:rPr>
          <w:rFonts w:hint="eastAsia"/>
        </w:rPr>
        <w:t>追加する</w:t>
      </w:r>
      <w:r w:rsidR="00AF7392">
        <w:rPr>
          <w:rFonts w:hint="eastAsia"/>
        </w:rPr>
        <w:t>ルールシステムは同一</w:t>
      </w:r>
      <w:r w:rsidR="005857F2">
        <w:rPr>
          <w:rFonts w:hint="eastAsia"/>
        </w:rPr>
        <w:t>の</w:t>
      </w:r>
      <w:r w:rsidR="00AF7392">
        <w:rPr>
          <w:rFonts w:hint="eastAsia"/>
        </w:rPr>
        <w:t>日付形式を使用する。この日付</w:t>
      </w:r>
      <w:r w:rsidR="00AF7392" w:rsidRPr="00AF7392">
        <w:rPr>
          <w:rFonts w:hint="eastAsia"/>
        </w:rPr>
        <w:t>形式は、</w:t>
      </w:r>
      <w:r w:rsidR="00AF7392" w:rsidRPr="00AF7392">
        <w:rPr>
          <w:rFonts w:hint="eastAsia"/>
        </w:rPr>
        <w:t>Java</w:t>
      </w:r>
      <w:r w:rsidR="00AF7392" w:rsidRPr="00AF7392">
        <w:rPr>
          <w:rFonts w:hint="eastAsia"/>
        </w:rPr>
        <w:t>の</w:t>
      </w:r>
      <w:r w:rsidR="00AF7392" w:rsidRPr="00AF7392">
        <w:rPr>
          <w:rFonts w:hint="eastAsia"/>
        </w:rPr>
        <w:t>SimpleDateFormat</w:t>
      </w:r>
      <w:r w:rsidR="00AF7392" w:rsidRPr="00AF7392">
        <w:rPr>
          <w:rFonts w:hint="eastAsia"/>
        </w:rPr>
        <w:t>形式に従</w:t>
      </w:r>
      <w:r w:rsidR="00AF7392">
        <w:rPr>
          <w:rFonts w:hint="eastAsia"/>
        </w:rPr>
        <w:t>う。</w:t>
      </w:r>
      <w:r w:rsidR="00335CD1">
        <w:rPr>
          <w:rFonts w:hint="eastAsia"/>
        </w:rPr>
        <w:t>基本日付形式</w:t>
      </w:r>
      <w:r w:rsidR="00AF7392">
        <w:rPr>
          <w:rFonts w:hint="eastAsia"/>
        </w:rPr>
        <w:t>は設定後、変更不可である。</w:t>
      </w:r>
    </w:p>
    <w:p w14:paraId="689B9446" w14:textId="77777777" w:rsidR="005B6671" w:rsidRDefault="005B6671" w:rsidP="00EC7890"/>
    <w:p w14:paraId="4F6D0546" w14:textId="000D3A7E" w:rsidR="00AF7392" w:rsidRDefault="00AF7392" w:rsidP="007D3017">
      <w:pPr>
        <w:pStyle w:val="afff6"/>
      </w:pPr>
      <w:bookmarkStart w:id="2355" w:name="_Toc34839539"/>
      <w:del w:id="2356" w:author="IRK" w:date="2020-03-09T13:45:00Z">
        <w:r w:rsidDel="004A0356">
          <w:rPr>
            <w:rFonts w:hint="eastAsia"/>
          </w:rPr>
          <w:delText>[</w:delText>
        </w:r>
        <w:r w:rsidDel="004A0356">
          <w:rPr>
            <w:rFonts w:hint="eastAsia"/>
          </w:rPr>
          <w:delText>表</w:delText>
        </w:r>
        <w:r w:rsidDel="004A0356">
          <w:rPr>
            <w:rFonts w:hint="eastAsia"/>
          </w:rPr>
          <w:delText xml:space="preserve"> </w:delText>
        </w:r>
        <w:r w:rsidDel="004A0356">
          <w:fldChar w:fldCharType="begin"/>
        </w:r>
        <w:r w:rsidDel="004A0356">
          <w:delInstrText xml:space="preserve"> </w:delInstrText>
        </w:r>
        <w:r w:rsidDel="004A0356">
          <w:rPr>
            <w:rFonts w:hint="eastAsia"/>
          </w:rPr>
          <w:delInstrText>SEQ [</w:delInstrText>
        </w:r>
        <w:r w:rsidDel="004A0356">
          <w:rPr>
            <w:rFonts w:hint="eastAsia"/>
          </w:rPr>
          <w:delInstrText>表</w:delInstrText>
        </w:r>
        <w:r w:rsidDel="004A0356">
          <w:rPr>
            <w:rFonts w:hint="eastAsia"/>
          </w:rPr>
          <w:delInstrText xml:space="preserve"> \* ARABIC</w:delInstrText>
        </w:r>
        <w:r w:rsidDel="004A0356">
          <w:delInstrText xml:space="preserve"> </w:delInstrText>
        </w:r>
        <w:r w:rsidDel="004A0356">
          <w:fldChar w:fldCharType="separate"/>
        </w:r>
        <w:r w:rsidR="000132DF" w:rsidDel="004A0356">
          <w:rPr>
            <w:noProof/>
          </w:rPr>
          <w:delText>73</w:delText>
        </w:r>
        <w:r w:rsidDel="004A0356">
          <w:fldChar w:fldCharType="end"/>
        </w:r>
        <w:r w:rsidDel="004A0356">
          <w:rPr>
            <w:rFonts w:hint="eastAsia"/>
          </w:rPr>
          <w:delText>]</w:delText>
        </w:r>
      </w:del>
      <w:ins w:id="2357" w:author="IRK" w:date="2020-03-09T13:45: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73</w:t>
      </w:r>
      <w:ins w:id="2358" w:author="IRK" w:date="2020-03-09T13:45:00Z">
        <w:r w:rsidR="004A0356">
          <w:fldChar w:fldCharType="end"/>
        </w:r>
        <w:r w:rsidR="004A0356">
          <w:rPr>
            <w:rFonts w:hint="eastAsia"/>
          </w:rPr>
          <w:t>]</w:t>
        </w:r>
      </w:ins>
      <w:bookmarkEnd w:id="235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359" w:author="IRK" w:date="2020-04-16T11:29:00Z">
          <w:tblPr>
            <w:tblW w:w="0" w:type="auto"/>
            <w:tblInd w:w="108" w:type="dxa"/>
            <w:tblLook w:val="04A0" w:firstRow="1" w:lastRow="0" w:firstColumn="1" w:lastColumn="0" w:noHBand="0" w:noVBand="1"/>
          </w:tblPr>
        </w:tblPrChange>
      </w:tblPr>
      <w:tblGrid>
        <w:gridCol w:w="9356"/>
        <w:tblGridChange w:id="2360">
          <w:tblGrid>
            <w:gridCol w:w="9356"/>
          </w:tblGrid>
        </w:tblGridChange>
      </w:tblGrid>
      <w:tr w:rsidR="00AF7392" w:rsidRPr="0049256C" w14:paraId="4FCCF7DF" w14:textId="77777777" w:rsidTr="00EB253A">
        <w:trPr>
          <w:jc w:val="center"/>
        </w:trPr>
        <w:tc>
          <w:tcPr>
            <w:tcW w:w="9356" w:type="dxa"/>
            <w:tcPrChange w:id="2361" w:author="IRK" w:date="2020-04-16T11:29:00Z">
              <w:tcPr>
                <w:tcW w:w="9356" w:type="dxa"/>
              </w:tcPr>
            </w:tcPrChange>
          </w:tcPr>
          <w:p w14:paraId="2378DB77" w14:textId="77777777" w:rsidR="00AF7392" w:rsidRPr="004E340B" w:rsidRDefault="00AF7392">
            <w:pPr>
              <w:pStyle w:val="16"/>
              <w:pPrChange w:id="2362" w:author="IRK" w:date="2020-04-27T17:26:00Z">
                <w:pPr/>
              </w:pPrChange>
            </w:pPr>
            <w:r w:rsidRPr="004E340B">
              <w:t>********************************************************************************</w:t>
            </w:r>
          </w:p>
          <w:p w14:paraId="6E882D22" w14:textId="77777777" w:rsidR="00AF7392" w:rsidRPr="004E340B" w:rsidRDefault="00AF7392">
            <w:pPr>
              <w:pStyle w:val="16"/>
              <w:pPrChange w:id="2363" w:author="IRK" w:date="2020-04-27T17:26:00Z">
                <w:pPr/>
              </w:pPrChange>
            </w:pPr>
          </w:p>
          <w:p w14:paraId="7938676F" w14:textId="29607A3B" w:rsidR="00AF7392" w:rsidRPr="004E340B" w:rsidRDefault="00AF7392">
            <w:pPr>
              <w:pStyle w:val="16"/>
              <w:pPrChange w:id="2364" w:author="IRK" w:date="2020-04-27T17:26:00Z">
                <w:pPr/>
              </w:pPrChange>
            </w:pPr>
            <w:r w:rsidRPr="004E340B">
              <w:rPr>
                <w:rFonts w:hint="eastAsia"/>
              </w:rPr>
              <w:t>ル</w:t>
            </w:r>
            <w:r w:rsidRPr="00003158">
              <w:t>ールシステムで使用する</w:t>
            </w:r>
            <w:r w:rsidR="00335CD1">
              <w:t>基本日付形式</w:t>
            </w:r>
            <w:r w:rsidRPr="00003158">
              <w:t>を入力してください。</w:t>
            </w:r>
            <w:r w:rsidR="00335CD1">
              <w:t>基本日付形式</w:t>
            </w:r>
            <w:r w:rsidRPr="00003158">
              <w:t>は、日付形式を使用するルール文法で使用されます。この形式は、</w:t>
            </w:r>
            <w:r w:rsidRPr="004E340B">
              <w:rPr>
                <w:rFonts w:hint="eastAsia"/>
              </w:rPr>
              <w:t>Java</w:t>
            </w:r>
            <w:r w:rsidRPr="004E340B">
              <w:rPr>
                <w:rFonts w:hint="eastAsia"/>
              </w:rPr>
              <w:t>の</w:t>
            </w:r>
            <w:r w:rsidRPr="004E340B">
              <w:rPr>
                <w:rFonts w:hint="eastAsia"/>
              </w:rPr>
              <w:t>SimpleDateFormat</w:t>
            </w:r>
            <w:r w:rsidRPr="004E340B">
              <w:rPr>
                <w:rFonts w:hint="eastAsia"/>
              </w:rPr>
              <w:t>形式に</w:t>
            </w:r>
            <w:r w:rsidRPr="00003158">
              <w:rPr>
                <w:rFonts w:hint="eastAsia"/>
              </w:rPr>
              <w:t>従</w:t>
            </w:r>
            <w:r w:rsidRPr="00003158">
              <w:t>います。</w:t>
            </w:r>
            <w:r w:rsidRPr="004E340B">
              <w:rPr>
                <w:rFonts w:hint="eastAsia"/>
              </w:rPr>
              <w:t>(</w:t>
            </w:r>
            <w:r w:rsidRPr="00003158">
              <w:rPr>
                <w:rFonts w:hint="eastAsia"/>
              </w:rPr>
              <w:t>デフォルト値</w:t>
            </w:r>
            <w:r w:rsidRPr="004E340B">
              <w:rPr>
                <w:rFonts w:hint="eastAsia"/>
              </w:rPr>
              <w:t>: yyyy-MM-dd)</w:t>
            </w:r>
          </w:p>
          <w:p w14:paraId="03E517B9" w14:textId="77777777" w:rsidR="00AF7392" w:rsidRPr="004E340B" w:rsidRDefault="00AF7392">
            <w:pPr>
              <w:pStyle w:val="16"/>
              <w:pPrChange w:id="2365" w:author="IRK" w:date="2020-04-27T17:26:00Z">
                <w:pPr/>
              </w:pPrChange>
            </w:pPr>
          </w:p>
          <w:p w14:paraId="06CBB435" w14:textId="77777777" w:rsidR="00AF7392" w:rsidRPr="0049256C" w:rsidRDefault="00AF7392">
            <w:pPr>
              <w:pStyle w:val="16"/>
              <w:pPrChange w:id="2366" w:author="IRK" w:date="2020-04-27T17:26:00Z">
                <w:pPr/>
              </w:pPrChange>
            </w:pPr>
            <w:r w:rsidRPr="00003158">
              <w:t xml:space="preserve"> </w:t>
            </w:r>
            <w:r w:rsidRPr="004E340B">
              <w:t>&gt;&gt;</w:t>
            </w:r>
          </w:p>
        </w:tc>
      </w:tr>
    </w:tbl>
    <w:p w14:paraId="791CC24F" w14:textId="6CACAA56" w:rsidR="004B68A5" w:rsidRDefault="004B68A5"/>
    <w:p w14:paraId="370F9197" w14:textId="46C5765F" w:rsidR="004B68A5" w:rsidDel="001A6011" w:rsidRDefault="004B68A5">
      <w:pPr>
        <w:jc w:val="left"/>
        <w:rPr>
          <w:del w:id="2367" w:author="IRK" w:date="2020-04-16T11:29:00Z"/>
        </w:rPr>
      </w:pPr>
      <w:del w:id="2368" w:author="IRK" w:date="2020-04-16T11:29:00Z">
        <w:r w:rsidDel="001A6011">
          <w:br w:type="page"/>
        </w:r>
      </w:del>
    </w:p>
    <w:p w14:paraId="1D082887" w14:textId="76222CA8" w:rsidR="00061A61" w:rsidRDefault="00BA7BF3">
      <w:pPr>
        <w:autoSpaceDE/>
        <w:autoSpaceDN/>
        <w:jc w:val="left"/>
        <w:pPrChange w:id="2369" w:author="IRK" w:date="2020-04-16T11:29:00Z">
          <w:pPr/>
        </w:pPrChange>
      </w:pPr>
      <w:r>
        <w:rPr>
          <w:rFonts w:hint="eastAsia"/>
        </w:rPr>
        <w:t>デフォルト値</w:t>
      </w:r>
      <w:r w:rsidR="005857F2">
        <w:rPr>
          <w:rFonts w:hint="eastAsia"/>
        </w:rPr>
        <w:t>以外</w:t>
      </w:r>
      <w:r w:rsidR="009F79A6">
        <w:rPr>
          <w:rFonts w:hint="eastAsia"/>
        </w:rPr>
        <w:t>を入力する場合、</w:t>
      </w:r>
      <w:del w:id="2370" w:author="IRK" w:date="2020-03-11T16:15:00Z">
        <w:r w:rsidR="009F79A6" w:rsidDel="0090373D">
          <w:rPr>
            <w:rFonts w:hint="eastAsia"/>
          </w:rPr>
          <w:delText>以下の</w:delText>
        </w:r>
      </w:del>
      <w:ins w:id="2371" w:author="IRK" w:date="2020-03-11T16:15:00Z">
        <w:r w:rsidR="0090373D">
          <w:rPr>
            <w:rFonts w:hint="eastAsia"/>
          </w:rPr>
          <w:t>次の表の</w:t>
        </w:r>
      </w:ins>
      <w:r w:rsidR="009F79A6">
        <w:rPr>
          <w:rFonts w:hint="eastAsia"/>
        </w:rPr>
        <w:t>ように確認メッセージ</w:t>
      </w:r>
      <w:r w:rsidR="00061A61">
        <w:rPr>
          <w:rFonts w:hint="eastAsia"/>
        </w:rPr>
        <w:t>が出力される。</w:t>
      </w:r>
    </w:p>
    <w:p w14:paraId="34B69FA6" w14:textId="77777777" w:rsidR="00061A61" w:rsidRDefault="00061A61" w:rsidP="00EC7890">
      <w:pPr>
        <w:rPr>
          <w:rFonts w:ascii="BatangChe" w:eastAsiaTheme="minorEastAsia" w:hAnsi="BatangChe" w:cs="BatangChe"/>
        </w:rPr>
      </w:pPr>
    </w:p>
    <w:p w14:paraId="647B73C5" w14:textId="46C74303" w:rsidR="00061A61" w:rsidRDefault="00061A61" w:rsidP="007D3017">
      <w:pPr>
        <w:pStyle w:val="afff6"/>
      </w:pPr>
      <w:bookmarkStart w:id="2372" w:name="_Toc34839540"/>
      <w:del w:id="2373" w:author="IRK" w:date="2020-03-09T13:45:00Z">
        <w:r w:rsidDel="004A0356">
          <w:rPr>
            <w:rFonts w:hint="eastAsia"/>
          </w:rPr>
          <w:delText>[</w:delText>
        </w:r>
        <w:r w:rsidDel="004A0356">
          <w:rPr>
            <w:rFonts w:hint="eastAsia"/>
          </w:rPr>
          <w:delText>表</w:delText>
        </w:r>
        <w:r w:rsidDel="004A0356">
          <w:rPr>
            <w:rFonts w:hint="eastAsia"/>
          </w:rPr>
          <w:delText xml:space="preserve"> </w:delText>
        </w:r>
        <w:r w:rsidDel="004A0356">
          <w:fldChar w:fldCharType="begin"/>
        </w:r>
        <w:r w:rsidDel="004A0356">
          <w:delInstrText xml:space="preserve"> </w:delInstrText>
        </w:r>
        <w:r w:rsidDel="004A0356">
          <w:rPr>
            <w:rFonts w:hint="eastAsia"/>
          </w:rPr>
          <w:delInstrText>SEQ [</w:delInstrText>
        </w:r>
        <w:r w:rsidDel="004A0356">
          <w:rPr>
            <w:rFonts w:hint="eastAsia"/>
          </w:rPr>
          <w:delInstrText>表</w:delInstrText>
        </w:r>
        <w:r w:rsidDel="004A0356">
          <w:rPr>
            <w:rFonts w:hint="eastAsia"/>
          </w:rPr>
          <w:delInstrText xml:space="preserve"> \* ARABIC</w:delInstrText>
        </w:r>
        <w:r w:rsidDel="004A0356">
          <w:delInstrText xml:space="preserve"> </w:delInstrText>
        </w:r>
        <w:r w:rsidDel="004A0356">
          <w:fldChar w:fldCharType="separate"/>
        </w:r>
        <w:r w:rsidR="000132DF" w:rsidDel="004A0356">
          <w:rPr>
            <w:noProof/>
          </w:rPr>
          <w:delText>74</w:delText>
        </w:r>
        <w:r w:rsidDel="004A0356">
          <w:fldChar w:fldCharType="end"/>
        </w:r>
        <w:r w:rsidDel="004A0356">
          <w:delText>]</w:delText>
        </w:r>
      </w:del>
      <w:ins w:id="2374" w:author="IRK" w:date="2020-03-09T13:45:00Z">
        <w:r w:rsidR="004A0356">
          <w:rPr>
            <w:rFonts w:hint="eastAsia"/>
          </w:rPr>
          <w:t>[</w:t>
        </w:r>
        <w:r w:rsidR="004A0356">
          <w:rPr>
            <w:rFonts w:hint="eastAsia"/>
          </w:rPr>
          <w:t>表</w:t>
        </w:r>
        <w:r w:rsidR="004A0356">
          <w:rPr>
            <w:rFonts w:hint="eastAsia"/>
          </w:rPr>
          <w:t xml:space="preserve"> </w:t>
        </w:r>
        <w:r w:rsidR="004A0356">
          <w:fldChar w:fldCharType="begin"/>
        </w:r>
        <w:r w:rsidR="004A0356">
          <w:instrText xml:space="preserve"> </w:instrText>
        </w:r>
        <w:r w:rsidR="004A0356">
          <w:rPr>
            <w:rFonts w:hint="eastAsia"/>
          </w:rPr>
          <w:instrText xml:space="preserve">SEQ </w:instrText>
        </w:r>
        <w:r w:rsidR="004A0356">
          <w:rPr>
            <w:rFonts w:hint="eastAsia"/>
          </w:rPr>
          <w:instrText>表</w:instrText>
        </w:r>
        <w:r w:rsidR="004A0356">
          <w:rPr>
            <w:rFonts w:hint="eastAsia"/>
          </w:rPr>
          <w:instrText xml:space="preserve"> \* ARABIC</w:instrText>
        </w:r>
        <w:r w:rsidR="004A0356">
          <w:instrText xml:space="preserve"> </w:instrText>
        </w:r>
      </w:ins>
      <w:r w:rsidR="004A0356">
        <w:fldChar w:fldCharType="separate"/>
      </w:r>
      <w:r w:rsidR="00AB1F2F">
        <w:rPr>
          <w:noProof/>
        </w:rPr>
        <w:t>74</w:t>
      </w:r>
      <w:ins w:id="2375" w:author="IRK" w:date="2020-03-09T13:45:00Z">
        <w:r w:rsidR="004A0356">
          <w:fldChar w:fldCharType="end"/>
        </w:r>
        <w:r w:rsidR="004A0356">
          <w:rPr>
            <w:rFonts w:hint="eastAsia"/>
          </w:rPr>
          <w:t>]</w:t>
        </w:r>
      </w:ins>
      <w:bookmarkEnd w:id="237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376" w:author="IRK" w:date="2020-04-16T11:29:00Z">
          <w:tblPr>
            <w:tblW w:w="0" w:type="auto"/>
            <w:tblInd w:w="108" w:type="dxa"/>
            <w:tblLook w:val="04A0" w:firstRow="1" w:lastRow="0" w:firstColumn="1" w:lastColumn="0" w:noHBand="0" w:noVBand="1"/>
          </w:tblPr>
        </w:tblPrChange>
      </w:tblPr>
      <w:tblGrid>
        <w:gridCol w:w="9328"/>
        <w:tblGridChange w:id="2377">
          <w:tblGrid>
            <w:gridCol w:w="9328"/>
          </w:tblGrid>
        </w:tblGridChange>
      </w:tblGrid>
      <w:tr w:rsidR="00061A61" w:rsidRPr="009F3BB3" w14:paraId="63695E98" w14:textId="77777777" w:rsidTr="00EB253A">
        <w:trPr>
          <w:trHeight w:val="830"/>
          <w:jc w:val="center"/>
          <w:trPrChange w:id="2378" w:author="IRK" w:date="2020-04-16T11:29:00Z">
            <w:trPr>
              <w:trHeight w:val="830"/>
            </w:trPr>
          </w:trPrChange>
        </w:trPr>
        <w:tc>
          <w:tcPr>
            <w:tcW w:w="9328" w:type="dxa"/>
            <w:tcPrChange w:id="2379" w:author="IRK" w:date="2020-04-16T11:29:00Z">
              <w:tcPr>
                <w:tcW w:w="9328" w:type="dxa"/>
              </w:tcPr>
            </w:tcPrChange>
          </w:tcPr>
          <w:p w14:paraId="3A08170F" w14:textId="0893FDCF" w:rsidR="00061A61" w:rsidRPr="009F3BB3" w:rsidRDefault="00061A61">
            <w:pPr>
              <w:pStyle w:val="16"/>
              <w:pPrChange w:id="2380" w:author="IRK" w:date="2020-04-27T17:26:00Z">
                <w:pPr/>
              </w:pPrChange>
            </w:pPr>
            <w:r w:rsidRPr="00061A61">
              <w:rPr>
                <w:rFonts w:hint="eastAsia"/>
              </w:rPr>
              <w:t>日付形式が入力した後、変更が不可能であり、後に登録されているルールシステムに同じ日付形式で入力されます。この日付形式を登録しますか？</w:t>
            </w:r>
            <w:r w:rsidRPr="009F3BB3">
              <w:rPr>
                <w:rFonts w:hint="eastAsia"/>
              </w:rPr>
              <w:t>: yyyyMMdd (Yes/No) &gt;&gt;</w:t>
            </w:r>
          </w:p>
        </w:tc>
      </w:tr>
    </w:tbl>
    <w:p w14:paraId="7D68F0F1" w14:textId="77777777" w:rsidR="008C170D" w:rsidRDefault="008C170D" w:rsidP="00EC7890">
      <w:pPr>
        <w:rPr>
          <w:rFonts w:ascii="BatangChe" w:eastAsiaTheme="minorEastAsia" w:hAnsi="BatangChe" w:cs="BatangChe"/>
        </w:rPr>
      </w:pPr>
    </w:p>
    <w:p w14:paraId="3DF047FC" w14:textId="77777777" w:rsidR="008C170D" w:rsidRDefault="008C170D">
      <w:pPr>
        <w:pStyle w:val="42"/>
        <w:rPr>
          <w:lang w:eastAsia="ja-JP"/>
        </w:rPr>
        <w:pPrChange w:id="2381" w:author="IRK" w:date="2020-05-11T09:38:00Z">
          <w:pPr>
            <w:pStyle w:val="42"/>
            <w:spacing w:line="240" w:lineRule="auto"/>
          </w:pPr>
        </w:pPrChange>
      </w:pPr>
      <w:r>
        <w:rPr>
          <w:rFonts w:hint="eastAsia"/>
          <w:lang w:eastAsia="ja-JP"/>
        </w:rPr>
        <w:t>単位ルールシステム基本情報の処理</w:t>
      </w:r>
    </w:p>
    <w:p w14:paraId="460660E5" w14:textId="67A22595" w:rsidR="008C170D" w:rsidRPr="00003158" w:rsidRDefault="008C170D" w:rsidP="00EC7890">
      <w:pPr>
        <w:rPr>
          <w:rFonts w:ascii="ＭＳ Ｐゴシック" w:hAnsi="ＭＳ Ｐゴシック"/>
        </w:rPr>
      </w:pPr>
      <w:r w:rsidRPr="00003158">
        <w:rPr>
          <w:rFonts w:ascii="ＭＳ Ｐゴシック" w:hAnsi="ＭＳ Ｐゴシック" w:hint="eastAsia"/>
        </w:rPr>
        <w:t>他のシステムで登録されたルールデータベースを使用して新規単位ルールシステムが追加された場合</w:t>
      </w:r>
      <w:r w:rsidRPr="00003158">
        <w:rPr>
          <w:rFonts w:ascii="ＭＳ Ｐゴシック" w:hAnsi="ＭＳ Ｐゴシック"/>
        </w:rPr>
        <w:t>(</w:t>
      </w:r>
      <w:del w:id="2382" w:author="IRK" w:date="2020-03-09T13:45:00Z">
        <w:r w:rsidRPr="00003158" w:rsidDel="004A0356">
          <w:rPr>
            <w:rFonts w:ascii="ＭＳ Ｐゴシック" w:hAnsi="ＭＳ Ｐゴシック"/>
          </w:rPr>
          <w:delText>2.3.3.7</w:delText>
        </w:r>
        <w:r w:rsidRPr="00003158" w:rsidDel="004A0356">
          <w:rPr>
            <w:rFonts w:ascii="ＭＳ Ｐゴシック" w:hAnsi="ＭＳ Ｐゴシック" w:hint="eastAsia"/>
          </w:rPr>
          <w:delText>ルールデータベース接続情報登録</w:delText>
        </w:r>
      </w:del>
      <w:ins w:id="2383" w:author="IRK" w:date="2020-03-10T22:16:00Z">
        <w:r w:rsidR="008E3CAF">
          <w:rPr>
            <w:rFonts w:ascii="ＭＳ Ｐゴシック" w:hAnsi="ＭＳ Ｐゴシック" w:hint="eastAsia"/>
          </w:rPr>
          <w:t>「</w:t>
        </w:r>
      </w:ins>
      <w:ins w:id="2384" w:author="IRK" w:date="2020-03-09T13:46:00Z">
        <w:r w:rsidR="004A0356" w:rsidRPr="00FE0639">
          <w:rPr>
            <w:rPrChange w:id="2385" w:author="IRK" w:date="2020-04-16T13:52:00Z">
              <w:rPr>
                <w:rFonts w:ascii="ＭＳ Ｐゴシック" w:hAnsi="ＭＳ Ｐゴシック"/>
              </w:rPr>
            </w:rPrChange>
          </w:rPr>
          <w:fldChar w:fldCharType="begin"/>
        </w:r>
        <w:r w:rsidR="004A0356" w:rsidRPr="00FE0639">
          <w:rPr>
            <w:rPrChange w:id="2386" w:author="IRK" w:date="2020-04-16T13:52:00Z">
              <w:rPr>
                <w:rFonts w:ascii="ＭＳ Ｐゴシック" w:hAnsi="ＭＳ Ｐゴシック"/>
              </w:rPr>
            </w:rPrChange>
          </w:rPr>
          <w:instrText xml:space="preserve"> REF _Ref34653979 \r \h </w:instrText>
        </w:r>
      </w:ins>
      <w:r w:rsidR="00FE0639">
        <w:instrText xml:space="preserve"> \* MERGEFORMAT </w:instrText>
      </w:r>
      <w:r w:rsidR="004A0356" w:rsidRPr="00FE0639">
        <w:rPr>
          <w:rPrChange w:id="2387" w:author="IRK" w:date="2020-04-16T13:52:00Z">
            <w:rPr/>
          </w:rPrChange>
        </w:rPr>
      </w:r>
      <w:r w:rsidR="004A0356" w:rsidRPr="00FE0639">
        <w:rPr>
          <w:rPrChange w:id="2388" w:author="IRK" w:date="2020-04-16T13:52:00Z">
            <w:rPr>
              <w:rFonts w:ascii="ＭＳ Ｐゴシック" w:hAnsi="ＭＳ Ｐゴシック"/>
            </w:rPr>
          </w:rPrChange>
        </w:rPr>
        <w:fldChar w:fldCharType="separate"/>
      </w:r>
      <w:r w:rsidR="00AB1F2F">
        <w:t>2.3.3.7</w:t>
      </w:r>
      <w:ins w:id="2389" w:author="IRK" w:date="2020-03-09T13:46:00Z">
        <w:r w:rsidR="004A0356" w:rsidRPr="00FE0639">
          <w:rPr>
            <w:rPrChange w:id="2390" w:author="IRK" w:date="2020-04-16T13:52:00Z">
              <w:rPr>
                <w:rFonts w:ascii="ＭＳ Ｐゴシック" w:hAnsi="ＭＳ Ｐゴシック"/>
              </w:rPr>
            </w:rPrChange>
          </w:rPr>
          <w:fldChar w:fldCharType="end"/>
        </w:r>
      </w:ins>
      <w:ins w:id="2391" w:author="IRK" w:date="2020-04-16T11:30:00Z">
        <w:r w:rsidR="001A6011">
          <w:rPr>
            <w:rFonts w:ascii="ＭＳ Ｐゴシック" w:hAnsi="ＭＳ Ｐゴシック" w:hint="eastAsia"/>
          </w:rPr>
          <w:t xml:space="preserve"> </w:t>
        </w:r>
      </w:ins>
      <w:ins w:id="2392" w:author="IRK" w:date="2020-03-09T13:46:00Z">
        <w:r w:rsidR="004A0356">
          <w:rPr>
            <w:rFonts w:ascii="ＭＳ Ｐゴシック" w:hAnsi="ＭＳ Ｐゴシック"/>
          </w:rPr>
          <w:fldChar w:fldCharType="begin"/>
        </w:r>
        <w:r w:rsidR="004A0356">
          <w:rPr>
            <w:rFonts w:ascii="ＭＳ Ｐゴシック" w:hAnsi="ＭＳ Ｐゴシック"/>
          </w:rPr>
          <w:instrText xml:space="preserve"> REF _Ref34653981 \h </w:instrText>
        </w:r>
      </w:ins>
      <w:r w:rsidR="004A0356">
        <w:rPr>
          <w:rFonts w:ascii="ＭＳ Ｐゴシック" w:hAnsi="ＭＳ Ｐゴシック"/>
        </w:rPr>
      </w:r>
      <w:r w:rsidR="004A0356">
        <w:rPr>
          <w:rFonts w:ascii="ＭＳ Ｐゴシック" w:hAnsi="ＭＳ Ｐゴシック"/>
        </w:rPr>
        <w:fldChar w:fldCharType="separate"/>
      </w:r>
      <w:r w:rsidR="00AB1F2F" w:rsidRPr="0049256C">
        <w:t>ルールデータベース接続情報</w:t>
      </w:r>
      <w:ins w:id="2393" w:author="IRK" w:date="2020-03-09T13:46:00Z">
        <w:r w:rsidR="004A0356">
          <w:rPr>
            <w:rFonts w:ascii="ＭＳ Ｐゴシック" w:hAnsi="ＭＳ Ｐゴシック"/>
          </w:rPr>
          <w:fldChar w:fldCharType="end"/>
        </w:r>
      </w:ins>
      <w:ins w:id="2394" w:author="IRK" w:date="2020-03-10T22:16:00Z">
        <w:r w:rsidR="008E3CAF">
          <w:rPr>
            <w:rFonts w:ascii="ＭＳ Ｐゴシック" w:hAnsi="ＭＳ Ｐゴシック" w:hint="eastAsia"/>
          </w:rPr>
          <w:t>」</w:t>
        </w:r>
      </w:ins>
      <w:r w:rsidRPr="00003158">
        <w:rPr>
          <w:rFonts w:ascii="ＭＳ Ｐゴシック" w:hAnsi="ＭＳ Ｐゴシック" w:hint="eastAsia"/>
        </w:rPr>
        <w:t>段階でテーブルを生成せずに、ルールデータをそのまま使用するように設定した場合</w:t>
      </w:r>
      <w:r w:rsidRPr="00003158">
        <w:rPr>
          <w:rFonts w:ascii="ＭＳ Ｐゴシック" w:hAnsi="ＭＳ Ｐゴシック"/>
        </w:rPr>
        <w:t>)</w:t>
      </w:r>
      <w:r w:rsidRPr="00003158">
        <w:rPr>
          <w:rFonts w:ascii="ＭＳ Ｐゴシック" w:hAnsi="ＭＳ Ｐゴシック" w:hint="eastAsia"/>
        </w:rPr>
        <w:t>、ルールシステム構成ウィザードは該当ルール</w:t>
      </w:r>
      <w:r w:rsidR="00CE53BD">
        <w:rPr>
          <w:rFonts w:ascii="ＭＳ Ｐゴシック" w:hAnsi="ＭＳ Ｐゴシック" w:hint="eastAsia"/>
        </w:rPr>
        <w:t>データベース</w:t>
      </w:r>
      <w:r w:rsidRPr="00003158">
        <w:rPr>
          <w:rFonts w:ascii="ＭＳ Ｐゴシック" w:hAnsi="ＭＳ Ｐゴシック" w:hint="eastAsia"/>
        </w:rPr>
        <w:t>にある単位ルールシステムの基本情報をどのように処理するかを確認する。この段階は</w:t>
      </w:r>
      <w:del w:id="2395" w:author="IRK" w:date="2020-03-09T13:46:00Z">
        <w:r w:rsidRPr="00EC7890" w:rsidDel="005C6AD9">
          <w:rPr>
            <w:rFonts w:cs="Arial"/>
          </w:rPr>
          <w:delText>2.</w:delText>
        </w:r>
        <w:r w:rsidR="00A74723" w:rsidDel="005C6AD9">
          <w:rPr>
            <w:rFonts w:cs="Arial" w:hint="eastAsia"/>
          </w:rPr>
          <w:delText>3</w:delText>
        </w:r>
        <w:r w:rsidRPr="00EC7890" w:rsidDel="005C6AD9">
          <w:rPr>
            <w:rFonts w:cs="Arial"/>
          </w:rPr>
          <w:delText>.3</w:delText>
        </w:r>
        <w:r w:rsidRPr="00003158" w:rsidDel="005C6AD9">
          <w:rPr>
            <w:rFonts w:ascii="ＭＳ Ｐゴシック" w:hAnsi="ＭＳ Ｐゴシック" w:hint="eastAsia"/>
          </w:rPr>
          <w:delText>単位ルールシステム管理</w:delText>
        </w:r>
      </w:del>
      <w:ins w:id="2396" w:author="IRK" w:date="2020-03-10T22:16:00Z">
        <w:r w:rsidR="008E3CAF">
          <w:rPr>
            <w:rFonts w:ascii="ＭＳ Ｐゴシック" w:hAnsi="ＭＳ Ｐゴシック" w:hint="eastAsia"/>
          </w:rPr>
          <w:t>「</w:t>
        </w:r>
      </w:ins>
      <w:ins w:id="2397" w:author="IRK" w:date="2020-03-09T13:46:00Z">
        <w:r w:rsidR="005C6AD9">
          <w:rPr>
            <w:rFonts w:ascii="ＭＳ Ｐゴシック" w:hAnsi="ＭＳ Ｐゴシック"/>
          </w:rPr>
          <w:fldChar w:fldCharType="begin"/>
        </w:r>
        <w:r w:rsidR="005C6AD9">
          <w:rPr>
            <w:rFonts w:ascii="ＭＳ Ｐゴシック" w:hAnsi="ＭＳ Ｐゴシック"/>
          </w:rPr>
          <w:instrText xml:space="preserve"> </w:instrText>
        </w:r>
        <w:r w:rsidR="005C6AD9">
          <w:rPr>
            <w:rFonts w:ascii="ＭＳ Ｐゴシック" w:hAnsi="ＭＳ Ｐゴシック" w:hint="eastAsia"/>
          </w:rPr>
          <w:instrText>REF _Ref34654024 \r \h</w:instrText>
        </w:r>
        <w:r w:rsidR="005C6AD9">
          <w:rPr>
            <w:rFonts w:ascii="ＭＳ Ｐゴシック" w:hAnsi="ＭＳ Ｐゴシック"/>
          </w:rPr>
          <w:instrText xml:space="preserve"> </w:instrText>
        </w:r>
      </w:ins>
      <w:r w:rsidR="00FE0639">
        <w:rPr>
          <w:rFonts w:ascii="ＭＳ Ｐゴシック" w:hAnsi="ＭＳ Ｐゴシック"/>
        </w:rPr>
        <w:instrText xml:space="preserve"> \* MERGEFORMAT </w:instrText>
      </w:r>
      <w:r w:rsidR="005C6AD9">
        <w:rPr>
          <w:rFonts w:ascii="ＭＳ Ｐゴシック" w:hAnsi="ＭＳ Ｐゴシック"/>
        </w:rPr>
      </w:r>
      <w:r w:rsidR="005C6AD9">
        <w:rPr>
          <w:rFonts w:ascii="ＭＳ Ｐゴシック" w:hAnsi="ＭＳ Ｐゴシック"/>
        </w:rPr>
        <w:fldChar w:fldCharType="separate"/>
      </w:r>
      <w:r w:rsidR="00AB1F2F" w:rsidRPr="00AB1F2F">
        <w:t>2.3.3</w:t>
      </w:r>
      <w:r w:rsidR="00AB1F2F">
        <w:rPr>
          <w:rFonts w:ascii="ＭＳ Ｐゴシック" w:hAnsi="ＭＳ Ｐゴシック"/>
        </w:rPr>
        <w:t xml:space="preserve"> </w:t>
      </w:r>
      <w:ins w:id="2398" w:author="IRK" w:date="2020-03-09T13:46:00Z">
        <w:r w:rsidR="005C6AD9">
          <w:rPr>
            <w:rFonts w:ascii="ＭＳ Ｐゴシック" w:hAnsi="ＭＳ Ｐゴシック"/>
          </w:rPr>
          <w:fldChar w:fldCharType="end"/>
        </w:r>
        <w:r w:rsidR="005C6AD9">
          <w:rPr>
            <w:rFonts w:ascii="ＭＳ Ｐゴシック" w:hAnsi="ＭＳ Ｐゴシック"/>
          </w:rPr>
          <w:fldChar w:fldCharType="begin"/>
        </w:r>
        <w:r w:rsidR="005C6AD9">
          <w:rPr>
            <w:rFonts w:ascii="ＭＳ Ｐゴシック" w:hAnsi="ＭＳ Ｐゴシック"/>
          </w:rPr>
          <w:instrText xml:space="preserve"> REF _Ref34654027 \h </w:instrText>
        </w:r>
      </w:ins>
      <w:r w:rsidR="005C6AD9">
        <w:rPr>
          <w:rFonts w:ascii="ＭＳ Ｐゴシック" w:hAnsi="ＭＳ Ｐゴシック"/>
        </w:rPr>
      </w:r>
      <w:r w:rsidR="005C6AD9">
        <w:rPr>
          <w:rFonts w:ascii="ＭＳ Ｐゴシック" w:hAnsi="ＭＳ Ｐゴシック"/>
        </w:rPr>
        <w:fldChar w:fldCharType="separate"/>
      </w:r>
      <w:r w:rsidR="00AB1F2F" w:rsidRPr="0049256C">
        <w:t>単位ルールシステム管理</w:t>
      </w:r>
      <w:ins w:id="2399" w:author="IRK" w:date="2020-03-09T13:46:00Z">
        <w:r w:rsidR="005C6AD9">
          <w:rPr>
            <w:rFonts w:ascii="ＭＳ Ｐゴシック" w:hAnsi="ＭＳ Ｐゴシック"/>
          </w:rPr>
          <w:fldChar w:fldCharType="end"/>
        </w:r>
      </w:ins>
      <w:ins w:id="2400" w:author="IRK" w:date="2020-03-10T22:16:00Z">
        <w:r w:rsidR="008E3CAF">
          <w:rPr>
            <w:rFonts w:ascii="ＭＳ Ｐゴシック" w:hAnsi="ＭＳ Ｐゴシック" w:hint="eastAsia"/>
          </w:rPr>
          <w:t>」</w:t>
        </w:r>
      </w:ins>
      <w:r w:rsidRPr="00003158">
        <w:rPr>
          <w:rFonts w:ascii="ＭＳ Ｐゴシック" w:hAnsi="ＭＳ Ｐゴシック" w:hint="eastAsia"/>
        </w:rPr>
        <w:t>段階でユーザが入力した単位ルールシステムの基本情報と指定されたルールデータベース上のルールシステム基本情報</w:t>
      </w:r>
      <w:r w:rsidRPr="00003158">
        <w:rPr>
          <w:rFonts w:ascii="ＭＳ Ｐゴシック" w:hAnsi="ＭＳ Ｐゴシック"/>
        </w:rPr>
        <w:t>(</w:t>
      </w:r>
      <w:r w:rsidRPr="00EC7890">
        <w:rPr>
          <w:rFonts w:cs="Arial"/>
        </w:rPr>
        <w:t>ID</w:t>
      </w:r>
      <w:r w:rsidRPr="00003158">
        <w:rPr>
          <w:rFonts w:ascii="ＭＳ Ｐゴシック" w:hAnsi="ＭＳ Ｐゴシック" w:hint="eastAsia"/>
        </w:rPr>
        <w:t>、名称、システムレベルなど</w:t>
      </w:r>
      <w:r w:rsidRPr="00003158">
        <w:rPr>
          <w:rFonts w:ascii="ＭＳ Ｐゴシック" w:hAnsi="ＭＳ Ｐゴシック"/>
        </w:rPr>
        <w:t>)</w:t>
      </w:r>
      <w:r w:rsidRPr="00003158">
        <w:rPr>
          <w:rFonts w:ascii="ＭＳ Ｐゴシック" w:hAnsi="ＭＳ Ｐゴシック" w:hint="eastAsia"/>
        </w:rPr>
        <w:t>が</w:t>
      </w:r>
      <w:r w:rsidR="00B45735">
        <w:rPr>
          <w:rFonts w:ascii="ＭＳ Ｐゴシック" w:hAnsi="ＭＳ Ｐゴシック" w:hint="eastAsia"/>
        </w:rPr>
        <w:t>異なる</w:t>
      </w:r>
      <w:r w:rsidRPr="00003158">
        <w:rPr>
          <w:rFonts w:ascii="ＭＳ Ｐゴシック" w:hAnsi="ＭＳ Ｐゴシック" w:hint="eastAsia"/>
        </w:rPr>
        <w:t>場合</w:t>
      </w:r>
      <w:r w:rsidR="009A7E1F" w:rsidRPr="00003158">
        <w:rPr>
          <w:rFonts w:ascii="ＭＳ Ｐゴシック" w:hAnsi="ＭＳ Ｐゴシック" w:hint="eastAsia"/>
        </w:rPr>
        <w:t>に実行される。つまり</w:t>
      </w:r>
      <w:del w:id="2401" w:author="IRK" w:date="2020-03-11T16:15:00Z">
        <w:r w:rsidRPr="00003158" w:rsidDel="0090373D">
          <w:rPr>
            <w:rFonts w:ascii="ＭＳ Ｐゴシック" w:hAnsi="ＭＳ Ｐゴシック" w:hint="eastAsia"/>
          </w:rPr>
          <w:delText>以下</w:delText>
        </w:r>
      </w:del>
      <w:ins w:id="2402" w:author="IRK" w:date="2020-03-11T16:15:00Z">
        <w:r w:rsidR="0090373D">
          <w:rPr>
            <w:rFonts w:ascii="ＭＳ Ｐゴシック" w:hAnsi="ＭＳ Ｐゴシック" w:hint="eastAsia"/>
          </w:rPr>
          <w:t>次</w:t>
        </w:r>
      </w:ins>
      <w:r w:rsidRPr="00003158">
        <w:rPr>
          <w:rFonts w:ascii="ＭＳ Ｐゴシック" w:hAnsi="ＭＳ Ｐゴシック" w:hint="eastAsia"/>
        </w:rPr>
        <w:t>のような場合</w:t>
      </w:r>
      <w:r w:rsidR="001D3FC4" w:rsidRPr="00003158">
        <w:rPr>
          <w:rFonts w:ascii="ＭＳ Ｐゴシック" w:hAnsi="ＭＳ Ｐゴシック" w:hint="eastAsia"/>
        </w:rPr>
        <w:t>である</w:t>
      </w:r>
      <w:r w:rsidRPr="00003158">
        <w:rPr>
          <w:rFonts w:ascii="ＭＳ Ｐゴシック" w:hAnsi="ＭＳ Ｐゴシック" w:hint="eastAsia"/>
        </w:rPr>
        <w:t>。</w:t>
      </w:r>
    </w:p>
    <w:p w14:paraId="7DBFFC91" w14:textId="77777777" w:rsidR="008C170D" w:rsidRPr="003B349D" w:rsidRDefault="008C170D" w:rsidP="00EC7890"/>
    <w:p w14:paraId="49493C8A" w14:textId="77777777" w:rsidR="008C170D" w:rsidRDefault="008C170D" w:rsidP="00EB253A">
      <w:pPr>
        <w:pStyle w:val="10"/>
      </w:pPr>
      <w:r>
        <w:rPr>
          <w:rFonts w:hint="eastAsia"/>
        </w:rPr>
        <w:t>ユーザが入力した単位ルールシステムの</w:t>
      </w:r>
      <w:r>
        <w:t>ID</w:t>
      </w:r>
      <w:r>
        <w:rPr>
          <w:rFonts w:hint="eastAsia"/>
        </w:rPr>
        <w:t>、名称がルールデータベースに保存された値と異なる場合</w:t>
      </w:r>
    </w:p>
    <w:p w14:paraId="19A44956" w14:textId="6BBE063C" w:rsidR="008C170D" w:rsidRDefault="008C170D" w:rsidP="00EB253A">
      <w:pPr>
        <w:pStyle w:val="10"/>
      </w:pPr>
      <w:r>
        <w:rPr>
          <w:rFonts w:hint="eastAsia"/>
        </w:rPr>
        <w:t>選択した単位</w:t>
      </w:r>
      <w:ins w:id="2403" w:author="IRK" w:date="2020-05-11T13:38:00Z">
        <w:r w:rsidR="007235A0">
          <w:rPr>
            <w:rFonts w:hint="eastAsia"/>
          </w:rPr>
          <w:t>ルール</w:t>
        </w:r>
      </w:ins>
      <w:r>
        <w:rPr>
          <w:rFonts w:hint="eastAsia"/>
        </w:rPr>
        <w:t>システムレベルとルールデータベース上の</w:t>
      </w:r>
      <w:del w:id="2404" w:author="IRK" w:date="2020-05-11T13:37:00Z">
        <w:r w:rsidDel="0042389D">
          <w:rPr>
            <w:rFonts w:hint="eastAsia"/>
          </w:rPr>
          <w:delText>ルール</w:delText>
        </w:r>
      </w:del>
      <w:ins w:id="2405" w:author="IRK" w:date="2020-05-11T13:37:00Z">
        <w:r w:rsidR="0042389D">
          <w:rPr>
            <w:rFonts w:hint="eastAsia"/>
          </w:rPr>
          <w:t>単位</w:t>
        </w:r>
      </w:ins>
      <w:ins w:id="2406" w:author="IRK" w:date="2020-05-11T13:38:00Z">
        <w:r w:rsidR="007235A0">
          <w:rPr>
            <w:rFonts w:hint="eastAsia"/>
          </w:rPr>
          <w:t>ルール</w:t>
        </w:r>
      </w:ins>
      <w:r>
        <w:rPr>
          <w:rFonts w:hint="eastAsia"/>
        </w:rPr>
        <w:t>システムレベルが異なる場合</w:t>
      </w:r>
    </w:p>
    <w:p w14:paraId="229193E8" w14:textId="05B979D5" w:rsidR="008C170D" w:rsidRDefault="008C170D" w:rsidP="00EC7890">
      <w:r w:rsidRPr="00A2215D">
        <w:rPr>
          <w:rFonts w:hint="eastAsia"/>
        </w:rPr>
        <w:t>出力画面は</w:t>
      </w:r>
      <w:del w:id="2407" w:author="IRK" w:date="2020-03-11T16:15:00Z">
        <w:r w:rsidRPr="00A2215D" w:rsidDel="0090373D">
          <w:rPr>
            <w:rFonts w:hint="eastAsia"/>
          </w:rPr>
          <w:delText>以下の通り</w:delText>
        </w:r>
      </w:del>
      <w:ins w:id="2408" w:author="IRK" w:date="2020-03-11T16:15:00Z">
        <w:r w:rsidR="0090373D">
          <w:rPr>
            <w:rFonts w:hint="eastAsia"/>
          </w:rPr>
          <w:t>次の表のとお</w:t>
        </w:r>
      </w:ins>
      <w:ins w:id="2409" w:author="IRK" w:date="2020-03-11T16:16:00Z">
        <w:r w:rsidR="0090373D">
          <w:rPr>
            <w:rFonts w:hint="eastAsia"/>
          </w:rPr>
          <w:t>り</w:t>
        </w:r>
      </w:ins>
      <w:r w:rsidRPr="00A2215D">
        <w:rPr>
          <w:rFonts w:hint="eastAsia"/>
        </w:rPr>
        <w:t>である。</w:t>
      </w:r>
      <w:r>
        <w:rPr>
          <w:rFonts w:hint="eastAsia"/>
        </w:rPr>
        <w:t>出力メッセージは指定</w:t>
      </w:r>
      <w:r w:rsidR="00591E85">
        <w:rPr>
          <w:rFonts w:hint="eastAsia"/>
        </w:rPr>
        <w:t>中の</w:t>
      </w:r>
      <w:r>
        <w:rPr>
          <w:rFonts w:hint="eastAsia"/>
        </w:rPr>
        <w:t>ルールデータベース上の単位ルールシステム情報を含む。</w:t>
      </w:r>
    </w:p>
    <w:p w14:paraId="45E3EAAC" w14:textId="77777777" w:rsidR="008C170D" w:rsidRPr="007A55B3" w:rsidRDefault="008C170D" w:rsidP="00EC7890"/>
    <w:p w14:paraId="53AE9596" w14:textId="3E8FA807" w:rsidR="008C170D" w:rsidRDefault="008C170D" w:rsidP="007D3017">
      <w:pPr>
        <w:pStyle w:val="afff6"/>
      </w:pPr>
      <w:bookmarkStart w:id="2410" w:name="_Toc34839541"/>
      <w:del w:id="2411" w:author="IRK" w:date="2020-03-09T13:47:00Z">
        <w:r w:rsidDel="005C6AD9">
          <w:rPr>
            <w:rFonts w:hint="eastAsia"/>
          </w:rPr>
          <w:delText>[</w:delText>
        </w:r>
        <w:r w:rsidDel="005C6AD9">
          <w:rPr>
            <w:rFonts w:hint="eastAsia"/>
          </w:rPr>
          <w:delText>表</w:delText>
        </w:r>
        <w:r w:rsidDel="005C6AD9">
          <w:rPr>
            <w:rFonts w:hint="eastAsia"/>
          </w:rPr>
          <w:delText xml:space="preserve"> </w:delText>
        </w:r>
        <w:r w:rsidDel="005C6AD9">
          <w:fldChar w:fldCharType="begin"/>
        </w:r>
        <w:r w:rsidDel="005C6AD9">
          <w:delInstrText xml:space="preserve"> </w:delInstrText>
        </w:r>
        <w:r w:rsidDel="005C6AD9">
          <w:rPr>
            <w:rFonts w:hint="eastAsia"/>
          </w:rPr>
          <w:delInstrText>SEQ [</w:delInstrText>
        </w:r>
        <w:r w:rsidDel="005C6AD9">
          <w:rPr>
            <w:rFonts w:hint="eastAsia"/>
          </w:rPr>
          <w:delInstrText>表</w:delInstrText>
        </w:r>
        <w:r w:rsidDel="005C6AD9">
          <w:rPr>
            <w:rFonts w:hint="eastAsia"/>
          </w:rPr>
          <w:delInstrText xml:space="preserve"> \* ARABIC</w:delInstrText>
        </w:r>
        <w:r w:rsidDel="005C6AD9">
          <w:delInstrText xml:space="preserve"> </w:delInstrText>
        </w:r>
        <w:r w:rsidDel="005C6AD9">
          <w:fldChar w:fldCharType="separate"/>
        </w:r>
        <w:r w:rsidR="000132DF" w:rsidDel="005C6AD9">
          <w:rPr>
            <w:noProof/>
          </w:rPr>
          <w:delText>75</w:delText>
        </w:r>
        <w:r w:rsidDel="005C6AD9">
          <w:fldChar w:fldCharType="end"/>
        </w:r>
        <w:r w:rsidDel="005C6AD9">
          <w:rPr>
            <w:rFonts w:hint="eastAsia"/>
          </w:rPr>
          <w:delText>]</w:delText>
        </w:r>
      </w:del>
      <w:ins w:id="2412" w:author="IRK" w:date="2020-03-09T13:47: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75</w:t>
      </w:r>
      <w:ins w:id="2413" w:author="IRK" w:date="2020-03-09T13:47:00Z">
        <w:r w:rsidR="005C6AD9">
          <w:fldChar w:fldCharType="end"/>
        </w:r>
        <w:r w:rsidR="005C6AD9">
          <w:rPr>
            <w:rFonts w:hint="eastAsia"/>
          </w:rPr>
          <w:t>]</w:t>
        </w:r>
      </w:ins>
      <w:bookmarkEnd w:id="241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14" w:author="IRK" w:date="2020-04-16T11:30:00Z">
          <w:tblPr>
            <w:tblW w:w="0" w:type="auto"/>
            <w:tblLook w:val="04A0" w:firstRow="1" w:lastRow="0" w:firstColumn="1" w:lastColumn="0" w:noHBand="0" w:noVBand="1"/>
          </w:tblPr>
        </w:tblPrChange>
      </w:tblPr>
      <w:tblGrid>
        <w:gridCol w:w="9724"/>
        <w:tblGridChange w:id="2415">
          <w:tblGrid>
            <w:gridCol w:w="9724"/>
          </w:tblGrid>
        </w:tblGridChange>
      </w:tblGrid>
      <w:tr w:rsidR="008C170D" w:rsidRPr="00DD013B" w14:paraId="3A91CC00" w14:textId="77777777" w:rsidTr="00EB253A">
        <w:trPr>
          <w:jc w:val="center"/>
        </w:trPr>
        <w:tc>
          <w:tcPr>
            <w:tcW w:w="9724" w:type="dxa"/>
            <w:tcPrChange w:id="2416" w:author="IRK" w:date="2020-04-16T11:30:00Z">
              <w:tcPr>
                <w:tcW w:w="9724" w:type="dxa"/>
              </w:tcPr>
            </w:tcPrChange>
          </w:tcPr>
          <w:p w14:paraId="6BAD71CF" w14:textId="77777777" w:rsidR="008C170D" w:rsidRPr="00A2215D" w:rsidRDefault="008C170D">
            <w:pPr>
              <w:pStyle w:val="16"/>
              <w:pPrChange w:id="2417" w:author="IRK" w:date="2020-04-27T17:26:00Z">
                <w:pPr/>
              </w:pPrChange>
            </w:pPr>
            <w:r w:rsidRPr="00A2215D">
              <w:t>********************************************************************************</w:t>
            </w:r>
          </w:p>
          <w:p w14:paraId="77F3F5A0" w14:textId="77777777" w:rsidR="008C170D" w:rsidRPr="00A2215D" w:rsidRDefault="008C170D">
            <w:pPr>
              <w:pStyle w:val="16"/>
              <w:pPrChange w:id="2418" w:author="IRK" w:date="2020-04-27T17:26:00Z">
                <w:pPr/>
              </w:pPrChange>
            </w:pPr>
          </w:p>
          <w:p w14:paraId="6522FCD3" w14:textId="77777777" w:rsidR="008C170D" w:rsidRPr="00A2215D" w:rsidRDefault="008C170D">
            <w:pPr>
              <w:pStyle w:val="16"/>
              <w:pPrChange w:id="2419" w:author="IRK" w:date="2020-04-27T17:26:00Z">
                <w:pPr/>
              </w:pPrChange>
            </w:pPr>
            <w:r w:rsidRPr="00A2215D">
              <w:rPr>
                <w:rFonts w:hint="eastAsia"/>
              </w:rPr>
              <w:t>登録するルール</w:t>
            </w:r>
            <w:r w:rsidRPr="00A2215D">
              <w:t>DB</w:t>
            </w:r>
            <w:r w:rsidRPr="00A2215D">
              <w:rPr>
                <w:rFonts w:hint="eastAsia"/>
              </w:rPr>
              <w:t>の中に既に他の単位ルールシステムで使用したシステム情報があります。システム情報をどのように処理しますか？</w:t>
            </w:r>
          </w:p>
          <w:p w14:paraId="0A4A14AE" w14:textId="77777777" w:rsidR="008C170D" w:rsidRPr="00A2215D" w:rsidRDefault="008C170D">
            <w:pPr>
              <w:pStyle w:val="16"/>
              <w:pPrChange w:id="2420" w:author="IRK" w:date="2020-04-27T17:26:00Z">
                <w:pPr/>
              </w:pPrChange>
            </w:pPr>
            <w:r w:rsidRPr="00A2215D">
              <w:tab/>
            </w:r>
            <w:r w:rsidRPr="00A2215D">
              <w:rPr>
                <w:rFonts w:hint="eastAsia"/>
              </w:rPr>
              <w:t>システム</w:t>
            </w:r>
            <w:r w:rsidRPr="00A2215D">
              <w:t>ID: TEST,</w:t>
            </w:r>
            <w:r>
              <w:rPr>
                <w:rFonts w:hint="eastAsia"/>
              </w:rPr>
              <w:t xml:space="preserve"> </w:t>
            </w:r>
            <w:r w:rsidRPr="00A2215D">
              <w:rPr>
                <w:rFonts w:hint="eastAsia"/>
              </w:rPr>
              <w:t>システム名称</w:t>
            </w:r>
            <w:r w:rsidRPr="00A2215D">
              <w:t xml:space="preserve">: test, </w:t>
            </w:r>
            <w:r w:rsidRPr="00A2215D">
              <w:rPr>
                <w:rFonts w:hint="eastAsia"/>
              </w:rPr>
              <w:t>システムレベル</w:t>
            </w:r>
            <w:r w:rsidRPr="00A2215D">
              <w:t xml:space="preserve">: 2, </w:t>
            </w:r>
            <w:r w:rsidRPr="00A2215D">
              <w:rPr>
                <w:rFonts w:hint="eastAsia"/>
              </w:rPr>
              <w:t>基本日付形式</w:t>
            </w:r>
            <w:r w:rsidRPr="00A2215D">
              <w:t>: yyyy-MM-dd</w:t>
            </w:r>
          </w:p>
          <w:p w14:paraId="57080B83" w14:textId="77777777" w:rsidR="008C170D" w:rsidRPr="00A2215D" w:rsidRDefault="008C170D">
            <w:pPr>
              <w:pStyle w:val="16"/>
              <w:pPrChange w:id="2421" w:author="IRK" w:date="2020-04-27T17:26:00Z">
                <w:pPr/>
              </w:pPrChange>
            </w:pPr>
            <w:r w:rsidRPr="00A2215D">
              <w:t xml:space="preserve">    1. </w:t>
            </w:r>
            <w:r w:rsidRPr="00A2215D">
              <w:rPr>
                <w:rFonts w:hint="eastAsia"/>
              </w:rPr>
              <w:t>ルール</w:t>
            </w:r>
            <w:r w:rsidRPr="00A2215D">
              <w:t>DB</w:t>
            </w:r>
            <w:r w:rsidRPr="00A2215D">
              <w:rPr>
                <w:rFonts w:hint="eastAsia"/>
              </w:rPr>
              <w:t>のシステム情報を使用</w:t>
            </w:r>
          </w:p>
          <w:p w14:paraId="6AAE722F" w14:textId="4ED2AB0D" w:rsidR="008C170D" w:rsidRPr="00A2215D" w:rsidRDefault="008C170D">
            <w:pPr>
              <w:pStyle w:val="16"/>
              <w:pPrChange w:id="2422" w:author="IRK" w:date="2020-04-27T17:26:00Z">
                <w:pPr/>
              </w:pPrChange>
            </w:pPr>
            <w:r w:rsidRPr="00A2215D">
              <w:t xml:space="preserve"> </w:t>
            </w:r>
            <w:del w:id="2423" w:author="IRK" w:date="2020-03-10T06:44:00Z">
              <w:r w:rsidR="00751735" w:rsidDel="003538CD">
                <w:rPr>
                  <w:rFonts w:hint="eastAsia"/>
                </w:rPr>
                <w:delText xml:space="preserve">　　　　　</w:delText>
              </w:r>
            </w:del>
            <w:ins w:id="2424" w:author="IRK" w:date="2020-03-10T06:44:00Z">
              <w:r w:rsidR="003538CD">
                <w:rPr>
                  <w:rFonts w:hint="eastAsia"/>
                </w:rPr>
                <w:t xml:space="preserve">     </w:t>
              </w:r>
            </w:ins>
            <w:r w:rsidRPr="00A2215D">
              <w:rPr>
                <w:rFonts w:hint="eastAsia"/>
              </w:rPr>
              <w:t>ルール</w:t>
            </w:r>
            <w:r w:rsidRPr="00A2215D">
              <w:t>DB</w:t>
            </w:r>
            <w:r w:rsidRPr="00A2215D">
              <w:rPr>
                <w:rFonts w:hint="eastAsia"/>
              </w:rPr>
              <w:t>にあるシステム情報を用いて単位ルールシステムを追加する。</w:t>
            </w:r>
          </w:p>
          <w:p w14:paraId="415F6DDC" w14:textId="77777777" w:rsidR="008C170D" w:rsidRPr="00A2215D" w:rsidRDefault="008C170D">
            <w:pPr>
              <w:pStyle w:val="16"/>
              <w:pPrChange w:id="2425" w:author="IRK" w:date="2020-04-27T17:26:00Z">
                <w:pPr/>
              </w:pPrChange>
            </w:pPr>
            <w:r w:rsidRPr="00A2215D">
              <w:t xml:space="preserve">    2. </w:t>
            </w:r>
            <w:r w:rsidRPr="00A2215D">
              <w:rPr>
                <w:rFonts w:hint="eastAsia"/>
              </w:rPr>
              <w:t>入力されたシステム情報を使用</w:t>
            </w:r>
          </w:p>
          <w:p w14:paraId="05066346" w14:textId="436ADF49" w:rsidR="008C170D" w:rsidRPr="00A2215D" w:rsidRDefault="008C170D">
            <w:pPr>
              <w:pStyle w:val="16"/>
              <w:pPrChange w:id="2426" w:author="IRK" w:date="2020-04-27T17:26:00Z">
                <w:pPr/>
              </w:pPrChange>
            </w:pPr>
            <w:r w:rsidRPr="00A2215D">
              <w:t xml:space="preserve"> </w:t>
            </w:r>
            <w:del w:id="2427" w:author="IRK" w:date="2020-03-10T06:44:00Z">
              <w:r w:rsidR="00751735" w:rsidDel="003538CD">
                <w:rPr>
                  <w:rFonts w:hint="eastAsia"/>
                </w:rPr>
                <w:delText xml:space="preserve">　　　　　</w:delText>
              </w:r>
            </w:del>
            <w:ins w:id="2428" w:author="IRK" w:date="2020-03-10T06:44:00Z">
              <w:r w:rsidR="003538CD">
                <w:rPr>
                  <w:rFonts w:hint="eastAsia"/>
                </w:rPr>
                <w:t xml:space="preserve">     </w:t>
              </w:r>
            </w:ins>
            <w:r w:rsidRPr="00A2215D">
              <w:rPr>
                <w:rFonts w:hint="eastAsia"/>
              </w:rPr>
              <w:t>入力されたシステム情報を用いてルール</w:t>
            </w:r>
            <w:r w:rsidRPr="00A2215D">
              <w:t>DB</w:t>
            </w:r>
            <w:r w:rsidRPr="00A2215D">
              <w:rPr>
                <w:rFonts w:hint="eastAsia"/>
              </w:rPr>
              <w:t>を更新し、単位ルールシステムを追加する。</w:t>
            </w:r>
          </w:p>
          <w:p w14:paraId="611B1971" w14:textId="77777777" w:rsidR="008C170D" w:rsidRPr="00A2215D" w:rsidRDefault="008C170D">
            <w:pPr>
              <w:pStyle w:val="16"/>
              <w:pPrChange w:id="2429" w:author="IRK" w:date="2020-04-27T17:26:00Z">
                <w:pPr/>
              </w:pPrChange>
            </w:pPr>
          </w:p>
          <w:p w14:paraId="67ABF9E9" w14:textId="77777777" w:rsidR="008C170D" w:rsidRPr="00A2215D" w:rsidRDefault="008C170D">
            <w:pPr>
              <w:pStyle w:val="16"/>
              <w:pPrChange w:id="2430" w:author="IRK" w:date="2020-04-27T17:26:00Z">
                <w:pPr/>
              </w:pPrChange>
            </w:pPr>
          </w:p>
          <w:p w14:paraId="4B9F5522" w14:textId="77777777" w:rsidR="008C170D" w:rsidRPr="00945983" w:rsidRDefault="008C170D">
            <w:pPr>
              <w:pStyle w:val="16"/>
              <w:pPrChange w:id="2431" w:author="IRK" w:date="2020-04-27T17:26:00Z">
                <w:pPr/>
              </w:pPrChange>
            </w:pPr>
            <w:r w:rsidRPr="00A2215D">
              <w:rPr>
                <w:rFonts w:hint="eastAsia"/>
              </w:rPr>
              <w:t>選択してください。</w:t>
            </w:r>
            <w:r w:rsidRPr="00A2215D">
              <w:t>&gt;&gt;</w:t>
            </w:r>
          </w:p>
        </w:tc>
      </w:tr>
    </w:tbl>
    <w:p w14:paraId="064BDCE4" w14:textId="77777777" w:rsidR="008C170D" w:rsidRDefault="008C170D" w:rsidP="00EC7890"/>
    <w:p w14:paraId="2765D5D8" w14:textId="05FD69AF" w:rsidR="008C170D" w:rsidRPr="00A2215D" w:rsidRDefault="008C170D" w:rsidP="00EC7890">
      <w:pPr>
        <w:rPr>
          <w:rFonts w:ascii="BatangChe" w:eastAsiaTheme="minorEastAsia" w:hAnsi="BatangChe" w:cs="BatangChe"/>
        </w:rPr>
      </w:pPr>
      <w:r>
        <w:rPr>
          <w:rFonts w:hint="eastAsia"/>
        </w:rPr>
        <w:t>ユーザはメッセージに出力されたルールデータベースにあるシステム情報を使用するか、</w:t>
      </w:r>
      <w:del w:id="2432" w:author="IRK" w:date="2020-03-09T13:47:00Z">
        <w:r w:rsidDel="005C6AD9">
          <w:rPr>
            <w:rFonts w:hint="eastAsia"/>
          </w:rPr>
          <w:delText>2</w:delText>
        </w:r>
        <w:r w:rsidDel="005C6AD9">
          <w:delText>.</w:delText>
        </w:r>
        <w:r w:rsidR="00A74723" w:rsidDel="005C6AD9">
          <w:rPr>
            <w:rFonts w:hint="eastAsia"/>
          </w:rPr>
          <w:delText>3</w:delText>
        </w:r>
        <w:r w:rsidDel="005C6AD9">
          <w:delText>.3</w:delText>
        </w:r>
        <w:r w:rsidDel="005C6AD9">
          <w:rPr>
            <w:rFonts w:hint="eastAsia"/>
          </w:rPr>
          <w:delText>単位ルールシステム管理</w:delText>
        </w:r>
      </w:del>
      <w:ins w:id="2433" w:author="IRK" w:date="2020-03-10T22:16:00Z">
        <w:r w:rsidR="008E3CAF">
          <w:rPr>
            <w:rFonts w:hint="eastAsia"/>
          </w:rPr>
          <w:t>「</w:t>
        </w:r>
      </w:ins>
      <w:ins w:id="2434" w:author="IRK" w:date="2020-03-09T13:47:00Z">
        <w:r w:rsidR="005C6AD9">
          <w:fldChar w:fldCharType="begin"/>
        </w:r>
        <w:r w:rsidR="005C6AD9">
          <w:instrText xml:space="preserve"> </w:instrText>
        </w:r>
        <w:r w:rsidR="005C6AD9">
          <w:rPr>
            <w:rFonts w:hint="eastAsia"/>
          </w:rPr>
          <w:instrText>REF _Ref34654070 \r \h</w:instrText>
        </w:r>
        <w:r w:rsidR="005C6AD9">
          <w:instrText xml:space="preserve"> </w:instrText>
        </w:r>
      </w:ins>
      <w:r w:rsidR="005C6AD9">
        <w:fldChar w:fldCharType="separate"/>
      </w:r>
      <w:r w:rsidR="00AB1F2F">
        <w:t xml:space="preserve">2.3.3 </w:t>
      </w:r>
      <w:ins w:id="2435" w:author="IRK" w:date="2020-03-09T13:47:00Z">
        <w:r w:rsidR="005C6AD9">
          <w:fldChar w:fldCharType="end"/>
        </w:r>
        <w:r w:rsidR="005C6AD9">
          <w:fldChar w:fldCharType="begin"/>
        </w:r>
        <w:r w:rsidR="005C6AD9">
          <w:instrText xml:space="preserve"> REF _Ref34654075 \h </w:instrText>
        </w:r>
      </w:ins>
      <w:r w:rsidR="005C6AD9">
        <w:fldChar w:fldCharType="separate"/>
      </w:r>
      <w:r w:rsidR="00AB1F2F" w:rsidRPr="0049256C">
        <w:t>単位ルールシステム管理</w:t>
      </w:r>
      <w:ins w:id="2436" w:author="IRK" w:date="2020-03-09T13:47:00Z">
        <w:r w:rsidR="005C6AD9">
          <w:fldChar w:fldCharType="end"/>
        </w:r>
      </w:ins>
      <w:ins w:id="2437" w:author="IRK" w:date="2020-03-10T22:16:00Z">
        <w:r w:rsidR="008E3CAF">
          <w:rPr>
            <w:rFonts w:hint="eastAsia"/>
          </w:rPr>
          <w:t>」</w:t>
        </w:r>
      </w:ins>
      <w:r>
        <w:rPr>
          <w:rFonts w:hint="eastAsia"/>
        </w:rPr>
        <w:t>段階でユーザが入力したシステム情報にルールデータベースを更新して使用するかを選択して進行できる。単位システムが</w:t>
      </w:r>
      <w:r w:rsidR="00591E85">
        <w:rPr>
          <w:rFonts w:hint="eastAsia"/>
        </w:rPr>
        <w:t>最初段階</w:t>
      </w:r>
      <w:r>
        <w:rPr>
          <w:rFonts w:hint="eastAsia"/>
        </w:rPr>
        <w:t>の単位システムではなく、ルールデータベース上のルールシステム基本情報が</w:t>
      </w:r>
      <w:r w:rsidR="00591E85" w:rsidDel="00591E85">
        <w:rPr>
          <w:rFonts w:hint="eastAsia"/>
        </w:rPr>
        <w:t xml:space="preserve"> </w:t>
      </w:r>
      <w:r>
        <w:rPr>
          <w:rFonts w:hint="eastAsia"/>
        </w:rPr>
        <w:t>単位システムより前</w:t>
      </w:r>
      <w:r w:rsidR="00591E85">
        <w:rPr>
          <w:rFonts w:hint="eastAsia"/>
        </w:rPr>
        <w:t>段階</w:t>
      </w:r>
      <w:r>
        <w:rPr>
          <w:rFonts w:hint="eastAsia"/>
        </w:rPr>
        <w:t>の単位システムの場合、ルールシステム構成ウィザード</w:t>
      </w:r>
      <w:r w:rsidRPr="00A2215D">
        <w:rPr>
          <w:rFonts w:hint="eastAsia"/>
        </w:rPr>
        <w:t>は上記の</w:t>
      </w:r>
      <w:r w:rsidRPr="00A2215D">
        <w:t>1</w:t>
      </w:r>
      <w:r w:rsidRPr="00A2215D">
        <w:rPr>
          <w:rFonts w:hint="eastAsia"/>
        </w:rPr>
        <w:t>のオプションを表示せずに入力されたシステム情報を用いて単位ルールシステムを追加する。</w:t>
      </w:r>
    </w:p>
    <w:p w14:paraId="37A9AD47" w14:textId="14E4692A" w:rsidR="008C170D" w:rsidRDefault="008C170D" w:rsidP="00EC7890">
      <w:r>
        <w:rPr>
          <w:rFonts w:hint="eastAsia"/>
        </w:rPr>
        <w:t>ユーザが「入力されたシステム情報を使用」を選択した場合、</w:t>
      </w:r>
      <w:del w:id="2438" w:author="IRK" w:date="2020-03-11T16:16:00Z">
        <w:r w:rsidDel="0090373D">
          <w:rPr>
            <w:rFonts w:hint="eastAsia"/>
          </w:rPr>
          <w:delText>以下の</w:delText>
        </w:r>
      </w:del>
      <w:ins w:id="2439" w:author="IRK" w:date="2020-03-11T16:16:00Z">
        <w:r w:rsidR="0090373D">
          <w:rPr>
            <w:rFonts w:hint="eastAsia"/>
          </w:rPr>
          <w:t>次の表の</w:t>
        </w:r>
      </w:ins>
      <w:r>
        <w:rPr>
          <w:rFonts w:hint="eastAsia"/>
        </w:rPr>
        <w:t>確認メッセージを表示する。</w:t>
      </w:r>
    </w:p>
    <w:p w14:paraId="03695E5B" w14:textId="77777777" w:rsidR="008C170D" w:rsidRDefault="008C170D" w:rsidP="00EC7890"/>
    <w:p w14:paraId="7C556933" w14:textId="67382AFD" w:rsidR="008C170D" w:rsidRDefault="008C170D" w:rsidP="007D3017">
      <w:pPr>
        <w:pStyle w:val="afff6"/>
      </w:pPr>
      <w:bookmarkStart w:id="2440" w:name="_Toc34839542"/>
      <w:del w:id="2441" w:author="IRK" w:date="2020-03-09T13:47:00Z">
        <w:r w:rsidDel="005C6AD9">
          <w:rPr>
            <w:rFonts w:hint="eastAsia"/>
          </w:rPr>
          <w:delText>[</w:delText>
        </w:r>
        <w:r w:rsidDel="005C6AD9">
          <w:rPr>
            <w:rFonts w:hint="eastAsia"/>
          </w:rPr>
          <w:delText>表</w:delText>
        </w:r>
        <w:r w:rsidDel="005C6AD9">
          <w:rPr>
            <w:rFonts w:hint="eastAsia"/>
          </w:rPr>
          <w:delText xml:space="preserve"> </w:delText>
        </w:r>
        <w:r w:rsidDel="005C6AD9">
          <w:fldChar w:fldCharType="begin"/>
        </w:r>
        <w:r w:rsidDel="005C6AD9">
          <w:delInstrText xml:space="preserve"> </w:delInstrText>
        </w:r>
        <w:r w:rsidDel="005C6AD9">
          <w:rPr>
            <w:rFonts w:hint="eastAsia"/>
          </w:rPr>
          <w:delInstrText>SEQ [</w:delInstrText>
        </w:r>
        <w:r w:rsidDel="005C6AD9">
          <w:rPr>
            <w:rFonts w:hint="eastAsia"/>
          </w:rPr>
          <w:delInstrText>表</w:delInstrText>
        </w:r>
        <w:r w:rsidDel="005C6AD9">
          <w:rPr>
            <w:rFonts w:hint="eastAsia"/>
          </w:rPr>
          <w:delInstrText xml:space="preserve"> \* ARABIC</w:delInstrText>
        </w:r>
        <w:r w:rsidDel="005C6AD9">
          <w:delInstrText xml:space="preserve"> </w:delInstrText>
        </w:r>
        <w:r w:rsidDel="005C6AD9">
          <w:fldChar w:fldCharType="separate"/>
        </w:r>
        <w:r w:rsidR="000132DF" w:rsidDel="005C6AD9">
          <w:rPr>
            <w:noProof/>
          </w:rPr>
          <w:delText>76</w:delText>
        </w:r>
        <w:r w:rsidDel="005C6AD9">
          <w:fldChar w:fldCharType="end"/>
        </w:r>
        <w:r w:rsidDel="005C6AD9">
          <w:rPr>
            <w:rFonts w:hint="eastAsia"/>
          </w:rPr>
          <w:delText>]</w:delText>
        </w:r>
      </w:del>
      <w:ins w:id="2442" w:author="IRK" w:date="2020-03-09T13:47: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76</w:t>
      </w:r>
      <w:ins w:id="2443" w:author="IRK" w:date="2020-03-09T13:47:00Z">
        <w:r w:rsidR="005C6AD9">
          <w:fldChar w:fldCharType="end"/>
        </w:r>
        <w:r w:rsidR="005C6AD9">
          <w:rPr>
            <w:rFonts w:hint="eastAsia"/>
          </w:rPr>
          <w:t>]</w:t>
        </w:r>
      </w:ins>
      <w:bookmarkEnd w:id="244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44" w:author="IRK" w:date="2020-04-16T13:49:00Z">
          <w:tblPr>
            <w:tblW w:w="0" w:type="auto"/>
            <w:tblLook w:val="04A0" w:firstRow="1" w:lastRow="0" w:firstColumn="1" w:lastColumn="0" w:noHBand="0" w:noVBand="1"/>
          </w:tblPr>
        </w:tblPrChange>
      </w:tblPr>
      <w:tblGrid>
        <w:gridCol w:w="9724"/>
        <w:tblGridChange w:id="2445">
          <w:tblGrid>
            <w:gridCol w:w="9724"/>
          </w:tblGrid>
        </w:tblGridChange>
      </w:tblGrid>
      <w:tr w:rsidR="008C170D" w:rsidRPr="00DD013B" w14:paraId="0624C1A7" w14:textId="77777777" w:rsidTr="00EB253A">
        <w:trPr>
          <w:jc w:val="center"/>
        </w:trPr>
        <w:tc>
          <w:tcPr>
            <w:tcW w:w="9724" w:type="dxa"/>
            <w:tcPrChange w:id="2446" w:author="IRK" w:date="2020-04-16T13:49:00Z">
              <w:tcPr>
                <w:tcW w:w="9724" w:type="dxa"/>
              </w:tcPr>
            </w:tcPrChange>
          </w:tcPr>
          <w:p w14:paraId="73B1C6CE" w14:textId="77777777" w:rsidR="008C170D" w:rsidRPr="009F3BB3" w:rsidRDefault="008C170D">
            <w:pPr>
              <w:pStyle w:val="16"/>
              <w:pPrChange w:id="2447" w:author="IRK" w:date="2020-04-27T17:26:00Z">
                <w:pPr/>
              </w:pPrChange>
            </w:pPr>
            <w:r w:rsidRPr="00A2215D">
              <w:rPr>
                <w:rFonts w:hint="eastAsia"/>
              </w:rPr>
              <w:t>システム情報を更新しますか？システム情報を除いた他のルールデータは変更されません。</w:t>
            </w:r>
            <w:r w:rsidRPr="00A2215D">
              <w:t xml:space="preserve"> (Yes/No) &gt;&gt;</w:t>
            </w:r>
          </w:p>
        </w:tc>
      </w:tr>
    </w:tbl>
    <w:p w14:paraId="4B25DE09" w14:textId="77777777" w:rsidR="008C170D" w:rsidRPr="00A2215D" w:rsidRDefault="008C170D" w:rsidP="00EC7890">
      <w:pPr>
        <w:rPr>
          <w:rFonts w:eastAsia="Malgun Gothic"/>
          <w:lang w:eastAsia="ko-KR"/>
        </w:rPr>
      </w:pPr>
    </w:p>
    <w:p w14:paraId="06C3EC38" w14:textId="3D5B5643" w:rsidR="008C170D" w:rsidRPr="00A2215D" w:rsidRDefault="000619CC" w:rsidP="00EC7890">
      <w:pPr>
        <w:rPr>
          <w:rFonts w:ascii="BatangChe" w:eastAsia="Malgun Gothic" w:hAnsi="BatangChe" w:cs="BatangChe"/>
        </w:rPr>
      </w:pPr>
      <w:r w:rsidRPr="000619CC">
        <w:rPr>
          <w:rFonts w:hint="eastAsia"/>
        </w:rPr>
        <w:t>該当ルールデータベースを参照する他のインストールノードが存在し、ユーザが入力したシステム情報をルールデータベースに反映する場合、該当インストールノードとルールデータベースのシステム情報が異なり、該当インストールノードでシステム初期化エラーが発生する可能性がある。</w:t>
      </w:r>
      <w:r w:rsidR="00905A82">
        <w:rPr>
          <w:rFonts w:hint="eastAsia"/>
        </w:rPr>
        <w:t>したがって</w:t>
      </w:r>
      <w:r w:rsidR="008C170D">
        <w:rPr>
          <w:rFonts w:hint="eastAsia"/>
        </w:rPr>
        <w:t>、システム基本情報をどのように処理するかを選択する前に</w:t>
      </w:r>
      <w:r w:rsidR="004F236A">
        <w:rPr>
          <w:rFonts w:hint="eastAsia"/>
        </w:rPr>
        <w:t>、</w:t>
      </w:r>
      <w:r w:rsidR="008C170D">
        <w:rPr>
          <w:rFonts w:hint="eastAsia"/>
        </w:rPr>
        <w:t>該当ルールデータベースが他のインストールノード</w:t>
      </w:r>
      <w:r w:rsidRPr="000619CC">
        <w:rPr>
          <w:rFonts w:hint="eastAsia"/>
        </w:rPr>
        <w:t>での使用有無を確認する必要がある。</w:t>
      </w:r>
    </w:p>
    <w:p w14:paraId="62F84670" w14:textId="77777777" w:rsidR="00061A61" w:rsidRPr="00003158" w:rsidRDefault="00061A61" w:rsidP="00EC7890">
      <w:pPr>
        <w:rPr>
          <w:rFonts w:ascii="BatangChe" w:eastAsia="Malgun Gothic" w:hAnsi="BatangChe" w:cs="BatangChe"/>
        </w:rPr>
      </w:pPr>
    </w:p>
    <w:p w14:paraId="33942D8D" w14:textId="77777777" w:rsidR="005B6671" w:rsidRPr="0049256C" w:rsidRDefault="005B6671">
      <w:pPr>
        <w:pStyle w:val="32"/>
        <w:numPr>
          <w:ilvl w:val="2"/>
          <w:numId w:val="139"/>
        </w:numPr>
        <w:rPr>
          <w:lang w:eastAsia="ja-JP"/>
        </w:rPr>
        <w:pPrChange w:id="2448" w:author="IRK" w:date="2020-05-11T09:38:00Z">
          <w:pPr>
            <w:pStyle w:val="32"/>
            <w:numPr>
              <w:numId w:val="28"/>
            </w:numPr>
            <w:spacing w:before="12" w:after="100"/>
            <w:jc w:val="left"/>
          </w:pPr>
        </w:pPrChange>
      </w:pPr>
      <w:bookmarkStart w:id="2449" w:name="_Toc441755301"/>
      <w:bookmarkStart w:id="2450" w:name="_Ref34653308"/>
      <w:bookmarkStart w:id="2451" w:name="_Ref34653312"/>
      <w:bookmarkStart w:id="2452" w:name="_Toc40449535"/>
      <w:r w:rsidRPr="0049256C">
        <w:rPr>
          <w:lang w:eastAsia="ja-JP"/>
        </w:rPr>
        <w:t>業務データベース一覧</w:t>
      </w:r>
      <w:bookmarkEnd w:id="2449"/>
      <w:bookmarkEnd w:id="2450"/>
      <w:bookmarkEnd w:id="2451"/>
      <w:bookmarkEnd w:id="2452"/>
    </w:p>
    <w:p w14:paraId="56A4582F" w14:textId="490ED6A3" w:rsidR="005B6671" w:rsidRPr="0049256C" w:rsidRDefault="005B6671" w:rsidP="00EC7890">
      <w:r w:rsidRPr="0049256C">
        <w:t>ルールシステムからアクセスする業務データベースの一覧を</w:t>
      </w:r>
      <w:ins w:id="2453" w:author="IRK" w:date="2020-03-10T09:59:00Z">
        <w:r w:rsidR="00B9147F">
          <w:rPr>
            <w:rFonts w:hint="eastAsia"/>
          </w:rPr>
          <w:t>次の表のように</w:t>
        </w:r>
      </w:ins>
      <w:r w:rsidRPr="0049256C">
        <w:t>管理する段階である</w:t>
      </w:r>
      <w:del w:id="2454" w:author="IRK" w:date="2020-03-10T09:59:00Z">
        <w:r w:rsidRPr="0049256C" w:rsidDel="00B9147F">
          <w:delText>(</w:delText>
        </w:r>
      </w:del>
      <w:del w:id="2455" w:author="IRK" w:date="2020-03-09T13:48:00Z">
        <w:r w:rsidR="007E114A" w:rsidRPr="0049256C" w:rsidDel="005C6AD9">
          <w:delText>表</w:delText>
        </w:r>
        <w:r w:rsidR="007E114A" w:rsidRPr="0049256C" w:rsidDel="005C6AD9">
          <w:delText>7</w:delText>
        </w:r>
        <w:r w:rsidR="00F71C02" w:rsidDel="005C6AD9">
          <w:delText>7</w:delText>
        </w:r>
      </w:del>
      <w:del w:id="2456" w:author="IRK" w:date="2020-03-10T09:59:00Z">
        <w:r w:rsidRPr="0049256C" w:rsidDel="00B9147F">
          <w:delText>)</w:delText>
        </w:r>
      </w:del>
      <w:r w:rsidRPr="0049256C">
        <w:t>。</w:t>
      </w:r>
    </w:p>
    <w:p w14:paraId="79D7D45E" w14:textId="77777777" w:rsidR="005B6671" w:rsidRPr="0049256C" w:rsidRDefault="005B6671" w:rsidP="00EC7890"/>
    <w:p w14:paraId="6F4A1E2D" w14:textId="140BB700" w:rsidR="007E114A" w:rsidRPr="0049256C" w:rsidRDefault="007E114A" w:rsidP="007D3017">
      <w:pPr>
        <w:pStyle w:val="afff6"/>
      </w:pPr>
      <w:bookmarkStart w:id="2457" w:name="_Ref34654114"/>
      <w:bookmarkStart w:id="2458" w:name="_Toc34839543"/>
      <w:del w:id="2459" w:author="IRK" w:date="2020-03-09T13:48: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77</w:delText>
        </w:r>
        <w:r w:rsidR="003561C7" w:rsidRPr="0049256C" w:rsidDel="005C6AD9">
          <w:rPr>
            <w:noProof/>
          </w:rPr>
          <w:fldChar w:fldCharType="end"/>
        </w:r>
        <w:r w:rsidRPr="0049256C" w:rsidDel="005C6AD9">
          <w:rPr>
            <w:rFonts w:hint="eastAsia"/>
          </w:rPr>
          <w:delText>]</w:delText>
        </w:r>
      </w:del>
      <w:ins w:id="2460" w:author="IRK" w:date="2020-03-09T13:48: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77</w:t>
      </w:r>
      <w:ins w:id="2461" w:author="IRK" w:date="2020-03-09T13:48:00Z">
        <w:r w:rsidR="005C6AD9">
          <w:fldChar w:fldCharType="end"/>
        </w:r>
        <w:r w:rsidR="005C6AD9">
          <w:rPr>
            <w:rFonts w:hint="eastAsia"/>
          </w:rPr>
          <w:t>]</w:t>
        </w:r>
      </w:ins>
      <w:bookmarkEnd w:id="2457"/>
      <w:bookmarkEnd w:id="2458"/>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62" w:author="IRK" w:date="2020-04-16T13:49:00Z">
          <w:tblPr>
            <w:tblW w:w="0" w:type="auto"/>
            <w:tblInd w:w="108" w:type="dxa"/>
            <w:tblLook w:val="04A0" w:firstRow="1" w:lastRow="0" w:firstColumn="1" w:lastColumn="0" w:noHBand="0" w:noVBand="1"/>
          </w:tblPr>
        </w:tblPrChange>
      </w:tblPr>
      <w:tblGrid>
        <w:gridCol w:w="9407"/>
        <w:tblGridChange w:id="2463">
          <w:tblGrid>
            <w:gridCol w:w="9407"/>
          </w:tblGrid>
        </w:tblGridChange>
      </w:tblGrid>
      <w:tr w:rsidR="005B6671" w:rsidRPr="0049256C" w14:paraId="3F5950AB" w14:textId="77777777" w:rsidTr="00EB253A">
        <w:trPr>
          <w:jc w:val="center"/>
        </w:trPr>
        <w:tc>
          <w:tcPr>
            <w:tcW w:w="9407" w:type="dxa"/>
            <w:tcPrChange w:id="2464" w:author="IRK" w:date="2020-04-16T13:49:00Z">
              <w:tcPr>
                <w:tcW w:w="9407" w:type="dxa"/>
              </w:tcPr>
            </w:tcPrChange>
          </w:tcPr>
          <w:p w14:paraId="67FB1D6C" w14:textId="77777777" w:rsidR="005B6671" w:rsidRPr="0049256C" w:rsidRDefault="005B6671">
            <w:pPr>
              <w:pStyle w:val="16"/>
              <w:pPrChange w:id="2465" w:author="IRK" w:date="2020-04-27T17:26:00Z">
                <w:pPr/>
              </w:pPrChange>
            </w:pPr>
            <w:r w:rsidRPr="0049256C">
              <w:t>********************************************************************************</w:t>
            </w:r>
          </w:p>
          <w:p w14:paraId="27A49B11" w14:textId="77777777" w:rsidR="005B6671" w:rsidRPr="0049256C" w:rsidRDefault="005B6671">
            <w:pPr>
              <w:pStyle w:val="16"/>
              <w:pPrChange w:id="2466" w:author="IRK" w:date="2020-04-27T17:26:00Z">
                <w:pPr/>
              </w:pPrChange>
            </w:pPr>
          </w:p>
          <w:p w14:paraId="70DDA50D" w14:textId="77777777" w:rsidR="005B6671" w:rsidRPr="0049256C" w:rsidRDefault="005B6671">
            <w:pPr>
              <w:pStyle w:val="16"/>
              <w:pPrChange w:id="2467" w:author="IRK" w:date="2020-04-27T17:26:00Z">
                <w:pPr/>
              </w:pPrChange>
            </w:pPr>
            <w:r w:rsidRPr="0049256C">
              <w:rPr>
                <w:rFonts w:hint="eastAsia"/>
              </w:rPr>
              <w:t>設定対象選択</w:t>
            </w:r>
            <w:r w:rsidRPr="0049256C">
              <w:t xml:space="preserve"> -&gt; </w:t>
            </w:r>
            <w:r w:rsidRPr="0049256C">
              <w:t>業務データベースリスト</w:t>
            </w:r>
          </w:p>
          <w:p w14:paraId="0211E7AD" w14:textId="77777777" w:rsidR="005B6671" w:rsidRPr="0049256C" w:rsidRDefault="005B6671">
            <w:pPr>
              <w:pStyle w:val="16"/>
              <w:pPrChange w:id="2468" w:author="IRK" w:date="2020-04-27T17:26:00Z">
                <w:pPr/>
              </w:pPrChange>
            </w:pPr>
          </w:p>
          <w:p w14:paraId="03F18662" w14:textId="77777777" w:rsidR="005B6671" w:rsidRPr="0049256C" w:rsidRDefault="005B6671">
            <w:pPr>
              <w:pStyle w:val="16"/>
              <w:pPrChange w:id="2469" w:author="IRK" w:date="2020-04-27T17:26:00Z">
                <w:pPr/>
              </w:pPrChange>
            </w:pPr>
            <w:r w:rsidRPr="0049256C">
              <w:t>********************************************************************************</w:t>
            </w:r>
          </w:p>
          <w:p w14:paraId="63BD095C" w14:textId="77777777" w:rsidR="005B6671" w:rsidRPr="0049256C" w:rsidRDefault="005B6671">
            <w:pPr>
              <w:pStyle w:val="16"/>
              <w:pPrChange w:id="2470" w:author="IRK" w:date="2020-04-27T17:26:00Z">
                <w:pPr/>
              </w:pPrChange>
            </w:pPr>
          </w:p>
          <w:p w14:paraId="661D0240" w14:textId="77777777" w:rsidR="005B6671" w:rsidRPr="0049256C" w:rsidRDefault="005B6671">
            <w:pPr>
              <w:pStyle w:val="16"/>
              <w:pPrChange w:id="2471" w:author="IRK" w:date="2020-04-27T17:26:00Z">
                <w:pPr/>
              </w:pPrChange>
            </w:pPr>
            <w:r w:rsidRPr="0049256C">
              <w:rPr>
                <w:rFonts w:hint="eastAsia"/>
              </w:rPr>
              <w:t>業務データベースを管理します。作業を選択してください。</w:t>
            </w:r>
          </w:p>
          <w:p w14:paraId="01EC3B21" w14:textId="77777777" w:rsidR="005B6671" w:rsidRPr="0049256C" w:rsidRDefault="005B6671">
            <w:pPr>
              <w:pStyle w:val="16"/>
              <w:pPrChange w:id="2472" w:author="IRK" w:date="2020-04-27T17:26:00Z">
                <w:pPr/>
              </w:pPrChange>
            </w:pPr>
          </w:p>
          <w:p w14:paraId="3635C99B" w14:textId="77777777" w:rsidR="007E114A" w:rsidRPr="0049256C" w:rsidRDefault="007E114A">
            <w:pPr>
              <w:pStyle w:val="16"/>
              <w:pPrChange w:id="2473" w:author="IRK" w:date="2020-04-27T17:26:00Z">
                <w:pPr/>
              </w:pPrChange>
            </w:pPr>
          </w:p>
          <w:p w14:paraId="48840764" w14:textId="77777777" w:rsidR="007E114A" w:rsidRPr="0049256C" w:rsidRDefault="007E114A">
            <w:pPr>
              <w:pStyle w:val="16"/>
              <w:pPrChange w:id="2474" w:author="IRK" w:date="2020-04-27T17:26:00Z">
                <w:pPr/>
              </w:pPrChange>
            </w:pPr>
          </w:p>
          <w:p w14:paraId="0C1C5721" w14:textId="77777777" w:rsidR="007E114A" w:rsidRPr="0049256C" w:rsidRDefault="007E114A">
            <w:pPr>
              <w:pStyle w:val="16"/>
              <w:pPrChange w:id="2475" w:author="IRK" w:date="2020-04-27T17:26:00Z">
                <w:pPr/>
              </w:pPrChange>
            </w:pPr>
          </w:p>
          <w:p w14:paraId="364751A0" w14:textId="77777777" w:rsidR="007E114A" w:rsidRPr="0049256C" w:rsidRDefault="007E114A">
            <w:pPr>
              <w:pStyle w:val="16"/>
              <w:pPrChange w:id="2476" w:author="IRK" w:date="2020-04-27T17:26:00Z">
                <w:pPr/>
              </w:pPrChange>
            </w:pPr>
          </w:p>
          <w:p w14:paraId="5EA5075A" w14:textId="77777777" w:rsidR="005B6671" w:rsidRPr="0049256C" w:rsidRDefault="005B6671">
            <w:pPr>
              <w:pStyle w:val="16"/>
              <w:rPr>
                <w:rFonts w:eastAsiaTheme="minorEastAsia"/>
              </w:rPr>
              <w:pPrChange w:id="2477" w:author="IRK" w:date="2020-04-27T17:26:00Z">
                <w:pPr/>
              </w:pPrChange>
            </w:pPr>
            <w:r w:rsidRPr="0049256C">
              <w:t>[</w:t>
            </w:r>
            <w:r w:rsidRPr="0049256C">
              <w:t>項目</w:t>
            </w:r>
            <w:r w:rsidRPr="0049256C">
              <w:t>]</w:t>
            </w:r>
          </w:p>
          <w:p w14:paraId="7C17E189" w14:textId="77777777" w:rsidR="005B6671" w:rsidRPr="0049256C" w:rsidRDefault="005B6671">
            <w:pPr>
              <w:pStyle w:val="16"/>
              <w:pPrChange w:id="2478" w:author="IRK" w:date="2020-04-27T17:26:00Z">
                <w:pPr/>
              </w:pPrChange>
            </w:pPr>
            <w:r w:rsidRPr="0049256C">
              <w:t>----------------------------------------------------------------------------------</w:t>
            </w:r>
          </w:p>
          <w:p w14:paraId="3B342D72" w14:textId="157637DE" w:rsidR="005B6671" w:rsidRPr="0049256C" w:rsidRDefault="005B6671">
            <w:pPr>
              <w:pStyle w:val="16"/>
              <w:pPrChange w:id="2479" w:author="IRK" w:date="2020-04-27T17:26:00Z">
                <w:pPr/>
              </w:pPrChange>
            </w:pPr>
            <w:r w:rsidRPr="0049256C">
              <w:t xml:space="preserve">  </w:t>
            </w:r>
            <w:r w:rsidRPr="0049256C">
              <w:rPr>
                <w:rFonts w:eastAsiaTheme="minorEastAsia" w:hint="eastAsia"/>
              </w:rPr>
              <w:t xml:space="preserve">   </w:t>
            </w:r>
            <w:r w:rsidRPr="0049256C">
              <w:t xml:space="preserve">| ID </w:t>
            </w:r>
            <w:r w:rsidRPr="00945E3B">
              <w:t xml:space="preserve">| </w:t>
            </w:r>
            <w:r w:rsidR="00F85C27" w:rsidRPr="00003158">
              <w:rPr>
                <w:rFonts w:ascii="ＭＳ Ｐゴシック" w:hAnsi="ＭＳ Ｐゴシック" w:hint="eastAsia"/>
              </w:rPr>
              <w:t>名称</w:t>
            </w:r>
            <w:r w:rsidRPr="00945E3B">
              <w:t xml:space="preserve">  </w:t>
            </w:r>
            <w:r w:rsidRPr="0049256C">
              <w:t xml:space="preserve">| </w:t>
            </w:r>
            <w:r w:rsidRPr="0049256C">
              <w:rPr>
                <w:rFonts w:ascii="ＭＳ Ｐゴシック" w:hAnsi="ＭＳ Ｐゴシック"/>
              </w:rPr>
              <w:t>説明</w:t>
            </w:r>
            <w:r w:rsidRPr="0049256C">
              <w:t xml:space="preserve">                      | </w:t>
            </w:r>
            <w:r w:rsidRPr="0049256C">
              <w:rPr>
                <w:rFonts w:ascii="ＭＳ Ｐゴシック" w:hAnsi="ＭＳ Ｐゴシック"/>
              </w:rPr>
              <w:t>接続情報未登録</w:t>
            </w:r>
            <w:r w:rsidRPr="0049256C">
              <w:t xml:space="preserve"> |</w:t>
            </w:r>
          </w:p>
          <w:p w14:paraId="5BC03ED0" w14:textId="77777777" w:rsidR="005B6671" w:rsidRPr="0049256C" w:rsidRDefault="005B6671">
            <w:pPr>
              <w:pStyle w:val="16"/>
              <w:pPrChange w:id="2480" w:author="IRK" w:date="2020-04-27T17:26:00Z">
                <w:pPr/>
              </w:pPrChange>
            </w:pPr>
            <w:r w:rsidRPr="0049256C">
              <w:t>----------------------------------------------------------------------------------</w:t>
            </w:r>
          </w:p>
          <w:p w14:paraId="79368794" w14:textId="77777777" w:rsidR="005B6671" w:rsidRPr="0049256C" w:rsidRDefault="005B6671">
            <w:pPr>
              <w:pStyle w:val="16"/>
              <w:pPrChange w:id="2481" w:author="IRK" w:date="2020-04-27T17:26:00Z">
                <w:pPr/>
              </w:pPrChange>
            </w:pPr>
            <w:r w:rsidRPr="0049256C">
              <w:t xml:space="preserve">  1 | 1  | APPDB | application database | V           </w:t>
            </w:r>
            <w:r w:rsidRPr="0049256C">
              <w:rPr>
                <w:rFonts w:eastAsiaTheme="minorEastAsia" w:hint="eastAsia"/>
              </w:rPr>
              <w:t xml:space="preserve"> </w:t>
            </w:r>
            <w:r w:rsidRPr="0049256C">
              <w:t xml:space="preserve">  |</w:t>
            </w:r>
          </w:p>
          <w:p w14:paraId="3BFC26B0" w14:textId="77777777" w:rsidR="005B6671" w:rsidRPr="0049256C" w:rsidRDefault="005B6671">
            <w:pPr>
              <w:pStyle w:val="16"/>
              <w:pPrChange w:id="2482" w:author="IRK" w:date="2020-04-27T17:26:00Z">
                <w:pPr/>
              </w:pPrChange>
            </w:pPr>
            <w:r w:rsidRPr="0049256C">
              <w:t>----------------------------------------------------------------------------------</w:t>
            </w:r>
          </w:p>
          <w:p w14:paraId="5364F365" w14:textId="77777777" w:rsidR="005B6671" w:rsidRPr="0049256C" w:rsidRDefault="005B6671">
            <w:pPr>
              <w:pStyle w:val="16"/>
              <w:pPrChange w:id="2483" w:author="IRK" w:date="2020-04-27T17:26:00Z">
                <w:pPr/>
              </w:pPrChange>
            </w:pPr>
            <w:r w:rsidRPr="0049256C">
              <w:t xml:space="preserve">  2 | 2  |       |                            |                |</w:t>
            </w:r>
          </w:p>
          <w:p w14:paraId="62DA5224" w14:textId="77777777" w:rsidR="005B6671" w:rsidRPr="0049256C" w:rsidRDefault="005B6671">
            <w:pPr>
              <w:pStyle w:val="16"/>
              <w:pPrChange w:id="2484" w:author="IRK" w:date="2020-04-27T17:26:00Z">
                <w:pPr/>
              </w:pPrChange>
            </w:pPr>
            <w:r w:rsidRPr="0049256C">
              <w:t>----------------------------------------------------------------------------------</w:t>
            </w:r>
          </w:p>
          <w:p w14:paraId="6C8E10DB" w14:textId="77777777" w:rsidR="005B6671" w:rsidRPr="0049256C" w:rsidRDefault="005B6671">
            <w:pPr>
              <w:pStyle w:val="16"/>
              <w:pPrChange w:id="2485" w:author="IRK" w:date="2020-04-27T17:26:00Z">
                <w:pPr/>
              </w:pPrChange>
            </w:pPr>
            <w:r w:rsidRPr="0049256C">
              <w:t>[</w:t>
            </w:r>
            <w:r w:rsidRPr="0049256C">
              <w:t>可能な作業</w:t>
            </w:r>
            <w:r w:rsidRPr="0049256C">
              <w:t>]</w:t>
            </w:r>
          </w:p>
          <w:p w14:paraId="2129A356" w14:textId="77777777" w:rsidR="005B6671" w:rsidRPr="0049256C" w:rsidRDefault="005B6671">
            <w:pPr>
              <w:pStyle w:val="16"/>
              <w:pPrChange w:id="2486" w:author="IRK" w:date="2020-04-27T17:26:00Z">
                <w:pPr/>
              </w:pPrChange>
            </w:pPr>
            <w:r w:rsidRPr="0049256C">
              <w:t xml:space="preserve">a. </w:t>
            </w:r>
            <w:r w:rsidRPr="0049256C">
              <w:t>修正</w:t>
            </w:r>
            <w:r w:rsidRPr="0049256C">
              <w:t xml:space="preserve">    b. </w:t>
            </w:r>
            <w:r w:rsidRPr="0049256C">
              <w:t>削除</w:t>
            </w:r>
            <w:del w:id="2487" w:author="IRK" w:date="2020-03-10T13:36:00Z">
              <w:r w:rsidRPr="0049256C" w:rsidDel="00047A59">
                <w:delText xml:space="preserve">    </w:delText>
              </w:r>
            </w:del>
          </w:p>
          <w:p w14:paraId="556BE4CB" w14:textId="77777777" w:rsidR="005B6671" w:rsidRPr="0049256C" w:rsidRDefault="005B6671">
            <w:pPr>
              <w:pStyle w:val="16"/>
              <w:pPrChange w:id="2488" w:author="IRK" w:date="2020-04-27T17:26:00Z">
                <w:pPr/>
              </w:pPrChange>
            </w:pPr>
          </w:p>
          <w:p w14:paraId="273535AF" w14:textId="1B413DD3" w:rsidR="005B6671" w:rsidRPr="0049256C" w:rsidRDefault="00F85C27">
            <w:pPr>
              <w:pStyle w:val="16"/>
              <w:pPrChange w:id="2489" w:author="IRK" w:date="2020-04-27T17:26:00Z">
                <w:pPr/>
              </w:pPrChange>
            </w:pPr>
            <w:r>
              <w:rPr>
                <w:rFonts w:hint="eastAsia"/>
              </w:rPr>
              <w:t>作業を選択してください。スキップするにはエンターキー</w:t>
            </w:r>
            <w:r w:rsidRPr="00945E3B">
              <w:rPr>
                <w:rFonts w:hint="eastAsia"/>
              </w:rPr>
              <w:t>を</w:t>
            </w:r>
            <w:r w:rsidRPr="00003158">
              <w:rPr>
                <w:rFonts w:hint="eastAsia"/>
              </w:rPr>
              <w:t>押下</w:t>
            </w:r>
            <w:r w:rsidR="005B6671" w:rsidRPr="00945E3B">
              <w:rPr>
                <w:rFonts w:hint="eastAsia"/>
              </w:rPr>
              <w:t>してください</w:t>
            </w:r>
            <w:r w:rsidR="005B6671" w:rsidRPr="0049256C">
              <w:rPr>
                <w:rFonts w:hint="eastAsia"/>
              </w:rPr>
              <w:t>。</w:t>
            </w:r>
            <w:r w:rsidR="005B6671" w:rsidRPr="0049256C">
              <w:t xml:space="preserve"> &gt;&gt;</w:t>
            </w:r>
          </w:p>
        </w:tc>
      </w:tr>
    </w:tbl>
    <w:p w14:paraId="43550788" w14:textId="7F6E9B3A" w:rsidR="005B6671" w:rsidRPr="0049256C" w:rsidRDefault="005B6671" w:rsidP="00EC7890">
      <w:r w:rsidRPr="0049256C">
        <w:t>一覧の各フィールドの意味は、次の</w:t>
      </w:r>
      <w:del w:id="2490" w:author="IRK" w:date="2020-03-11T16:19:00Z">
        <w:r w:rsidRPr="0049256C" w:rsidDel="003A26C2">
          <w:delText>通り</w:delText>
        </w:r>
      </w:del>
      <w:ins w:id="2491" w:author="IRK" w:date="2020-03-11T16:19:00Z">
        <w:r w:rsidR="003A26C2">
          <w:rPr>
            <w:rFonts w:hint="eastAsia"/>
          </w:rPr>
          <w:t>とおり</w:t>
        </w:r>
      </w:ins>
      <w:r w:rsidRPr="0049256C">
        <w:t>である。</w:t>
      </w:r>
    </w:p>
    <w:p w14:paraId="300ECECA" w14:textId="77777777" w:rsidR="005B6671" w:rsidRPr="0049256C" w:rsidRDefault="005B6671" w:rsidP="00EB253A">
      <w:pPr>
        <w:pStyle w:val="10"/>
      </w:pPr>
      <w:r w:rsidRPr="0049256C">
        <w:t>ID</w:t>
      </w:r>
    </w:p>
    <w:p w14:paraId="431FE1D1" w14:textId="77777777" w:rsidR="005B6671" w:rsidRPr="0049256C" w:rsidRDefault="005B6671" w:rsidP="00EB253A">
      <w:pPr>
        <w:pStyle w:val="13"/>
      </w:pPr>
      <w:r w:rsidRPr="0049256C">
        <w:t>業務データベースの</w:t>
      </w:r>
      <w:r w:rsidRPr="0049256C">
        <w:t>ID</w:t>
      </w:r>
      <w:r w:rsidRPr="0049256C">
        <w:t>である。業務データベースの</w:t>
      </w:r>
      <w:r w:rsidRPr="0049256C">
        <w:t>ID</w:t>
      </w:r>
      <w:r w:rsidRPr="0049256C">
        <w:t>はシリアル番号で付与され</w:t>
      </w:r>
      <w:r w:rsidRPr="0049256C">
        <w:rPr>
          <w:rFonts w:hint="eastAsia"/>
        </w:rPr>
        <w:t>る。</w:t>
      </w:r>
      <w:r w:rsidRPr="0049256C">
        <w:t>任意で付与することはできない。</w:t>
      </w:r>
      <w:del w:id="2492" w:author="IRK" w:date="2020-03-09T13:48:00Z">
        <w:r w:rsidRPr="0049256C" w:rsidDel="005C6AD9">
          <w:delText xml:space="preserve"> </w:delText>
        </w:r>
      </w:del>
    </w:p>
    <w:p w14:paraId="3926DEE0" w14:textId="3B3BB3E3" w:rsidR="005B6671" w:rsidRPr="00003158" w:rsidRDefault="00F85C27" w:rsidP="00EB253A">
      <w:pPr>
        <w:pStyle w:val="10"/>
      </w:pPr>
      <w:r w:rsidRPr="00003158">
        <w:rPr>
          <w:rFonts w:hint="eastAsia"/>
        </w:rPr>
        <w:t>名称</w:t>
      </w:r>
    </w:p>
    <w:p w14:paraId="234109F3" w14:textId="35F19DF3" w:rsidR="005B6671" w:rsidRPr="00B52CE9" w:rsidRDefault="00F85C27" w:rsidP="00EB253A">
      <w:pPr>
        <w:pStyle w:val="13"/>
      </w:pPr>
      <w:r w:rsidRPr="00945E3B">
        <w:t>業務データベースの</w:t>
      </w:r>
      <w:r w:rsidRPr="00003158">
        <w:rPr>
          <w:rFonts w:hint="eastAsia"/>
        </w:rPr>
        <w:t>名称</w:t>
      </w:r>
      <w:r w:rsidRPr="00945E3B">
        <w:t>である。</w:t>
      </w:r>
      <w:r w:rsidRPr="00003158">
        <w:rPr>
          <w:rFonts w:hint="eastAsia"/>
        </w:rPr>
        <w:t>名称</w:t>
      </w:r>
      <w:r w:rsidRPr="00945E3B">
        <w:t>が空になっている</w:t>
      </w:r>
      <w:r w:rsidRPr="00003158">
        <w:rPr>
          <w:rFonts w:hint="eastAsia"/>
        </w:rPr>
        <w:t>場合</w:t>
      </w:r>
      <w:r w:rsidRPr="00945E3B">
        <w:t>は、</w:t>
      </w:r>
      <w:r w:rsidRPr="00003158">
        <w:rPr>
          <w:rFonts w:hint="eastAsia"/>
        </w:rPr>
        <w:t>当該</w:t>
      </w:r>
      <w:r w:rsidR="005B6671" w:rsidRPr="00945E3B">
        <w:t>ID</w:t>
      </w:r>
      <w:r w:rsidRPr="00945E3B">
        <w:t>では業務データベースが登録されていないことを意味する。</w:t>
      </w:r>
      <w:r w:rsidRPr="00003158">
        <w:rPr>
          <w:rFonts w:hint="eastAsia"/>
        </w:rPr>
        <w:t>名称</w:t>
      </w:r>
      <w:r w:rsidR="005B6671" w:rsidRPr="00945E3B">
        <w:t>が空になっているスロットは、常に</w:t>
      </w:r>
      <w:r w:rsidR="005B6671" w:rsidRPr="00945E3B">
        <w:t>1</w:t>
      </w:r>
      <w:r w:rsidR="005B6671" w:rsidRPr="00B52CE9">
        <w:t>つ以上存在する。</w:t>
      </w:r>
    </w:p>
    <w:p w14:paraId="11276933" w14:textId="77777777" w:rsidR="005B6671" w:rsidRPr="0049256C" w:rsidRDefault="005B6671" w:rsidP="00EB253A">
      <w:pPr>
        <w:pStyle w:val="10"/>
      </w:pPr>
      <w:r w:rsidRPr="0049256C">
        <w:t>説明</w:t>
      </w:r>
    </w:p>
    <w:p w14:paraId="2FFB8CAA" w14:textId="77777777" w:rsidR="005B6671" w:rsidRPr="0049256C" w:rsidRDefault="005B6671" w:rsidP="00EB253A">
      <w:pPr>
        <w:pStyle w:val="13"/>
      </w:pPr>
      <w:r w:rsidRPr="0049256C">
        <w:t>業務データベースの説明である。</w:t>
      </w:r>
    </w:p>
    <w:p w14:paraId="60502601" w14:textId="77777777" w:rsidR="005B6671" w:rsidRPr="0049256C" w:rsidRDefault="005B6671" w:rsidP="00EB253A">
      <w:pPr>
        <w:pStyle w:val="10"/>
      </w:pPr>
      <w:r w:rsidRPr="0049256C">
        <w:t>接続情報未登録</w:t>
      </w:r>
    </w:p>
    <w:p w14:paraId="7DCEE2CE" w14:textId="5C142041" w:rsidR="005B6671" w:rsidRDefault="005B6671" w:rsidP="00EB253A">
      <w:pPr>
        <w:pStyle w:val="13"/>
      </w:pPr>
      <w:r w:rsidRPr="0049256C">
        <w:t>業務データベースに接続する方法は、単位ルールシステムごとに異な</w:t>
      </w:r>
      <w:r w:rsidRPr="0049256C">
        <w:rPr>
          <w:rFonts w:hint="eastAsia"/>
        </w:rPr>
        <w:t>る</w:t>
      </w:r>
      <w:r w:rsidRPr="0049256C">
        <w:t>設定</w:t>
      </w:r>
      <w:r w:rsidRPr="0049256C">
        <w:rPr>
          <w:rFonts w:hint="eastAsia"/>
        </w:rPr>
        <w:t>が</w:t>
      </w:r>
      <w:r w:rsidRPr="0049256C">
        <w:t>できる。業務データベース接続方法が設定されていない単位ルールシステムが</w:t>
      </w:r>
      <w:r w:rsidRPr="0049256C">
        <w:t>1</w:t>
      </w:r>
      <w:r w:rsidR="00F85C27">
        <w:t>つでもある</w:t>
      </w:r>
      <w:r w:rsidR="00F85C27" w:rsidRPr="00B52CE9">
        <w:t>場合</w:t>
      </w:r>
      <w:r w:rsidRPr="00B52CE9">
        <w:t>、</w:t>
      </w:r>
      <w:r w:rsidRPr="00003158">
        <w:rPr>
          <w:rFonts w:hint="eastAsia"/>
        </w:rPr>
        <w:t>チェック</w:t>
      </w:r>
      <w:r w:rsidR="00F85C27" w:rsidRPr="00003158">
        <w:rPr>
          <w:rFonts w:hint="eastAsia"/>
        </w:rPr>
        <w:t>マークが</w:t>
      </w:r>
      <w:r w:rsidRPr="00B52CE9">
        <w:t>表示される。</w:t>
      </w:r>
    </w:p>
    <w:p w14:paraId="1DE097B6" w14:textId="77777777" w:rsidR="005B6671" w:rsidRPr="0049256C" w:rsidRDefault="005B6671" w:rsidP="00EC7890">
      <w:r w:rsidRPr="00333094">
        <w:t>次は、各作業メニューの機能である</w:t>
      </w:r>
      <w:r w:rsidRPr="0049256C">
        <w:t>。</w:t>
      </w:r>
    </w:p>
    <w:p w14:paraId="4C28EA3F" w14:textId="33051894" w:rsidR="005B6671" w:rsidRPr="0049256C" w:rsidRDefault="005B6671" w:rsidP="00EB253A">
      <w:pPr>
        <w:pStyle w:val="10"/>
      </w:pPr>
      <w:r w:rsidRPr="0049256C">
        <w:t>修正</w:t>
      </w:r>
    </w:p>
    <w:p w14:paraId="58AF5784" w14:textId="0E861A61" w:rsidR="005B6671" w:rsidRPr="0049256C" w:rsidRDefault="005B6671" w:rsidP="00EB253A">
      <w:pPr>
        <w:pStyle w:val="13"/>
      </w:pPr>
      <w:r w:rsidRPr="0049256C">
        <w:t>業務データベースを追加</w:t>
      </w:r>
      <w:r w:rsidRPr="0049256C">
        <w:rPr>
          <w:rFonts w:hint="eastAsia"/>
        </w:rPr>
        <w:t>および</w:t>
      </w:r>
      <w:r w:rsidR="00F85C27">
        <w:t>修正する。</w:t>
      </w:r>
      <w:r w:rsidR="00F85C27" w:rsidRPr="00B52CE9">
        <w:t>修正作業を選択して</w:t>
      </w:r>
      <w:r w:rsidR="00F85C27" w:rsidRPr="00073CD8">
        <w:rPr>
          <w:rFonts w:hint="eastAsia"/>
        </w:rPr>
        <w:t>名称</w:t>
      </w:r>
      <w:r w:rsidR="00F85C27" w:rsidRPr="00073CD8">
        <w:t>が</w:t>
      </w:r>
      <w:r w:rsidR="00F85C27" w:rsidRPr="00003158">
        <w:rPr>
          <w:rFonts w:hint="eastAsia"/>
        </w:rPr>
        <w:t>空でない</w:t>
      </w:r>
      <w:r w:rsidRPr="00B52CE9">
        <w:t>スロットの</w:t>
      </w:r>
      <w:r w:rsidRPr="00073CD8">
        <w:t>ID</w:t>
      </w:r>
      <w:r w:rsidR="00F85C27" w:rsidRPr="00073CD8">
        <w:t>を選択するとその業務データベース</w:t>
      </w:r>
      <w:r w:rsidR="00623290">
        <w:rPr>
          <w:rFonts w:hint="eastAsia"/>
        </w:rPr>
        <w:t>が</w:t>
      </w:r>
      <w:r w:rsidR="00F85C27" w:rsidRPr="00073CD8">
        <w:t>修正でき、</w:t>
      </w:r>
      <w:r w:rsidR="00F85C27" w:rsidRPr="00003158">
        <w:rPr>
          <w:rFonts w:hint="eastAsia"/>
        </w:rPr>
        <w:t>名称</w:t>
      </w:r>
      <w:r w:rsidRPr="00003158">
        <w:rPr>
          <w:rFonts w:hint="eastAsia"/>
        </w:rPr>
        <w:t>が空</w:t>
      </w:r>
      <w:r w:rsidR="00F85C27" w:rsidRPr="00003158">
        <w:rPr>
          <w:rFonts w:hint="eastAsia"/>
        </w:rPr>
        <w:t>の</w:t>
      </w:r>
      <w:r w:rsidRPr="00B52CE9">
        <w:t>スロットの</w:t>
      </w:r>
      <w:r w:rsidRPr="00073CD8">
        <w:t>ID</w:t>
      </w:r>
      <w:r w:rsidRPr="00073CD8">
        <w:t>を選択すると業務</w:t>
      </w:r>
      <w:r w:rsidRPr="0049256C">
        <w:t>データベース</w:t>
      </w:r>
      <w:r w:rsidR="00623290">
        <w:rPr>
          <w:rFonts w:hint="eastAsia"/>
        </w:rPr>
        <w:t>が</w:t>
      </w:r>
      <w:r w:rsidRPr="0049256C">
        <w:t>追加できる。</w:t>
      </w:r>
    </w:p>
    <w:p w14:paraId="59BD3A9E" w14:textId="77777777" w:rsidR="005B6671" w:rsidRPr="0049256C" w:rsidRDefault="005B6671" w:rsidP="00EB253A">
      <w:pPr>
        <w:pStyle w:val="10"/>
      </w:pPr>
      <w:r w:rsidRPr="0049256C">
        <w:t>削除</w:t>
      </w:r>
    </w:p>
    <w:p w14:paraId="4B7EAD2B" w14:textId="49AEC20C" w:rsidR="005B6671" w:rsidRPr="0049256C" w:rsidRDefault="005B6671" w:rsidP="00EB253A">
      <w:pPr>
        <w:pStyle w:val="13"/>
      </w:pPr>
      <w:r w:rsidRPr="0049256C">
        <w:t>業務データベースについての接続設定を削除する。ただし、この業務データベースにアクセスするルールが</w:t>
      </w:r>
      <w:r w:rsidR="00B45735">
        <w:rPr>
          <w:rFonts w:hint="eastAsia"/>
        </w:rPr>
        <w:t>存在す</w:t>
      </w:r>
      <w:r w:rsidRPr="0049256C">
        <w:t>る場合は削除されない。</w:t>
      </w:r>
    </w:p>
    <w:p w14:paraId="55C6286E" w14:textId="77777777" w:rsidR="005B6671" w:rsidRPr="0049256C" w:rsidRDefault="005B6671" w:rsidP="00EC7890"/>
    <w:p w14:paraId="2E09EDB0" w14:textId="77777777" w:rsidR="005B6671" w:rsidRPr="0049256C" w:rsidRDefault="005B6671" w:rsidP="00333094">
      <w:pPr>
        <w:pStyle w:val="42"/>
        <w:rPr>
          <w:lang w:eastAsia="ja-JP"/>
        </w:rPr>
      </w:pPr>
      <w:bookmarkStart w:id="2493" w:name="_Toc441755302"/>
      <w:r w:rsidRPr="0049256C">
        <w:rPr>
          <w:lang w:eastAsia="ja-JP"/>
        </w:rPr>
        <w:t>業務データベース基本情報</w:t>
      </w:r>
      <w:bookmarkEnd w:id="2493"/>
    </w:p>
    <w:p w14:paraId="4DF037BA" w14:textId="77777777" w:rsidR="005B6671" w:rsidRPr="0049256C" w:rsidRDefault="005B6671" w:rsidP="00EC7890">
      <w:r w:rsidRPr="0049256C">
        <w:t>業務データベースの基本情報を設定する段階である。</w:t>
      </w:r>
    </w:p>
    <w:p w14:paraId="1396BCA8" w14:textId="77777777" w:rsidR="005B6671" w:rsidRPr="0049256C" w:rsidRDefault="005B6671" w:rsidP="00EC7890"/>
    <w:p w14:paraId="6217D0B0" w14:textId="629A82EB" w:rsidR="00672ACD" w:rsidRPr="0049256C" w:rsidRDefault="00672ACD" w:rsidP="007D3017">
      <w:pPr>
        <w:pStyle w:val="afff6"/>
      </w:pPr>
      <w:bookmarkStart w:id="2494" w:name="_Toc34839544"/>
      <w:del w:id="2495" w:author="IRK" w:date="2020-03-09T13:48: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78</w:delText>
        </w:r>
        <w:r w:rsidR="003561C7" w:rsidRPr="0049256C" w:rsidDel="005C6AD9">
          <w:rPr>
            <w:noProof/>
          </w:rPr>
          <w:fldChar w:fldCharType="end"/>
        </w:r>
        <w:r w:rsidRPr="0049256C" w:rsidDel="005C6AD9">
          <w:rPr>
            <w:rFonts w:hint="eastAsia"/>
          </w:rPr>
          <w:delText>]</w:delText>
        </w:r>
      </w:del>
      <w:ins w:id="2496" w:author="IRK" w:date="2020-03-09T13:48: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78</w:t>
      </w:r>
      <w:ins w:id="2497" w:author="IRK" w:date="2020-03-09T13:48:00Z">
        <w:r w:rsidR="005C6AD9">
          <w:fldChar w:fldCharType="end"/>
        </w:r>
        <w:r w:rsidR="005C6AD9">
          <w:rPr>
            <w:rFonts w:hint="eastAsia"/>
          </w:rPr>
          <w:t>]</w:t>
        </w:r>
      </w:ins>
      <w:bookmarkEnd w:id="249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498" w:author="IRK" w:date="2020-04-16T13:49:00Z">
          <w:tblPr>
            <w:tblW w:w="0" w:type="auto"/>
            <w:tblInd w:w="108" w:type="dxa"/>
            <w:tblLook w:val="04A0" w:firstRow="1" w:lastRow="0" w:firstColumn="1" w:lastColumn="0" w:noHBand="0" w:noVBand="1"/>
          </w:tblPr>
        </w:tblPrChange>
      </w:tblPr>
      <w:tblGrid>
        <w:gridCol w:w="9407"/>
        <w:tblGridChange w:id="2499">
          <w:tblGrid>
            <w:gridCol w:w="9407"/>
          </w:tblGrid>
        </w:tblGridChange>
      </w:tblGrid>
      <w:tr w:rsidR="005B6671" w:rsidRPr="0049256C" w14:paraId="41AB5295" w14:textId="77777777" w:rsidTr="00EB253A">
        <w:trPr>
          <w:jc w:val="center"/>
        </w:trPr>
        <w:tc>
          <w:tcPr>
            <w:tcW w:w="9407" w:type="dxa"/>
            <w:tcPrChange w:id="2500" w:author="IRK" w:date="2020-04-16T13:49:00Z">
              <w:tcPr>
                <w:tcW w:w="9407" w:type="dxa"/>
              </w:tcPr>
            </w:tcPrChange>
          </w:tcPr>
          <w:p w14:paraId="18D02398" w14:textId="77777777" w:rsidR="005B6671" w:rsidRPr="0049256C" w:rsidRDefault="005B6671">
            <w:pPr>
              <w:pStyle w:val="16"/>
              <w:pPrChange w:id="2501" w:author="IRK" w:date="2020-04-27T17:26:00Z">
                <w:pPr/>
              </w:pPrChange>
            </w:pPr>
            <w:r w:rsidRPr="0049256C">
              <w:t>********************************************************************************</w:t>
            </w:r>
          </w:p>
          <w:p w14:paraId="03F2384B" w14:textId="77777777" w:rsidR="005B6671" w:rsidRPr="0049256C" w:rsidRDefault="005B6671">
            <w:pPr>
              <w:pStyle w:val="16"/>
              <w:pPrChange w:id="2502" w:author="IRK" w:date="2020-04-27T17:26:00Z">
                <w:pPr/>
              </w:pPrChange>
            </w:pPr>
          </w:p>
          <w:p w14:paraId="7E663FF4" w14:textId="77777777" w:rsidR="005B6671" w:rsidRPr="0049256C" w:rsidRDefault="005B6671">
            <w:pPr>
              <w:pStyle w:val="16"/>
              <w:pPrChange w:id="2503" w:author="IRK" w:date="2020-04-27T17:26:00Z">
                <w:pPr/>
              </w:pPrChange>
            </w:pPr>
            <w:r w:rsidRPr="0049256C">
              <w:rPr>
                <w:rFonts w:hint="eastAsia"/>
              </w:rPr>
              <w:t>設定対象選択</w:t>
            </w:r>
            <w:r w:rsidRPr="0049256C">
              <w:t xml:space="preserve"> -&gt; </w:t>
            </w:r>
            <w:r w:rsidRPr="0049256C">
              <w:t>業務データベースリスト</w:t>
            </w:r>
            <w:r w:rsidRPr="0049256C">
              <w:t xml:space="preserve"> -&gt; </w:t>
            </w:r>
            <w:r w:rsidRPr="0049256C">
              <w:t>業務データベースの基本情報</w:t>
            </w:r>
          </w:p>
          <w:p w14:paraId="33B06203" w14:textId="77777777" w:rsidR="005B6671" w:rsidRPr="0049256C" w:rsidRDefault="005B6671">
            <w:pPr>
              <w:pStyle w:val="16"/>
              <w:pPrChange w:id="2504" w:author="IRK" w:date="2020-04-27T17:26:00Z">
                <w:pPr/>
              </w:pPrChange>
            </w:pPr>
          </w:p>
          <w:p w14:paraId="10ACD600" w14:textId="77777777" w:rsidR="005B6671" w:rsidRPr="0049256C" w:rsidRDefault="005B6671">
            <w:pPr>
              <w:pStyle w:val="16"/>
              <w:pPrChange w:id="2505" w:author="IRK" w:date="2020-04-27T17:26:00Z">
                <w:pPr/>
              </w:pPrChange>
            </w:pPr>
            <w:r w:rsidRPr="0049256C">
              <w:t>********************************************************************************</w:t>
            </w:r>
          </w:p>
          <w:p w14:paraId="519A675C" w14:textId="77777777" w:rsidR="005B6671" w:rsidRPr="0049256C" w:rsidRDefault="005B6671">
            <w:pPr>
              <w:pStyle w:val="16"/>
              <w:pPrChange w:id="2506" w:author="IRK" w:date="2020-04-27T17:26:00Z">
                <w:pPr/>
              </w:pPrChange>
            </w:pPr>
          </w:p>
          <w:p w14:paraId="2B7C1874" w14:textId="77777777" w:rsidR="005B6671" w:rsidRPr="0049256C" w:rsidRDefault="005B6671">
            <w:pPr>
              <w:pStyle w:val="16"/>
              <w:pPrChange w:id="2507" w:author="IRK" w:date="2020-04-27T17:26:00Z">
                <w:pPr/>
              </w:pPrChange>
            </w:pPr>
            <w:r w:rsidRPr="0049256C">
              <w:rPr>
                <w:rFonts w:hint="eastAsia"/>
              </w:rPr>
              <w:t>業務データベースの基本情報を入力してください。</w:t>
            </w:r>
          </w:p>
          <w:p w14:paraId="52C2E06C" w14:textId="77777777" w:rsidR="005B6671" w:rsidRPr="0049256C" w:rsidRDefault="005B6671">
            <w:pPr>
              <w:pStyle w:val="16"/>
              <w:pPrChange w:id="2508" w:author="IRK" w:date="2020-04-27T17:26:00Z">
                <w:pPr/>
              </w:pPrChange>
            </w:pPr>
          </w:p>
          <w:p w14:paraId="1928779D" w14:textId="77777777" w:rsidR="005B6671" w:rsidRPr="0049256C" w:rsidRDefault="005B6671">
            <w:pPr>
              <w:pStyle w:val="16"/>
              <w:pPrChange w:id="2509" w:author="IRK" w:date="2020-04-27T17:26:00Z">
                <w:pPr/>
              </w:pPrChange>
            </w:pPr>
            <w:r w:rsidRPr="0049256C">
              <w:t>[</w:t>
            </w:r>
            <w:r w:rsidRPr="0049256C">
              <w:t>必須</w:t>
            </w:r>
            <w:r w:rsidRPr="0049256C">
              <w:t xml:space="preserve">] </w:t>
            </w:r>
            <w:r w:rsidRPr="0049256C">
              <w:t>名称</w:t>
            </w:r>
            <w:r w:rsidRPr="0049256C">
              <w:t xml:space="preserve"> &gt;&gt;</w:t>
            </w:r>
            <w:del w:id="2510" w:author="IRK" w:date="2020-03-10T15:09:00Z">
              <w:r w:rsidRPr="0049256C" w:rsidDel="00DB7409">
                <w:delText xml:space="preserve"> </w:delText>
              </w:r>
            </w:del>
          </w:p>
          <w:p w14:paraId="4081767C" w14:textId="77777777" w:rsidR="005B6671" w:rsidRPr="0049256C" w:rsidRDefault="005B6671">
            <w:pPr>
              <w:pStyle w:val="16"/>
              <w:pPrChange w:id="2511" w:author="IRK" w:date="2020-04-27T17:26:00Z">
                <w:pPr/>
              </w:pPrChange>
            </w:pPr>
            <w:r w:rsidRPr="0049256C">
              <w:t>[</w:t>
            </w:r>
            <w:r w:rsidRPr="0049256C">
              <w:t>必須</w:t>
            </w:r>
            <w:r w:rsidRPr="0049256C">
              <w:t xml:space="preserve">] </w:t>
            </w:r>
            <w:r w:rsidRPr="0049256C">
              <w:t>説明</w:t>
            </w:r>
            <w:r w:rsidRPr="0049256C">
              <w:t xml:space="preserve"> &gt;&gt;</w:t>
            </w:r>
            <w:del w:id="2512" w:author="IRK" w:date="2020-03-10T15:09:00Z">
              <w:r w:rsidRPr="0049256C" w:rsidDel="00DB7409">
                <w:delText xml:space="preserve"> </w:delText>
              </w:r>
            </w:del>
          </w:p>
        </w:tc>
      </w:tr>
    </w:tbl>
    <w:p w14:paraId="76C2B2D9" w14:textId="77777777" w:rsidR="00CD49E7" w:rsidRPr="0049256C" w:rsidRDefault="00CD49E7" w:rsidP="00EC7890"/>
    <w:p w14:paraId="7057E371" w14:textId="1D7B4195" w:rsidR="005B6671" w:rsidRPr="0049256C" w:rsidRDefault="00F85C27" w:rsidP="00EC7890">
      <w:r>
        <w:t>業務データベースの基本</w:t>
      </w:r>
      <w:r w:rsidRPr="00CD49E7">
        <w:t>情報には</w:t>
      </w:r>
      <w:r w:rsidRPr="00003158">
        <w:rPr>
          <w:rFonts w:hint="eastAsia"/>
        </w:rPr>
        <w:t>名称</w:t>
      </w:r>
      <w:r w:rsidR="005B6671" w:rsidRPr="00CD49E7">
        <w:t>と</w:t>
      </w:r>
      <w:r w:rsidR="005B6671" w:rsidRPr="0049256C">
        <w:t>説明がある。</w:t>
      </w:r>
      <w:r w:rsidR="00623290">
        <w:rPr>
          <w:rFonts w:hint="eastAsia"/>
        </w:rPr>
        <w:t>名称</w:t>
      </w:r>
      <w:r w:rsidR="005B6671" w:rsidRPr="0049256C">
        <w:t>は</w:t>
      </w:r>
      <w:r w:rsidR="005B6671" w:rsidRPr="0049256C">
        <w:t>60</w:t>
      </w:r>
      <w:r>
        <w:t>文字以内とし、他の業務</w:t>
      </w:r>
      <w:r w:rsidRPr="00CD49E7">
        <w:t>データベースの</w:t>
      </w:r>
      <w:r w:rsidRPr="00003158">
        <w:rPr>
          <w:rFonts w:hint="eastAsia"/>
        </w:rPr>
        <w:t>名称</w:t>
      </w:r>
      <w:r w:rsidR="005B6671" w:rsidRPr="0049256C">
        <w:t>と重複してはならない。</w:t>
      </w:r>
    </w:p>
    <w:p w14:paraId="76BD5910" w14:textId="77777777" w:rsidR="005B6671" w:rsidRPr="0049256C" w:rsidRDefault="005B6671" w:rsidP="00EC7890"/>
    <w:p w14:paraId="590EB41F" w14:textId="2FD00E1A" w:rsidR="005B6671" w:rsidRPr="0049256C" w:rsidRDefault="005B6671" w:rsidP="00EC7890">
      <w:r w:rsidRPr="0049256C">
        <w:t>基本情報</w:t>
      </w:r>
      <w:del w:id="2513" w:author="IRK" w:date="2020-05-11T10:08:00Z">
        <w:r w:rsidRPr="0049256C" w:rsidDel="00333094">
          <w:rPr>
            <w:rFonts w:hint="eastAsia"/>
          </w:rPr>
          <w:delText>の</w:delText>
        </w:r>
      </w:del>
      <w:ins w:id="2514" w:author="IRK" w:date="2020-05-11T10:08:00Z">
        <w:r w:rsidR="00333094">
          <w:rPr>
            <w:rFonts w:hint="eastAsia"/>
          </w:rPr>
          <w:t>を</w:t>
        </w:r>
      </w:ins>
      <w:r w:rsidRPr="0049256C">
        <w:t>入力</w:t>
      </w:r>
      <w:del w:id="2515" w:author="IRK" w:date="2020-05-08T17:03:00Z">
        <w:r w:rsidRPr="0049256C" w:rsidDel="00A060A6">
          <w:rPr>
            <w:rFonts w:hint="eastAsia"/>
          </w:rPr>
          <w:delText>後</w:delText>
        </w:r>
      </w:del>
      <w:ins w:id="2516" w:author="IRK" w:date="2020-05-08T17:03:00Z">
        <w:r w:rsidR="00A060A6">
          <w:rPr>
            <w:rFonts w:hint="eastAsia"/>
          </w:rPr>
          <w:t>すると</w:t>
        </w:r>
      </w:ins>
      <w:r w:rsidRPr="0049256C">
        <w:t>、</w:t>
      </w:r>
      <w:del w:id="2517" w:author="IRK" w:date="2020-05-08T17:03:00Z">
        <w:r w:rsidRPr="0049256C" w:rsidDel="00A060A6">
          <w:rPr>
            <w:rFonts w:hint="eastAsia"/>
          </w:rPr>
          <w:delText>業務データベース基本</w:delText>
        </w:r>
        <w:r w:rsidRPr="0049256C" w:rsidDel="00A060A6">
          <w:delText>接続情報設定段階</w:delText>
        </w:r>
      </w:del>
      <w:ins w:id="2518" w:author="IRK" w:date="2020-05-08T17:03:00Z">
        <w:r w:rsidR="00A060A6">
          <w:rPr>
            <w:rFonts w:hint="eastAsia"/>
          </w:rPr>
          <w:t>「</w:t>
        </w:r>
        <w:r w:rsidR="00A060A6">
          <w:fldChar w:fldCharType="begin"/>
        </w:r>
        <w:r w:rsidR="00A060A6">
          <w:instrText xml:space="preserve"> </w:instrText>
        </w:r>
        <w:r w:rsidR="00A060A6">
          <w:rPr>
            <w:rFonts w:hint="eastAsia"/>
          </w:rPr>
          <w:instrText>REF _Ref39849852 \r \h</w:instrText>
        </w:r>
        <w:r w:rsidR="00A060A6">
          <w:instrText xml:space="preserve"> </w:instrText>
        </w:r>
      </w:ins>
      <w:r w:rsidR="00A060A6">
        <w:fldChar w:fldCharType="separate"/>
      </w:r>
      <w:r w:rsidR="00AB1F2F">
        <w:t>2.3.4.2</w:t>
      </w:r>
      <w:ins w:id="2519" w:author="IRK" w:date="2020-05-08T17:03:00Z">
        <w:r w:rsidR="00A060A6">
          <w:fldChar w:fldCharType="end"/>
        </w:r>
      </w:ins>
      <w:ins w:id="2520" w:author="IRK" w:date="2020-05-08T17:04:00Z">
        <w:r w:rsidR="00A060A6">
          <w:rPr>
            <w:rFonts w:hint="eastAsia"/>
          </w:rPr>
          <w:t xml:space="preserve"> </w:t>
        </w:r>
      </w:ins>
      <w:ins w:id="2521" w:author="IRK" w:date="2020-05-08T17:03:00Z">
        <w:r w:rsidR="00A060A6">
          <w:fldChar w:fldCharType="begin"/>
        </w:r>
        <w:r w:rsidR="00A060A6">
          <w:instrText xml:space="preserve"> REF _Ref39849855 \h </w:instrText>
        </w:r>
      </w:ins>
      <w:r w:rsidR="00A060A6">
        <w:fldChar w:fldCharType="separate"/>
      </w:r>
      <w:r w:rsidR="00AB1F2F" w:rsidRPr="0049256C">
        <w:t>業務データベース基本接続情報</w:t>
      </w:r>
      <w:ins w:id="2522" w:author="IRK" w:date="2020-05-08T17:03:00Z">
        <w:r w:rsidR="00A060A6">
          <w:fldChar w:fldCharType="end"/>
        </w:r>
        <w:r w:rsidR="00A060A6">
          <w:rPr>
            <w:rFonts w:hint="eastAsia"/>
          </w:rPr>
          <w:t>」</w:t>
        </w:r>
      </w:ins>
      <w:r w:rsidRPr="0049256C">
        <w:t>に移動する。</w:t>
      </w:r>
    </w:p>
    <w:p w14:paraId="2420E61A" w14:textId="77777777" w:rsidR="005B6671" w:rsidRPr="0049256C" w:rsidRDefault="005B6671" w:rsidP="00EC7890"/>
    <w:p w14:paraId="1D2828F2" w14:textId="77777777" w:rsidR="005B6671" w:rsidRPr="0049256C" w:rsidRDefault="005B6671" w:rsidP="00333094">
      <w:pPr>
        <w:pStyle w:val="42"/>
        <w:rPr>
          <w:lang w:eastAsia="ja-JP"/>
        </w:rPr>
      </w:pPr>
      <w:bookmarkStart w:id="2523" w:name="_Toc441755303"/>
      <w:bookmarkStart w:id="2524" w:name="_Ref34654337"/>
      <w:bookmarkStart w:id="2525" w:name="_Ref34654339"/>
      <w:bookmarkStart w:id="2526" w:name="_Ref34666607"/>
      <w:bookmarkStart w:id="2527" w:name="_Ref34666609"/>
      <w:bookmarkStart w:id="2528" w:name="_Ref39849852"/>
      <w:bookmarkStart w:id="2529" w:name="_Ref39849855"/>
      <w:r w:rsidRPr="0049256C">
        <w:rPr>
          <w:lang w:eastAsia="ja-JP"/>
        </w:rPr>
        <w:t>業務データベース基本接続情報</w:t>
      </w:r>
      <w:bookmarkEnd w:id="2523"/>
      <w:bookmarkEnd w:id="2524"/>
      <w:bookmarkEnd w:id="2525"/>
      <w:bookmarkEnd w:id="2526"/>
      <w:bookmarkEnd w:id="2527"/>
      <w:bookmarkEnd w:id="2528"/>
      <w:bookmarkEnd w:id="2529"/>
    </w:p>
    <w:p w14:paraId="28B799EB" w14:textId="6576E295" w:rsidR="005B6671" w:rsidRPr="0049256C" w:rsidRDefault="005B6671" w:rsidP="00EC7890">
      <w:r w:rsidRPr="0049256C">
        <w:t>この段階では、各単位システム別の業務データベースの接続情報を照会して管理できる</w:t>
      </w:r>
      <w:r w:rsidRPr="0049256C">
        <w:t>(</w:t>
      </w:r>
      <w:del w:id="2530" w:author="IRK" w:date="2020-03-09T13:49:00Z">
        <w:r w:rsidR="00672ACD" w:rsidRPr="0049256C" w:rsidDel="005C6AD9">
          <w:delText>表</w:delText>
        </w:r>
        <w:r w:rsidR="00061A61" w:rsidRPr="0049256C" w:rsidDel="005C6AD9">
          <w:delText>7</w:delText>
        </w:r>
        <w:r w:rsidR="00F3029E" w:rsidDel="005C6AD9">
          <w:rPr>
            <w:rFonts w:hint="eastAsia"/>
          </w:rPr>
          <w:delText>9</w:delText>
        </w:r>
      </w:del>
      <w:ins w:id="2531" w:author="IRK" w:date="2020-03-09T13:49:00Z">
        <w:r w:rsidR="005C6AD9">
          <w:fldChar w:fldCharType="begin"/>
        </w:r>
        <w:r w:rsidR="005C6AD9">
          <w:instrText xml:space="preserve"> </w:instrText>
        </w:r>
        <w:r w:rsidR="005C6AD9">
          <w:rPr>
            <w:rFonts w:hint="eastAsia"/>
          </w:rPr>
          <w:instrText>REF _Ref34654171 \h</w:instrText>
        </w:r>
        <w:r w:rsidR="005C6AD9">
          <w:instrText xml:space="preserve"> </w:instrText>
        </w:r>
      </w:ins>
      <w:r w:rsidR="005C6AD9">
        <w:fldChar w:fldCharType="separate"/>
      </w:r>
      <w:ins w:id="2532" w:author="IRK" w:date="2020-03-09T13:49:00Z">
        <w:r w:rsidR="00AB1F2F">
          <w:rPr>
            <w:rFonts w:hint="eastAsia"/>
          </w:rPr>
          <w:t>[</w:t>
        </w:r>
        <w:r w:rsidR="00AB1F2F">
          <w:rPr>
            <w:rFonts w:hint="eastAsia"/>
          </w:rPr>
          <w:t>表</w:t>
        </w:r>
        <w:r w:rsidR="00AB1F2F">
          <w:rPr>
            <w:rFonts w:hint="eastAsia"/>
          </w:rPr>
          <w:t xml:space="preserve"> </w:t>
        </w:r>
      </w:ins>
      <w:r w:rsidR="00AB1F2F">
        <w:rPr>
          <w:noProof/>
        </w:rPr>
        <w:t>79</w:t>
      </w:r>
      <w:ins w:id="2533" w:author="IRK" w:date="2020-03-09T13:49:00Z">
        <w:r w:rsidR="00AB1F2F">
          <w:rPr>
            <w:rFonts w:hint="eastAsia"/>
          </w:rPr>
          <w:t>]</w:t>
        </w:r>
        <w:r w:rsidR="005C6AD9">
          <w:fldChar w:fldCharType="end"/>
        </w:r>
      </w:ins>
      <w:r w:rsidRPr="0049256C">
        <w:t>)</w:t>
      </w:r>
      <w:r w:rsidRPr="0049256C">
        <w:t>。</w:t>
      </w:r>
    </w:p>
    <w:p w14:paraId="26988338" w14:textId="77777777" w:rsidR="005B6671" w:rsidRPr="0049256C" w:rsidRDefault="005B6671" w:rsidP="00EC7890"/>
    <w:p w14:paraId="3937D3AD" w14:textId="2A8935BE" w:rsidR="00672ACD" w:rsidRPr="0049256C" w:rsidRDefault="00672ACD" w:rsidP="007D3017">
      <w:pPr>
        <w:pStyle w:val="afff6"/>
      </w:pPr>
      <w:bookmarkStart w:id="2534" w:name="_Ref34654171"/>
      <w:bookmarkStart w:id="2535" w:name="_Toc34839545"/>
      <w:del w:id="2536" w:author="IRK" w:date="2020-03-09T13:49: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79</w:delText>
        </w:r>
        <w:r w:rsidR="003561C7" w:rsidRPr="0049256C" w:rsidDel="005C6AD9">
          <w:rPr>
            <w:noProof/>
          </w:rPr>
          <w:fldChar w:fldCharType="end"/>
        </w:r>
        <w:r w:rsidRPr="0049256C" w:rsidDel="005C6AD9">
          <w:rPr>
            <w:rFonts w:hint="eastAsia"/>
          </w:rPr>
          <w:delText>]</w:delText>
        </w:r>
      </w:del>
      <w:ins w:id="2537" w:author="IRK" w:date="2020-03-09T13:49: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79</w:t>
      </w:r>
      <w:ins w:id="2538" w:author="IRK" w:date="2020-03-09T13:49:00Z">
        <w:r w:rsidR="005C6AD9">
          <w:fldChar w:fldCharType="end"/>
        </w:r>
        <w:r w:rsidR="005C6AD9">
          <w:rPr>
            <w:rFonts w:hint="eastAsia"/>
          </w:rPr>
          <w:t>]</w:t>
        </w:r>
      </w:ins>
      <w:bookmarkEnd w:id="2534"/>
      <w:bookmarkEnd w:id="253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539" w:author="IRK" w:date="2020-04-16T13:50:00Z">
          <w:tblPr>
            <w:tblW w:w="0" w:type="auto"/>
            <w:tblInd w:w="108" w:type="dxa"/>
            <w:tblLook w:val="04A0" w:firstRow="1" w:lastRow="0" w:firstColumn="1" w:lastColumn="0" w:noHBand="0" w:noVBand="1"/>
          </w:tblPr>
        </w:tblPrChange>
      </w:tblPr>
      <w:tblGrid>
        <w:gridCol w:w="9407"/>
        <w:tblGridChange w:id="2540">
          <w:tblGrid>
            <w:gridCol w:w="9407"/>
          </w:tblGrid>
        </w:tblGridChange>
      </w:tblGrid>
      <w:tr w:rsidR="005B6671" w:rsidRPr="0049256C" w14:paraId="6FE27E2C" w14:textId="77777777" w:rsidTr="00EB253A">
        <w:trPr>
          <w:jc w:val="center"/>
        </w:trPr>
        <w:tc>
          <w:tcPr>
            <w:tcW w:w="9407" w:type="dxa"/>
            <w:tcPrChange w:id="2541" w:author="IRK" w:date="2020-04-16T13:50:00Z">
              <w:tcPr>
                <w:tcW w:w="9407" w:type="dxa"/>
              </w:tcPr>
            </w:tcPrChange>
          </w:tcPr>
          <w:p w14:paraId="43EED3AF" w14:textId="77777777" w:rsidR="005B6671" w:rsidRPr="0049256C" w:rsidRDefault="005B6671">
            <w:pPr>
              <w:pStyle w:val="16"/>
              <w:pPrChange w:id="2542" w:author="IRK" w:date="2020-04-27T17:26:00Z">
                <w:pPr/>
              </w:pPrChange>
            </w:pPr>
            <w:r w:rsidRPr="0049256C">
              <w:t>********************************************************************************</w:t>
            </w:r>
          </w:p>
          <w:p w14:paraId="3C3BC055" w14:textId="77777777" w:rsidR="005B6671" w:rsidRPr="0049256C" w:rsidRDefault="005B6671">
            <w:pPr>
              <w:pStyle w:val="16"/>
              <w:pPrChange w:id="2543" w:author="IRK" w:date="2020-04-27T17:26:00Z">
                <w:pPr/>
              </w:pPrChange>
            </w:pPr>
          </w:p>
          <w:p w14:paraId="5B4E5BF6" w14:textId="77777777" w:rsidR="005B6671" w:rsidRPr="0049256C" w:rsidRDefault="005B6671">
            <w:pPr>
              <w:pStyle w:val="16"/>
              <w:pPrChange w:id="2544" w:author="IRK" w:date="2020-04-27T17:26:00Z">
                <w:pPr/>
              </w:pPrChange>
            </w:pPr>
            <w:r w:rsidRPr="0049256C">
              <w:rPr>
                <w:rFonts w:hint="eastAsia"/>
              </w:rPr>
              <w:t>設定対象選択</w:t>
            </w:r>
            <w:r w:rsidRPr="0049256C">
              <w:t xml:space="preserve"> -&gt; </w:t>
            </w:r>
            <w:r w:rsidRPr="0049256C">
              <w:t>業務データベースリスト</w:t>
            </w:r>
            <w:r w:rsidRPr="0049256C">
              <w:t xml:space="preserve"> -&gt; </w:t>
            </w:r>
            <w:r w:rsidRPr="0049256C">
              <w:t>業務データベースの基本接続情報</w:t>
            </w:r>
          </w:p>
          <w:p w14:paraId="682AD976" w14:textId="77777777" w:rsidR="005B6671" w:rsidRPr="0049256C" w:rsidRDefault="005B6671">
            <w:pPr>
              <w:pStyle w:val="16"/>
              <w:pPrChange w:id="2545" w:author="IRK" w:date="2020-04-27T17:26:00Z">
                <w:pPr/>
              </w:pPrChange>
            </w:pPr>
          </w:p>
          <w:p w14:paraId="4EE56FB0" w14:textId="77777777" w:rsidR="005B6671" w:rsidRPr="0049256C" w:rsidRDefault="005B6671">
            <w:pPr>
              <w:pStyle w:val="16"/>
              <w:pPrChange w:id="2546" w:author="IRK" w:date="2020-04-27T17:26:00Z">
                <w:pPr/>
              </w:pPrChange>
            </w:pPr>
            <w:r w:rsidRPr="0049256C">
              <w:t>********************************************************************************</w:t>
            </w:r>
          </w:p>
          <w:p w14:paraId="52FA9B63" w14:textId="77777777" w:rsidR="005B6671" w:rsidRPr="0049256C" w:rsidRDefault="005B6671">
            <w:pPr>
              <w:pStyle w:val="16"/>
              <w:pPrChange w:id="2547" w:author="IRK" w:date="2020-04-27T17:26:00Z">
                <w:pPr/>
              </w:pPrChange>
            </w:pPr>
          </w:p>
          <w:p w14:paraId="732806BE" w14:textId="77777777" w:rsidR="005B6671" w:rsidRPr="0049256C" w:rsidRDefault="005B6671">
            <w:pPr>
              <w:pStyle w:val="16"/>
              <w:pPrChange w:id="2548" w:author="IRK" w:date="2020-04-27T17:26:00Z">
                <w:pPr/>
              </w:pPrChange>
            </w:pPr>
            <w:r w:rsidRPr="0049256C">
              <w:rPr>
                <w:rFonts w:hint="eastAsia"/>
              </w:rPr>
              <w:t>単位ルールシステム別の業務データベースの基本接続情報です。修正するシステムを選択してください。</w:t>
            </w:r>
          </w:p>
          <w:p w14:paraId="6197A8CC" w14:textId="77777777" w:rsidR="005B6671" w:rsidRPr="0049256C" w:rsidRDefault="005B6671">
            <w:pPr>
              <w:pStyle w:val="16"/>
              <w:pPrChange w:id="2549" w:author="IRK" w:date="2020-04-27T17:26:00Z">
                <w:pPr/>
              </w:pPrChange>
            </w:pPr>
          </w:p>
          <w:p w14:paraId="12338B08" w14:textId="77777777" w:rsidR="005B6671" w:rsidRPr="0049256C" w:rsidRDefault="005B6671">
            <w:pPr>
              <w:pStyle w:val="16"/>
              <w:pPrChange w:id="2550" w:author="IRK" w:date="2020-04-27T17:26:00Z">
                <w:pPr/>
              </w:pPrChange>
            </w:pPr>
            <w:r w:rsidRPr="0049256C">
              <w:t>[</w:t>
            </w:r>
            <w:r w:rsidRPr="0049256C">
              <w:t>項目</w:t>
            </w:r>
            <w:r w:rsidRPr="0049256C">
              <w:t>]</w:t>
            </w:r>
          </w:p>
          <w:p w14:paraId="5E695B1E" w14:textId="77777777" w:rsidR="005B6671" w:rsidRPr="0049256C" w:rsidRDefault="005B6671">
            <w:pPr>
              <w:pStyle w:val="16"/>
              <w:pPrChange w:id="2551" w:author="IRK" w:date="2020-04-27T17:26:00Z">
                <w:pPr/>
              </w:pPrChange>
            </w:pPr>
            <w:r w:rsidRPr="0049256C">
              <w:t>--------------------------------------------------------------------------------------</w:t>
            </w:r>
          </w:p>
          <w:p w14:paraId="0AD963FF" w14:textId="165ADC5D" w:rsidR="005B6671" w:rsidRPr="0049256C" w:rsidRDefault="005B6671">
            <w:pPr>
              <w:pStyle w:val="16"/>
              <w:pPrChange w:id="2552" w:author="IRK" w:date="2020-04-27T17:26:00Z">
                <w:pPr/>
              </w:pPrChange>
            </w:pPr>
            <w:r w:rsidRPr="0049256C">
              <w:t xml:space="preserve">    | </w:t>
            </w:r>
            <w:r w:rsidRPr="0049256C">
              <w:rPr>
                <w:rFonts w:ascii="ＭＳ Ｐゴシック" w:hAnsi="ＭＳ Ｐゴシック"/>
              </w:rPr>
              <w:t>単位ルールシステム</w:t>
            </w:r>
            <w:r w:rsidRPr="0049256C">
              <w:t xml:space="preserve"> | URL                                </w:t>
            </w:r>
            <w:del w:id="2553" w:author="IRK" w:date="2020-03-10T09:05:00Z">
              <w:r w:rsidR="00672ACD" w:rsidRPr="0049256C" w:rsidDel="009D2A39">
                <w:rPr>
                  <w:rFonts w:hint="eastAsia"/>
                </w:rPr>
                <w:delText xml:space="preserve">　</w:delText>
              </w:r>
            </w:del>
            <w:ins w:id="2554" w:author="IRK" w:date="2020-03-10T09:05:00Z">
              <w:r w:rsidR="009D2A39">
                <w:rPr>
                  <w:rFonts w:hint="eastAsia"/>
                </w:rPr>
                <w:t xml:space="preserve"> </w:t>
              </w:r>
            </w:ins>
            <w:r w:rsidRPr="0049256C">
              <w:t xml:space="preserve">     | ID       | </w:t>
            </w:r>
            <w:r w:rsidRPr="0049256C">
              <w:rPr>
                <w:rFonts w:ascii="ＭＳ Ｐゴシック" w:hAnsi="ＭＳ Ｐゴシック"/>
              </w:rPr>
              <w:t>使用ルール数</w:t>
            </w:r>
            <w:r w:rsidRPr="0049256C">
              <w:t xml:space="preserve"> |</w:t>
            </w:r>
          </w:p>
          <w:p w14:paraId="50DDD5CC" w14:textId="77777777" w:rsidR="005B6671" w:rsidRPr="0049256C" w:rsidRDefault="005B6671">
            <w:pPr>
              <w:pStyle w:val="16"/>
              <w:pPrChange w:id="2555" w:author="IRK" w:date="2020-04-27T17:26:00Z">
                <w:pPr/>
              </w:pPrChange>
            </w:pPr>
            <w:r w:rsidRPr="0049256C">
              <w:t>--------------------------------------------------------------------------------------</w:t>
            </w:r>
          </w:p>
          <w:p w14:paraId="695FDABC" w14:textId="77777777" w:rsidR="005B6671" w:rsidRPr="0049256C" w:rsidRDefault="005B6671">
            <w:pPr>
              <w:pStyle w:val="16"/>
              <w:pPrChange w:id="2556" w:author="IRK" w:date="2020-04-27T17:26:00Z">
                <w:pPr/>
              </w:pPrChange>
            </w:pPr>
            <w:r w:rsidRPr="0049256C">
              <w:t xml:space="preserve">  1 | DEV                | jdbc:oracle:thin:@</w:t>
            </w:r>
            <w:r w:rsidRPr="0049256C">
              <w:rPr>
                <w:rFonts w:eastAsiaTheme="minorEastAsia" w:hint="eastAsia"/>
              </w:rPr>
              <w:t>bizdev</w:t>
            </w:r>
            <w:r w:rsidRPr="0049256C">
              <w:t xml:space="preserve">:1521:ORCL | </w:t>
            </w:r>
            <w:r w:rsidRPr="0049256C">
              <w:rPr>
                <w:rFonts w:eastAsiaTheme="minorEastAsia" w:hint="eastAsia"/>
              </w:rPr>
              <w:t>APPDBU</w:t>
            </w:r>
            <w:r w:rsidRPr="0049256C">
              <w:t xml:space="preserve"> | </w:t>
            </w:r>
            <w:r w:rsidRPr="0049256C">
              <w:rPr>
                <w:rFonts w:eastAsiaTheme="minorEastAsia" w:hint="eastAsia"/>
              </w:rPr>
              <w:t>10</w:t>
            </w:r>
            <w:r w:rsidRPr="0049256C">
              <w:t xml:space="preserve">            |</w:t>
            </w:r>
          </w:p>
          <w:p w14:paraId="1D574028" w14:textId="77777777" w:rsidR="005B6671" w:rsidRPr="0049256C" w:rsidRDefault="005B6671">
            <w:pPr>
              <w:pStyle w:val="16"/>
              <w:pPrChange w:id="2557" w:author="IRK" w:date="2020-04-27T17:26:00Z">
                <w:pPr/>
              </w:pPrChange>
            </w:pPr>
            <w:r w:rsidRPr="0049256C">
              <w:t>--------------------------------------------------------------------------------------</w:t>
            </w:r>
          </w:p>
          <w:p w14:paraId="3744FA8D" w14:textId="1C1FC1B9" w:rsidR="005B6671" w:rsidRPr="0049256C" w:rsidRDefault="005B6671">
            <w:pPr>
              <w:pStyle w:val="16"/>
              <w:pPrChange w:id="2558" w:author="IRK" w:date="2020-04-27T17:26:00Z">
                <w:pPr/>
              </w:pPrChange>
            </w:pPr>
            <w:r w:rsidRPr="0049256C">
              <w:t xml:space="preserve">  2 | </w:t>
            </w:r>
            <w:r w:rsidRPr="0049256C">
              <w:rPr>
                <w:rFonts w:eastAsiaTheme="minorEastAsia" w:hint="eastAsia"/>
              </w:rPr>
              <w:t>TEST</w:t>
            </w:r>
            <w:r w:rsidRPr="0049256C">
              <w:t xml:space="preserve">               | jdbc:oracle:thin:@</w:t>
            </w:r>
            <w:r w:rsidRPr="0049256C">
              <w:rPr>
                <w:rFonts w:eastAsiaTheme="minorEastAsia" w:hint="eastAsia"/>
              </w:rPr>
              <w:t>biztest</w:t>
            </w:r>
            <w:r w:rsidRPr="0049256C">
              <w:t xml:space="preserve">:1521:ORCL | </w:t>
            </w:r>
            <w:r w:rsidRPr="0049256C">
              <w:rPr>
                <w:rFonts w:eastAsiaTheme="minorEastAsia" w:hint="eastAsia"/>
              </w:rPr>
              <w:t>APPDBU</w:t>
            </w:r>
            <w:r w:rsidRPr="0049256C">
              <w:t xml:space="preserve"> | </w:t>
            </w:r>
            <w:r w:rsidR="00126BFB">
              <w:rPr>
                <w:rFonts w:eastAsiaTheme="minorEastAsia"/>
              </w:rPr>
              <w:t>8</w:t>
            </w:r>
            <w:r w:rsidRPr="0049256C">
              <w:t xml:space="preserve">            |</w:t>
            </w:r>
          </w:p>
          <w:p w14:paraId="6C4CB9A7" w14:textId="77777777" w:rsidR="005B6671" w:rsidRPr="0049256C" w:rsidRDefault="005B6671">
            <w:pPr>
              <w:pStyle w:val="16"/>
              <w:pPrChange w:id="2559" w:author="IRK" w:date="2020-04-27T17:26:00Z">
                <w:pPr/>
              </w:pPrChange>
            </w:pPr>
            <w:r w:rsidRPr="0049256C">
              <w:t>--------------------------------------------------------------------------------------</w:t>
            </w:r>
          </w:p>
          <w:p w14:paraId="567B31FB" w14:textId="77777777" w:rsidR="005B6671" w:rsidRPr="0049256C" w:rsidRDefault="005B6671">
            <w:pPr>
              <w:pStyle w:val="16"/>
              <w:pPrChange w:id="2560" w:author="IRK" w:date="2020-04-27T17:26:00Z">
                <w:pPr/>
              </w:pPrChange>
            </w:pPr>
          </w:p>
          <w:p w14:paraId="4F393CD4" w14:textId="77777777" w:rsidR="005B6671" w:rsidRPr="0049256C" w:rsidRDefault="005B6671">
            <w:pPr>
              <w:pStyle w:val="16"/>
              <w:pPrChange w:id="2561" w:author="IRK" w:date="2020-04-27T17:26:00Z">
                <w:pPr/>
              </w:pPrChange>
            </w:pPr>
            <w:r w:rsidRPr="0049256C">
              <w:t>[</w:t>
            </w:r>
            <w:r w:rsidRPr="0049256C">
              <w:t>可能な作業</w:t>
            </w:r>
            <w:r w:rsidRPr="0049256C">
              <w:t>]</w:t>
            </w:r>
          </w:p>
          <w:p w14:paraId="61DF7844" w14:textId="77777777" w:rsidR="005B6671" w:rsidRPr="0049256C" w:rsidRDefault="005B6671">
            <w:pPr>
              <w:pStyle w:val="16"/>
              <w:pPrChange w:id="2562" w:author="IRK" w:date="2020-04-27T17:26:00Z">
                <w:pPr/>
              </w:pPrChange>
            </w:pPr>
            <w:r w:rsidRPr="0049256C">
              <w:t xml:space="preserve">a. </w:t>
            </w:r>
            <w:r w:rsidRPr="0049256C">
              <w:t>修正</w:t>
            </w:r>
            <w:r w:rsidRPr="0049256C">
              <w:t xml:space="preserve">    b. </w:t>
            </w:r>
            <w:r w:rsidRPr="0049256C">
              <w:t>削除</w:t>
            </w:r>
            <w:del w:id="2563" w:author="IRK" w:date="2020-03-09T13:49:00Z">
              <w:r w:rsidRPr="0049256C" w:rsidDel="005C6AD9">
                <w:delText xml:space="preserve">    </w:delText>
              </w:r>
            </w:del>
          </w:p>
          <w:p w14:paraId="5515AE15" w14:textId="77777777" w:rsidR="005B6671" w:rsidRPr="0049256C" w:rsidRDefault="005B6671">
            <w:pPr>
              <w:pStyle w:val="16"/>
              <w:pPrChange w:id="2564" w:author="IRK" w:date="2020-04-27T17:26:00Z">
                <w:pPr/>
              </w:pPrChange>
            </w:pPr>
          </w:p>
          <w:p w14:paraId="3BC42C41" w14:textId="1A95F5A5" w:rsidR="005B6671" w:rsidRPr="0049256C" w:rsidRDefault="005B6671">
            <w:pPr>
              <w:pStyle w:val="16"/>
              <w:rPr>
                <w:rFonts w:eastAsiaTheme="minorEastAsia"/>
              </w:rPr>
              <w:pPrChange w:id="2565" w:author="IRK" w:date="2020-04-27T17:26:00Z">
                <w:pPr/>
              </w:pPrChange>
            </w:pPr>
            <w:r w:rsidRPr="0049256C">
              <w:rPr>
                <w:rFonts w:hint="eastAsia"/>
              </w:rPr>
              <w:t>作業を選択してください。スキップするにはエンターキーを</w:t>
            </w:r>
            <w:r w:rsidR="007B7CEA" w:rsidRPr="007B7CEA">
              <w:rPr>
                <w:rFonts w:hint="eastAsia"/>
              </w:rPr>
              <w:t>押下してく</w:t>
            </w:r>
            <w:r w:rsidRPr="0049256C">
              <w:rPr>
                <w:rFonts w:hint="eastAsia"/>
              </w:rPr>
              <w:t>ださい。</w:t>
            </w:r>
            <w:r w:rsidRPr="0049256C">
              <w:t xml:space="preserve"> &gt;&gt;</w:t>
            </w:r>
          </w:p>
        </w:tc>
      </w:tr>
    </w:tbl>
    <w:p w14:paraId="67057E27" w14:textId="77777777" w:rsidR="005B6671" w:rsidRPr="0049256C" w:rsidRDefault="005B6671" w:rsidP="00EC7890"/>
    <w:p w14:paraId="58C58305" w14:textId="3A5C9C5D" w:rsidR="005B6671" w:rsidRPr="0049256C" w:rsidRDefault="005B6671" w:rsidP="00EC7890">
      <w:r w:rsidRPr="0049256C">
        <w:t>この段階では、業務データベースについての各システムの基本接続情報を管理する。基本接続情報</w:t>
      </w:r>
      <w:del w:id="2566" w:author="IRK" w:date="2020-03-10T10:00:00Z">
        <w:r w:rsidRPr="0049256C" w:rsidDel="00B9147F">
          <w:delText>は、</w:delText>
        </w:r>
      </w:del>
      <w:ins w:id="2567" w:author="IRK" w:date="2020-03-10T10:00:00Z">
        <w:r w:rsidR="00B9147F">
          <w:rPr>
            <w:rFonts w:hint="eastAsia"/>
          </w:rPr>
          <w:t>で多様な</w:t>
        </w:r>
      </w:ins>
      <w:r w:rsidRPr="0049256C">
        <w:t>InnoRules</w:t>
      </w:r>
      <w:r w:rsidRPr="0049256C">
        <w:t>サービス</w:t>
      </w:r>
      <w:del w:id="2568" w:author="IRK" w:date="2020-03-10T10:00:00Z">
        <w:r w:rsidRPr="0049256C" w:rsidDel="00B9147F">
          <w:delText>で使用する。ルール</w:delText>
        </w:r>
        <w:r w:rsidR="00F85C27" w:rsidDel="00B9147F">
          <w:delText>アプリケーションは基本接続情報や、自身の接続情報も</w:delText>
        </w:r>
      </w:del>
      <w:ins w:id="2569" w:author="IRK" w:date="2020-03-10T10:00:00Z">
        <w:r w:rsidR="00B9147F">
          <w:rPr>
            <w:rFonts w:hint="eastAsia"/>
          </w:rPr>
          <w:t>を</w:t>
        </w:r>
      </w:ins>
      <w:r w:rsidR="00F85C27">
        <w:t>使用</w:t>
      </w:r>
      <w:r w:rsidRPr="0049256C">
        <w:t>できる</w:t>
      </w:r>
      <w:ins w:id="2570" w:author="IRK" w:date="2020-03-10T10:01:00Z">
        <w:r w:rsidR="00B9147F">
          <w:rPr>
            <w:rFonts w:hint="eastAsia"/>
          </w:rPr>
          <w:t>。</w:t>
        </w:r>
      </w:ins>
      <w:r w:rsidRPr="0049256C">
        <w:t>(</w:t>
      </w:r>
      <w:del w:id="2571" w:author="IRK" w:date="2020-03-09T13:49:00Z">
        <w:r w:rsidRPr="0049256C" w:rsidDel="005C6AD9">
          <w:delText>2.5</w:delText>
        </w:r>
        <w:r w:rsidRPr="0049256C" w:rsidDel="005C6AD9">
          <w:rPr>
            <w:rFonts w:hint="eastAsia"/>
          </w:rPr>
          <w:delText xml:space="preserve"> </w:delText>
        </w:r>
        <w:r w:rsidRPr="0049256C" w:rsidDel="005C6AD9">
          <w:delText>ルールアプリケーション構成ウィザード</w:delText>
        </w:r>
      </w:del>
      <w:ins w:id="2572" w:author="IRK" w:date="2020-03-10T22:17:00Z">
        <w:r w:rsidR="008E3CAF">
          <w:rPr>
            <w:rFonts w:hint="eastAsia"/>
          </w:rPr>
          <w:t>「</w:t>
        </w:r>
      </w:ins>
      <w:ins w:id="2573" w:author="IRK" w:date="2020-03-09T13:49:00Z">
        <w:r w:rsidR="005C6AD9">
          <w:fldChar w:fldCharType="begin"/>
        </w:r>
        <w:r w:rsidR="005C6AD9">
          <w:instrText xml:space="preserve"> </w:instrText>
        </w:r>
        <w:r w:rsidR="005C6AD9">
          <w:rPr>
            <w:rFonts w:hint="eastAsia"/>
          </w:rPr>
          <w:instrText>REF _Ref34654206 \r \h</w:instrText>
        </w:r>
        <w:r w:rsidR="005C6AD9">
          <w:instrText xml:space="preserve"> </w:instrText>
        </w:r>
      </w:ins>
      <w:r w:rsidR="005C6AD9">
        <w:fldChar w:fldCharType="separate"/>
      </w:r>
      <w:r w:rsidR="00AB1F2F">
        <w:t xml:space="preserve">2.5 </w:t>
      </w:r>
      <w:ins w:id="2574" w:author="IRK" w:date="2020-03-09T13:49:00Z">
        <w:r w:rsidR="005C6AD9">
          <w:fldChar w:fldCharType="end"/>
        </w:r>
        <w:r w:rsidR="005C6AD9">
          <w:fldChar w:fldCharType="begin"/>
        </w:r>
        <w:r w:rsidR="005C6AD9">
          <w:instrText xml:space="preserve"> REF _Ref34654210 \h </w:instrText>
        </w:r>
      </w:ins>
      <w:r w:rsidR="005C6AD9">
        <w:fldChar w:fldCharType="separate"/>
      </w:r>
      <w:r w:rsidR="00AB1F2F" w:rsidRPr="0049256C">
        <w:t>ルールアプリケーション構成ウィザード</w:t>
      </w:r>
      <w:ins w:id="2575" w:author="IRK" w:date="2020-03-09T13:49:00Z">
        <w:r w:rsidR="005C6AD9">
          <w:fldChar w:fldCharType="end"/>
        </w:r>
      </w:ins>
      <w:ins w:id="2576" w:author="IRK" w:date="2020-03-10T22:17:00Z">
        <w:r w:rsidR="008E3CAF">
          <w:rPr>
            <w:rFonts w:hint="eastAsia"/>
          </w:rPr>
          <w:t>」</w:t>
        </w:r>
      </w:ins>
      <w:ins w:id="2577" w:author="IRK" w:date="2020-03-12T10:58:00Z">
        <w:r w:rsidR="00855B92">
          <w:rPr>
            <w:rFonts w:hint="eastAsia"/>
          </w:rPr>
          <w:t>を</w:t>
        </w:r>
      </w:ins>
      <w:r w:rsidRPr="0049256C">
        <w:t>参照</w:t>
      </w:r>
      <w:ins w:id="2578" w:author="IRK" w:date="2020-03-12T10:58:00Z">
        <w:r w:rsidR="00855B92">
          <w:rPr>
            <w:rFonts w:hint="eastAsia"/>
          </w:rPr>
          <w:t>のこと</w:t>
        </w:r>
      </w:ins>
      <w:r w:rsidRPr="0049256C">
        <w:t>)</w:t>
      </w:r>
      <w:del w:id="2579" w:author="IRK" w:date="2020-03-10T10:01:00Z">
        <w:r w:rsidRPr="0049256C" w:rsidDel="00B9147F">
          <w:delText>。</w:delText>
        </w:r>
      </w:del>
    </w:p>
    <w:p w14:paraId="2C404364" w14:textId="77777777" w:rsidR="005B6671" w:rsidRPr="0049256C" w:rsidRDefault="005B6671" w:rsidP="00EC7890"/>
    <w:p w14:paraId="38660E5F" w14:textId="3415F2FB" w:rsidR="005B6671" w:rsidRPr="0049256C" w:rsidRDefault="005B6671" w:rsidP="00EC7890">
      <w:r w:rsidRPr="0049256C">
        <w:t>一覧の各フィールドの意味は、</w:t>
      </w:r>
      <w:del w:id="2580" w:author="IRK" w:date="2020-03-11T16:16:00Z">
        <w:r w:rsidRPr="0049256C" w:rsidDel="003A26C2">
          <w:rPr>
            <w:rFonts w:hint="eastAsia"/>
          </w:rPr>
          <w:delText>以下</w:delText>
        </w:r>
        <w:r w:rsidRPr="0049256C" w:rsidDel="003A26C2">
          <w:delText>の通り</w:delText>
        </w:r>
      </w:del>
      <w:ins w:id="2581" w:author="IRK" w:date="2020-03-11T16:16:00Z">
        <w:r w:rsidR="003A26C2">
          <w:rPr>
            <w:rFonts w:hint="eastAsia"/>
          </w:rPr>
          <w:t>次のとおり</w:t>
        </w:r>
      </w:ins>
      <w:r w:rsidRPr="0049256C">
        <w:t>である。</w:t>
      </w:r>
    </w:p>
    <w:p w14:paraId="3E423172" w14:textId="77777777" w:rsidR="005B6671" w:rsidRPr="0049256C" w:rsidRDefault="005B6671" w:rsidP="00EB253A">
      <w:pPr>
        <w:pStyle w:val="10"/>
      </w:pPr>
      <w:r w:rsidRPr="0049256C">
        <w:t>単位ルールシステム</w:t>
      </w:r>
    </w:p>
    <w:p w14:paraId="0C6FC194" w14:textId="257E563D" w:rsidR="005B6671" w:rsidRPr="00CD49E7" w:rsidRDefault="00F85C27" w:rsidP="00EB253A">
      <w:pPr>
        <w:pStyle w:val="13"/>
      </w:pPr>
      <w:r w:rsidRPr="00003158">
        <w:rPr>
          <w:rFonts w:hint="eastAsia"/>
        </w:rPr>
        <w:t>接続情報を表示する</w:t>
      </w:r>
      <w:r w:rsidRPr="00CD49E7">
        <w:t>単位ルールシステムの</w:t>
      </w:r>
      <w:r w:rsidRPr="00003158">
        <w:rPr>
          <w:rFonts w:hint="eastAsia"/>
        </w:rPr>
        <w:t>名称</w:t>
      </w:r>
      <w:r w:rsidR="005B6671" w:rsidRPr="00CD49E7">
        <w:t>を</w:t>
      </w:r>
      <w:r w:rsidRPr="00003158">
        <w:rPr>
          <w:rFonts w:hint="eastAsia"/>
        </w:rPr>
        <w:t>表示する</w:t>
      </w:r>
      <w:r w:rsidR="005B6671" w:rsidRPr="00CD49E7">
        <w:t>。</w:t>
      </w:r>
    </w:p>
    <w:p w14:paraId="3661F21B" w14:textId="77777777" w:rsidR="005B6671" w:rsidRPr="0049256C" w:rsidRDefault="005B6671" w:rsidP="00EB253A">
      <w:pPr>
        <w:pStyle w:val="10"/>
      </w:pPr>
      <w:r w:rsidRPr="0049256C">
        <w:t>URL</w:t>
      </w:r>
    </w:p>
    <w:p w14:paraId="6691B725" w14:textId="77777777" w:rsidR="005B6671" w:rsidRPr="0049256C" w:rsidRDefault="005B6671" w:rsidP="00EB253A">
      <w:pPr>
        <w:pStyle w:val="13"/>
      </w:pPr>
      <w:r w:rsidRPr="0049256C">
        <w:t>業務データベースに接続するための</w:t>
      </w:r>
      <w:r w:rsidRPr="0049256C">
        <w:t>JDBC URL</w:t>
      </w:r>
      <w:r w:rsidRPr="0049256C">
        <w:t>である。</w:t>
      </w:r>
    </w:p>
    <w:p w14:paraId="7F2BEF43" w14:textId="4B118451" w:rsidR="005B6671" w:rsidRPr="0049256C" w:rsidRDefault="00623290" w:rsidP="00EB253A">
      <w:pPr>
        <w:pStyle w:val="10"/>
      </w:pPr>
      <w:r>
        <w:rPr>
          <w:rFonts w:hint="eastAsia"/>
        </w:rPr>
        <w:t>ID</w:t>
      </w:r>
    </w:p>
    <w:p w14:paraId="5386E1F6" w14:textId="77777777" w:rsidR="005B6671" w:rsidRPr="0049256C" w:rsidRDefault="005B6671" w:rsidP="00EB253A">
      <w:pPr>
        <w:pStyle w:val="13"/>
      </w:pPr>
      <w:r w:rsidRPr="0049256C">
        <w:t>業務データベースに接続する</w:t>
      </w:r>
      <w:r w:rsidRPr="0049256C">
        <w:rPr>
          <w:rFonts w:hint="eastAsia"/>
        </w:rPr>
        <w:t>際に</w:t>
      </w:r>
      <w:r w:rsidRPr="0049256C">
        <w:t>使用されるデータベースユーザアカウントである。</w:t>
      </w:r>
    </w:p>
    <w:p w14:paraId="789787AF" w14:textId="77777777" w:rsidR="005B6671" w:rsidRPr="0049256C" w:rsidRDefault="005B6671" w:rsidP="00EB253A">
      <w:pPr>
        <w:pStyle w:val="10"/>
      </w:pPr>
      <w:r w:rsidRPr="0049256C">
        <w:t>使用ルール数</w:t>
      </w:r>
    </w:p>
    <w:p w14:paraId="683D454D" w14:textId="7EB95859" w:rsidR="005B6671" w:rsidRPr="0049256C" w:rsidRDefault="00F85C27" w:rsidP="00EB253A">
      <w:pPr>
        <w:pStyle w:val="13"/>
      </w:pPr>
      <w:r w:rsidRPr="00003158">
        <w:rPr>
          <w:rFonts w:hint="eastAsia"/>
        </w:rPr>
        <w:t>該当</w:t>
      </w:r>
      <w:r w:rsidRPr="00CD49E7">
        <w:t>単位ルールシステム</w:t>
      </w:r>
      <w:r w:rsidRPr="00003158">
        <w:rPr>
          <w:rFonts w:hint="eastAsia"/>
        </w:rPr>
        <w:t>上</w:t>
      </w:r>
      <w:del w:id="2582" w:author="IRK" w:date="2020-04-16T13:49:00Z">
        <w:r w:rsidRPr="00003158" w:rsidDel="008521CE">
          <w:rPr>
            <w:rFonts w:hint="eastAsia"/>
          </w:rPr>
          <w:delText>に</w:delText>
        </w:r>
      </w:del>
      <w:ins w:id="2583" w:author="IRK" w:date="2020-04-16T13:49:00Z">
        <w:r w:rsidR="008521CE">
          <w:rPr>
            <w:rFonts w:hint="eastAsia"/>
          </w:rPr>
          <w:t>で</w:t>
        </w:r>
      </w:ins>
      <w:r w:rsidR="005B6671" w:rsidRPr="00CD49E7">
        <w:t>業務データベース</w:t>
      </w:r>
      <w:r w:rsidR="005B6671" w:rsidRPr="0049256C">
        <w:t>を使用するルール</w:t>
      </w:r>
      <w:r w:rsidR="00623290">
        <w:rPr>
          <w:rFonts w:hint="eastAsia"/>
        </w:rPr>
        <w:t>数</w:t>
      </w:r>
      <w:r w:rsidR="005B6671" w:rsidRPr="0049256C">
        <w:t>を</w:t>
      </w:r>
      <w:r w:rsidR="00DE4B7A">
        <w:rPr>
          <w:rFonts w:hint="eastAsia"/>
        </w:rPr>
        <w:t>表す</w:t>
      </w:r>
      <w:r w:rsidR="005B6671" w:rsidRPr="0049256C">
        <w:t>。</w:t>
      </w:r>
    </w:p>
    <w:p w14:paraId="11987736" w14:textId="77777777" w:rsidR="005B6671" w:rsidRPr="0049256C" w:rsidRDefault="005B6671" w:rsidP="00EC7890"/>
    <w:p w14:paraId="21221D19" w14:textId="77777777" w:rsidR="005B6671" w:rsidRPr="0049256C" w:rsidRDefault="005B6671" w:rsidP="00EC7890">
      <w:r w:rsidRPr="00333094">
        <w:t>次は、各作業メニューの機能である</w:t>
      </w:r>
      <w:r w:rsidRPr="0049256C">
        <w:t>。</w:t>
      </w:r>
    </w:p>
    <w:p w14:paraId="34C310B0" w14:textId="05FD7983" w:rsidR="005B6671" w:rsidRPr="0049256C" w:rsidRDefault="005B6671" w:rsidP="00EB253A">
      <w:pPr>
        <w:pStyle w:val="10"/>
      </w:pPr>
      <w:r w:rsidRPr="0049256C">
        <w:t>修正</w:t>
      </w:r>
    </w:p>
    <w:p w14:paraId="3A640A27" w14:textId="48D65D5C" w:rsidR="005B6671" w:rsidRPr="0049256C" w:rsidRDefault="005B6671" w:rsidP="00EB253A">
      <w:pPr>
        <w:pStyle w:val="13"/>
      </w:pPr>
      <w:r w:rsidRPr="0049256C">
        <w:t>単位ルールシステムについての基本接続情報を</w:t>
      </w:r>
      <w:ins w:id="2584" w:author="IRK" w:date="2020-05-12T16:17:00Z">
        <w:r w:rsidR="00564E77">
          <w:rPr>
            <w:rFonts w:hint="eastAsia"/>
          </w:rPr>
          <w:t>追加、</w:t>
        </w:r>
      </w:ins>
      <w:r w:rsidRPr="0049256C">
        <w:t>修正する。</w:t>
      </w:r>
      <w:del w:id="2585" w:author="IRK" w:date="2020-05-12T16:16:00Z">
        <w:r w:rsidR="000619CC" w:rsidRPr="000619CC" w:rsidDel="00564E77">
          <w:rPr>
            <w:rFonts w:hint="eastAsia"/>
          </w:rPr>
          <w:delText>登録情報がない</w:delText>
        </w:r>
        <w:r w:rsidRPr="0049256C" w:rsidDel="00564E77">
          <w:delText>場合に設定する。</w:delText>
        </w:r>
      </w:del>
    </w:p>
    <w:p w14:paraId="2AE64852" w14:textId="77777777" w:rsidR="005B6671" w:rsidRPr="0049256C" w:rsidRDefault="005B6671" w:rsidP="00EB253A">
      <w:pPr>
        <w:pStyle w:val="10"/>
      </w:pPr>
      <w:r w:rsidRPr="0049256C">
        <w:t>削除</w:t>
      </w:r>
    </w:p>
    <w:p w14:paraId="71739001" w14:textId="15DB60BA" w:rsidR="002C2754" w:rsidRDefault="005B6671" w:rsidP="00EB253A">
      <w:pPr>
        <w:pStyle w:val="13"/>
      </w:pPr>
      <w:r w:rsidRPr="0049256C">
        <w:t>単位ルールシステムについての基本接続情報を削除する。単位ルールシステムにこの接続情報を使用するルールが</w:t>
      </w:r>
      <w:r w:rsidR="00B45735">
        <w:rPr>
          <w:rFonts w:hint="eastAsia"/>
        </w:rPr>
        <w:t>存在する</w:t>
      </w:r>
      <w:r w:rsidRPr="0049256C">
        <w:rPr>
          <w:rFonts w:hint="eastAsia"/>
        </w:rPr>
        <w:t>場合においても</w:t>
      </w:r>
      <w:r w:rsidRPr="0049256C">
        <w:t>、接続情報は削除できる。ただし、基本接続情報を使用する</w:t>
      </w:r>
      <w:r w:rsidRPr="0049256C">
        <w:t>InnoRules</w:t>
      </w:r>
      <w:r w:rsidRPr="0049256C">
        <w:t>サービスなどではエラーが発生</w:t>
      </w:r>
      <w:r w:rsidR="00615EA2">
        <w:rPr>
          <w:rFonts w:hint="eastAsia"/>
        </w:rPr>
        <w:t>する</w:t>
      </w:r>
      <w:r w:rsidRPr="0049256C">
        <w:t>。</w:t>
      </w:r>
    </w:p>
    <w:p w14:paraId="261861D3" w14:textId="1C1A6F9A" w:rsidR="002C2754" w:rsidRDefault="002C2754">
      <w:pPr>
        <w:jc w:val="left"/>
      </w:pPr>
    </w:p>
    <w:p w14:paraId="796874C4" w14:textId="77777777" w:rsidR="005B6671" w:rsidRPr="0049256C" w:rsidRDefault="005B6671" w:rsidP="00333094">
      <w:pPr>
        <w:pStyle w:val="42"/>
        <w:rPr>
          <w:lang w:eastAsia="ja-JP"/>
        </w:rPr>
      </w:pPr>
      <w:bookmarkStart w:id="2586" w:name="_Toc441755304"/>
      <w:r w:rsidRPr="0049256C">
        <w:rPr>
          <w:lang w:eastAsia="ja-JP"/>
        </w:rPr>
        <w:t>業務データベースサーバタイプの選択</w:t>
      </w:r>
      <w:bookmarkEnd w:id="2586"/>
    </w:p>
    <w:p w14:paraId="37546D87" w14:textId="2C0C06E9" w:rsidR="005B6671" w:rsidRDefault="005B6671" w:rsidP="00EC7890">
      <w:pPr>
        <w:rPr>
          <w:ins w:id="2587" w:author="IRK" w:date="2020-04-17T13:31:00Z"/>
        </w:rPr>
      </w:pPr>
      <w:r w:rsidRPr="0049256C">
        <w:t>業務データベースサーバのタイプを選択する段階である</w:t>
      </w:r>
      <w:r w:rsidRPr="0049256C">
        <w:t>(</w:t>
      </w:r>
      <w:del w:id="2588" w:author="IRK" w:date="2020-03-09T13:50:00Z">
        <w:r w:rsidR="00672ACD" w:rsidRPr="0049256C" w:rsidDel="005C6AD9">
          <w:delText>表</w:delText>
        </w:r>
        <w:r w:rsidR="00AA3206" w:rsidDel="005C6AD9">
          <w:delText>8</w:delText>
        </w:r>
        <w:r w:rsidR="00F3029E" w:rsidDel="005C6AD9">
          <w:rPr>
            <w:rFonts w:hint="eastAsia"/>
          </w:rPr>
          <w:delText>0</w:delText>
        </w:r>
      </w:del>
      <w:ins w:id="2589" w:author="IRK" w:date="2020-03-09T13:50:00Z">
        <w:r w:rsidR="005C6AD9">
          <w:fldChar w:fldCharType="begin"/>
        </w:r>
        <w:r w:rsidR="005C6AD9">
          <w:instrText xml:space="preserve"> </w:instrText>
        </w:r>
        <w:r w:rsidR="005C6AD9">
          <w:rPr>
            <w:rFonts w:hint="eastAsia"/>
          </w:rPr>
          <w:instrText>REF _Ref34654245 \h</w:instrText>
        </w:r>
        <w:r w:rsidR="005C6AD9">
          <w:instrText xml:space="preserve"> </w:instrText>
        </w:r>
      </w:ins>
      <w:r w:rsidR="005C6AD9">
        <w:fldChar w:fldCharType="separate"/>
      </w:r>
      <w:ins w:id="2590" w:author="IRK" w:date="2020-03-09T13:50:00Z">
        <w:r w:rsidR="00AB1F2F">
          <w:rPr>
            <w:rFonts w:hint="eastAsia"/>
          </w:rPr>
          <w:t>[</w:t>
        </w:r>
        <w:r w:rsidR="00AB1F2F">
          <w:rPr>
            <w:rFonts w:hint="eastAsia"/>
          </w:rPr>
          <w:t>表</w:t>
        </w:r>
        <w:r w:rsidR="00AB1F2F">
          <w:rPr>
            <w:rFonts w:hint="eastAsia"/>
          </w:rPr>
          <w:t xml:space="preserve"> </w:t>
        </w:r>
      </w:ins>
      <w:r w:rsidR="00AB1F2F">
        <w:rPr>
          <w:noProof/>
        </w:rPr>
        <w:t>80</w:t>
      </w:r>
      <w:ins w:id="2591" w:author="IRK" w:date="2020-03-09T13:50:00Z">
        <w:r w:rsidR="00AB1F2F">
          <w:rPr>
            <w:rFonts w:hint="eastAsia"/>
          </w:rPr>
          <w:t>]</w:t>
        </w:r>
        <w:r w:rsidR="005C6AD9">
          <w:fldChar w:fldCharType="end"/>
        </w:r>
      </w:ins>
      <w:r w:rsidRPr="0049256C">
        <w:t>)</w:t>
      </w:r>
      <w:r w:rsidRPr="0049256C">
        <w:t>。</w:t>
      </w:r>
    </w:p>
    <w:p w14:paraId="561C15CD" w14:textId="77777777" w:rsidR="003732F9" w:rsidRPr="0049256C" w:rsidRDefault="003732F9" w:rsidP="00EC7890"/>
    <w:p w14:paraId="29658046" w14:textId="3C88C974" w:rsidR="00672ACD" w:rsidRPr="0049256C" w:rsidRDefault="00672ACD" w:rsidP="007D3017">
      <w:pPr>
        <w:pStyle w:val="afff6"/>
      </w:pPr>
      <w:bookmarkStart w:id="2592" w:name="_Ref34654245"/>
      <w:bookmarkStart w:id="2593" w:name="_Toc34839546"/>
      <w:del w:id="2594" w:author="IRK" w:date="2020-03-09T13:50: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80</w:delText>
        </w:r>
        <w:r w:rsidR="003561C7" w:rsidRPr="0049256C" w:rsidDel="005C6AD9">
          <w:rPr>
            <w:noProof/>
          </w:rPr>
          <w:fldChar w:fldCharType="end"/>
        </w:r>
        <w:r w:rsidRPr="0049256C" w:rsidDel="005C6AD9">
          <w:rPr>
            <w:rFonts w:hint="eastAsia"/>
          </w:rPr>
          <w:delText>]</w:delText>
        </w:r>
      </w:del>
      <w:ins w:id="2595" w:author="IRK" w:date="2020-03-09T13:50: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80</w:t>
      </w:r>
      <w:ins w:id="2596" w:author="IRK" w:date="2020-03-09T13:50:00Z">
        <w:r w:rsidR="005C6AD9">
          <w:fldChar w:fldCharType="end"/>
        </w:r>
        <w:r w:rsidR="005C6AD9">
          <w:rPr>
            <w:rFonts w:hint="eastAsia"/>
          </w:rPr>
          <w:t>]</w:t>
        </w:r>
      </w:ins>
      <w:bookmarkEnd w:id="2592"/>
      <w:bookmarkEnd w:id="259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597" w:author="IRK" w:date="2020-04-16T13:50:00Z">
          <w:tblPr>
            <w:tblW w:w="0" w:type="auto"/>
            <w:tblInd w:w="108" w:type="dxa"/>
            <w:tblLook w:val="04A0" w:firstRow="1" w:lastRow="0" w:firstColumn="1" w:lastColumn="0" w:noHBand="0" w:noVBand="1"/>
          </w:tblPr>
        </w:tblPrChange>
      </w:tblPr>
      <w:tblGrid>
        <w:gridCol w:w="9407"/>
        <w:tblGridChange w:id="2598">
          <w:tblGrid>
            <w:gridCol w:w="9407"/>
          </w:tblGrid>
        </w:tblGridChange>
      </w:tblGrid>
      <w:tr w:rsidR="005B6671" w:rsidRPr="0049256C" w14:paraId="60D91A9A" w14:textId="77777777" w:rsidTr="00EB253A">
        <w:trPr>
          <w:jc w:val="center"/>
        </w:trPr>
        <w:tc>
          <w:tcPr>
            <w:tcW w:w="9407" w:type="dxa"/>
            <w:tcPrChange w:id="2599" w:author="IRK" w:date="2020-04-16T13:50:00Z">
              <w:tcPr>
                <w:tcW w:w="9407" w:type="dxa"/>
              </w:tcPr>
            </w:tcPrChange>
          </w:tcPr>
          <w:p w14:paraId="767D9953" w14:textId="77777777" w:rsidR="005B6671" w:rsidRPr="0049256C" w:rsidRDefault="005B6671">
            <w:pPr>
              <w:pStyle w:val="16"/>
              <w:pPrChange w:id="2600" w:author="IRK" w:date="2020-04-27T17:26:00Z">
                <w:pPr/>
              </w:pPrChange>
            </w:pPr>
            <w:r w:rsidRPr="0049256C">
              <w:t>********************************************************************************</w:t>
            </w:r>
          </w:p>
          <w:p w14:paraId="4B6FFB50" w14:textId="77777777" w:rsidR="005B6671" w:rsidRPr="0049256C" w:rsidRDefault="005B6671">
            <w:pPr>
              <w:pStyle w:val="16"/>
              <w:pPrChange w:id="2601" w:author="IRK" w:date="2020-04-27T17:26:00Z">
                <w:pPr/>
              </w:pPrChange>
            </w:pPr>
          </w:p>
          <w:p w14:paraId="22091723" w14:textId="77777777" w:rsidR="005B6671" w:rsidRPr="0049256C" w:rsidRDefault="005B6671">
            <w:pPr>
              <w:pStyle w:val="16"/>
              <w:pPrChange w:id="2602" w:author="IRK" w:date="2020-04-27T17:26:00Z">
                <w:pPr/>
              </w:pPrChange>
            </w:pPr>
            <w:r w:rsidRPr="0049256C">
              <w:rPr>
                <w:rFonts w:hint="eastAsia"/>
              </w:rPr>
              <w:t>設定対象選択</w:t>
            </w:r>
            <w:r w:rsidRPr="0049256C">
              <w:t xml:space="preserve"> -&gt; </w:t>
            </w:r>
            <w:r w:rsidRPr="0049256C">
              <w:t>業務データベースリスト</w:t>
            </w:r>
            <w:r w:rsidRPr="0049256C">
              <w:t xml:space="preserve"> -&gt; </w:t>
            </w:r>
            <w:r w:rsidRPr="0049256C">
              <w:t>業務データベースの基本接続情報</w:t>
            </w:r>
            <w:r w:rsidRPr="0049256C">
              <w:t xml:space="preserve"> -&gt; </w:t>
            </w:r>
            <w:r w:rsidRPr="0049256C">
              <w:t>データベースサーバ選択</w:t>
            </w:r>
          </w:p>
          <w:p w14:paraId="51C962D8" w14:textId="77777777" w:rsidR="005B6671" w:rsidRPr="0049256C" w:rsidRDefault="005B6671">
            <w:pPr>
              <w:pStyle w:val="16"/>
              <w:pPrChange w:id="2603" w:author="IRK" w:date="2020-04-27T17:26:00Z">
                <w:pPr/>
              </w:pPrChange>
            </w:pPr>
          </w:p>
          <w:p w14:paraId="35E1DD19" w14:textId="77777777" w:rsidR="005B6671" w:rsidRPr="0049256C" w:rsidRDefault="005B6671">
            <w:pPr>
              <w:pStyle w:val="16"/>
              <w:pPrChange w:id="2604" w:author="IRK" w:date="2020-04-27T17:26:00Z">
                <w:pPr/>
              </w:pPrChange>
            </w:pPr>
            <w:r w:rsidRPr="0049256C">
              <w:t>********************************************************************************</w:t>
            </w:r>
          </w:p>
          <w:p w14:paraId="34EBDFC0" w14:textId="77777777" w:rsidR="005B6671" w:rsidRPr="0049256C" w:rsidRDefault="005B6671">
            <w:pPr>
              <w:pStyle w:val="16"/>
              <w:pPrChange w:id="2605" w:author="IRK" w:date="2020-04-27T17:26:00Z">
                <w:pPr/>
              </w:pPrChange>
            </w:pPr>
          </w:p>
          <w:p w14:paraId="57F39028" w14:textId="77777777" w:rsidR="005B6671" w:rsidRPr="0049256C" w:rsidRDefault="005B6671">
            <w:pPr>
              <w:pStyle w:val="16"/>
              <w:pPrChange w:id="2606" w:author="IRK" w:date="2020-04-27T17:26:00Z">
                <w:pPr/>
              </w:pPrChange>
            </w:pPr>
            <w:r w:rsidRPr="0049256C">
              <w:rPr>
                <w:rFonts w:hint="eastAsia"/>
              </w:rPr>
              <w:t>単位ルールシステム</w:t>
            </w:r>
            <w:r w:rsidRPr="0049256C">
              <w:t>'DEV'</w:t>
            </w:r>
            <w:r w:rsidRPr="0049256C">
              <w:t>の業務データベース</w:t>
            </w:r>
            <w:r w:rsidRPr="0049256C">
              <w:t>'1'</w:t>
            </w:r>
            <w:r w:rsidRPr="0049256C">
              <w:t>のデータベースサーバタイプを選択してください。</w:t>
            </w:r>
          </w:p>
          <w:p w14:paraId="35EE2C58" w14:textId="1EA90B1D" w:rsidR="005B6671" w:rsidRPr="0049256C" w:rsidRDefault="005B6671">
            <w:pPr>
              <w:pStyle w:val="16"/>
              <w:pPrChange w:id="2607" w:author="IRK" w:date="2020-04-27T17:26:00Z">
                <w:pPr>
                  <w:ind w:firstLineChars="150" w:firstLine="294"/>
                </w:pPr>
              </w:pPrChange>
            </w:pPr>
            <w:r w:rsidRPr="0049256C">
              <w:t xml:space="preserve"> </w:t>
            </w:r>
            <w:ins w:id="2608" w:author="IRK" w:date="2020-04-17T13:31:00Z">
              <w:r w:rsidR="003732F9" w:rsidRPr="0049256C">
                <w:t xml:space="preserve">   </w:t>
              </w:r>
            </w:ins>
            <w:r w:rsidRPr="0049256C">
              <w:t>1. Oracle</w:t>
            </w:r>
          </w:p>
          <w:p w14:paraId="0D27EF55" w14:textId="77777777" w:rsidR="005B6671" w:rsidRPr="0049256C" w:rsidRDefault="005B6671">
            <w:pPr>
              <w:pStyle w:val="16"/>
              <w:pPrChange w:id="2609" w:author="IRK" w:date="2020-04-27T17:26:00Z">
                <w:pPr/>
              </w:pPrChange>
            </w:pPr>
            <w:r w:rsidRPr="0049256C">
              <w:t xml:space="preserve">        Oracle database (with type 4 driver)</w:t>
            </w:r>
          </w:p>
          <w:p w14:paraId="50154EAB" w14:textId="77777777" w:rsidR="005B6671" w:rsidRPr="0049256C" w:rsidRDefault="005B6671">
            <w:pPr>
              <w:pStyle w:val="16"/>
              <w:pPrChange w:id="2610" w:author="IRK" w:date="2020-04-27T17:26:00Z">
                <w:pPr/>
              </w:pPrChange>
            </w:pPr>
            <w:r w:rsidRPr="0049256C">
              <w:t xml:space="preserve">    2. MSSQL</w:t>
            </w:r>
          </w:p>
          <w:p w14:paraId="5C77D833" w14:textId="77777777" w:rsidR="005B6671" w:rsidRPr="0049256C" w:rsidRDefault="005B6671">
            <w:pPr>
              <w:pStyle w:val="16"/>
              <w:pPrChange w:id="2611" w:author="IRK" w:date="2020-04-27T17:26:00Z">
                <w:pPr/>
              </w:pPrChange>
            </w:pPr>
            <w:r w:rsidRPr="0049256C">
              <w:t xml:space="preserve">        Microsoft SQL server</w:t>
            </w:r>
          </w:p>
          <w:p w14:paraId="7CAE13CF" w14:textId="77777777" w:rsidR="005B6671" w:rsidRPr="0049256C" w:rsidRDefault="005B6671">
            <w:pPr>
              <w:pStyle w:val="16"/>
              <w:pPrChange w:id="2612" w:author="IRK" w:date="2020-04-27T17:26:00Z">
                <w:pPr/>
              </w:pPrChange>
            </w:pPr>
            <w:r w:rsidRPr="0049256C">
              <w:t xml:space="preserve">    3. DB2</w:t>
            </w:r>
          </w:p>
          <w:p w14:paraId="3D3AF2FF" w14:textId="77777777" w:rsidR="005B6671" w:rsidRPr="0049256C" w:rsidRDefault="005B6671">
            <w:pPr>
              <w:pStyle w:val="16"/>
              <w:pPrChange w:id="2613" w:author="IRK" w:date="2020-04-27T17:26:00Z">
                <w:pPr/>
              </w:pPrChange>
            </w:pPr>
            <w:r w:rsidRPr="0049256C">
              <w:t xml:space="preserve">        IBM DB2 with DB2 UDB JDBC universal driver</w:t>
            </w:r>
          </w:p>
          <w:p w14:paraId="1988F1C9" w14:textId="77777777" w:rsidR="005B6671" w:rsidRPr="0049256C" w:rsidRDefault="005B6671">
            <w:pPr>
              <w:pStyle w:val="16"/>
              <w:pPrChange w:id="2614" w:author="IRK" w:date="2020-04-27T17:26:00Z">
                <w:pPr/>
              </w:pPrChange>
            </w:pPr>
            <w:r w:rsidRPr="0049256C">
              <w:t xml:space="preserve">    4. MySQL</w:t>
            </w:r>
          </w:p>
          <w:p w14:paraId="35B07AFF" w14:textId="77777777" w:rsidR="005B6671" w:rsidRPr="0049256C" w:rsidRDefault="005B6671">
            <w:pPr>
              <w:pStyle w:val="16"/>
              <w:pPrChange w:id="2615" w:author="IRK" w:date="2020-04-27T17:26:00Z">
                <w:pPr/>
              </w:pPrChange>
            </w:pPr>
            <w:r w:rsidRPr="0049256C">
              <w:t xml:space="preserve">        MySQL database server</w:t>
            </w:r>
          </w:p>
          <w:p w14:paraId="4E6B4D58" w14:textId="77777777" w:rsidR="005B6671" w:rsidRPr="0049256C" w:rsidRDefault="005B6671">
            <w:pPr>
              <w:pStyle w:val="16"/>
              <w:pPrChange w:id="2616" w:author="IRK" w:date="2020-04-27T17:26:00Z">
                <w:pPr/>
              </w:pPrChange>
            </w:pPr>
            <w:r w:rsidRPr="0049256C">
              <w:t xml:space="preserve">    5. Postgre</w:t>
            </w:r>
          </w:p>
          <w:p w14:paraId="05831877" w14:textId="77777777" w:rsidR="005B6671" w:rsidRPr="0049256C" w:rsidRDefault="005B6671">
            <w:pPr>
              <w:pStyle w:val="16"/>
              <w:pPrChange w:id="2617" w:author="IRK" w:date="2020-04-27T17:26:00Z">
                <w:pPr/>
              </w:pPrChange>
            </w:pPr>
            <w:r w:rsidRPr="0049256C">
              <w:t xml:space="preserve">        Postgre database server</w:t>
            </w:r>
          </w:p>
          <w:p w14:paraId="114E4B80" w14:textId="77777777" w:rsidR="005B6671" w:rsidRPr="0049256C" w:rsidRDefault="005B6671">
            <w:pPr>
              <w:pStyle w:val="16"/>
              <w:pPrChange w:id="2618" w:author="IRK" w:date="2020-04-27T17:26:00Z">
                <w:pPr/>
              </w:pPrChange>
            </w:pPr>
            <w:r w:rsidRPr="0049256C">
              <w:t xml:space="preserve">    6. Hsqldb</w:t>
            </w:r>
          </w:p>
          <w:p w14:paraId="03B31ECF" w14:textId="77777777" w:rsidR="005B6671" w:rsidRPr="0049256C" w:rsidRDefault="005B6671">
            <w:pPr>
              <w:pStyle w:val="16"/>
              <w:pPrChange w:id="2619" w:author="IRK" w:date="2020-04-27T17:26:00Z">
                <w:pPr/>
              </w:pPrChange>
            </w:pPr>
            <w:r w:rsidRPr="0049256C">
              <w:t xml:space="preserve">        Hsqldb database server</w:t>
            </w:r>
          </w:p>
          <w:p w14:paraId="09B18C3F" w14:textId="77777777" w:rsidR="005B6671" w:rsidRPr="0049256C" w:rsidRDefault="005B6671">
            <w:pPr>
              <w:pStyle w:val="16"/>
              <w:pPrChange w:id="2620" w:author="IRK" w:date="2020-04-27T17:26:00Z">
                <w:pPr/>
              </w:pPrChange>
            </w:pPr>
          </w:p>
          <w:p w14:paraId="7B5E0455" w14:textId="77777777" w:rsidR="005B6671" w:rsidRPr="0049256C" w:rsidRDefault="005B6671">
            <w:pPr>
              <w:pStyle w:val="16"/>
              <w:pPrChange w:id="2621" w:author="IRK" w:date="2020-04-27T17:26:00Z">
                <w:pPr/>
              </w:pPrChange>
            </w:pPr>
            <w:r w:rsidRPr="0049256C">
              <w:rPr>
                <w:rFonts w:hint="eastAsia"/>
              </w:rPr>
              <w:t>選択してください。</w:t>
            </w:r>
            <w:r w:rsidRPr="0049256C">
              <w:t xml:space="preserve"> &gt;&gt;</w:t>
            </w:r>
          </w:p>
        </w:tc>
      </w:tr>
    </w:tbl>
    <w:p w14:paraId="06C2600A" w14:textId="77777777" w:rsidR="005B6671" w:rsidRPr="0049256C" w:rsidRDefault="005B6671" w:rsidP="00EC7890"/>
    <w:p w14:paraId="0A87F98A" w14:textId="277F397B" w:rsidR="00672ACD" w:rsidRPr="0049256C" w:rsidRDefault="005B6671" w:rsidP="00EC7890">
      <w:r w:rsidRPr="0049256C">
        <w:t>使用</w:t>
      </w:r>
      <w:r w:rsidRPr="0049256C">
        <w:rPr>
          <w:rFonts w:hint="eastAsia"/>
        </w:rPr>
        <w:t>する</w:t>
      </w:r>
      <w:r w:rsidRPr="0049256C">
        <w:t>データベースサーバのタイプが一覧にない場合は、技術サポート</w:t>
      </w:r>
      <w:del w:id="2622" w:author="IRK" w:date="2020-04-16T13:41:00Z">
        <w:r w:rsidRPr="0049256C" w:rsidDel="008521CE">
          <w:delText>を要求する</w:delText>
        </w:r>
      </w:del>
      <w:ins w:id="2623" w:author="IRK" w:date="2020-04-16T13:41:00Z">
        <w:r w:rsidR="008521CE">
          <w:rPr>
            <w:rFonts w:hint="eastAsia"/>
          </w:rPr>
          <w:t>が必要である</w:t>
        </w:r>
      </w:ins>
      <w:r w:rsidRPr="0049256C">
        <w:t>。データベースサーバを選択すると、</w:t>
      </w:r>
      <w:del w:id="2624" w:author="IRK" w:date="2020-03-09T13:50:00Z">
        <w:r w:rsidR="00623290" w:rsidDel="005C6AD9">
          <w:rPr>
            <w:rFonts w:hint="eastAsia"/>
          </w:rPr>
          <w:delText>2.3.4.4</w:delText>
        </w:r>
        <w:r w:rsidR="00AA3206" w:rsidRPr="00003158" w:rsidDel="005C6AD9">
          <w:rPr>
            <w:rFonts w:hint="eastAsia"/>
          </w:rPr>
          <w:delText>業務データベース接続情報の入力</w:delText>
        </w:r>
      </w:del>
      <w:ins w:id="2625" w:author="IRK" w:date="2020-03-10T22:17:00Z">
        <w:r w:rsidR="008E3CAF">
          <w:rPr>
            <w:rFonts w:hint="eastAsia"/>
          </w:rPr>
          <w:t>「</w:t>
        </w:r>
      </w:ins>
      <w:ins w:id="2626" w:author="IRK" w:date="2020-03-09T13:51:00Z">
        <w:r w:rsidR="005C6AD9">
          <w:fldChar w:fldCharType="begin"/>
        </w:r>
        <w:r w:rsidR="005C6AD9">
          <w:instrText xml:space="preserve"> </w:instrText>
        </w:r>
        <w:r w:rsidR="005C6AD9">
          <w:rPr>
            <w:rFonts w:hint="eastAsia"/>
          </w:rPr>
          <w:instrText>REF _Ref34654276 \r \h</w:instrText>
        </w:r>
        <w:r w:rsidR="005C6AD9">
          <w:instrText xml:space="preserve"> </w:instrText>
        </w:r>
      </w:ins>
      <w:r w:rsidR="005C6AD9">
        <w:fldChar w:fldCharType="separate"/>
      </w:r>
      <w:r w:rsidR="00AB1F2F">
        <w:t>2.3.4.4</w:t>
      </w:r>
      <w:ins w:id="2627" w:author="IRK" w:date="2020-03-09T13:51:00Z">
        <w:r w:rsidR="005C6AD9">
          <w:fldChar w:fldCharType="end"/>
        </w:r>
      </w:ins>
      <w:ins w:id="2628" w:author="IRK" w:date="2020-04-16T13:50:00Z">
        <w:r w:rsidR="008521CE">
          <w:rPr>
            <w:rFonts w:hint="eastAsia"/>
          </w:rPr>
          <w:t xml:space="preserve"> </w:t>
        </w:r>
      </w:ins>
      <w:ins w:id="2629" w:author="IRK" w:date="2020-03-09T13:51:00Z">
        <w:r w:rsidR="005C6AD9">
          <w:fldChar w:fldCharType="begin"/>
        </w:r>
        <w:r w:rsidR="005C6AD9">
          <w:instrText xml:space="preserve"> REF _Ref34654278 \h </w:instrText>
        </w:r>
      </w:ins>
      <w:r w:rsidR="005C6AD9">
        <w:fldChar w:fldCharType="separate"/>
      </w:r>
      <w:r w:rsidR="00AB1F2F" w:rsidRPr="0049256C">
        <w:t>業務データベースの接続情報</w:t>
      </w:r>
      <w:ins w:id="2630" w:author="IRK" w:date="2020-03-09T13:51:00Z">
        <w:r w:rsidR="005C6AD9">
          <w:fldChar w:fldCharType="end"/>
        </w:r>
      </w:ins>
      <w:ins w:id="2631" w:author="IRK" w:date="2020-03-10T22:17:00Z">
        <w:r w:rsidR="008E3CAF">
          <w:rPr>
            <w:rFonts w:hint="eastAsia"/>
          </w:rPr>
          <w:t>」</w:t>
        </w:r>
      </w:ins>
      <w:r w:rsidR="00AA3206" w:rsidRPr="00003158">
        <w:rPr>
          <w:rFonts w:hint="eastAsia"/>
        </w:rPr>
        <w:t>段階</w:t>
      </w:r>
      <w:r w:rsidRPr="0049256C">
        <w:t>に移動する。</w:t>
      </w:r>
    </w:p>
    <w:p w14:paraId="3A53B694" w14:textId="77777777" w:rsidR="00C013A6" w:rsidRPr="0049256C" w:rsidRDefault="00C013A6" w:rsidP="00EC7890"/>
    <w:p w14:paraId="668A40E1" w14:textId="1D7CCA2C" w:rsidR="005B6671" w:rsidRPr="0049256C" w:rsidRDefault="005B6671" w:rsidP="00333094">
      <w:pPr>
        <w:pStyle w:val="42"/>
        <w:rPr>
          <w:lang w:eastAsia="ja-JP"/>
        </w:rPr>
      </w:pPr>
      <w:bookmarkStart w:id="2632" w:name="_Toc441755305"/>
      <w:bookmarkStart w:id="2633" w:name="_Ref34654276"/>
      <w:bookmarkStart w:id="2634" w:name="_Ref34654278"/>
      <w:bookmarkStart w:id="2635" w:name="_Ref34666589"/>
      <w:bookmarkStart w:id="2636" w:name="_Ref34666591"/>
      <w:r w:rsidRPr="0049256C">
        <w:rPr>
          <w:lang w:eastAsia="ja-JP"/>
        </w:rPr>
        <w:t>業務データベースの接続情報</w:t>
      </w:r>
      <w:bookmarkEnd w:id="2632"/>
      <w:bookmarkEnd w:id="2633"/>
      <w:bookmarkEnd w:id="2634"/>
      <w:bookmarkEnd w:id="2635"/>
      <w:bookmarkEnd w:id="2636"/>
    </w:p>
    <w:p w14:paraId="60E7F7F0" w14:textId="208B0046" w:rsidR="005B6671" w:rsidRPr="0049256C" w:rsidRDefault="005B6671" w:rsidP="00EC7890">
      <w:r w:rsidRPr="0049256C">
        <w:t>業務データベースの接続情報を設定する段階である</w:t>
      </w:r>
      <w:r w:rsidRPr="0049256C">
        <w:t>(</w:t>
      </w:r>
      <w:del w:id="2637" w:author="IRK" w:date="2020-03-09T13:51:00Z">
        <w:r w:rsidR="00672ACD" w:rsidRPr="0049256C" w:rsidDel="005C6AD9">
          <w:delText>表</w:delText>
        </w:r>
        <w:r w:rsidR="00F3029E" w:rsidDel="005C6AD9">
          <w:rPr>
            <w:rFonts w:hint="eastAsia"/>
          </w:rPr>
          <w:delText>81</w:delText>
        </w:r>
      </w:del>
      <w:ins w:id="2638" w:author="IRK" w:date="2020-03-09T13:51:00Z">
        <w:r w:rsidR="005C6AD9">
          <w:fldChar w:fldCharType="begin"/>
        </w:r>
        <w:r w:rsidR="005C6AD9">
          <w:instrText xml:space="preserve"> </w:instrText>
        </w:r>
        <w:r w:rsidR="005C6AD9">
          <w:rPr>
            <w:rFonts w:hint="eastAsia"/>
          </w:rPr>
          <w:instrText>REF _Ref34654303 \h</w:instrText>
        </w:r>
        <w:r w:rsidR="005C6AD9">
          <w:instrText xml:space="preserve"> </w:instrText>
        </w:r>
      </w:ins>
      <w:r w:rsidR="005C6AD9">
        <w:fldChar w:fldCharType="separate"/>
      </w:r>
      <w:ins w:id="2639" w:author="IRK" w:date="2020-03-09T13:51:00Z">
        <w:r w:rsidR="00AB1F2F">
          <w:rPr>
            <w:rFonts w:hint="eastAsia"/>
          </w:rPr>
          <w:t>[</w:t>
        </w:r>
        <w:r w:rsidR="00AB1F2F">
          <w:rPr>
            <w:rFonts w:hint="eastAsia"/>
          </w:rPr>
          <w:t>表</w:t>
        </w:r>
        <w:r w:rsidR="00AB1F2F">
          <w:rPr>
            <w:rFonts w:hint="eastAsia"/>
          </w:rPr>
          <w:t xml:space="preserve"> </w:t>
        </w:r>
      </w:ins>
      <w:r w:rsidR="00AB1F2F">
        <w:rPr>
          <w:noProof/>
        </w:rPr>
        <w:t>81</w:t>
      </w:r>
      <w:ins w:id="2640" w:author="IRK" w:date="2020-03-09T13:51:00Z">
        <w:r w:rsidR="00AB1F2F">
          <w:rPr>
            <w:rFonts w:hint="eastAsia"/>
          </w:rPr>
          <w:t>]</w:t>
        </w:r>
        <w:r w:rsidR="005C6AD9">
          <w:fldChar w:fldCharType="end"/>
        </w:r>
      </w:ins>
      <w:r w:rsidRPr="0049256C">
        <w:t>)</w:t>
      </w:r>
      <w:r w:rsidRPr="0049256C">
        <w:t>。</w:t>
      </w:r>
    </w:p>
    <w:p w14:paraId="3E1FAA39" w14:textId="5577B781" w:rsidR="00EB253A" w:rsidRDefault="00EB253A">
      <w:pPr>
        <w:autoSpaceDE/>
        <w:autoSpaceDN/>
        <w:jc w:val="left"/>
      </w:pPr>
      <w:r>
        <w:br w:type="page"/>
      </w:r>
    </w:p>
    <w:p w14:paraId="0F35941D" w14:textId="77777777" w:rsidR="005B6671" w:rsidRPr="00AA3206" w:rsidRDefault="005B6671" w:rsidP="00EC7890"/>
    <w:p w14:paraId="005F4AFE" w14:textId="77279711" w:rsidR="00672ACD" w:rsidRPr="0049256C" w:rsidRDefault="00672ACD" w:rsidP="007D3017">
      <w:pPr>
        <w:pStyle w:val="afff6"/>
      </w:pPr>
      <w:bookmarkStart w:id="2641" w:name="_Ref34654303"/>
      <w:bookmarkStart w:id="2642" w:name="_Toc34839547"/>
      <w:del w:id="2643" w:author="IRK" w:date="2020-03-09T13:51: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81</w:delText>
        </w:r>
        <w:r w:rsidR="003561C7" w:rsidRPr="0049256C" w:rsidDel="005C6AD9">
          <w:rPr>
            <w:noProof/>
          </w:rPr>
          <w:fldChar w:fldCharType="end"/>
        </w:r>
        <w:r w:rsidRPr="0049256C" w:rsidDel="005C6AD9">
          <w:rPr>
            <w:rFonts w:hint="eastAsia"/>
          </w:rPr>
          <w:delText>]</w:delText>
        </w:r>
      </w:del>
      <w:ins w:id="2644" w:author="IRK" w:date="2020-03-09T13:51: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81</w:t>
      </w:r>
      <w:ins w:id="2645" w:author="IRK" w:date="2020-03-09T13:51:00Z">
        <w:r w:rsidR="005C6AD9">
          <w:fldChar w:fldCharType="end"/>
        </w:r>
        <w:r w:rsidR="005C6AD9">
          <w:rPr>
            <w:rFonts w:hint="eastAsia"/>
          </w:rPr>
          <w:t>]</w:t>
        </w:r>
      </w:ins>
      <w:bookmarkEnd w:id="2641"/>
      <w:bookmarkEnd w:id="264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646" w:author="IRK" w:date="2020-04-16T13:57:00Z">
          <w:tblPr>
            <w:tblW w:w="0" w:type="auto"/>
            <w:tblInd w:w="108" w:type="dxa"/>
            <w:tblLook w:val="04A0" w:firstRow="1" w:lastRow="0" w:firstColumn="1" w:lastColumn="0" w:noHBand="0" w:noVBand="1"/>
          </w:tblPr>
        </w:tblPrChange>
      </w:tblPr>
      <w:tblGrid>
        <w:gridCol w:w="9356"/>
        <w:tblGridChange w:id="2647">
          <w:tblGrid>
            <w:gridCol w:w="9356"/>
          </w:tblGrid>
        </w:tblGridChange>
      </w:tblGrid>
      <w:tr w:rsidR="005B6671" w:rsidRPr="0049256C" w14:paraId="50814314" w14:textId="77777777" w:rsidTr="00EB253A">
        <w:trPr>
          <w:jc w:val="center"/>
        </w:trPr>
        <w:tc>
          <w:tcPr>
            <w:tcW w:w="9356" w:type="dxa"/>
            <w:tcPrChange w:id="2648" w:author="IRK" w:date="2020-04-16T13:57:00Z">
              <w:tcPr>
                <w:tcW w:w="9356" w:type="dxa"/>
              </w:tcPr>
            </w:tcPrChange>
          </w:tcPr>
          <w:p w14:paraId="5FD22618" w14:textId="77777777" w:rsidR="005B6671" w:rsidRPr="0049256C" w:rsidRDefault="005B6671">
            <w:pPr>
              <w:pStyle w:val="16"/>
              <w:pPrChange w:id="2649" w:author="IRK" w:date="2020-04-27T17:26:00Z">
                <w:pPr/>
              </w:pPrChange>
            </w:pPr>
            <w:r w:rsidRPr="0049256C">
              <w:t>********************************************************************************</w:t>
            </w:r>
          </w:p>
          <w:p w14:paraId="1C0C5B4F" w14:textId="77777777" w:rsidR="005B6671" w:rsidRPr="0049256C" w:rsidRDefault="005B6671">
            <w:pPr>
              <w:pStyle w:val="16"/>
              <w:pPrChange w:id="2650" w:author="IRK" w:date="2020-04-27T17:26:00Z">
                <w:pPr/>
              </w:pPrChange>
            </w:pPr>
          </w:p>
          <w:p w14:paraId="2117B174" w14:textId="77777777" w:rsidR="005B6671" w:rsidRPr="0049256C" w:rsidRDefault="005B6671">
            <w:pPr>
              <w:pStyle w:val="16"/>
              <w:pPrChange w:id="2651" w:author="IRK" w:date="2020-04-27T17:26:00Z">
                <w:pPr/>
              </w:pPrChange>
            </w:pPr>
            <w:r w:rsidRPr="0049256C">
              <w:rPr>
                <w:rFonts w:hint="eastAsia"/>
              </w:rPr>
              <w:t>設定対象選択</w:t>
            </w:r>
            <w:r w:rsidRPr="0049256C">
              <w:t xml:space="preserve"> -&gt; </w:t>
            </w:r>
            <w:r w:rsidRPr="0049256C">
              <w:t>業務データベースリスト</w:t>
            </w:r>
            <w:r w:rsidRPr="0049256C">
              <w:t xml:space="preserve"> -&gt; </w:t>
            </w:r>
            <w:r w:rsidRPr="0049256C">
              <w:t>業務データベースの基本接続情報</w:t>
            </w:r>
            <w:r w:rsidRPr="0049256C">
              <w:t xml:space="preserve"> -&gt; </w:t>
            </w:r>
            <w:r w:rsidRPr="0049256C">
              <w:t>業務データベースの接続情報</w:t>
            </w:r>
          </w:p>
          <w:p w14:paraId="24FF7B1F" w14:textId="77777777" w:rsidR="005B6671" w:rsidRPr="0049256C" w:rsidRDefault="005B6671">
            <w:pPr>
              <w:pStyle w:val="16"/>
              <w:pPrChange w:id="2652" w:author="IRK" w:date="2020-04-27T17:26:00Z">
                <w:pPr/>
              </w:pPrChange>
            </w:pPr>
          </w:p>
          <w:p w14:paraId="78230EC7" w14:textId="77777777" w:rsidR="005B6671" w:rsidRPr="0049256C" w:rsidRDefault="005B6671">
            <w:pPr>
              <w:pStyle w:val="16"/>
              <w:pPrChange w:id="2653" w:author="IRK" w:date="2020-04-27T17:26:00Z">
                <w:pPr/>
              </w:pPrChange>
            </w:pPr>
            <w:r w:rsidRPr="0049256C">
              <w:t>********************************************************************************</w:t>
            </w:r>
          </w:p>
          <w:p w14:paraId="73FAE32C" w14:textId="77777777" w:rsidR="005B6671" w:rsidRPr="0049256C" w:rsidRDefault="005B6671">
            <w:pPr>
              <w:pStyle w:val="16"/>
              <w:pPrChange w:id="2654" w:author="IRK" w:date="2020-04-27T17:26:00Z">
                <w:pPr/>
              </w:pPrChange>
            </w:pPr>
          </w:p>
          <w:p w14:paraId="7AEA0AFD" w14:textId="77777777" w:rsidR="005B6671" w:rsidRPr="0049256C" w:rsidRDefault="005B6671">
            <w:pPr>
              <w:pStyle w:val="16"/>
              <w:pPrChange w:id="2655" w:author="IRK" w:date="2020-04-27T17:26:00Z">
                <w:pPr/>
              </w:pPrChange>
            </w:pPr>
            <w:r w:rsidRPr="0049256C">
              <w:rPr>
                <w:rFonts w:hint="eastAsia"/>
              </w:rPr>
              <w:t>単位ルールシステム</w:t>
            </w:r>
            <w:r w:rsidRPr="0049256C">
              <w:t>'DEV'</w:t>
            </w:r>
            <w:r w:rsidRPr="0049256C">
              <w:t>の業務データベース</w:t>
            </w:r>
            <w:r w:rsidRPr="0049256C">
              <w:t>'1'</w:t>
            </w:r>
            <w:r w:rsidRPr="0049256C">
              <w:t>に接続するための情報を入力してください。</w:t>
            </w:r>
          </w:p>
          <w:p w14:paraId="7FB47D6C" w14:textId="77777777" w:rsidR="005B6671" w:rsidRPr="0049256C" w:rsidRDefault="005B6671">
            <w:pPr>
              <w:pStyle w:val="16"/>
              <w:pPrChange w:id="2656" w:author="IRK" w:date="2020-04-27T17:26:00Z">
                <w:pPr/>
              </w:pPrChange>
            </w:pPr>
          </w:p>
          <w:p w14:paraId="4A3C9FA1" w14:textId="77777777" w:rsidR="005B6671" w:rsidRPr="0049256C" w:rsidRDefault="005B6671">
            <w:pPr>
              <w:pStyle w:val="16"/>
              <w:pPrChange w:id="2657" w:author="IRK" w:date="2020-04-27T17:26:00Z">
                <w:pPr/>
              </w:pPrChange>
            </w:pPr>
            <w:r w:rsidRPr="0049256C">
              <w:t>[</w:t>
            </w:r>
            <w:r w:rsidRPr="0049256C">
              <w:t>必須</w:t>
            </w:r>
            <w:r w:rsidRPr="0049256C">
              <w:t>] address &gt;&gt;</w:t>
            </w:r>
            <w:del w:id="2658" w:author="IRK" w:date="2020-03-09T13:51:00Z">
              <w:r w:rsidRPr="0049256C" w:rsidDel="005C6AD9">
                <w:delText xml:space="preserve"> </w:delText>
              </w:r>
            </w:del>
          </w:p>
          <w:p w14:paraId="12C4C606" w14:textId="77777777" w:rsidR="005B6671" w:rsidRPr="0049256C" w:rsidRDefault="005B6671">
            <w:pPr>
              <w:pStyle w:val="16"/>
              <w:pPrChange w:id="2659" w:author="IRK" w:date="2020-04-27T17:26:00Z">
                <w:pPr/>
              </w:pPrChange>
            </w:pPr>
            <w:r w:rsidRPr="0049256C">
              <w:t>[</w:t>
            </w:r>
            <w:r w:rsidRPr="0049256C">
              <w:t>必須</w:t>
            </w:r>
            <w:r w:rsidRPr="0049256C">
              <w:t>] port(</w:t>
            </w:r>
            <w:r w:rsidRPr="0049256C">
              <w:t>デフォルト値</w:t>
            </w:r>
            <w:r w:rsidRPr="0049256C">
              <w:t>: 1521) &gt;&gt;</w:t>
            </w:r>
            <w:del w:id="2660" w:author="IRK" w:date="2020-03-09T13:51:00Z">
              <w:r w:rsidRPr="0049256C" w:rsidDel="005C6AD9">
                <w:delText xml:space="preserve"> </w:delText>
              </w:r>
            </w:del>
          </w:p>
          <w:p w14:paraId="21ED8230" w14:textId="77777777" w:rsidR="005B6671" w:rsidRPr="0049256C" w:rsidRDefault="005B6671">
            <w:pPr>
              <w:pStyle w:val="16"/>
              <w:pPrChange w:id="2661" w:author="IRK" w:date="2020-04-27T17:26:00Z">
                <w:pPr/>
              </w:pPrChange>
            </w:pPr>
            <w:r w:rsidRPr="0049256C">
              <w:t>[</w:t>
            </w:r>
            <w:r w:rsidRPr="0049256C">
              <w:t>必須</w:t>
            </w:r>
            <w:r w:rsidRPr="0049256C">
              <w:t>] SID or service name(</w:t>
            </w:r>
            <w:r w:rsidRPr="0049256C">
              <w:t>デフォルト値</w:t>
            </w:r>
            <w:r w:rsidRPr="0049256C">
              <w:t>: ORCL) &gt;&gt;</w:t>
            </w:r>
            <w:del w:id="2662" w:author="IRK" w:date="2020-03-09T13:51:00Z">
              <w:r w:rsidRPr="0049256C" w:rsidDel="005C6AD9">
                <w:delText xml:space="preserve"> </w:delText>
              </w:r>
            </w:del>
          </w:p>
          <w:p w14:paraId="2FA83325" w14:textId="77777777" w:rsidR="005B6671" w:rsidRPr="0049256C" w:rsidRDefault="005B6671">
            <w:pPr>
              <w:pStyle w:val="16"/>
              <w:pPrChange w:id="2663" w:author="IRK" w:date="2020-04-27T17:26:00Z">
                <w:pPr/>
              </w:pPrChange>
            </w:pPr>
            <w:r w:rsidRPr="0049256C">
              <w:t>[</w:t>
            </w:r>
            <w:r w:rsidRPr="0049256C">
              <w:t>必須</w:t>
            </w:r>
            <w:r w:rsidRPr="0049256C">
              <w:t xml:space="preserve">] </w:t>
            </w:r>
            <w:r w:rsidRPr="0049256C">
              <w:t>ユーザ</w:t>
            </w:r>
            <w:r w:rsidRPr="0049256C">
              <w:t>ID &gt;&gt;</w:t>
            </w:r>
            <w:del w:id="2664" w:author="IRK" w:date="2020-03-09T13:51:00Z">
              <w:r w:rsidRPr="0049256C" w:rsidDel="005C6AD9">
                <w:delText xml:space="preserve"> </w:delText>
              </w:r>
            </w:del>
          </w:p>
          <w:p w14:paraId="62BEE5C3" w14:textId="77777777" w:rsidR="005B6671" w:rsidRPr="0049256C" w:rsidRDefault="005B6671">
            <w:pPr>
              <w:pStyle w:val="16"/>
              <w:pPrChange w:id="2665" w:author="IRK" w:date="2020-04-27T17:26:00Z">
                <w:pPr/>
              </w:pPrChange>
            </w:pPr>
            <w:r w:rsidRPr="0049256C">
              <w:t>[</w:t>
            </w:r>
            <w:r w:rsidRPr="0049256C">
              <w:t>必須</w:t>
            </w:r>
            <w:r w:rsidRPr="0049256C">
              <w:t xml:space="preserve">] </w:t>
            </w:r>
            <w:r w:rsidRPr="0049256C">
              <w:t>パスワード</w:t>
            </w:r>
            <w:r w:rsidRPr="0049256C">
              <w:t xml:space="preserve"> &gt;&gt;</w:t>
            </w:r>
            <w:del w:id="2666" w:author="IRK" w:date="2020-03-09T13:51:00Z">
              <w:r w:rsidRPr="0049256C" w:rsidDel="005C6AD9">
                <w:delText xml:space="preserve"> </w:delText>
              </w:r>
            </w:del>
          </w:p>
        </w:tc>
      </w:tr>
    </w:tbl>
    <w:p w14:paraId="64BADE2D" w14:textId="77777777" w:rsidR="00EF7085" w:rsidRPr="0049256C" w:rsidRDefault="00EF7085" w:rsidP="00EC7890"/>
    <w:p w14:paraId="3B9AFC61" w14:textId="036DE5DB" w:rsidR="005B6671" w:rsidRPr="0049256C" w:rsidRDefault="00905A82" w:rsidP="00EC7890">
      <w:r w:rsidRPr="00905A82">
        <w:rPr>
          <w:rFonts w:hint="eastAsia"/>
        </w:rPr>
        <w:t>データベースごとに</w:t>
      </w:r>
      <w:r w:rsidRPr="00905A82">
        <w:rPr>
          <w:rFonts w:hint="eastAsia"/>
        </w:rPr>
        <w:t>JDBC URL</w:t>
      </w:r>
      <w:r w:rsidRPr="00905A82">
        <w:rPr>
          <w:rFonts w:hint="eastAsia"/>
        </w:rPr>
        <w:t>形式が定義されており、ユーザは定義を確認する。</w:t>
      </w:r>
      <w:r w:rsidR="005B6671" w:rsidRPr="0049256C">
        <w:t>データベースサーバによる</w:t>
      </w:r>
      <w:r w:rsidR="005B6671" w:rsidRPr="0049256C">
        <w:t>JDBC URL</w:t>
      </w:r>
      <w:r w:rsidR="005B6671" w:rsidRPr="0049256C">
        <w:t>形式は、</w:t>
      </w:r>
      <w:r w:rsidR="005B6671" w:rsidRPr="0049256C">
        <w:t>lib/jdbc-drivers/database.xml</w:t>
      </w:r>
      <w:r w:rsidR="005B6671" w:rsidRPr="0049256C">
        <w:t>に定義されている。使用</w:t>
      </w:r>
      <w:r w:rsidR="005B6671" w:rsidRPr="0049256C">
        <w:rPr>
          <w:rFonts w:hint="eastAsia"/>
        </w:rPr>
        <w:t>する</w:t>
      </w:r>
      <w:r w:rsidR="005B6671" w:rsidRPr="0049256C">
        <w:t>URL</w:t>
      </w:r>
      <w:r w:rsidR="005B6671" w:rsidRPr="0049256C">
        <w:t>の形式が</w:t>
      </w:r>
      <w:r w:rsidR="005B6671" w:rsidRPr="0049256C">
        <w:rPr>
          <w:rFonts w:hint="eastAsia"/>
        </w:rPr>
        <w:t>同一でない</w:t>
      </w:r>
      <w:r w:rsidR="005B6671" w:rsidRPr="0049256C">
        <w:t>場合は、技術サポート</w:t>
      </w:r>
      <w:del w:id="2667" w:author="IRK" w:date="2020-04-16T13:41:00Z">
        <w:r w:rsidR="005B6671" w:rsidRPr="0049256C" w:rsidDel="008521CE">
          <w:delText>を要求</w:delText>
        </w:r>
      </w:del>
      <w:del w:id="2668" w:author="IRK" w:date="2020-04-16T13:42:00Z">
        <w:r w:rsidR="005B6671" w:rsidRPr="0049256C" w:rsidDel="008521CE">
          <w:delText>する</w:delText>
        </w:r>
      </w:del>
      <w:ins w:id="2669" w:author="IRK" w:date="2020-04-16T13:42:00Z">
        <w:r w:rsidR="008521CE">
          <w:rPr>
            <w:rFonts w:hint="eastAsia"/>
          </w:rPr>
          <w:t>が必要である</w:t>
        </w:r>
      </w:ins>
      <w:r w:rsidR="005B6671" w:rsidRPr="0049256C">
        <w:t>。</w:t>
      </w:r>
    </w:p>
    <w:p w14:paraId="43D0D6CD" w14:textId="77777777" w:rsidR="005B6671" w:rsidRPr="0049256C" w:rsidRDefault="005B6671" w:rsidP="00EC7890"/>
    <w:p w14:paraId="3DCD4DD7" w14:textId="5288A8C8" w:rsidR="005B6671" w:rsidRPr="0049256C" w:rsidRDefault="00905A82" w:rsidP="00EC7890">
      <w:r w:rsidRPr="00905A82">
        <w:rPr>
          <w:rFonts w:hint="eastAsia"/>
        </w:rPr>
        <w:t>入力完了後に接続テストが成功した場合に、設定変更され</w:t>
      </w:r>
      <w:r w:rsidR="005B6671" w:rsidRPr="0049256C">
        <w:t>て</w:t>
      </w:r>
      <w:del w:id="2670" w:author="IRK" w:date="2020-03-09T13:51:00Z">
        <w:r w:rsidR="005B6671" w:rsidRPr="0049256C" w:rsidDel="005C6AD9">
          <w:delText>2.3.</w:delText>
        </w:r>
        <w:r w:rsidR="00AA3206" w:rsidDel="005C6AD9">
          <w:rPr>
            <w:rFonts w:hint="eastAsia"/>
          </w:rPr>
          <w:delText>4.2</w:delText>
        </w:r>
        <w:r w:rsidR="00AA3206" w:rsidDel="005C6AD9">
          <w:rPr>
            <w:rFonts w:hint="eastAsia"/>
          </w:rPr>
          <w:delText>業務データベース基本接続情報の</w:delText>
        </w:r>
      </w:del>
      <w:ins w:id="2671" w:author="IRK" w:date="2020-03-10T22:17:00Z">
        <w:r w:rsidR="008E3CAF">
          <w:rPr>
            <w:rFonts w:hint="eastAsia"/>
          </w:rPr>
          <w:t>「</w:t>
        </w:r>
      </w:ins>
      <w:ins w:id="2672" w:author="IRK" w:date="2020-03-09T13:52:00Z">
        <w:r w:rsidR="005C6AD9">
          <w:fldChar w:fldCharType="begin"/>
        </w:r>
        <w:r w:rsidR="005C6AD9">
          <w:instrText xml:space="preserve"> </w:instrText>
        </w:r>
        <w:r w:rsidR="005C6AD9">
          <w:rPr>
            <w:rFonts w:hint="eastAsia"/>
          </w:rPr>
          <w:instrText>REF _Ref34654337 \r \h</w:instrText>
        </w:r>
        <w:r w:rsidR="005C6AD9">
          <w:instrText xml:space="preserve"> </w:instrText>
        </w:r>
      </w:ins>
      <w:r w:rsidR="005C6AD9">
        <w:fldChar w:fldCharType="separate"/>
      </w:r>
      <w:r w:rsidR="00AB1F2F">
        <w:t>2.3.4.2</w:t>
      </w:r>
      <w:ins w:id="2673" w:author="IRK" w:date="2020-03-09T13:52:00Z">
        <w:r w:rsidR="005C6AD9">
          <w:fldChar w:fldCharType="end"/>
        </w:r>
      </w:ins>
      <w:ins w:id="2674" w:author="IRK" w:date="2020-04-16T13:52:00Z">
        <w:r w:rsidR="00FE0639">
          <w:rPr>
            <w:rFonts w:hint="eastAsia"/>
          </w:rPr>
          <w:t xml:space="preserve"> </w:t>
        </w:r>
      </w:ins>
      <w:ins w:id="2675" w:author="IRK" w:date="2020-03-09T13:52:00Z">
        <w:r w:rsidR="005C6AD9">
          <w:fldChar w:fldCharType="begin"/>
        </w:r>
        <w:r w:rsidR="005C6AD9">
          <w:instrText xml:space="preserve"> REF _Ref34654339 \h </w:instrText>
        </w:r>
      </w:ins>
      <w:r w:rsidR="005C6AD9">
        <w:fldChar w:fldCharType="separate"/>
      </w:r>
      <w:r w:rsidR="00AB1F2F" w:rsidRPr="0049256C">
        <w:t>業務データベース基本接続情報</w:t>
      </w:r>
      <w:ins w:id="2676" w:author="IRK" w:date="2020-03-09T13:52:00Z">
        <w:r w:rsidR="005C6AD9">
          <w:fldChar w:fldCharType="end"/>
        </w:r>
      </w:ins>
      <w:ins w:id="2677" w:author="IRK" w:date="2020-03-10T22:17:00Z">
        <w:r w:rsidR="008E3CAF">
          <w:rPr>
            <w:rFonts w:hint="eastAsia"/>
          </w:rPr>
          <w:t>」</w:t>
        </w:r>
      </w:ins>
      <w:r w:rsidR="00AA3206">
        <w:rPr>
          <w:rFonts w:hint="eastAsia"/>
        </w:rPr>
        <w:t>段階</w:t>
      </w:r>
      <w:r w:rsidR="005B6671" w:rsidRPr="0049256C">
        <w:t>に戻る。</w:t>
      </w:r>
    </w:p>
    <w:p w14:paraId="44227779" w14:textId="42A017ED" w:rsidR="004B68A5" w:rsidRDefault="004B68A5">
      <w:pPr>
        <w:jc w:val="left"/>
        <w:rPr>
          <w:rFonts w:cs="Arial"/>
          <w:b/>
          <w:bCs/>
          <w:spacing w:val="0"/>
          <w:sz w:val="24"/>
          <w:szCs w:val="24"/>
        </w:rPr>
      </w:pPr>
      <w:del w:id="2678" w:author="IRK" w:date="2020-04-16T13:57:00Z">
        <w:r w:rsidDel="00FE0639">
          <w:br w:type="page"/>
        </w:r>
      </w:del>
    </w:p>
    <w:p w14:paraId="7707F678" w14:textId="77777777" w:rsidR="005B6671" w:rsidRPr="0049256C" w:rsidRDefault="005B6671">
      <w:pPr>
        <w:pStyle w:val="22"/>
        <w:numPr>
          <w:ilvl w:val="1"/>
          <w:numId w:val="139"/>
        </w:numPr>
        <w:rPr>
          <w:lang w:eastAsia="ja-JP"/>
        </w:rPr>
        <w:pPrChange w:id="2679" w:author="IRK" w:date="2020-05-11T09:38:00Z">
          <w:pPr>
            <w:pStyle w:val="22"/>
            <w:numPr>
              <w:numId w:val="27"/>
            </w:numPr>
            <w:spacing w:before="0" w:after="100" w:line="320" w:lineRule="exact"/>
            <w:jc w:val="left"/>
          </w:pPr>
        </w:pPrChange>
      </w:pPr>
      <w:bookmarkStart w:id="2680" w:name="_Toc465092082"/>
      <w:bookmarkStart w:id="2681" w:name="_Toc441755306"/>
      <w:bookmarkStart w:id="2682" w:name="_Ref34320016"/>
      <w:bookmarkStart w:id="2683" w:name="_Ref34320031"/>
      <w:bookmarkStart w:id="2684" w:name="_Toc40449536"/>
      <w:bookmarkEnd w:id="2680"/>
      <w:r w:rsidRPr="0049256C">
        <w:rPr>
          <w:lang w:eastAsia="ja-JP"/>
        </w:rPr>
        <w:t>サービス構成ウィザード</w:t>
      </w:r>
      <w:bookmarkEnd w:id="2681"/>
      <w:bookmarkEnd w:id="2682"/>
      <w:bookmarkEnd w:id="2683"/>
      <w:bookmarkEnd w:id="2684"/>
    </w:p>
    <w:p w14:paraId="07874CD6" w14:textId="3324B713" w:rsidR="005B6671" w:rsidRPr="0049256C" w:rsidRDefault="005B6671" w:rsidP="00EC7890">
      <w:r w:rsidRPr="0049256C">
        <w:t>InnoRules</w:t>
      </w:r>
      <w:r w:rsidRPr="0049256C">
        <w:t>サーバは、ルールシステム管理に必要なサービスを提供する。サービス構成ウィザードは、ウィザードが実行されるローカルインストールノードにサービスを構成できるようにサポートする。サービス構成ウィザードはローカルインストールノードのサービスのみを構成するため、あるインストールノードにサービスを構成するにはそのインストールノードにあるサービス構成ウィザードを実行する必要がある。</w:t>
      </w:r>
    </w:p>
    <w:p w14:paraId="6C9B6F4D" w14:textId="77777777" w:rsidR="005B6671" w:rsidRPr="0049256C" w:rsidRDefault="005B6671" w:rsidP="00EC7890"/>
    <w:p w14:paraId="2209DAB4" w14:textId="229031DD" w:rsidR="005B6671" w:rsidRPr="0049256C" w:rsidRDefault="005B6671" w:rsidP="00EC7890">
      <w:r w:rsidRPr="0049256C">
        <w:t>サービス構成ウィザードを利用すると、次の</w:t>
      </w:r>
      <w:r w:rsidRPr="0049256C">
        <w:t>InnoRules</w:t>
      </w:r>
      <w:r w:rsidRPr="0049256C">
        <w:t>サービス</w:t>
      </w:r>
      <w:r w:rsidR="00623290">
        <w:rPr>
          <w:rFonts w:hint="eastAsia"/>
        </w:rPr>
        <w:t>が</w:t>
      </w:r>
      <w:r w:rsidRPr="0049256C">
        <w:t>構成できる。</w:t>
      </w:r>
    </w:p>
    <w:p w14:paraId="6F17FD6F" w14:textId="65A63A61" w:rsidR="005B6671" w:rsidRPr="0049256C" w:rsidRDefault="005B6671" w:rsidP="00EB253A">
      <w:pPr>
        <w:pStyle w:val="10"/>
      </w:pPr>
      <w:r w:rsidRPr="0049256C">
        <w:t>管理サービス</w:t>
      </w:r>
      <w:r w:rsidRPr="0049256C">
        <w:t>(</w:t>
      </w:r>
      <w:del w:id="2685" w:author="IRK" w:date="2020-03-09T13:52:00Z">
        <w:r w:rsidRPr="0049256C" w:rsidDel="005C6AD9">
          <w:delText xml:space="preserve">3.8.2 </w:delText>
        </w:r>
        <w:r w:rsidRPr="0049256C" w:rsidDel="005C6AD9">
          <w:delText>管理サービス</w:delText>
        </w:r>
      </w:del>
      <w:ins w:id="2686" w:author="IRK" w:date="2020-03-10T22:17:00Z">
        <w:r w:rsidR="008E3CAF">
          <w:rPr>
            <w:rFonts w:hint="eastAsia"/>
          </w:rPr>
          <w:t>「</w:t>
        </w:r>
      </w:ins>
      <w:ins w:id="2687" w:author="IRK" w:date="2020-03-09T13:52:00Z">
        <w:r w:rsidR="005C6AD9">
          <w:fldChar w:fldCharType="begin"/>
        </w:r>
        <w:r w:rsidR="005C6AD9">
          <w:instrText xml:space="preserve"> </w:instrText>
        </w:r>
        <w:r w:rsidR="005C6AD9">
          <w:rPr>
            <w:rFonts w:hint="eastAsia"/>
          </w:rPr>
          <w:instrText>REF _Ref34654359 \r \h</w:instrText>
        </w:r>
        <w:r w:rsidR="005C6AD9">
          <w:instrText xml:space="preserve"> </w:instrText>
        </w:r>
      </w:ins>
      <w:r w:rsidR="00EB253A">
        <w:instrText xml:space="preserve"> \* MERGEFORMAT </w:instrText>
      </w:r>
      <w:r w:rsidR="005C6AD9">
        <w:fldChar w:fldCharType="separate"/>
      </w:r>
      <w:r w:rsidR="00AB1F2F">
        <w:t xml:space="preserve">3.8.2 </w:t>
      </w:r>
      <w:ins w:id="2688" w:author="IRK" w:date="2020-03-09T13:52:00Z">
        <w:r w:rsidR="005C6AD9">
          <w:fldChar w:fldCharType="end"/>
        </w:r>
        <w:r w:rsidR="005C6AD9">
          <w:fldChar w:fldCharType="begin"/>
        </w:r>
        <w:r w:rsidR="005C6AD9">
          <w:instrText xml:space="preserve"> REF _Ref34654362 \h </w:instrText>
        </w:r>
      </w:ins>
      <w:r w:rsidR="00EB253A">
        <w:instrText xml:space="preserve"> \* MERGEFORMAT </w:instrText>
      </w:r>
      <w:r w:rsidR="005C6AD9">
        <w:fldChar w:fldCharType="separate"/>
      </w:r>
      <w:r w:rsidR="00AB1F2F" w:rsidRPr="0049256C">
        <w:t>管理サービス</w:t>
      </w:r>
      <w:ins w:id="2689" w:author="IRK" w:date="2020-03-09T13:52:00Z">
        <w:r w:rsidR="005C6AD9">
          <w:fldChar w:fldCharType="end"/>
        </w:r>
      </w:ins>
      <w:ins w:id="2690" w:author="IRK" w:date="2020-03-10T22:17:00Z">
        <w:r w:rsidR="008E3CAF">
          <w:rPr>
            <w:rFonts w:hint="eastAsia"/>
          </w:rPr>
          <w:t>」</w:t>
        </w:r>
      </w:ins>
      <w:r w:rsidRPr="0049256C">
        <w:rPr>
          <w:rFonts w:hint="eastAsia"/>
        </w:rPr>
        <w:t>を</w:t>
      </w:r>
      <w:r w:rsidRPr="0049256C">
        <w:t>参照</w:t>
      </w:r>
      <w:ins w:id="2691" w:author="IRK" w:date="2020-03-12T10:58:00Z">
        <w:r w:rsidR="00855B92">
          <w:rPr>
            <w:rFonts w:hint="eastAsia"/>
          </w:rPr>
          <w:t>のこと</w:t>
        </w:r>
      </w:ins>
      <w:r w:rsidRPr="0049256C">
        <w:t>)</w:t>
      </w:r>
    </w:p>
    <w:p w14:paraId="0662878F" w14:textId="53778D06" w:rsidR="005B6671" w:rsidRPr="0049256C" w:rsidRDefault="005B6671" w:rsidP="00EB253A">
      <w:pPr>
        <w:pStyle w:val="10"/>
      </w:pPr>
      <w:r w:rsidRPr="0049256C">
        <w:t>ルールビルダーサービス</w:t>
      </w:r>
      <w:r w:rsidRPr="0049256C">
        <w:t>(</w:t>
      </w:r>
      <w:del w:id="2692" w:author="IRK" w:date="2020-03-09T13:52:00Z">
        <w:r w:rsidRPr="0049256C" w:rsidDel="005C6AD9">
          <w:delText>3.8.3</w:delText>
        </w:r>
        <w:r w:rsidRPr="0049256C" w:rsidDel="005C6AD9">
          <w:rPr>
            <w:rFonts w:hint="eastAsia"/>
          </w:rPr>
          <w:delText xml:space="preserve"> </w:delText>
        </w:r>
        <w:r w:rsidRPr="0049256C" w:rsidDel="005C6AD9">
          <w:rPr>
            <w:rFonts w:hint="eastAsia"/>
          </w:rPr>
          <w:delText>ルールビルダーサービス</w:delText>
        </w:r>
      </w:del>
      <w:ins w:id="2693" w:author="IRK" w:date="2020-03-10T22:18:00Z">
        <w:r w:rsidR="008E3CAF">
          <w:rPr>
            <w:rFonts w:hint="eastAsia"/>
          </w:rPr>
          <w:t>「</w:t>
        </w:r>
      </w:ins>
      <w:ins w:id="2694" w:author="IRK" w:date="2020-03-09T13:52:00Z">
        <w:r w:rsidR="005C6AD9">
          <w:fldChar w:fldCharType="begin"/>
        </w:r>
        <w:r w:rsidR="005C6AD9">
          <w:instrText xml:space="preserve"> </w:instrText>
        </w:r>
        <w:r w:rsidR="005C6AD9">
          <w:rPr>
            <w:rFonts w:hint="eastAsia"/>
          </w:rPr>
          <w:instrText>REF _Ref34654379 \r \h</w:instrText>
        </w:r>
        <w:r w:rsidR="005C6AD9">
          <w:instrText xml:space="preserve"> </w:instrText>
        </w:r>
      </w:ins>
      <w:r w:rsidR="00EB253A">
        <w:instrText xml:space="preserve"> \* MERGEFORMAT </w:instrText>
      </w:r>
      <w:r w:rsidR="005C6AD9">
        <w:fldChar w:fldCharType="separate"/>
      </w:r>
      <w:r w:rsidR="00AB1F2F">
        <w:t xml:space="preserve">3.8.3 </w:t>
      </w:r>
      <w:ins w:id="2695" w:author="IRK" w:date="2020-03-09T13:52:00Z">
        <w:r w:rsidR="005C6AD9">
          <w:fldChar w:fldCharType="end"/>
        </w:r>
        <w:r w:rsidR="005C6AD9">
          <w:fldChar w:fldCharType="begin"/>
        </w:r>
        <w:r w:rsidR="005C6AD9">
          <w:instrText xml:space="preserve"> REF _Ref34654382 \h </w:instrText>
        </w:r>
      </w:ins>
      <w:r w:rsidR="00EB253A">
        <w:instrText xml:space="preserve"> \* MERGEFORMAT </w:instrText>
      </w:r>
      <w:r w:rsidR="005C6AD9">
        <w:fldChar w:fldCharType="separate"/>
      </w:r>
      <w:r w:rsidR="00AB1F2F" w:rsidRPr="0049256C">
        <w:t>ルールビルダーサービス</w:t>
      </w:r>
      <w:ins w:id="2696" w:author="IRK" w:date="2020-03-09T13:52:00Z">
        <w:r w:rsidR="005C6AD9">
          <w:fldChar w:fldCharType="end"/>
        </w:r>
      </w:ins>
      <w:ins w:id="2697" w:author="IRK" w:date="2020-03-10T22:18:00Z">
        <w:r w:rsidR="008E3CAF">
          <w:rPr>
            <w:rFonts w:hint="eastAsia"/>
          </w:rPr>
          <w:t>」</w:t>
        </w:r>
      </w:ins>
      <w:r w:rsidRPr="0049256C">
        <w:rPr>
          <w:rFonts w:hint="eastAsia"/>
        </w:rPr>
        <w:t>を</w:t>
      </w:r>
      <w:r w:rsidRPr="0049256C">
        <w:t>参照</w:t>
      </w:r>
      <w:ins w:id="2698" w:author="IRK" w:date="2020-03-12T10:58:00Z">
        <w:r w:rsidR="00855B92">
          <w:rPr>
            <w:rFonts w:hint="eastAsia"/>
          </w:rPr>
          <w:t>のこと</w:t>
        </w:r>
      </w:ins>
      <w:r w:rsidRPr="0049256C">
        <w:t>)</w:t>
      </w:r>
    </w:p>
    <w:p w14:paraId="0CF732B9" w14:textId="77F90CB1" w:rsidR="005B6671" w:rsidRPr="0049256C" w:rsidRDefault="005B6671" w:rsidP="00EB253A">
      <w:pPr>
        <w:pStyle w:val="10"/>
      </w:pPr>
      <w:r w:rsidRPr="0049256C">
        <w:t>TCP</w:t>
      </w:r>
      <w:r w:rsidRPr="0049256C">
        <w:t>コネクタサービス</w:t>
      </w:r>
      <w:r w:rsidRPr="0049256C">
        <w:t>(</w:t>
      </w:r>
      <w:del w:id="2699" w:author="IRK" w:date="2020-03-09T13:52:00Z">
        <w:r w:rsidRPr="0049256C" w:rsidDel="005C6AD9">
          <w:delText>3.8.4</w:delText>
        </w:r>
        <w:r w:rsidRPr="0049256C" w:rsidDel="005C6AD9">
          <w:rPr>
            <w:rFonts w:hint="eastAsia"/>
          </w:rPr>
          <w:delText xml:space="preserve"> TCP</w:delText>
        </w:r>
        <w:r w:rsidRPr="0049256C" w:rsidDel="005C6AD9">
          <w:rPr>
            <w:rFonts w:hint="eastAsia"/>
          </w:rPr>
          <w:delText>コネクタ</w:delText>
        </w:r>
        <w:r w:rsidR="00623290" w:rsidDel="005C6AD9">
          <w:rPr>
            <w:rFonts w:hint="eastAsia"/>
          </w:rPr>
          <w:delText>サービス</w:delText>
        </w:r>
        <w:r w:rsidRPr="0049256C" w:rsidDel="005C6AD9">
          <w:rPr>
            <w:rFonts w:hint="eastAsia"/>
          </w:rPr>
          <w:delText>選択</w:delText>
        </w:r>
      </w:del>
      <w:ins w:id="2700" w:author="IRK" w:date="2020-03-10T22:18:00Z">
        <w:r w:rsidR="008E3CAF">
          <w:rPr>
            <w:rFonts w:hint="eastAsia"/>
          </w:rPr>
          <w:t>「</w:t>
        </w:r>
      </w:ins>
      <w:ins w:id="2701" w:author="IRK" w:date="2020-03-09T13:53:00Z">
        <w:r w:rsidR="005C6AD9">
          <w:fldChar w:fldCharType="begin"/>
        </w:r>
        <w:r w:rsidR="005C6AD9">
          <w:instrText xml:space="preserve"> </w:instrText>
        </w:r>
        <w:r w:rsidR="005C6AD9">
          <w:rPr>
            <w:rFonts w:hint="eastAsia"/>
          </w:rPr>
          <w:instrText>REF _Ref34654399 \r \h</w:instrText>
        </w:r>
        <w:r w:rsidR="005C6AD9">
          <w:instrText xml:space="preserve"> </w:instrText>
        </w:r>
      </w:ins>
      <w:r w:rsidR="00EB253A">
        <w:instrText xml:space="preserve"> \* MERGEFORMAT </w:instrText>
      </w:r>
      <w:r w:rsidR="005C6AD9">
        <w:fldChar w:fldCharType="separate"/>
      </w:r>
      <w:r w:rsidR="00AB1F2F">
        <w:t xml:space="preserve">3.6.4 </w:t>
      </w:r>
      <w:ins w:id="2702" w:author="IRK" w:date="2020-03-09T13:53:00Z">
        <w:r w:rsidR="005C6AD9">
          <w:fldChar w:fldCharType="end"/>
        </w:r>
        <w:r w:rsidR="005C6AD9">
          <w:fldChar w:fldCharType="begin"/>
        </w:r>
        <w:r w:rsidR="005C6AD9">
          <w:instrText xml:space="preserve"> REF _Ref34654401 \h </w:instrText>
        </w:r>
      </w:ins>
      <w:r w:rsidR="00EB253A">
        <w:instrText xml:space="preserve"> \* MERGEFORMAT </w:instrText>
      </w:r>
      <w:r w:rsidR="005C6AD9">
        <w:fldChar w:fldCharType="separate"/>
      </w:r>
      <w:r w:rsidR="00AB1F2F" w:rsidRPr="0049256C">
        <w:t>ルールサービスの形態指定</w:t>
      </w:r>
      <w:ins w:id="2703" w:author="IRK" w:date="2020-03-09T13:53:00Z">
        <w:r w:rsidR="005C6AD9">
          <w:fldChar w:fldCharType="end"/>
        </w:r>
      </w:ins>
      <w:ins w:id="2704" w:author="IRK" w:date="2020-03-10T22:18:00Z">
        <w:r w:rsidR="008E3CAF">
          <w:rPr>
            <w:rFonts w:hint="eastAsia"/>
          </w:rPr>
          <w:t>」</w:t>
        </w:r>
      </w:ins>
      <w:r w:rsidRPr="0049256C">
        <w:rPr>
          <w:rFonts w:hint="eastAsia"/>
        </w:rPr>
        <w:t>を</w:t>
      </w:r>
      <w:r w:rsidRPr="0049256C">
        <w:t>参照</w:t>
      </w:r>
      <w:ins w:id="2705" w:author="IRK" w:date="2020-03-12T10:58:00Z">
        <w:r w:rsidR="00855B92">
          <w:rPr>
            <w:rFonts w:hint="eastAsia"/>
          </w:rPr>
          <w:t>のこと</w:t>
        </w:r>
      </w:ins>
      <w:r w:rsidRPr="0049256C">
        <w:t>)</w:t>
      </w:r>
    </w:p>
    <w:p w14:paraId="02619869" w14:textId="5B9AF70A" w:rsidR="005B6671" w:rsidRDefault="005B6671" w:rsidP="00EB253A">
      <w:pPr>
        <w:pStyle w:val="10"/>
        <w:rPr>
          <w:ins w:id="2706" w:author="IRK" w:date="2020-03-10T10:01:00Z"/>
        </w:rPr>
      </w:pPr>
      <w:r w:rsidRPr="0049256C">
        <w:t>ルール</w:t>
      </w:r>
      <w:r w:rsidRPr="0049256C">
        <w:t>Web</w:t>
      </w:r>
      <w:r w:rsidRPr="0049256C">
        <w:t>サービス</w:t>
      </w:r>
      <w:r w:rsidRPr="0049256C">
        <w:t>(</w:t>
      </w:r>
      <w:del w:id="2707" w:author="IRK" w:date="2020-03-09T13:53:00Z">
        <w:r w:rsidRPr="0049256C" w:rsidDel="005C6AD9">
          <w:delText>3.8.5</w:delText>
        </w:r>
        <w:r w:rsidRPr="0049256C" w:rsidDel="005C6AD9">
          <w:rPr>
            <w:rFonts w:hint="eastAsia"/>
          </w:rPr>
          <w:delText xml:space="preserve"> </w:delText>
        </w:r>
        <w:r w:rsidRPr="0049256C" w:rsidDel="005C6AD9">
          <w:rPr>
            <w:rFonts w:hint="eastAsia"/>
          </w:rPr>
          <w:delText>ルール</w:delText>
        </w:r>
        <w:r w:rsidR="00BA5E07" w:rsidDel="005C6AD9">
          <w:rPr>
            <w:rFonts w:hint="eastAsia"/>
          </w:rPr>
          <w:delText>Web</w:delText>
        </w:r>
        <w:r w:rsidR="00BA5E07" w:rsidDel="005C6AD9">
          <w:rPr>
            <w:rFonts w:hint="eastAsia"/>
          </w:rPr>
          <w:delText>サービス</w:delText>
        </w:r>
      </w:del>
      <w:ins w:id="2708" w:author="IRK" w:date="2020-03-10T22:18:00Z">
        <w:r w:rsidR="008E3CAF">
          <w:rPr>
            <w:rFonts w:hint="eastAsia"/>
          </w:rPr>
          <w:t>「</w:t>
        </w:r>
      </w:ins>
      <w:ins w:id="2709" w:author="IRK" w:date="2020-03-09T13:53:00Z">
        <w:r w:rsidR="005C6AD9">
          <w:fldChar w:fldCharType="begin"/>
        </w:r>
        <w:r w:rsidR="005C6AD9">
          <w:instrText xml:space="preserve"> </w:instrText>
        </w:r>
        <w:r w:rsidR="005C6AD9">
          <w:rPr>
            <w:rFonts w:hint="eastAsia"/>
          </w:rPr>
          <w:instrText>REF _Ref34654418 \r \h</w:instrText>
        </w:r>
        <w:r w:rsidR="005C6AD9">
          <w:instrText xml:space="preserve"> </w:instrText>
        </w:r>
      </w:ins>
      <w:r w:rsidR="00EB253A">
        <w:instrText xml:space="preserve"> \* MERGEFORMAT </w:instrText>
      </w:r>
      <w:r w:rsidR="005C6AD9">
        <w:fldChar w:fldCharType="separate"/>
      </w:r>
      <w:r w:rsidR="00AB1F2F">
        <w:t xml:space="preserve">3.8.5 </w:t>
      </w:r>
      <w:ins w:id="2710" w:author="IRK" w:date="2020-03-09T13:53:00Z">
        <w:r w:rsidR="005C6AD9">
          <w:fldChar w:fldCharType="end"/>
        </w:r>
        <w:r w:rsidR="005C6AD9">
          <w:fldChar w:fldCharType="begin"/>
        </w:r>
        <w:r w:rsidR="005C6AD9">
          <w:instrText xml:space="preserve"> REF _Ref34654420 \h </w:instrText>
        </w:r>
      </w:ins>
      <w:r w:rsidR="00EB253A">
        <w:instrText xml:space="preserve"> \* MERGEFORMAT </w:instrText>
      </w:r>
      <w:r w:rsidR="005C6AD9">
        <w:fldChar w:fldCharType="separate"/>
      </w:r>
      <w:r w:rsidR="00AB1F2F" w:rsidRPr="0049256C">
        <w:rPr>
          <w:rFonts w:hint="eastAsia"/>
        </w:rPr>
        <w:t>ルール</w:t>
      </w:r>
      <w:r w:rsidR="00AB1F2F">
        <w:rPr>
          <w:rFonts w:hint="eastAsia"/>
        </w:rPr>
        <w:t>Web</w:t>
      </w:r>
      <w:r w:rsidR="00AB1F2F">
        <w:rPr>
          <w:rFonts w:hint="eastAsia"/>
        </w:rPr>
        <w:t>サービス</w:t>
      </w:r>
      <w:ins w:id="2711" w:author="IRK" w:date="2020-03-09T13:53:00Z">
        <w:r w:rsidR="005C6AD9">
          <w:fldChar w:fldCharType="end"/>
        </w:r>
      </w:ins>
      <w:ins w:id="2712" w:author="IRK" w:date="2020-03-10T22:18:00Z">
        <w:r w:rsidR="008E3CAF">
          <w:rPr>
            <w:rFonts w:hint="eastAsia"/>
          </w:rPr>
          <w:t>」</w:t>
        </w:r>
      </w:ins>
      <w:r w:rsidRPr="0049256C">
        <w:rPr>
          <w:rFonts w:hint="eastAsia"/>
        </w:rPr>
        <w:t>を</w:t>
      </w:r>
      <w:r w:rsidRPr="0049256C">
        <w:t>参</w:t>
      </w:r>
      <w:ins w:id="2713" w:author="IRK" w:date="2020-03-12T10:58:00Z">
        <w:r w:rsidR="00855B92">
          <w:rPr>
            <w:rFonts w:hint="eastAsia"/>
          </w:rPr>
          <w:t>のこと</w:t>
        </w:r>
      </w:ins>
      <w:r w:rsidRPr="0049256C">
        <w:t>照</w:t>
      </w:r>
      <w:r w:rsidRPr="0049256C">
        <w:t>)</w:t>
      </w:r>
    </w:p>
    <w:p w14:paraId="4C083E3B" w14:textId="4AB8BD95" w:rsidR="00B9147F" w:rsidRPr="0049256C" w:rsidRDefault="00B9147F" w:rsidP="00EB253A">
      <w:pPr>
        <w:pStyle w:val="10"/>
      </w:pPr>
      <w:ins w:id="2714" w:author="IRK" w:date="2020-03-10T10:01:00Z">
        <w:r>
          <w:rPr>
            <w:rFonts w:hint="eastAsia"/>
          </w:rPr>
          <w:t>ルール</w:t>
        </w:r>
        <w:r>
          <w:rPr>
            <w:rFonts w:hint="eastAsia"/>
          </w:rPr>
          <w:t>REST</w:t>
        </w:r>
        <w:r>
          <w:rPr>
            <w:rFonts w:hint="eastAsia"/>
          </w:rPr>
          <w:t>サービス</w:t>
        </w:r>
        <w:r>
          <w:rPr>
            <w:rFonts w:hint="eastAsia"/>
          </w:rPr>
          <w:t>(</w:t>
        </w:r>
      </w:ins>
      <w:ins w:id="2715" w:author="IRK" w:date="2020-03-10T22:18:00Z">
        <w:r w:rsidR="008E3CAF">
          <w:rPr>
            <w:rFonts w:hint="eastAsia"/>
          </w:rPr>
          <w:t>「</w:t>
        </w:r>
      </w:ins>
      <w:ins w:id="2716" w:author="IRK" w:date="2020-03-10T13:37:00Z">
        <w:r w:rsidR="00047A59">
          <w:fldChar w:fldCharType="begin"/>
        </w:r>
        <w:r w:rsidR="00047A59">
          <w:instrText xml:space="preserve"> </w:instrText>
        </w:r>
        <w:r w:rsidR="00047A59">
          <w:rPr>
            <w:rFonts w:hint="eastAsia"/>
          </w:rPr>
          <w:instrText>REF _Ref34739894 \r \h</w:instrText>
        </w:r>
        <w:r w:rsidR="00047A59">
          <w:instrText xml:space="preserve"> </w:instrText>
        </w:r>
      </w:ins>
      <w:r w:rsidR="00047A59">
        <w:fldChar w:fldCharType="separate"/>
      </w:r>
      <w:r w:rsidR="00AB1F2F">
        <w:t xml:space="preserve">3.8.6 </w:t>
      </w:r>
      <w:ins w:id="2717" w:author="IRK" w:date="2020-03-10T13:37:00Z">
        <w:r w:rsidR="00047A59">
          <w:fldChar w:fldCharType="end"/>
        </w:r>
      </w:ins>
      <w:ins w:id="2718" w:author="IRK" w:date="2020-03-10T13:38:00Z">
        <w:r w:rsidR="00047A59">
          <w:fldChar w:fldCharType="begin"/>
        </w:r>
        <w:r w:rsidR="00047A59">
          <w:instrText xml:space="preserve"> REF _Ref34739897 \h </w:instrText>
        </w:r>
      </w:ins>
      <w:r w:rsidR="00047A59">
        <w:fldChar w:fldCharType="separate"/>
      </w:r>
      <w:ins w:id="2719" w:author="IRK" w:date="2020-03-10T11:10:00Z">
        <w:r w:rsidR="00AB1F2F">
          <w:rPr>
            <w:rFonts w:hint="eastAsia"/>
          </w:rPr>
          <w:t>ルール</w:t>
        </w:r>
        <w:r w:rsidR="00AB1F2F">
          <w:rPr>
            <w:rFonts w:hint="eastAsia"/>
          </w:rPr>
          <w:t>REST</w:t>
        </w:r>
        <w:r w:rsidR="00AB1F2F">
          <w:rPr>
            <w:rFonts w:hint="eastAsia"/>
          </w:rPr>
          <w:t>サービス</w:t>
        </w:r>
      </w:ins>
      <w:ins w:id="2720" w:author="IRK" w:date="2020-03-10T13:38:00Z">
        <w:r w:rsidR="00047A59">
          <w:fldChar w:fldCharType="end"/>
        </w:r>
      </w:ins>
      <w:ins w:id="2721" w:author="IRK" w:date="2020-03-10T22:18:00Z">
        <w:r w:rsidR="008E3CAF">
          <w:rPr>
            <w:rFonts w:hint="eastAsia"/>
          </w:rPr>
          <w:t>」</w:t>
        </w:r>
      </w:ins>
      <w:ins w:id="2722" w:author="IRK" w:date="2020-03-12T10:58:00Z">
        <w:r w:rsidR="00855B92">
          <w:rPr>
            <w:rFonts w:hint="eastAsia"/>
          </w:rPr>
          <w:t>を参照のこと</w:t>
        </w:r>
      </w:ins>
      <w:ins w:id="2723" w:author="IRK" w:date="2020-03-10T10:01:00Z">
        <w:r>
          <w:rPr>
            <w:rFonts w:hint="eastAsia"/>
          </w:rPr>
          <w:t>)</w:t>
        </w:r>
      </w:ins>
    </w:p>
    <w:p w14:paraId="7520A645" w14:textId="77777777" w:rsidR="005B6671" w:rsidRDefault="005B6671" w:rsidP="00EC7890"/>
    <w:p w14:paraId="4363B1C6" w14:textId="10B5EFEE" w:rsidR="00C74838" w:rsidRDefault="00C74838" w:rsidP="00EC7890">
      <w:r>
        <w:rPr>
          <w:rFonts w:hint="eastAsia"/>
        </w:rPr>
        <w:t>サービス構成ウィザードは</w:t>
      </w:r>
      <w:r w:rsidR="00623290">
        <w:rPr>
          <w:rFonts w:hint="eastAsia"/>
        </w:rPr>
        <w:t>script</w:t>
      </w:r>
      <w:r w:rsidR="00623290">
        <w:rPr>
          <w:rFonts w:hint="eastAsia"/>
        </w:rPr>
        <w:t>ディレクトリ</w:t>
      </w:r>
      <w:r>
        <w:rPr>
          <w:rFonts w:hint="eastAsia"/>
        </w:rPr>
        <w:t>で</w:t>
      </w:r>
      <w:del w:id="2724" w:author="IRK" w:date="2020-03-11T16:16:00Z">
        <w:r w:rsidR="00914D6C" w:rsidDel="003A26C2">
          <w:rPr>
            <w:rFonts w:hint="eastAsia"/>
          </w:rPr>
          <w:delText>以下</w:delText>
        </w:r>
      </w:del>
      <w:ins w:id="2725" w:author="IRK" w:date="2020-03-11T16:16:00Z">
        <w:r w:rsidR="003A26C2">
          <w:rPr>
            <w:rFonts w:hint="eastAsia"/>
          </w:rPr>
          <w:t>次の表</w:t>
        </w:r>
      </w:ins>
      <w:r w:rsidR="00914D6C">
        <w:rPr>
          <w:rFonts w:hint="eastAsia"/>
        </w:rPr>
        <w:t>のコマンドで実行する。</w:t>
      </w:r>
      <w:r w:rsidR="00914D6C">
        <w:rPr>
          <w:rFonts w:hint="eastAsia"/>
        </w:rPr>
        <w:t>(</w:t>
      </w:r>
      <w:del w:id="2726" w:author="IRK" w:date="2020-03-09T13:53:00Z">
        <w:r w:rsidR="00914D6C" w:rsidDel="005C6AD9">
          <w:rPr>
            <w:rFonts w:hint="eastAsia"/>
          </w:rPr>
          <w:delText>表</w:delText>
        </w:r>
        <w:r w:rsidR="00F3029E" w:rsidDel="005C6AD9">
          <w:rPr>
            <w:rFonts w:hint="eastAsia"/>
          </w:rPr>
          <w:delText>82</w:delText>
        </w:r>
      </w:del>
      <w:ins w:id="2727" w:author="IRK" w:date="2020-03-09T13:53:00Z">
        <w:r w:rsidR="005C6AD9">
          <w:fldChar w:fldCharType="begin"/>
        </w:r>
        <w:r w:rsidR="005C6AD9">
          <w:instrText xml:space="preserve"> </w:instrText>
        </w:r>
        <w:r w:rsidR="005C6AD9">
          <w:rPr>
            <w:rFonts w:hint="eastAsia"/>
          </w:rPr>
          <w:instrText>REF _Ref34654442 \h</w:instrText>
        </w:r>
        <w:r w:rsidR="005C6AD9">
          <w:instrText xml:space="preserve"> </w:instrText>
        </w:r>
      </w:ins>
      <w:r w:rsidR="005C6AD9">
        <w:fldChar w:fldCharType="separate"/>
      </w:r>
      <w:ins w:id="2728" w:author="IRK" w:date="2020-03-09T13:53:00Z">
        <w:r w:rsidR="00AB1F2F">
          <w:rPr>
            <w:rFonts w:hint="eastAsia"/>
          </w:rPr>
          <w:t>[</w:t>
        </w:r>
        <w:r w:rsidR="00AB1F2F">
          <w:rPr>
            <w:rFonts w:hint="eastAsia"/>
          </w:rPr>
          <w:t>表</w:t>
        </w:r>
        <w:r w:rsidR="00AB1F2F">
          <w:rPr>
            <w:rFonts w:hint="eastAsia"/>
          </w:rPr>
          <w:t xml:space="preserve"> </w:t>
        </w:r>
      </w:ins>
      <w:r w:rsidR="00AB1F2F">
        <w:rPr>
          <w:noProof/>
        </w:rPr>
        <w:t>82</w:t>
      </w:r>
      <w:ins w:id="2729" w:author="IRK" w:date="2020-03-09T13:53:00Z">
        <w:r w:rsidR="00AB1F2F">
          <w:rPr>
            <w:rFonts w:hint="eastAsia"/>
          </w:rPr>
          <w:t>]</w:t>
        </w:r>
        <w:r w:rsidR="005C6AD9">
          <w:fldChar w:fldCharType="end"/>
        </w:r>
      </w:ins>
      <w:r w:rsidR="00914D6C">
        <w:rPr>
          <w:rFonts w:hint="eastAsia"/>
        </w:rPr>
        <w:t>)</w:t>
      </w:r>
    </w:p>
    <w:p w14:paraId="003AA3B1" w14:textId="77777777" w:rsidR="00914D6C" w:rsidRDefault="00914D6C" w:rsidP="00EC7890"/>
    <w:p w14:paraId="1990CF2E" w14:textId="230DC557" w:rsidR="00914D6C" w:rsidRDefault="00914D6C" w:rsidP="007D3017">
      <w:pPr>
        <w:pStyle w:val="afff6"/>
      </w:pPr>
      <w:bookmarkStart w:id="2730" w:name="_Ref34654442"/>
      <w:bookmarkStart w:id="2731" w:name="_Toc34839548"/>
      <w:del w:id="2732" w:author="IRK" w:date="2020-03-09T13:53:00Z">
        <w:r w:rsidDel="005C6AD9">
          <w:rPr>
            <w:rFonts w:hint="eastAsia"/>
          </w:rPr>
          <w:delText>[</w:delText>
        </w:r>
        <w:r w:rsidDel="005C6AD9">
          <w:rPr>
            <w:rFonts w:hint="eastAsia"/>
          </w:rPr>
          <w:delText>表</w:delText>
        </w:r>
        <w:r w:rsidDel="005C6AD9">
          <w:rPr>
            <w:rFonts w:hint="eastAsia"/>
          </w:rPr>
          <w:delText xml:space="preserve"> </w:delText>
        </w:r>
        <w:r w:rsidDel="005C6AD9">
          <w:fldChar w:fldCharType="begin"/>
        </w:r>
        <w:r w:rsidDel="005C6AD9">
          <w:delInstrText xml:space="preserve"> </w:delInstrText>
        </w:r>
        <w:r w:rsidDel="005C6AD9">
          <w:rPr>
            <w:rFonts w:hint="eastAsia"/>
          </w:rPr>
          <w:delInstrText>SEQ [</w:delInstrText>
        </w:r>
        <w:r w:rsidDel="005C6AD9">
          <w:rPr>
            <w:rFonts w:hint="eastAsia"/>
          </w:rPr>
          <w:delInstrText>表</w:delInstrText>
        </w:r>
        <w:r w:rsidDel="005C6AD9">
          <w:rPr>
            <w:rFonts w:hint="eastAsia"/>
          </w:rPr>
          <w:delInstrText xml:space="preserve"> \* ARABIC</w:delInstrText>
        </w:r>
        <w:r w:rsidDel="005C6AD9">
          <w:delInstrText xml:space="preserve"> </w:delInstrText>
        </w:r>
        <w:r w:rsidDel="005C6AD9">
          <w:fldChar w:fldCharType="separate"/>
        </w:r>
        <w:r w:rsidR="000132DF" w:rsidDel="005C6AD9">
          <w:rPr>
            <w:noProof/>
          </w:rPr>
          <w:delText>82</w:delText>
        </w:r>
        <w:r w:rsidDel="005C6AD9">
          <w:fldChar w:fldCharType="end"/>
        </w:r>
        <w:r w:rsidDel="005C6AD9">
          <w:rPr>
            <w:rFonts w:hint="eastAsia"/>
          </w:rPr>
          <w:delText>]</w:delText>
        </w:r>
      </w:del>
      <w:ins w:id="2733" w:author="IRK" w:date="2020-03-09T13:53: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82</w:t>
      </w:r>
      <w:ins w:id="2734" w:author="IRK" w:date="2020-03-09T13:53:00Z">
        <w:r w:rsidR="005C6AD9">
          <w:fldChar w:fldCharType="end"/>
        </w:r>
        <w:r w:rsidR="005C6AD9">
          <w:rPr>
            <w:rFonts w:hint="eastAsia"/>
          </w:rPr>
          <w:t>]</w:t>
        </w:r>
      </w:ins>
      <w:bookmarkEnd w:id="2730"/>
      <w:bookmarkEnd w:id="2731"/>
    </w:p>
    <w:tbl>
      <w:tblPr>
        <w:tblW w:w="0" w:type="auto"/>
        <w:jc w:val="center"/>
        <w:tblLook w:val="04A0" w:firstRow="1" w:lastRow="0" w:firstColumn="1" w:lastColumn="0" w:noHBand="0" w:noVBand="1"/>
        <w:tblPrChange w:id="2735" w:author="IRK" w:date="2020-04-16T13:58:00Z">
          <w:tblPr>
            <w:tblW w:w="0" w:type="auto"/>
            <w:tblLook w:val="04A0" w:firstRow="1" w:lastRow="0" w:firstColumn="1" w:lastColumn="0" w:noHBand="0" w:noVBand="1"/>
          </w:tblPr>
        </w:tblPrChange>
      </w:tblPr>
      <w:tblGrid>
        <w:gridCol w:w="9724"/>
        <w:tblGridChange w:id="2736">
          <w:tblGrid>
            <w:gridCol w:w="9724"/>
          </w:tblGrid>
        </w:tblGridChange>
      </w:tblGrid>
      <w:tr w:rsidR="00914D6C" w14:paraId="2163316D" w14:textId="77777777" w:rsidTr="00FE0639">
        <w:trPr>
          <w:jc w:val="center"/>
        </w:trPr>
        <w:tc>
          <w:tcPr>
            <w:tcW w:w="9724" w:type="dxa"/>
            <w:tcBorders>
              <w:top w:val="single" w:sz="4" w:space="0" w:color="auto"/>
              <w:left w:val="single" w:sz="4" w:space="0" w:color="auto"/>
              <w:bottom w:val="single" w:sz="4" w:space="0" w:color="auto"/>
              <w:right w:val="single" w:sz="4" w:space="0" w:color="auto"/>
            </w:tcBorders>
            <w:hideMark/>
            <w:tcPrChange w:id="2737" w:author="IRK" w:date="2020-04-16T13:58:00Z">
              <w:tcPr>
                <w:tcW w:w="9724" w:type="dxa"/>
                <w:tcBorders>
                  <w:top w:val="single" w:sz="4" w:space="0" w:color="auto"/>
                  <w:left w:val="single" w:sz="4" w:space="0" w:color="auto"/>
                  <w:bottom w:val="single" w:sz="4" w:space="0" w:color="auto"/>
                  <w:right w:val="single" w:sz="4" w:space="0" w:color="auto"/>
                </w:tcBorders>
                <w:hideMark/>
              </w:tcPr>
            </w:tcPrChange>
          </w:tcPr>
          <w:p w14:paraId="0FE85A6E" w14:textId="478AE3BB" w:rsidR="00914D6C" w:rsidRPr="00382563" w:rsidRDefault="00914D6C">
            <w:pPr>
              <w:pStyle w:val="16"/>
              <w:pPrChange w:id="2738" w:author="IRK" w:date="2020-04-27T17:26:00Z">
                <w:pPr/>
              </w:pPrChange>
            </w:pPr>
            <w:r w:rsidRPr="00382563">
              <w:t>UNIX</w:t>
            </w:r>
            <w:r w:rsidR="000B2C43" w:rsidRPr="00003158">
              <w:rPr>
                <w:rFonts w:hint="eastAsia"/>
              </w:rPr>
              <w:t>系列では</w:t>
            </w:r>
            <w:r w:rsidR="00D96870">
              <w:rPr>
                <w:rFonts w:hint="eastAsia"/>
              </w:rPr>
              <w:t xml:space="preserve"> </w:t>
            </w:r>
            <w:r w:rsidRPr="00382563">
              <w:t>:</w:t>
            </w:r>
          </w:p>
          <w:p w14:paraId="5FE1DAFE" w14:textId="77777777" w:rsidR="00914D6C" w:rsidRPr="00382563" w:rsidRDefault="00914D6C">
            <w:pPr>
              <w:pStyle w:val="16"/>
              <w:pPrChange w:id="2739" w:author="IRK" w:date="2020-04-27T17:26:00Z">
                <w:pPr/>
              </w:pPrChange>
            </w:pPr>
            <w:r w:rsidRPr="00382563">
              <w:t>./service-wiz.sh</w:t>
            </w:r>
          </w:p>
          <w:p w14:paraId="769B227A" w14:textId="1C97F03C" w:rsidR="00914D6C" w:rsidRPr="00382563" w:rsidRDefault="00914D6C">
            <w:pPr>
              <w:pStyle w:val="16"/>
              <w:pPrChange w:id="2740" w:author="IRK" w:date="2020-04-27T17:26:00Z">
                <w:pPr/>
              </w:pPrChange>
            </w:pPr>
            <w:r w:rsidRPr="00382563">
              <w:t>Windows</w:t>
            </w:r>
            <w:r w:rsidR="000B2C43" w:rsidRPr="00003158">
              <w:rPr>
                <w:rFonts w:hint="eastAsia"/>
              </w:rPr>
              <w:t>では</w:t>
            </w:r>
            <w:r w:rsidR="005D472E">
              <w:rPr>
                <w:rFonts w:hint="eastAsia"/>
              </w:rPr>
              <w:t xml:space="preserve"> </w:t>
            </w:r>
            <w:r w:rsidRPr="00382563">
              <w:t>:</w:t>
            </w:r>
          </w:p>
          <w:p w14:paraId="3886AB37" w14:textId="77777777" w:rsidR="00914D6C" w:rsidRDefault="00914D6C">
            <w:pPr>
              <w:pStyle w:val="16"/>
              <w:pPrChange w:id="2741" w:author="IRK" w:date="2020-04-27T17:26:00Z">
                <w:pPr/>
              </w:pPrChange>
            </w:pPr>
            <w:r w:rsidRPr="00382563">
              <w:t>service-wiz.bat</w:t>
            </w:r>
          </w:p>
        </w:tc>
      </w:tr>
    </w:tbl>
    <w:p w14:paraId="62D1CC38" w14:textId="2DBF5E30" w:rsidR="001A6A0C" w:rsidRDefault="001A6A0C">
      <w:pPr>
        <w:jc w:val="left"/>
      </w:pPr>
    </w:p>
    <w:p w14:paraId="009792C5" w14:textId="6AB55DB9" w:rsidR="005B6671" w:rsidRPr="005354CE" w:rsidRDefault="00F85C27">
      <w:pPr>
        <w:pStyle w:val="32"/>
        <w:numPr>
          <w:ilvl w:val="2"/>
          <w:numId w:val="139"/>
        </w:numPr>
        <w:pPrChange w:id="2742" w:author="IRK" w:date="2020-05-11T09:39:00Z">
          <w:pPr>
            <w:pStyle w:val="32"/>
            <w:numPr>
              <w:numId w:val="27"/>
            </w:numPr>
            <w:spacing w:before="12" w:after="100"/>
            <w:jc w:val="left"/>
          </w:pPr>
        </w:pPrChange>
      </w:pPr>
      <w:bookmarkStart w:id="2743" w:name="_Toc464754565"/>
      <w:bookmarkStart w:id="2744" w:name="_Toc465078508"/>
      <w:bookmarkStart w:id="2745" w:name="_Toc465092084"/>
      <w:bookmarkStart w:id="2746" w:name="_Toc441755307"/>
      <w:bookmarkStart w:id="2747" w:name="_Toc40449537"/>
      <w:bookmarkEnd w:id="2743"/>
      <w:bookmarkEnd w:id="2744"/>
      <w:bookmarkEnd w:id="2745"/>
      <w:r w:rsidRPr="00003158">
        <w:rPr>
          <w:rFonts w:hint="eastAsia"/>
          <w:lang w:eastAsia="ja-JP"/>
        </w:rPr>
        <w:t>導入</w:t>
      </w:r>
      <w:bookmarkEnd w:id="2746"/>
      <w:bookmarkEnd w:id="2747"/>
    </w:p>
    <w:p w14:paraId="51E630C2" w14:textId="01CC9C85" w:rsidR="005B6671" w:rsidRDefault="003352BF" w:rsidP="00EC7890">
      <w:del w:id="2748" w:author="IRK" w:date="2020-03-09T13:53:00Z">
        <w:r w:rsidRPr="005354CE" w:rsidDel="005C6AD9">
          <w:delText>表</w:delText>
        </w:r>
        <w:r w:rsidR="00F3029E" w:rsidDel="005C6AD9">
          <w:rPr>
            <w:rFonts w:hint="eastAsia"/>
          </w:rPr>
          <w:delText>83</w:delText>
        </w:r>
      </w:del>
      <w:ins w:id="2749" w:author="IRK" w:date="2020-03-09T13:53:00Z">
        <w:r w:rsidR="005C6AD9">
          <w:rPr>
            <w:rFonts w:hint="eastAsia"/>
          </w:rPr>
          <w:t>次の表</w:t>
        </w:r>
      </w:ins>
      <w:r w:rsidR="00F85C27" w:rsidRPr="005354CE">
        <w:t>は、</w:t>
      </w:r>
      <w:r w:rsidR="00815100">
        <w:rPr>
          <w:rFonts w:hint="eastAsia"/>
        </w:rPr>
        <w:t>サービス</w:t>
      </w:r>
      <w:r w:rsidR="00F85C27" w:rsidRPr="005354CE">
        <w:t>構成ウィザード</w:t>
      </w:r>
      <w:r w:rsidR="00135531">
        <w:rPr>
          <w:rFonts w:hint="eastAsia"/>
        </w:rPr>
        <w:t>の</w:t>
      </w:r>
      <w:r w:rsidR="00F85C27" w:rsidRPr="00003158">
        <w:rPr>
          <w:rFonts w:hint="eastAsia"/>
        </w:rPr>
        <w:t>導入</w:t>
      </w:r>
      <w:r w:rsidR="005B6671" w:rsidRPr="005354CE">
        <w:t>段階</w:t>
      </w:r>
      <w:r w:rsidR="00135531">
        <w:rPr>
          <w:rFonts w:hint="eastAsia"/>
        </w:rPr>
        <w:t>である</w:t>
      </w:r>
      <w:r w:rsidR="005B6671" w:rsidRPr="005354CE">
        <w:t>。</w:t>
      </w:r>
    </w:p>
    <w:p w14:paraId="472C508E" w14:textId="77777777" w:rsidR="001A6A0C" w:rsidRDefault="001A6A0C" w:rsidP="00EC7890"/>
    <w:p w14:paraId="66DC19D2" w14:textId="3F475FAA" w:rsidR="003352BF" w:rsidRPr="0049256C" w:rsidRDefault="003352BF" w:rsidP="007D3017">
      <w:pPr>
        <w:pStyle w:val="afff6"/>
      </w:pPr>
      <w:bookmarkStart w:id="2750" w:name="_Toc34839549"/>
      <w:del w:id="2751" w:author="IRK" w:date="2020-03-09T13:53:00Z">
        <w:r w:rsidRPr="0049256C" w:rsidDel="005C6AD9">
          <w:delText>[</w:delText>
        </w:r>
        <w:r w:rsidRPr="0049256C" w:rsidDel="005C6AD9">
          <w:delText>表</w:delText>
        </w:r>
        <w:r w:rsidRPr="0049256C" w:rsidDel="005C6AD9">
          <w:delText xml:space="preserve"> </w:delText>
        </w:r>
      </w:del>
      <w:del w:id="2752" w:author="IRK" w:date="2020-03-09T13:54:00Z">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83</w:delText>
        </w:r>
        <w:r w:rsidR="003561C7" w:rsidRPr="0049256C" w:rsidDel="005C6AD9">
          <w:rPr>
            <w:noProof/>
          </w:rPr>
          <w:fldChar w:fldCharType="end"/>
        </w:r>
        <w:r w:rsidRPr="0049256C" w:rsidDel="005C6AD9">
          <w:rPr>
            <w:rFonts w:hint="eastAsia"/>
          </w:rPr>
          <w:delText>]</w:delText>
        </w:r>
      </w:del>
      <w:ins w:id="2753" w:author="IRK" w:date="2020-03-09T13:54:00Z">
        <w:r w:rsidR="005C6AD9">
          <w:rPr>
            <w:rFonts w:hint="eastAsia"/>
          </w:rPr>
          <w:t>[</w:t>
        </w:r>
      </w:ins>
      <w:ins w:id="2754" w:author="IRK" w:date="2020-03-09T13:53:00Z">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83</w:t>
      </w:r>
      <w:ins w:id="2755" w:author="IRK" w:date="2020-03-09T13:53:00Z">
        <w:r w:rsidR="005C6AD9">
          <w:fldChar w:fldCharType="end"/>
        </w:r>
        <w:r w:rsidR="005C6AD9">
          <w:rPr>
            <w:rFonts w:hint="eastAsia"/>
          </w:rPr>
          <w:t>]</w:t>
        </w:r>
      </w:ins>
      <w:bookmarkEnd w:id="275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756" w:author="IRK" w:date="2020-04-16T13:58:00Z">
          <w:tblPr>
            <w:tblW w:w="0" w:type="auto"/>
            <w:tblInd w:w="108" w:type="dxa"/>
            <w:tblLook w:val="04A0" w:firstRow="1" w:lastRow="0" w:firstColumn="1" w:lastColumn="0" w:noHBand="0" w:noVBand="1"/>
          </w:tblPr>
        </w:tblPrChange>
      </w:tblPr>
      <w:tblGrid>
        <w:gridCol w:w="9356"/>
        <w:tblGridChange w:id="2757">
          <w:tblGrid>
            <w:gridCol w:w="9356"/>
          </w:tblGrid>
        </w:tblGridChange>
      </w:tblGrid>
      <w:tr w:rsidR="005B6671" w:rsidRPr="0049256C" w14:paraId="1298D67C" w14:textId="77777777" w:rsidTr="00EB253A">
        <w:trPr>
          <w:jc w:val="center"/>
        </w:trPr>
        <w:tc>
          <w:tcPr>
            <w:tcW w:w="9356" w:type="dxa"/>
            <w:tcPrChange w:id="2758" w:author="IRK" w:date="2020-04-16T13:58:00Z">
              <w:tcPr>
                <w:tcW w:w="9356" w:type="dxa"/>
              </w:tcPr>
            </w:tcPrChange>
          </w:tcPr>
          <w:p w14:paraId="44366DA7" w14:textId="77777777" w:rsidR="005B6671" w:rsidRPr="0049256C" w:rsidRDefault="005B6671">
            <w:pPr>
              <w:pStyle w:val="16"/>
              <w:pPrChange w:id="2759" w:author="IRK" w:date="2020-04-27T17:26:00Z">
                <w:pPr/>
              </w:pPrChange>
            </w:pPr>
            <w:r w:rsidRPr="0049256C">
              <w:t>********************************************************************************</w:t>
            </w:r>
          </w:p>
          <w:p w14:paraId="77197D8D" w14:textId="77777777" w:rsidR="005B6671" w:rsidRPr="0049256C" w:rsidRDefault="005B6671">
            <w:pPr>
              <w:pStyle w:val="16"/>
              <w:pPrChange w:id="2760" w:author="IRK" w:date="2020-04-27T17:26:00Z">
                <w:pPr/>
              </w:pPrChange>
            </w:pPr>
          </w:p>
          <w:p w14:paraId="27F27AEB" w14:textId="69809250" w:rsidR="005B6671" w:rsidRPr="00003158" w:rsidRDefault="00F85C27">
            <w:pPr>
              <w:pStyle w:val="16"/>
              <w:pPrChange w:id="2761" w:author="IRK" w:date="2020-04-27T17:26:00Z">
                <w:pPr/>
              </w:pPrChange>
            </w:pPr>
            <w:r w:rsidRPr="00003158">
              <w:rPr>
                <w:rFonts w:hint="eastAsia"/>
              </w:rPr>
              <w:t>導入</w:t>
            </w:r>
          </w:p>
          <w:p w14:paraId="1C62440B" w14:textId="77777777" w:rsidR="005B6671" w:rsidRPr="005354CE" w:rsidRDefault="005B6671">
            <w:pPr>
              <w:pStyle w:val="16"/>
              <w:pPrChange w:id="2762" w:author="IRK" w:date="2020-04-27T17:26:00Z">
                <w:pPr/>
              </w:pPrChange>
            </w:pPr>
          </w:p>
          <w:p w14:paraId="00D91618" w14:textId="77777777" w:rsidR="005B6671" w:rsidRPr="007502A1" w:rsidRDefault="005B6671">
            <w:pPr>
              <w:pStyle w:val="16"/>
              <w:pPrChange w:id="2763" w:author="IRK" w:date="2020-04-27T17:26:00Z">
                <w:pPr/>
              </w:pPrChange>
            </w:pPr>
            <w:r w:rsidRPr="007502A1">
              <w:t>********************************************************************************</w:t>
            </w:r>
          </w:p>
          <w:p w14:paraId="23313DC2" w14:textId="77777777" w:rsidR="005B6671" w:rsidRPr="00874BB2" w:rsidRDefault="005B6671">
            <w:pPr>
              <w:pStyle w:val="16"/>
              <w:pPrChange w:id="2764" w:author="IRK" w:date="2020-04-27T17:26:00Z">
                <w:pPr/>
              </w:pPrChange>
            </w:pPr>
          </w:p>
          <w:p w14:paraId="331B074E" w14:textId="12C2B8B7" w:rsidR="005B6671" w:rsidRPr="00C4577D" w:rsidDel="00FE0639" w:rsidRDefault="005B6671">
            <w:pPr>
              <w:pStyle w:val="16"/>
              <w:rPr>
                <w:del w:id="2765" w:author="IRK" w:date="2020-04-16T13:59:00Z"/>
              </w:rPr>
              <w:pPrChange w:id="2766" w:author="IRK" w:date="2020-04-27T17:26:00Z">
                <w:pPr/>
              </w:pPrChange>
            </w:pPr>
            <w:r w:rsidRPr="009C7D44">
              <w:t>InnoRules</w:t>
            </w:r>
            <w:r w:rsidRPr="00E5446E">
              <w:rPr>
                <w:rFonts w:hint="eastAsia"/>
              </w:rPr>
              <w:t>サービス構成ウィザードへようこそ。このウィザードではホストに様々なサー</w:t>
            </w:r>
          </w:p>
          <w:p w14:paraId="2EF419C9" w14:textId="77777777" w:rsidR="005B6671" w:rsidRPr="005271B4" w:rsidRDefault="005B6671">
            <w:pPr>
              <w:pStyle w:val="16"/>
              <w:pPrChange w:id="2767" w:author="IRK" w:date="2020-04-27T17:26:00Z">
                <w:pPr/>
              </w:pPrChange>
            </w:pPr>
            <w:r w:rsidRPr="00337416">
              <w:rPr>
                <w:rFonts w:hint="eastAsia"/>
              </w:rPr>
              <w:t>ビスを設定するサポートを行います。</w:t>
            </w:r>
          </w:p>
          <w:p w14:paraId="658DF910" w14:textId="33345920" w:rsidR="005B6671" w:rsidRPr="0049256C" w:rsidRDefault="005B6671">
            <w:pPr>
              <w:pStyle w:val="16"/>
              <w:rPr>
                <w:rFonts w:eastAsiaTheme="minorEastAsia"/>
              </w:rPr>
              <w:pPrChange w:id="2768" w:author="IRK" w:date="2020-04-27T17:26:00Z">
                <w:pPr/>
              </w:pPrChange>
            </w:pPr>
            <w:r w:rsidRPr="00AF7DA4">
              <w:rPr>
                <w:rFonts w:hint="eastAsia"/>
              </w:rPr>
              <w:t>[</w:t>
            </w:r>
            <w:r w:rsidRPr="006D3A1E">
              <w:rPr>
                <w:rFonts w:hint="eastAsia"/>
              </w:rPr>
              <w:t>エンタ</w:t>
            </w:r>
            <w:r w:rsidRPr="00A65C39">
              <w:rPr>
                <w:rFonts w:hint="eastAsia"/>
                <w:rPrChange w:id="2769" w:author="IRK" w:date="2020-03-12T13:13:00Z">
                  <w:rPr>
                    <w:rFonts w:ascii="ＭＳ 明朝" w:eastAsia="ＭＳ 明朝" w:hAnsi="ＭＳ 明朝" w:cs="ＭＳ 明朝" w:hint="eastAsia"/>
                  </w:rPr>
                </w:rPrChange>
              </w:rPr>
              <w:t>ー</w:t>
            </w:r>
            <w:r w:rsidRPr="004F0E7D">
              <w:rPr>
                <w:rFonts w:hint="eastAsia"/>
              </w:rPr>
              <w:t>キ</w:t>
            </w:r>
            <w:r w:rsidRPr="00A65C39">
              <w:rPr>
                <w:rFonts w:hint="eastAsia"/>
                <w:rPrChange w:id="2770" w:author="IRK" w:date="2020-03-12T13:13:00Z">
                  <w:rPr>
                    <w:rFonts w:ascii="ＭＳ 明朝" w:eastAsia="ＭＳ 明朝" w:hAnsi="ＭＳ 明朝" w:cs="ＭＳ 明朝" w:hint="eastAsia"/>
                  </w:rPr>
                </w:rPrChange>
              </w:rPr>
              <w:t>ー</w:t>
            </w:r>
            <w:r w:rsidR="00F85C27" w:rsidRPr="00F80980">
              <w:rPr>
                <w:rFonts w:hint="eastAsia"/>
              </w:rPr>
              <w:t>を</w:t>
            </w:r>
            <w:r w:rsidR="00F85C27" w:rsidRPr="00003158">
              <w:rPr>
                <w:rFonts w:hint="eastAsia"/>
              </w:rPr>
              <w:t>押下</w:t>
            </w:r>
            <w:r w:rsidRPr="005354CE">
              <w:rPr>
                <w:rFonts w:hint="eastAsia"/>
              </w:rPr>
              <w:t>してください。</w:t>
            </w:r>
            <w:r w:rsidRPr="005354CE">
              <w:rPr>
                <w:rFonts w:hint="eastAsia"/>
              </w:rPr>
              <w:t>]</w:t>
            </w:r>
          </w:p>
        </w:tc>
      </w:tr>
    </w:tbl>
    <w:p w14:paraId="35E3E091" w14:textId="77777777" w:rsidR="005B6671" w:rsidRPr="0049256C" w:rsidRDefault="005B6671" w:rsidP="00EC7890"/>
    <w:p w14:paraId="022AE35C" w14:textId="77777777" w:rsidR="005B6671" w:rsidRPr="0049256C" w:rsidRDefault="005B6671">
      <w:pPr>
        <w:pStyle w:val="32"/>
        <w:numPr>
          <w:ilvl w:val="2"/>
          <w:numId w:val="139"/>
        </w:numPr>
        <w:pPrChange w:id="2771" w:author="IRK" w:date="2020-05-11T09:39:00Z">
          <w:pPr>
            <w:pStyle w:val="32"/>
            <w:numPr>
              <w:numId w:val="27"/>
            </w:numPr>
            <w:spacing w:before="12" w:after="100"/>
            <w:jc w:val="left"/>
          </w:pPr>
        </w:pPrChange>
      </w:pPr>
      <w:bookmarkStart w:id="2772" w:name="_Toc441755308"/>
      <w:bookmarkStart w:id="2773" w:name="_Toc40449538"/>
      <w:r w:rsidRPr="0049256C">
        <w:t>サービスタイプ選択</w:t>
      </w:r>
      <w:bookmarkEnd w:id="2772"/>
      <w:bookmarkEnd w:id="2773"/>
    </w:p>
    <w:p w14:paraId="4260FB3E" w14:textId="59E56514" w:rsidR="005B6671" w:rsidRPr="0049256C" w:rsidRDefault="003352BF" w:rsidP="00EC7890">
      <w:del w:id="2774" w:author="IRK" w:date="2020-03-09T13:54:00Z">
        <w:r w:rsidRPr="0049256C" w:rsidDel="005C6AD9">
          <w:delText>表</w:delText>
        </w:r>
        <w:r w:rsidR="00914D6C" w:rsidDel="005C6AD9">
          <w:rPr>
            <w:rFonts w:hint="eastAsia"/>
          </w:rPr>
          <w:delText>8</w:delText>
        </w:r>
        <w:r w:rsidR="00F3029E" w:rsidDel="005C6AD9">
          <w:rPr>
            <w:rFonts w:hint="eastAsia"/>
          </w:rPr>
          <w:delText>4</w:delText>
        </w:r>
      </w:del>
      <w:ins w:id="2775" w:author="IRK" w:date="2020-03-09T13:54:00Z">
        <w:r w:rsidR="005C6AD9">
          <w:rPr>
            <w:rFonts w:hint="eastAsia"/>
          </w:rPr>
          <w:t>次の表</w:t>
        </w:r>
      </w:ins>
      <w:r w:rsidR="005B6671" w:rsidRPr="0049256C">
        <w:t>は、管理するサービスのタイプを選択する段階である。</w:t>
      </w:r>
      <w:r w:rsidR="005B6671" w:rsidRPr="0049256C">
        <w:t>1</w:t>
      </w:r>
      <w:r w:rsidR="005B6671" w:rsidRPr="0049256C">
        <w:t>つのインストールノードに異なる</w:t>
      </w:r>
      <w:r w:rsidR="005B6671" w:rsidRPr="0049256C">
        <w:t>2</w:t>
      </w:r>
      <w:r w:rsidR="005B6671" w:rsidRPr="0049256C">
        <w:t>つ以上のサービスを有効にすることも可能である。</w:t>
      </w:r>
    </w:p>
    <w:p w14:paraId="225374E2" w14:textId="77777777" w:rsidR="00C013A6" w:rsidRPr="0049256C" w:rsidRDefault="00C013A6" w:rsidP="00EC7890"/>
    <w:p w14:paraId="2F1F4485" w14:textId="43250D3C" w:rsidR="003352BF" w:rsidRPr="0049256C" w:rsidRDefault="003352BF" w:rsidP="007D3017">
      <w:pPr>
        <w:pStyle w:val="afff6"/>
      </w:pPr>
      <w:bookmarkStart w:id="2776" w:name="_Toc34839550"/>
      <w:del w:id="2777" w:author="IRK" w:date="2020-03-09T13:54: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84</w:delText>
        </w:r>
        <w:r w:rsidR="003561C7" w:rsidRPr="0049256C" w:rsidDel="005C6AD9">
          <w:rPr>
            <w:noProof/>
          </w:rPr>
          <w:fldChar w:fldCharType="end"/>
        </w:r>
        <w:r w:rsidRPr="0049256C" w:rsidDel="005C6AD9">
          <w:rPr>
            <w:rFonts w:hint="eastAsia"/>
          </w:rPr>
          <w:delText>]</w:delText>
        </w:r>
      </w:del>
      <w:ins w:id="2778" w:author="IRK" w:date="2020-03-09T13:54: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84</w:t>
      </w:r>
      <w:ins w:id="2779" w:author="IRK" w:date="2020-03-09T13:54:00Z">
        <w:r w:rsidR="005C6AD9">
          <w:fldChar w:fldCharType="end"/>
        </w:r>
        <w:r w:rsidR="005C6AD9">
          <w:rPr>
            <w:rFonts w:hint="eastAsia"/>
          </w:rPr>
          <w:t>]</w:t>
        </w:r>
      </w:ins>
      <w:bookmarkEnd w:id="277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780" w:author="IRK" w:date="2020-04-16T13:59:00Z">
          <w:tblPr>
            <w:tblW w:w="0" w:type="auto"/>
            <w:tblInd w:w="108" w:type="dxa"/>
            <w:tblLook w:val="04A0" w:firstRow="1" w:lastRow="0" w:firstColumn="1" w:lastColumn="0" w:noHBand="0" w:noVBand="1"/>
          </w:tblPr>
        </w:tblPrChange>
      </w:tblPr>
      <w:tblGrid>
        <w:gridCol w:w="9356"/>
        <w:tblGridChange w:id="2781">
          <w:tblGrid>
            <w:gridCol w:w="9356"/>
          </w:tblGrid>
        </w:tblGridChange>
      </w:tblGrid>
      <w:tr w:rsidR="005B6671" w:rsidRPr="0049256C" w14:paraId="5AE39F04" w14:textId="77777777" w:rsidTr="00EB253A">
        <w:trPr>
          <w:jc w:val="center"/>
        </w:trPr>
        <w:tc>
          <w:tcPr>
            <w:tcW w:w="9356" w:type="dxa"/>
            <w:tcPrChange w:id="2782" w:author="IRK" w:date="2020-04-16T13:59:00Z">
              <w:tcPr>
                <w:tcW w:w="9356" w:type="dxa"/>
              </w:tcPr>
            </w:tcPrChange>
          </w:tcPr>
          <w:p w14:paraId="35937AC0" w14:textId="77777777" w:rsidR="005B6671" w:rsidRPr="0049256C" w:rsidRDefault="005B6671">
            <w:pPr>
              <w:pStyle w:val="16"/>
              <w:pPrChange w:id="2783" w:author="IRK" w:date="2020-04-27T17:26:00Z">
                <w:pPr/>
              </w:pPrChange>
            </w:pPr>
            <w:r w:rsidRPr="0049256C">
              <w:t>********************************************************************************</w:t>
            </w:r>
          </w:p>
          <w:p w14:paraId="75D8DB42" w14:textId="77777777" w:rsidR="005B6671" w:rsidRPr="0049256C" w:rsidRDefault="005B6671">
            <w:pPr>
              <w:pStyle w:val="16"/>
              <w:pPrChange w:id="2784" w:author="IRK" w:date="2020-04-27T17:26:00Z">
                <w:pPr/>
              </w:pPrChange>
            </w:pPr>
          </w:p>
          <w:p w14:paraId="1B606612" w14:textId="77777777" w:rsidR="005B6671" w:rsidRPr="0049256C" w:rsidRDefault="005B6671">
            <w:pPr>
              <w:pStyle w:val="16"/>
              <w:pPrChange w:id="2785" w:author="IRK" w:date="2020-04-27T17:26:00Z">
                <w:pPr/>
              </w:pPrChange>
            </w:pPr>
            <w:r w:rsidRPr="0049256C">
              <w:rPr>
                <w:rFonts w:hint="eastAsia"/>
              </w:rPr>
              <w:t>サービスタイプ選択</w:t>
            </w:r>
          </w:p>
          <w:p w14:paraId="5C387403" w14:textId="77777777" w:rsidR="005B6671" w:rsidRPr="0049256C" w:rsidRDefault="005B6671">
            <w:pPr>
              <w:pStyle w:val="16"/>
              <w:pPrChange w:id="2786" w:author="IRK" w:date="2020-04-27T17:26:00Z">
                <w:pPr/>
              </w:pPrChange>
            </w:pPr>
          </w:p>
          <w:p w14:paraId="7CC78F1F" w14:textId="77777777" w:rsidR="005B6671" w:rsidRPr="0049256C" w:rsidRDefault="005B6671">
            <w:pPr>
              <w:pStyle w:val="16"/>
              <w:pPrChange w:id="2787" w:author="IRK" w:date="2020-04-27T17:26:00Z">
                <w:pPr/>
              </w:pPrChange>
            </w:pPr>
            <w:r w:rsidRPr="0049256C">
              <w:t>********************************************************************************</w:t>
            </w:r>
          </w:p>
          <w:p w14:paraId="0ECA9805" w14:textId="77777777" w:rsidR="005B6671" w:rsidRPr="0049256C" w:rsidRDefault="005B6671">
            <w:pPr>
              <w:pStyle w:val="16"/>
              <w:pPrChange w:id="2788" w:author="IRK" w:date="2020-04-27T17:26:00Z">
                <w:pPr/>
              </w:pPrChange>
            </w:pPr>
          </w:p>
          <w:p w14:paraId="039B81D7" w14:textId="67CBBD4A" w:rsidR="005B6671" w:rsidRPr="0049256C" w:rsidRDefault="006F7BB6">
            <w:pPr>
              <w:pStyle w:val="16"/>
              <w:pPrChange w:id="2789" w:author="IRK" w:date="2020-04-27T17:26:00Z">
                <w:pPr/>
              </w:pPrChange>
            </w:pPr>
            <w:r w:rsidRPr="006F7BB6">
              <w:rPr>
                <w:rFonts w:hint="eastAsia"/>
              </w:rPr>
              <w:t>設定したいサービスのタイプを選択してください。終了する場合、エンターキーを押下してください。</w:t>
            </w:r>
          </w:p>
          <w:p w14:paraId="7FD0B698" w14:textId="77777777" w:rsidR="005B6671" w:rsidRPr="007502A1" w:rsidRDefault="005B6671">
            <w:pPr>
              <w:pStyle w:val="16"/>
              <w:pPrChange w:id="2790" w:author="IRK" w:date="2020-04-27T17:26:00Z">
                <w:pPr/>
              </w:pPrChange>
            </w:pPr>
            <w:r w:rsidRPr="0049256C">
              <w:t xml:space="preserve">    1</w:t>
            </w:r>
            <w:r w:rsidRPr="007502A1">
              <w:t xml:space="preserve">. </w:t>
            </w:r>
            <w:r w:rsidRPr="007502A1">
              <w:rPr>
                <w:rFonts w:hint="eastAsia"/>
              </w:rPr>
              <w:t>管理サービス</w:t>
            </w:r>
          </w:p>
          <w:p w14:paraId="04F9ECD8" w14:textId="5EF4FD0F" w:rsidR="005B6671" w:rsidRPr="007502A1" w:rsidRDefault="005B6671">
            <w:pPr>
              <w:pStyle w:val="16"/>
              <w:pPrChange w:id="2791" w:author="IRK" w:date="2020-04-27T17:26:00Z">
                <w:pPr/>
              </w:pPrChange>
            </w:pPr>
            <w:r w:rsidRPr="007502A1">
              <w:t xml:space="preserve">        </w:t>
            </w:r>
            <w:r w:rsidRPr="007502A1">
              <w:rPr>
                <w:rFonts w:hint="eastAsia"/>
              </w:rPr>
              <w:t>登</w:t>
            </w:r>
            <w:r w:rsidR="004A4C47" w:rsidRPr="007502A1">
              <w:rPr>
                <w:rFonts w:hint="eastAsia"/>
              </w:rPr>
              <w:t>録されたルールランタイムシステムとルールシステムコンポーネント</w:t>
            </w:r>
            <w:r w:rsidR="004A4C47" w:rsidRPr="00003158">
              <w:rPr>
                <w:rFonts w:hint="eastAsia"/>
              </w:rPr>
              <w:t>の</w:t>
            </w:r>
            <w:r w:rsidRPr="007502A1">
              <w:rPr>
                <w:rFonts w:hint="eastAsia"/>
              </w:rPr>
              <w:t>管理</w:t>
            </w:r>
          </w:p>
          <w:p w14:paraId="02FFC542" w14:textId="7EA70E12" w:rsidR="005B6671" w:rsidRPr="007502A1" w:rsidRDefault="005B6671">
            <w:pPr>
              <w:pStyle w:val="16"/>
              <w:pPrChange w:id="2792" w:author="IRK" w:date="2020-04-27T17:26:00Z">
                <w:pPr/>
              </w:pPrChange>
            </w:pPr>
            <w:r w:rsidRPr="007502A1">
              <w:t xml:space="preserve">        </w:t>
            </w:r>
            <w:r w:rsidR="004A4C47" w:rsidRPr="00003158">
              <w:rPr>
                <w:rFonts w:hint="eastAsia"/>
              </w:rPr>
              <w:t>が</w:t>
            </w:r>
            <w:r w:rsidRPr="00003158">
              <w:rPr>
                <w:rFonts w:hint="eastAsia"/>
              </w:rPr>
              <w:t>で</w:t>
            </w:r>
            <w:r w:rsidR="004A4C47" w:rsidRPr="00003158">
              <w:rPr>
                <w:rFonts w:hint="eastAsia"/>
              </w:rPr>
              <w:t>きま</w:t>
            </w:r>
            <w:r w:rsidRPr="007502A1">
              <w:rPr>
                <w:rFonts w:hint="eastAsia"/>
              </w:rPr>
              <w:t>す。</w:t>
            </w:r>
          </w:p>
          <w:p w14:paraId="293F1D97" w14:textId="77777777" w:rsidR="005B6671" w:rsidRPr="00E5446E" w:rsidRDefault="005B6671">
            <w:pPr>
              <w:pStyle w:val="16"/>
              <w:pPrChange w:id="2793" w:author="IRK" w:date="2020-04-27T17:26:00Z">
                <w:pPr/>
              </w:pPrChange>
            </w:pPr>
            <w:r w:rsidRPr="00874BB2">
              <w:t xml:space="preserve">    2. </w:t>
            </w:r>
            <w:r w:rsidRPr="009C7D44">
              <w:rPr>
                <w:rFonts w:hint="eastAsia"/>
              </w:rPr>
              <w:t>ルールビルダーサービス</w:t>
            </w:r>
          </w:p>
          <w:p w14:paraId="755EEE90" w14:textId="13B99B76" w:rsidR="005B6671" w:rsidRPr="007502A1" w:rsidRDefault="005B6671">
            <w:pPr>
              <w:pStyle w:val="16"/>
              <w:pPrChange w:id="2794" w:author="IRK" w:date="2020-04-27T17:26:00Z">
                <w:pPr/>
              </w:pPrChange>
            </w:pPr>
            <w:r w:rsidRPr="00C4577D">
              <w:t xml:space="preserve">        </w:t>
            </w:r>
            <w:r w:rsidRPr="00337416">
              <w:rPr>
                <w:rFonts w:hint="eastAsia"/>
              </w:rPr>
              <w:t>ルールの作成</w:t>
            </w:r>
            <w:r w:rsidRPr="005271B4">
              <w:t>およ</w:t>
            </w:r>
            <w:r w:rsidR="00970F4A" w:rsidRPr="00AF7DA4">
              <w:rPr>
                <w:rFonts w:hint="eastAsia"/>
              </w:rPr>
              <w:t>び</w:t>
            </w:r>
            <w:r w:rsidR="00970F4A" w:rsidRPr="00003158">
              <w:rPr>
                <w:rFonts w:hint="eastAsia"/>
              </w:rPr>
              <w:t>管理が</w:t>
            </w:r>
            <w:r w:rsidRPr="00003158">
              <w:rPr>
                <w:rFonts w:hint="eastAsia"/>
              </w:rPr>
              <w:t>で</w:t>
            </w:r>
            <w:r w:rsidR="00970F4A" w:rsidRPr="00003158">
              <w:rPr>
                <w:rFonts w:hint="eastAsia"/>
              </w:rPr>
              <w:t>きま</w:t>
            </w:r>
            <w:r w:rsidRPr="007502A1">
              <w:rPr>
                <w:rFonts w:hint="eastAsia"/>
              </w:rPr>
              <w:t>す。</w:t>
            </w:r>
          </w:p>
          <w:p w14:paraId="55F310CF" w14:textId="77777777" w:rsidR="005B6671" w:rsidRPr="0049256C" w:rsidRDefault="005B6671">
            <w:pPr>
              <w:pStyle w:val="16"/>
              <w:pPrChange w:id="2795" w:author="IRK" w:date="2020-04-27T17:26:00Z">
                <w:pPr/>
              </w:pPrChange>
            </w:pPr>
            <w:r w:rsidRPr="0049256C">
              <w:t xml:space="preserve">    3. TCP</w:t>
            </w:r>
            <w:r w:rsidRPr="0049256C">
              <w:rPr>
                <w:rFonts w:hint="eastAsia"/>
              </w:rPr>
              <w:t>コネクタサービス</w:t>
            </w:r>
          </w:p>
          <w:p w14:paraId="68D8B0D6" w14:textId="4F87DDD9" w:rsidR="005B6671" w:rsidRPr="0049256C" w:rsidRDefault="005B6671">
            <w:pPr>
              <w:pStyle w:val="16"/>
              <w:pPrChange w:id="2796" w:author="IRK" w:date="2020-04-27T17:26:00Z">
                <w:pPr/>
              </w:pPrChange>
            </w:pPr>
            <w:r w:rsidRPr="0049256C">
              <w:t xml:space="preserve">        </w:t>
            </w:r>
            <w:r w:rsidRPr="0049256C">
              <w:rPr>
                <w:rFonts w:hint="eastAsia"/>
              </w:rPr>
              <w:t>リモートアプリケーションがルールサービスを呼び出すことができます。</w:t>
            </w:r>
          </w:p>
          <w:p w14:paraId="5C04E133" w14:textId="0E299D19" w:rsidR="005B6671" w:rsidRPr="0049256C" w:rsidRDefault="005B6671">
            <w:pPr>
              <w:pStyle w:val="16"/>
              <w:pPrChange w:id="2797" w:author="IRK" w:date="2020-04-27T17:26:00Z">
                <w:pPr/>
              </w:pPrChange>
            </w:pPr>
            <w:r w:rsidRPr="0049256C">
              <w:t xml:space="preserve">    4. </w:t>
            </w:r>
            <w:r w:rsidRPr="0049256C">
              <w:rPr>
                <w:rFonts w:hint="eastAsia"/>
              </w:rPr>
              <w:t>ルール</w:t>
            </w:r>
            <w:r w:rsidR="00BA5E07">
              <w:rPr>
                <w:rFonts w:hint="eastAsia"/>
              </w:rPr>
              <w:t>Web</w:t>
            </w:r>
            <w:r w:rsidR="00BA5E07">
              <w:rPr>
                <w:rFonts w:hint="eastAsia"/>
              </w:rPr>
              <w:t>サービス</w:t>
            </w:r>
          </w:p>
          <w:p w14:paraId="42404B1A" w14:textId="04E532EE" w:rsidR="005B6671" w:rsidRPr="001E57B3" w:rsidRDefault="005B6671">
            <w:pPr>
              <w:pStyle w:val="16"/>
              <w:pPrChange w:id="2798" w:author="IRK" w:date="2020-04-27T17:26:00Z">
                <w:pPr/>
              </w:pPrChange>
            </w:pPr>
            <w:r w:rsidRPr="0049256C">
              <w:t xml:space="preserve">        </w:t>
            </w:r>
            <w:r w:rsidRPr="0049256C">
              <w:rPr>
                <w:rFonts w:hint="eastAsia"/>
              </w:rPr>
              <w:t>ルール</w:t>
            </w:r>
            <w:r w:rsidR="00BA5E07">
              <w:rPr>
                <w:rFonts w:hint="eastAsia"/>
              </w:rPr>
              <w:t>Web</w:t>
            </w:r>
            <w:r w:rsidR="00BA5E07">
              <w:rPr>
                <w:rFonts w:hint="eastAsia"/>
              </w:rPr>
              <w:t>サービス</w:t>
            </w:r>
            <w:r w:rsidRPr="0049256C">
              <w:rPr>
                <w:rFonts w:hint="eastAsia"/>
              </w:rPr>
              <w:t>を設定し</w:t>
            </w:r>
            <w:r w:rsidR="00382563">
              <w:rPr>
                <w:rFonts w:hint="eastAsia"/>
              </w:rPr>
              <w:t>Web</w:t>
            </w:r>
            <w:r w:rsidRPr="0049256C">
              <w:rPr>
                <w:rFonts w:hint="eastAsia"/>
              </w:rPr>
              <w:t>環境でルールを</w:t>
            </w:r>
            <w:r w:rsidR="005B231E">
              <w:rPr>
                <w:rFonts w:hint="eastAsia"/>
              </w:rPr>
              <w:t>呼び出せ</w:t>
            </w:r>
            <w:r w:rsidR="001E57B3" w:rsidRPr="0049256C">
              <w:rPr>
                <w:rFonts w:hint="eastAsia"/>
              </w:rPr>
              <w:t>ます。</w:t>
            </w:r>
          </w:p>
          <w:p w14:paraId="4861FAF5" w14:textId="5DD3C01E" w:rsidR="00B9147F" w:rsidRDefault="00B9147F">
            <w:pPr>
              <w:pStyle w:val="16"/>
              <w:rPr>
                <w:ins w:id="2799" w:author="IRK" w:date="2020-03-10T10:03:00Z"/>
              </w:rPr>
              <w:pPrChange w:id="2800" w:author="IRK" w:date="2020-04-27T17:26:00Z">
                <w:pPr/>
              </w:pPrChange>
            </w:pPr>
            <w:ins w:id="2801" w:author="IRK" w:date="2020-03-10T10:03:00Z">
              <w:r w:rsidRPr="0049256C">
                <w:t xml:space="preserve">    </w:t>
              </w:r>
              <w:r>
                <w:rPr>
                  <w:rFonts w:hint="eastAsia"/>
                </w:rPr>
                <w:t xml:space="preserve">5. </w:t>
              </w:r>
              <w:r>
                <w:rPr>
                  <w:rFonts w:hint="eastAsia"/>
                </w:rPr>
                <w:t>ルール</w:t>
              </w:r>
              <w:r>
                <w:rPr>
                  <w:rFonts w:hint="eastAsia"/>
                </w:rPr>
                <w:t>REST</w:t>
              </w:r>
              <w:r>
                <w:rPr>
                  <w:rFonts w:hint="eastAsia"/>
                </w:rPr>
                <w:t>サービス</w:t>
              </w:r>
            </w:ins>
          </w:p>
          <w:p w14:paraId="378DFBAA" w14:textId="71E558BA" w:rsidR="005B6671" w:rsidRDefault="00B9147F">
            <w:pPr>
              <w:pStyle w:val="16"/>
              <w:rPr>
                <w:ins w:id="2802" w:author="IRK" w:date="2020-03-10T10:03:00Z"/>
              </w:rPr>
              <w:pPrChange w:id="2803" w:author="IRK" w:date="2020-04-27T17:26:00Z">
                <w:pPr/>
              </w:pPrChange>
            </w:pPr>
            <w:ins w:id="2804" w:author="IRK" w:date="2020-03-10T10:03:00Z">
              <w:r>
                <w:rPr>
                  <w:rFonts w:hint="eastAsia"/>
                </w:rPr>
                <w:t xml:space="preserve">        </w:t>
              </w:r>
              <w:r>
                <w:rPr>
                  <w:rFonts w:hint="eastAsia"/>
                </w:rPr>
                <w:t>ルール</w:t>
              </w:r>
              <w:r>
                <w:rPr>
                  <w:rFonts w:hint="eastAsia"/>
                </w:rPr>
                <w:t>REST</w:t>
              </w:r>
              <w:r>
                <w:rPr>
                  <w:rFonts w:hint="eastAsia"/>
                </w:rPr>
                <w:t>サービスを設定して</w:t>
              </w:r>
              <w:r>
                <w:rPr>
                  <w:rFonts w:hint="eastAsia"/>
                </w:rPr>
                <w:t>Web</w:t>
              </w:r>
              <w:r>
                <w:rPr>
                  <w:rFonts w:hint="eastAsia"/>
                </w:rPr>
                <w:t>環境にてルールを呼び出します。</w:t>
              </w:r>
            </w:ins>
          </w:p>
          <w:p w14:paraId="0689BB9A" w14:textId="77777777" w:rsidR="00B9147F" w:rsidRPr="0049256C" w:rsidRDefault="00B9147F">
            <w:pPr>
              <w:pStyle w:val="16"/>
              <w:pPrChange w:id="2805" w:author="IRK" w:date="2020-04-27T17:26:00Z">
                <w:pPr/>
              </w:pPrChange>
            </w:pPr>
          </w:p>
          <w:p w14:paraId="5CFC6CB7" w14:textId="77777777" w:rsidR="005B6671" w:rsidRPr="0049256C" w:rsidRDefault="005B6671">
            <w:pPr>
              <w:pStyle w:val="16"/>
              <w:pPrChange w:id="2806" w:author="IRK" w:date="2020-04-27T17:26:00Z">
                <w:pPr/>
              </w:pPrChange>
            </w:pPr>
            <w:r w:rsidRPr="0049256C">
              <w:rPr>
                <w:rFonts w:hint="eastAsia"/>
              </w:rPr>
              <w:t>選択してください。</w:t>
            </w:r>
            <w:r w:rsidRPr="0049256C">
              <w:rPr>
                <w:rFonts w:hint="eastAsia"/>
              </w:rPr>
              <w:t xml:space="preserve"> &gt;&gt;</w:t>
            </w:r>
          </w:p>
        </w:tc>
      </w:tr>
    </w:tbl>
    <w:p w14:paraId="7A32D561" w14:textId="77777777" w:rsidR="005B6671" w:rsidRPr="0049256C" w:rsidRDefault="005B6671" w:rsidP="00EC7890"/>
    <w:p w14:paraId="0B30D4DD" w14:textId="786167AD" w:rsidR="005B6671" w:rsidRPr="0049256C" w:rsidRDefault="005B6671" w:rsidP="00EC7890">
      <w:r w:rsidRPr="0049256C">
        <w:t>選択したサービスによって</w:t>
      </w:r>
      <w:del w:id="2807" w:author="IRK" w:date="2020-03-09T13:54:00Z">
        <w:r w:rsidRPr="0049256C" w:rsidDel="005C6AD9">
          <w:delText xml:space="preserve">2.4.3 </w:delText>
        </w:r>
        <w:r w:rsidRPr="0049256C" w:rsidDel="005C6AD9">
          <w:delText>管理サービス</w:delText>
        </w:r>
      </w:del>
      <w:ins w:id="2808" w:author="IRK" w:date="2020-03-10T22:18:00Z">
        <w:r w:rsidR="008E3CAF">
          <w:rPr>
            <w:rFonts w:hint="eastAsia"/>
          </w:rPr>
          <w:t>「</w:t>
        </w:r>
      </w:ins>
      <w:ins w:id="2809" w:author="IRK" w:date="2020-03-09T13:54:00Z">
        <w:r w:rsidR="005C6AD9">
          <w:fldChar w:fldCharType="begin"/>
        </w:r>
        <w:r w:rsidR="005C6AD9">
          <w:instrText xml:space="preserve"> </w:instrText>
        </w:r>
        <w:r w:rsidR="005C6AD9">
          <w:rPr>
            <w:rFonts w:hint="eastAsia"/>
          </w:rPr>
          <w:instrText>REF _Ref34654502 \r \h</w:instrText>
        </w:r>
        <w:r w:rsidR="005C6AD9">
          <w:instrText xml:space="preserve"> </w:instrText>
        </w:r>
      </w:ins>
      <w:r w:rsidR="005C6AD9">
        <w:fldChar w:fldCharType="separate"/>
      </w:r>
      <w:r w:rsidR="00AB1F2F">
        <w:t xml:space="preserve">2.4.3 </w:t>
      </w:r>
      <w:ins w:id="2810" w:author="IRK" w:date="2020-03-09T13:54:00Z">
        <w:r w:rsidR="005C6AD9">
          <w:fldChar w:fldCharType="end"/>
        </w:r>
        <w:r w:rsidR="005C6AD9">
          <w:fldChar w:fldCharType="begin"/>
        </w:r>
        <w:r w:rsidR="005C6AD9">
          <w:instrText xml:space="preserve"> REF _Ref34654504 \h </w:instrText>
        </w:r>
      </w:ins>
      <w:r w:rsidR="005C6AD9">
        <w:fldChar w:fldCharType="separate"/>
      </w:r>
      <w:r w:rsidR="00AB1F2F" w:rsidRPr="0049256C">
        <w:t>管理サービス</w:t>
      </w:r>
      <w:ins w:id="2811" w:author="IRK" w:date="2020-03-09T13:54:00Z">
        <w:r w:rsidR="005C6AD9">
          <w:fldChar w:fldCharType="end"/>
        </w:r>
      </w:ins>
      <w:ins w:id="2812" w:author="IRK" w:date="2020-03-10T22:18:00Z">
        <w:r w:rsidR="008E3CAF">
          <w:rPr>
            <w:rFonts w:hint="eastAsia"/>
          </w:rPr>
          <w:t>」</w:t>
        </w:r>
      </w:ins>
      <w:r w:rsidRPr="0049256C">
        <w:t>、</w:t>
      </w:r>
      <w:del w:id="2813" w:author="IRK" w:date="2020-03-09T13:54:00Z">
        <w:r w:rsidRPr="0049256C" w:rsidDel="005C6AD9">
          <w:delText xml:space="preserve">2.4.4 </w:delText>
        </w:r>
        <w:r w:rsidRPr="0049256C" w:rsidDel="005C6AD9">
          <w:delText>ルールビルダーサービス</w:delText>
        </w:r>
      </w:del>
      <w:ins w:id="2814" w:author="IRK" w:date="2020-03-10T22:18:00Z">
        <w:r w:rsidR="008E3CAF">
          <w:rPr>
            <w:rFonts w:hint="eastAsia"/>
          </w:rPr>
          <w:t>「</w:t>
        </w:r>
      </w:ins>
      <w:ins w:id="2815" w:author="IRK" w:date="2020-03-09T13:55:00Z">
        <w:r w:rsidR="005C6AD9">
          <w:fldChar w:fldCharType="begin"/>
        </w:r>
        <w:r w:rsidR="005C6AD9">
          <w:instrText xml:space="preserve"> </w:instrText>
        </w:r>
        <w:r w:rsidR="005C6AD9">
          <w:rPr>
            <w:rFonts w:hint="eastAsia"/>
          </w:rPr>
          <w:instrText>REF _Ref34654532 \r \h</w:instrText>
        </w:r>
        <w:r w:rsidR="005C6AD9">
          <w:instrText xml:space="preserve"> </w:instrText>
        </w:r>
      </w:ins>
      <w:r w:rsidR="005C6AD9">
        <w:fldChar w:fldCharType="separate"/>
      </w:r>
      <w:r w:rsidR="00AB1F2F">
        <w:t xml:space="preserve">2.4.4 </w:t>
      </w:r>
      <w:ins w:id="2816" w:author="IRK" w:date="2020-03-09T13:55:00Z">
        <w:r w:rsidR="005C6AD9">
          <w:fldChar w:fldCharType="end"/>
        </w:r>
        <w:r w:rsidR="005C6AD9">
          <w:fldChar w:fldCharType="begin"/>
        </w:r>
        <w:r w:rsidR="005C6AD9">
          <w:instrText xml:space="preserve"> REF _Ref34654536 \h </w:instrText>
        </w:r>
      </w:ins>
      <w:r w:rsidR="005C6AD9">
        <w:fldChar w:fldCharType="separate"/>
      </w:r>
      <w:r w:rsidR="00AB1F2F" w:rsidRPr="0049256C">
        <w:t>ルールビルダーサービス</w:t>
      </w:r>
      <w:ins w:id="2817" w:author="IRK" w:date="2020-03-09T13:55:00Z">
        <w:r w:rsidR="005C6AD9">
          <w:fldChar w:fldCharType="end"/>
        </w:r>
      </w:ins>
      <w:ins w:id="2818" w:author="IRK" w:date="2020-03-10T22:18:00Z">
        <w:r w:rsidR="008E3CAF">
          <w:rPr>
            <w:rFonts w:hint="eastAsia"/>
          </w:rPr>
          <w:t>」</w:t>
        </w:r>
      </w:ins>
      <w:r w:rsidRPr="0049256C">
        <w:t>、</w:t>
      </w:r>
      <w:del w:id="2819" w:author="IRK" w:date="2020-03-09T13:55:00Z">
        <w:r w:rsidRPr="0049256C" w:rsidDel="005C6AD9">
          <w:delText>2.4.5 TCP</w:delText>
        </w:r>
        <w:r w:rsidRPr="0049256C" w:rsidDel="005C6AD9">
          <w:delText>コネクタサービス</w:delText>
        </w:r>
      </w:del>
      <w:ins w:id="2820" w:author="IRK" w:date="2020-03-10T22:19:00Z">
        <w:r w:rsidR="008E3CAF">
          <w:rPr>
            <w:rFonts w:hint="eastAsia"/>
          </w:rPr>
          <w:t>「</w:t>
        </w:r>
      </w:ins>
      <w:ins w:id="2821" w:author="IRK" w:date="2020-03-09T13:55:00Z">
        <w:r w:rsidR="005C6AD9">
          <w:fldChar w:fldCharType="begin"/>
        </w:r>
        <w:r w:rsidR="005C6AD9">
          <w:instrText xml:space="preserve"> </w:instrText>
        </w:r>
        <w:r w:rsidR="005C6AD9">
          <w:rPr>
            <w:rFonts w:hint="eastAsia"/>
          </w:rPr>
          <w:instrText>REF _Ref34654560 \r \h</w:instrText>
        </w:r>
        <w:r w:rsidR="005C6AD9">
          <w:instrText xml:space="preserve"> </w:instrText>
        </w:r>
      </w:ins>
      <w:r w:rsidR="005C6AD9">
        <w:fldChar w:fldCharType="separate"/>
      </w:r>
      <w:r w:rsidR="00AB1F2F">
        <w:t xml:space="preserve">2.4.5 </w:t>
      </w:r>
      <w:ins w:id="2822" w:author="IRK" w:date="2020-03-09T13:55:00Z">
        <w:r w:rsidR="005C6AD9">
          <w:fldChar w:fldCharType="end"/>
        </w:r>
        <w:r w:rsidR="005C6AD9">
          <w:fldChar w:fldCharType="begin"/>
        </w:r>
        <w:r w:rsidR="005C6AD9">
          <w:instrText xml:space="preserve"> REF _Ref34654563 \h </w:instrText>
        </w:r>
      </w:ins>
      <w:r w:rsidR="005C6AD9">
        <w:fldChar w:fldCharType="separate"/>
      </w:r>
      <w:r w:rsidR="00AB1F2F" w:rsidRPr="0049256C">
        <w:t>TCP</w:t>
      </w:r>
      <w:r w:rsidR="00AB1F2F" w:rsidRPr="0049256C">
        <w:t>コネクタサービス</w:t>
      </w:r>
      <w:ins w:id="2823" w:author="IRK" w:date="2020-03-09T13:55:00Z">
        <w:r w:rsidR="005C6AD9">
          <w:fldChar w:fldCharType="end"/>
        </w:r>
      </w:ins>
      <w:ins w:id="2824" w:author="IRK" w:date="2020-03-10T22:19:00Z">
        <w:r w:rsidR="008E3CAF">
          <w:rPr>
            <w:rFonts w:hint="eastAsia"/>
          </w:rPr>
          <w:t>」</w:t>
        </w:r>
      </w:ins>
      <w:r w:rsidRPr="0049256C">
        <w:t>、</w:t>
      </w:r>
      <w:del w:id="2825" w:author="IRK" w:date="2020-03-09T13:55:00Z">
        <w:r w:rsidRPr="0049256C" w:rsidDel="005C6AD9">
          <w:delText xml:space="preserve">2.4.6 </w:delText>
        </w:r>
        <w:r w:rsidRPr="0049256C" w:rsidDel="005C6AD9">
          <w:delText>ルール</w:delText>
        </w:r>
        <w:r w:rsidRPr="0049256C" w:rsidDel="005C6AD9">
          <w:delText>Web</w:delText>
        </w:r>
        <w:r w:rsidRPr="0049256C" w:rsidDel="005C6AD9">
          <w:delText>サービス</w:delText>
        </w:r>
      </w:del>
      <w:ins w:id="2826" w:author="IRK" w:date="2020-03-10T22:19:00Z">
        <w:r w:rsidR="008E3CAF">
          <w:rPr>
            <w:rFonts w:hint="eastAsia"/>
          </w:rPr>
          <w:t>「</w:t>
        </w:r>
      </w:ins>
      <w:ins w:id="2827" w:author="IRK" w:date="2020-03-09T13:56:00Z">
        <w:r w:rsidR="005C6AD9">
          <w:fldChar w:fldCharType="begin"/>
        </w:r>
        <w:r w:rsidR="005C6AD9">
          <w:instrText xml:space="preserve"> </w:instrText>
        </w:r>
        <w:r w:rsidR="005C6AD9">
          <w:rPr>
            <w:rFonts w:hint="eastAsia"/>
          </w:rPr>
          <w:instrText>REF _Ref34654582 \r \h</w:instrText>
        </w:r>
        <w:r w:rsidR="005C6AD9">
          <w:instrText xml:space="preserve"> </w:instrText>
        </w:r>
      </w:ins>
      <w:r w:rsidR="005C6AD9">
        <w:fldChar w:fldCharType="separate"/>
      </w:r>
      <w:r w:rsidR="00AB1F2F">
        <w:t xml:space="preserve">2.4.6 </w:t>
      </w:r>
      <w:ins w:id="2828" w:author="IRK" w:date="2020-03-09T13:56:00Z">
        <w:r w:rsidR="005C6AD9">
          <w:fldChar w:fldCharType="end"/>
        </w:r>
        <w:r w:rsidR="005C6AD9">
          <w:fldChar w:fldCharType="begin"/>
        </w:r>
        <w:r w:rsidR="005C6AD9">
          <w:instrText xml:space="preserve"> REF _Ref34654584 \h </w:instrText>
        </w:r>
      </w:ins>
      <w:r w:rsidR="005C6AD9">
        <w:fldChar w:fldCharType="separate"/>
      </w:r>
      <w:r w:rsidR="00AB1F2F" w:rsidRPr="0049256C">
        <w:rPr>
          <w:rFonts w:hint="eastAsia"/>
        </w:rPr>
        <w:t>ルール</w:t>
      </w:r>
      <w:r w:rsidR="00AB1F2F">
        <w:rPr>
          <w:rFonts w:hint="eastAsia"/>
        </w:rPr>
        <w:t>Web</w:t>
      </w:r>
      <w:r w:rsidR="00AB1F2F">
        <w:rPr>
          <w:rFonts w:hint="eastAsia"/>
        </w:rPr>
        <w:t>サービス</w:t>
      </w:r>
      <w:ins w:id="2829" w:author="IRK" w:date="2020-03-09T13:56:00Z">
        <w:r w:rsidR="005C6AD9">
          <w:fldChar w:fldCharType="end"/>
        </w:r>
      </w:ins>
      <w:ins w:id="2830" w:author="IRK" w:date="2020-04-16T14:00:00Z">
        <w:r w:rsidR="00FE0639">
          <w:rPr>
            <w:rFonts w:hint="eastAsia"/>
          </w:rPr>
          <w:t>」</w:t>
        </w:r>
      </w:ins>
      <w:ins w:id="2831" w:author="IRK" w:date="2020-03-10T10:04:00Z">
        <w:r w:rsidR="00012BF3">
          <w:rPr>
            <w:rFonts w:hint="eastAsia"/>
          </w:rPr>
          <w:t>、</w:t>
        </w:r>
      </w:ins>
      <w:ins w:id="2832" w:author="IRK" w:date="2020-03-10T22:19:00Z">
        <w:r w:rsidR="008E3CAF">
          <w:rPr>
            <w:rFonts w:hint="eastAsia"/>
          </w:rPr>
          <w:t>「</w:t>
        </w:r>
        <w:r w:rsidR="008E3CAF">
          <w:fldChar w:fldCharType="begin"/>
        </w:r>
        <w:r w:rsidR="008E3CAF">
          <w:instrText xml:space="preserve"> </w:instrText>
        </w:r>
        <w:r w:rsidR="008E3CAF">
          <w:rPr>
            <w:rFonts w:hint="eastAsia"/>
          </w:rPr>
          <w:instrText>REF _Ref34731097 \r \h</w:instrText>
        </w:r>
        <w:r w:rsidR="008E3CAF">
          <w:instrText xml:space="preserve"> </w:instrText>
        </w:r>
      </w:ins>
      <w:r w:rsidR="008E3CAF">
        <w:fldChar w:fldCharType="separate"/>
      </w:r>
      <w:r w:rsidR="00AB1F2F">
        <w:t xml:space="preserve">2.4.7 </w:t>
      </w:r>
      <w:ins w:id="2833" w:author="IRK" w:date="2020-03-10T22:19:00Z">
        <w:r w:rsidR="008E3CAF">
          <w:fldChar w:fldCharType="end"/>
        </w:r>
        <w:r w:rsidR="008E3CAF">
          <w:fldChar w:fldCharType="begin"/>
        </w:r>
        <w:r w:rsidR="008E3CAF">
          <w:instrText xml:space="preserve"> REF _Ref34731097 \h </w:instrText>
        </w:r>
      </w:ins>
      <w:r w:rsidR="008E3CAF">
        <w:fldChar w:fldCharType="separate"/>
      </w:r>
      <w:ins w:id="2834" w:author="IRK" w:date="2020-03-10T10:28:00Z">
        <w:r w:rsidR="00AB1F2F">
          <w:rPr>
            <w:rFonts w:hint="eastAsia"/>
          </w:rPr>
          <w:t>ルール</w:t>
        </w:r>
        <w:r w:rsidR="00AB1F2F">
          <w:rPr>
            <w:rFonts w:hint="eastAsia"/>
          </w:rPr>
          <w:t>REST</w:t>
        </w:r>
        <w:r w:rsidR="00AB1F2F">
          <w:rPr>
            <w:rFonts w:hint="eastAsia"/>
          </w:rPr>
          <w:t>サービス</w:t>
        </w:r>
      </w:ins>
      <w:ins w:id="2835" w:author="IRK" w:date="2020-03-10T22:19:00Z">
        <w:r w:rsidR="008E3CAF">
          <w:fldChar w:fldCharType="end"/>
        </w:r>
      </w:ins>
      <w:ins w:id="2836" w:author="IRK" w:date="2020-03-10T22:20:00Z">
        <w:r w:rsidR="008E3CAF">
          <w:rPr>
            <w:rFonts w:hint="eastAsia"/>
          </w:rPr>
          <w:t>」</w:t>
        </w:r>
      </w:ins>
      <w:r w:rsidRPr="0049256C">
        <w:t>に移動する。</w:t>
      </w:r>
    </w:p>
    <w:p w14:paraId="6B62E80B" w14:textId="77777777" w:rsidR="005B6671" w:rsidRPr="0049256C" w:rsidRDefault="005B6671" w:rsidP="00EC7890"/>
    <w:p w14:paraId="4C6CCBF5" w14:textId="77777777" w:rsidR="005B6671" w:rsidRPr="0049256C" w:rsidRDefault="005B6671">
      <w:pPr>
        <w:pStyle w:val="32"/>
        <w:numPr>
          <w:ilvl w:val="2"/>
          <w:numId w:val="139"/>
        </w:numPr>
        <w:pPrChange w:id="2837" w:author="IRK" w:date="2020-05-11T09:39:00Z">
          <w:pPr>
            <w:pStyle w:val="32"/>
            <w:numPr>
              <w:numId w:val="27"/>
            </w:numPr>
            <w:spacing w:before="12" w:after="100"/>
            <w:jc w:val="left"/>
          </w:pPr>
        </w:pPrChange>
      </w:pPr>
      <w:bookmarkStart w:id="2838" w:name="_Toc441755309"/>
      <w:bookmarkStart w:id="2839" w:name="_Ref34654502"/>
      <w:bookmarkStart w:id="2840" w:name="_Ref34654504"/>
      <w:bookmarkStart w:id="2841" w:name="_Toc40449539"/>
      <w:r w:rsidRPr="0049256C">
        <w:t>管理サービス</w:t>
      </w:r>
      <w:bookmarkEnd w:id="2838"/>
      <w:bookmarkEnd w:id="2839"/>
      <w:bookmarkEnd w:id="2840"/>
      <w:bookmarkEnd w:id="2841"/>
    </w:p>
    <w:p w14:paraId="04D94774" w14:textId="77777777" w:rsidR="005B6671" w:rsidRPr="0049256C" w:rsidRDefault="005B6671" w:rsidP="00EC7890">
      <w:r w:rsidRPr="0049256C">
        <w:t>管理サービスは、設定クラスタに属するルールアプリケーションの状態をモニタリングして管理するサービスである。</w:t>
      </w:r>
    </w:p>
    <w:p w14:paraId="1E96F1A1" w14:textId="77777777" w:rsidR="005B6671" w:rsidRPr="0049256C" w:rsidRDefault="005B6671" w:rsidP="00EC7890"/>
    <w:p w14:paraId="1FC061B7" w14:textId="77777777" w:rsidR="005B6671" w:rsidRPr="0049256C" w:rsidRDefault="005B6671">
      <w:pPr>
        <w:pStyle w:val="42"/>
        <w:numPr>
          <w:ilvl w:val="3"/>
          <w:numId w:val="139"/>
        </w:numPr>
        <w:pPrChange w:id="2842" w:author="IRK" w:date="2020-05-11T09:39:00Z">
          <w:pPr>
            <w:pStyle w:val="42"/>
            <w:numPr>
              <w:numId w:val="27"/>
            </w:numPr>
            <w:spacing w:before="0" w:after="100" w:line="280" w:lineRule="exact"/>
          </w:pPr>
        </w:pPrChange>
      </w:pPr>
      <w:r w:rsidRPr="0049256C">
        <w:t>管理サービス一覧</w:t>
      </w:r>
    </w:p>
    <w:p w14:paraId="3271741C" w14:textId="16BE8FB1" w:rsidR="005B6671" w:rsidRPr="0049256C" w:rsidRDefault="00E97F40" w:rsidP="00EC7890">
      <w:del w:id="2843" w:author="IRK" w:date="2020-03-09T13:56:00Z">
        <w:r w:rsidRPr="0049256C" w:rsidDel="005C6AD9">
          <w:delText>表</w:delText>
        </w:r>
        <w:r w:rsidR="00914D6C" w:rsidDel="005C6AD9">
          <w:rPr>
            <w:rFonts w:hint="eastAsia"/>
          </w:rPr>
          <w:delText>8</w:delText>
        </w:r>
        <w:r w:rsidR="00F3029E" w:rsidDel="005C6AD9">
          <w:rPr>
            <w:rFonts w:hint="eastAsia"/>
          </w:rPr>
          <w:delText>5</w:delText>
        </w:r>
      </w:del>
      <w:ins w:id="2844" w:author="IRK" w:date="2020-03-09T13:56:00Z">
        <w:r w:rsidR="005C6AD9">
          <w:rPr>
            <w:rFonts w:hint="eastAsia"/>
          </w:rPr>
          <w:t>次の表</w:t>
        </w:r>
      </w:ins>
      <w:r w:rsidR="005B6671" w:rsidRPr="0049256C">
        <w:t>は、設定クラスタに有効になっている管理サービスの一覧を表示する段階である。</w:t>
      </w:r>
    </w:p>
    <w:p w14:paraId="45802CB7" w14:textId="77777777" w:rsidR="005B6671" w:rsidRPr="0049256C" w:rsidRDefault="005B6671" w:rsidP="00EC7890"/>
    <w:p w14:paraId="2A64BC2A" w14:textId="35DE06EC" w:rsidR="00E97F40" w:rsidRPr="0049256C" w:rsidRDefault="00E97F40" w:rsidP="007D3017">
      <w:pPr>
        <w:pStyle w:val="afff6"/>
      </w:pPr>
      <w:bookmarkStart w:id="2845" w:name="_Toc34839551"/>
      <w:del w:id="2846" w:author="IRK" w:date="2020-03-09T13:56:00Z">
        <w:r w:rsidRPr="0049256C" w:rsidDel="005C6AD9">
          <w:delText>[</w:delText>
        </w:r>
        <w:r w:rsidRPr="0049256C" w:rsidDel="005C6AD9">
          <w:delText>表</w:delText>
        </w:r>
        <w:r w:rsidRPr="0049256C" w:rsidDel="005C6AD9">
          <w:delText xml:space="preserve"> </w:delText>
        </w:r>
        <w:r w:rsidR="003561C7" w:rsidRPr="0049256C" w:rsidDel="005C6AD9">
          <w:fldChar w:fldCharType="begin"/>
        </w:r>
        <w:r w:rsidR="003561C7" w:rsidRPr="0049256C" w:rsidDel="005C6AD9">
          <w:delInstrText xml:space="preserve"> SEQ [</w:delInstrText>
        </w:r>
        <w:r w:rsidR="003561C7" w:rsidRPr="0049256C" w:rsidDel="005C6AD9">
          <w:delInstrText>表</w:delInstrText>
        </w:r>
        <w:r w:rsidR="003561C7" w:rsidRPr="0049256C" w:rsidDel="005C6AD9">
          <w:delInstrText xml:space="preserve"> \* ARABIC </w:delInstrText>
        </w:r>
        <w:r w:rsidR="003561C7" w:rsidRPr="0049256C" w:rsidDel="005C6AD9">
          <w:fldChar w:fldCharType="separate"/>
        </w:r>
        <w:r w:rsidR="000132DF" w:rsidDel="005C6AD9">
          <w:rPr>
            <w:noProof/>
          </w:rPr>
          <w:delText>85</w:delText>
        </w:r>
        <w:r w:rsidR="003561C7" w:rsidRPr="0049256C" w:rsidDel="005C6AD9">
          <w:rPr>
            <w:noProof/>
          </w:rPr>
          <w:fldChar w:fldCharType="end"/>
        </w:r>
        <w:r w:rsidRPr="0049256C" w:rsidDel="005C6AD9">
          <w:rPr>
            <w:rFonts w:hint="eastAsia"/>
          </w:rPr>
          <w:delText>]</w:delText>
        </w:r>
      </w:del>
      <w:ins w:id="2847" w:author="IRK" w:date="2020-03-09T13:56:00Z">
        <w:r w:rsidR="005C6AD9">
          <w:rPr>
            <w:rFonts w:hint="eastAsia"/>
          </w:rPr>
          <w:t>[</w:t>
        </w:r>
        <w:r w:rsidR="005C6AD9">
          <w:rPr>
            <w:rFonts w:hint="eastAsia"/>
          </w:rPr>
          <w:t>表</w:t>
        </w:r>
        <w:r w:rsidR="005C6AD9">
          <w:rPr>
            <w:rFonts w:hint="eastAsia"/>
          </w:rPr>
          <w:t xml:space="preserve"> </w:t>
        </w:r>
        <w:r w:rsidR="005C6AD9">
          <w:fldChar w:fldCharType="begin"/>
        </w:r>
        <w:r w:rsidR="005C6AD9">
          <w:instrText xml:space="preserve"> </w:instrText>
        </w:r>
        <w:r w:rsidR="005C6AD9">
          <w:rPr>
            <w:rFonts w:hint="eastAsia"/>
          </w:rPr>
          <w:instrText xml:space="preserve">SEQ </w:instrText>
        </w:r>
        <w:r w:rsidR="005C6AD9">
          <w:rPr>
            <w:rFonts w:hint="eastAsia"/>
          </w:rPr>
          <w:instrText>表</w:instrText>
        </w:r>
        <w:r w:rsidR="005C6AD9">
          <w:rPr>
            <w:rFonts w:hint="eastAsia"/>
          </w:rPr>
          <w:instrText xml:space="preserve"> \* ARABIC</w:instrText>
        </w:r>
        <w:r w:rsidR="005C6AD9">
          <w:instrText xml:space="preserve"> </w:instrText>
        </w:r>
      </w:ins>
      <w:r w:rsidR="005C6AD9">
        <w:fldChar w:fldCharType="separate"/>
      </w:r>
      <w:r w:rsidR="00AB1F2F">
        <w:rPr>
          <w:noProof/>
        </w:rPr>
        <w:t>85</w:t>
      </w:r>
      <w:ins w:id="2848" w:author="IRK" w:date="2020-03-09T13:56:00Z">
        <w:r w:rsidR="005C6AD9">
          <w:fldChar w:fldCharType="end"/>
        </w:r>
        <w:r w:rsidR="005C6AD9">
          <w:rPr>
            <w:rFonts w:hint="eastAsia"/>
          </w:rPr>
          <w:t>]</w:t>
        </w:r>
      </w:ins>
      <w:bookmarkEnd w:id="284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849" w:author="IRK" w:date="2020-04-16T14:00:00Z">
          <w:tblPr>
            <w:tblW w:w="0" w:type="auto"/>
            <w:tblInd w:w="108" w:type="dxa"/>
            <w:tblLook w:val="04A0" w:firstRow="1" w:lastRow="0" w:firstColumn="1" w:lastColumn="0" w:noHBand="0" w:noVBand="1"/>
          </w:tblPr>
        </w:tblPrChange>
      </w:tblPr>
      <w:tblGrid>
        <w:gridCol w:w="9356"/>
        <w:tblGridChange w:id="2850">
          <w:tblGrid>
            <w:gridCol w:w="9356"/>
          </w:tblGrid>
        </w:tblGridChange>
      </w:tblGrid>
      <w:tr w:rsidR="005B6671" w:rsidRPr="0049256C" w14:paraId="1122C03E" w14:textId="77777777" w:rsidTr="00EB253A">
        <w:trPr>
          <w:jc w:val="center"/>
        </w:trPr>
        <w:tc>
          <w:tcPr>
            <w:tcW w:w="9356" w:type="dxa"/>
            <w:tcPrChange w:id="2851" w:author="IRK" w:date="2020-04-16T14:00:00Z">
              <w:tcPr>
                <w:tcW w:w="9356" w:type="dxa"/>
              </w:tcPr>
            </w:tcPrChange>
          </w:tcPr>
          <w:p w14:paraId="61403A73" w14:textId="77777777" w:rsidR="005B6671" w:rsidRPr="0049256C" w:rsidRDefault="005B6671">
            <w:pPr>
              <w:pStyle w:val="16"/>
              <w:pPrChange w:id="2852" w:author="IRK" w:date="2020-04-27T17:26:00Z">
                <w:pPr/>
              </w:pPrChange>
            </w:pPr>
            <w:r w:rsidRPr="0049256C">
              <w:t>**********************************************************************************</w:t>
            </w:r>
          </w:p>
          <w:p w14:paraId="780F4309" w14:textId="77777777" w:rsidR="005B6671" w:rsidRPr="0049256C" w:rsidRDefault="005B6671">
            <w:pPr>
              <w:pStyle w:val="16"/>
              <w:pPrChange w:id="2853" w:author="IRK" w:date="2020-04-27T17:26:00Z">
                <w:pPr/>
              </w:pPrChange>
            </w:pPr>
          </w:p>
          <w:p w14:paraId="7C8BBABC" w14:textId="77777777" w:rsidR="005B6671" w:rsidRPr="0049256C" w:rsidRDefault="005B6671">
            <w:pPr>
              <w:pStyle w:val="16"/>
              <w:pPrChange w:id="2854" w:author="IRK" w:date="2020-04-27T17:26:00Z">
                <w:pPr/>
              </w:pPrChange>
            </w:pPr>
            <w:r w:rsidRPr="0049256C">
              <w:rPr>
                <w:rFonts w:hint="eastAsia"/>
              </w:rPr>
              <w:t>サービスタイプ選択</w:t>
            </w:r>
            <w:r w:rsidRPr="0049256C">
              <w:t xml:space="preserve"> -&gt; </w:t>
            </w:r>
            <w:r w:rsidRPr="0049256C">
              <w:rPr>
                <w:rFonts w:hint="eastAsia"/>
              </w:rPr>
              <w:t>管理サービス</w:t>
            </w:r>
          </w:p>
          <w:p w14:paraId="1787B1EA" w14:textId="77777777" w:rsidR="005B6671" w:rsidRPr="0049256C" w:rsidRDefault="005B6671">
            <w:pPr>
              <w:pStyle w:val="16"/>
              <w:pPrChange w:id="2855" w:author="IRK" w:date="2020-04-27T17:26:00Z">
                <w:pPr/>
              </w:pPrChange>
            </w:pPr>
          </w:p>
          <w:p w14:paraId="4BC11BF9" w14:textId="77777777" w:rsidR="005B6671" w:rsidRPr="0049256C" w:rsidRDefault="005B6671">
            <w:pPr>
              <w:pStyle w:val="16"/>
              <w:pPrChange w:id="2856" w:author="IRK" w:date="2020-04-27T17:26:00Z">
                <w:pPr/>
              </w:pPrChange>
            </w:pPr>
            <w:r w:rsidRPr="0049256C">
              <w:t>**********************************************************************************</w:t>
            </w:r>
          </w:p>
          <w:p w14:paraId="4A5B019D" w14:textId="77777777" w:rsidR="005B6671" w:rsidRPr="0049256C" w:rsidRDefault="005B6671">
            <w:pPr>
              <w:pStyle w:val="16"/>
              <w:pPrChange w:id="2857" w:author="IRK" w:date="2020-04-27T17:26:00Z">
                <w:pPr/>
              </w:pPrChange>
            </w:pPr>
          </w:p>
          <w:p w14:paraId="2059BBEE" w14:textId="77777777" w:rsidR="005B6671" w:rsidRPr="0049256C" w:rsidRDefault="005B6671">
            <w:pPr>
              <w:pStyle w:val="16"/>
              <w:pPrChange w:id="2858" w:author="IRK" w:date="2020-04-27T17:26:00Z">
                <w:pPr/>
              </w:pPrChange>
            </w:pPr>
            <w:r w:rsidRPr="0049256C">
              <w:rPr>
                <w:rFonts w:hint="eastAsia"/>
              </w:rPr>
              <w:t>管理サービスに関する作業を選択してください。</w:t>
            </w:r>
          </w:p>
          <w:p w14:paraId="2D8B4F69" w14:textId="77777777" w:rsidR="005B6671" w:rsidRPr="0049256C" w:rsidRDefault="005B6671">
            <w:pPr>
              <w:pStyle w:val="16"/>
              <w:pPrChange w:id="2859" w:author="IRK" w:date="2020-04-27T17:26:00Z">
                <w:pPr/>
              </w:pPrChange>
            </w:pPr>
          </w:p>
          <w:p w14:paraId="54724097" w14:textId="77777777" w:rsidR="005B6671" w:rsidRPr="0049256C" w:rsidRDefault="005B6671">
            <w:pPr>
              <w:pStyle w:val="16"/>
              <w:pPrChange w:id="2860" w:author="IRK" w:date="2020-04-27T17:26:00Z">
                <w:pPr/>
              </w:pPrChange>
            </w:pPr>
            <w:r w:rsidRPr="0049256C">
              <w:t>[</w:t>
            </w:r>
            <w:r w:rsidRPr="0049256C">
              <w:rPr>
                <w:rFonts w:hint="eastAsia"/>
              </w:rPr>
              <w:t>項目</w:t>
            </w:r>
            <w:r w:rsidRPr="0049256C">
              <w:t>]</w:t>
            </w:r>
          </w:p>
          <w:p w14:paraId="3E24CBB4" w14:textId="77777777" w:rsidR="005B6671" w:rsidRPr="0049256C" w:rsidRDefault="005B6671">
            <w:pPr>
              <w:pStyle w:val="16"/>
              <w:rPr>
                <w:rFonts w:eastAsiaTheme="minorEastAsia"/>
              </w:rPr>
              <w:pPrChange w:id="2861" w:author="IRK" w:date="2020-04-27T17:26:00Z">
                <w:pPr/>
              </w:pPrChange>
            </w:pPr>
            <w:r w:rsidRPr="0049256C">
              <w:t>--------------------------------------------------------------------------</w:t>
            </w:r>
            <w:r w:rsidRPr="0049256C">
              <w:rPr>
                <w:rFonts w:eastAsiaTheme="minorEastAsia"/>
              </w:rPr>
              <w:t>-------</w:t>
            </w:r>
          </w:p>
          <w:p w14:paraId="24A792FB" w14:textId="7C4632A3" w:rsidR="005B6671" w:rsidRPr="0049256C" w:rsidRDefault="005B6671">
            <w:pPr>
              <w:pStyle w:val="16"/>
              <w:pPrChange w:id="2862" w:author="IRK" w:date="2020-04-27T17:26:00Z">
                <w:pPr/>
              </w:pPrChange>
            </w:pPr>
            <w:r w:rsidRPr="0049256C">
              <w:rPr>
                <w:rFonts w:eastAsiaTheme="minorEastAsia"/>
              </w:rPr>
              <w:t xml:space="preserve">   </w:t>
            </w:r>
            <w:r w:rsidRPr="0049256C">
              <w:t xml:space="preserve">| </w:t>
            </w:r>
            <w:r w:rsidRPr="0049256C">
              <w:rPr>
                <w:rFonts w:ascii="ＭＳ Ｐゴシック" w:hAnsi="ＭＳ Ｐゴシック" w:hint="eastAsia"/>
              </w:rPr>
              <w:t>名称</w:t>
            </w:r>
            <w:r w:rsidRPr="0049256C">
              <w:rPr>
                <w:rFonts w:ascii="ＭＳ Ｐゴシック" w:hAnsi="ＭＳ Ｐゴシック"/>
              </w:rPr>
              <w:t xml:space="preserve">      </w:t>
            </w:r>
            <w:r w:rsidRPr="0049256C">
              <w:t xml:space="preserve">                                  | </w:t>
            </w:r>
            <w:r w:rsidRPr="0049256C">
              <w:rPr>
                <w:rFonts w:ascii="ＭＳ Ｐゴシック" w:hAnsi="ＭＳ Ｐゴシック" w:hint="eastAsia"/>
              </w:rPr>
              <w:t>バインドするアドレス</w:t>
            </w:r>
            <w:del w:id="2863" w:author="IRK" w:date="2020-03-10T09:05:00Z">
              <w:r w:rsidR="00E97F40" w:rsidRPr="0049256C" w:rsidDel="009D2A39">
                <w:rPr>
                  <w:rFonts w:ascii="ＭＳ Ｐゴシック" w:hAnsi="ＭＳ Ｐゴシック" w:hint="eastAsia"/>
                </w:rPr>
                <w:delText xml:space="preserve">　　</w:delText>
              </w:r>
            </w:del>
            <w:ins w:id="2864" w:author="IRK" w:date="2020-03-10T09:05:00Z">
              <w:r w:rsidR="009D2A39">
                <w:rPr>
                  <w:rFonts w:ascii="ＭＳ Ｐゴシック" w:hAnsi="ＭＳ Ｐゴシック" w:hint="eastAsia"/>
                </w:rPr>
                <w:t xml:space="preserve">  </w:t>
              </w:r>
            </w:ins>
            <w:r w:rsidRPr="0049256C">
              <w:t xml:space="preserve">   | </w:t>
            </w:r>
            <w:r w:rsidRPr="0049256C">
              <w:rPr>
                <w:rFonts w:ascii="ＭＳ Ｐゴシック" w:hAnsi="ＭＳ Ｐゴシック" w:hint="eastAsia"/>
              </w:rPr>
              <w:t>ポート</w:t>
            </w:r>
            <w:r w:rsidRPr="0049256C">
              <w:t xml:space="preserve">  |</w:t>
            </w:r>
            <w:r w:rsidRPr="0049256C">
              <w:rPr>
                <w:rFonts w:ascii="ＭＳ Ｐゴシック" w:hAnsi="ＭＳ Ｐゴシック"/>
              </w:rPr>
              <w:t xml:space="preserve"> </w:t>
            </w:r>
            <w:r w:rsidRPr="0049256C">
              <w:rPr>
                <w:rFonts w:ascii="ＭＳ Ｐゴシック" w:hAnsi="ＭＳ Ｐゴシック" w:hint="eastAsia"/>
              </w:rPr>
              <w:t>ローカル</w:t>
            </w:r>
            <w:r w:rsidRPr="0049256C">
              <w:rPr>
                <w:rFonts w:ascii="ＭＳ Ｐゴシック" w:hAnsi="ＭＳ Ｐゴシック"/>
              </w:rPr>
              <w:t xml:space="preserve"> </w:t>
            </w:r>
            <w:r w:rsidRPr="0049256C">
              <w:t>|</w:t>
            </w:r>
          </w:p>
          <w:p w14:paraId="4BBE71D0" w14:textId="77777777" w:rsidR="005B6671" w:rsidRPr="0049256C" w:rsidRDefault="005B6671">
            <w:pPr>
              <w:pStyle w:val="16"/>
              <w:rPr>
                <w:rFonts w:eastAsiaTheme="minorEastAsia"/>
              </w:rPr>
              <w:pPrChange w:id="2865" w:author="IRK" w:date="2020-04-27T17:26:00Z">
                <w:pPr/>
              </w:pPrChange>
            </w:pPr>
            <w:r w:rsidRPr="0049256C">
              <w:t>--------------------------------------------------------------------------</w:t>
            </w:r>
            <w:r w:rsidRPr="0049256C">
              <w:rPr>
                <w:rFonts w:eastAsiaTheme="minorEastAsia"/>
              </w:rPr>
              <w:t>-------</w:t>
            </w:r>
          </w:p>
          <w:p w14:paraId="64210F1A" w14:textId="77777777" w:rsidR="005B6671" w:rsidRPr="0049256C" w:rsidRDefault="005B6671">
            <w:pPr>
              <w:pStyle w:val="16"/>
              <w:pPrChange w:id="2866" w:author="IRK" w:date="2020-04-27T17:26:00Z">
                <w:pPr/>
              </w:pPrChange>
            </w:pPr>
            <w:r w:rsidRPr="0049256C">
              <w:t xml:space="preserve">1 | d205593b-d43c-47c1-9304-39b8b6b649f0 | 10.10.10.1 </w:t>
            </w:r>
            <w:r w:rsidRPr="0049256C">
              <w:rPr>
                <w:rFonts w:eastAsiaTheme="minorEastAsia"/>
              </w:rPr>
              <w:t xml:space="preserve">         </w:t>
            </w:r>
            <w:r w:rsidRPr="0049256C">
              <w:t xml:space="preserve"> | 25811 |   </w:t>
            </w:r>
            <w:r w:rsidRPr="0049256C">
              <w:rPr>
                <w:rFonts w:eastAsiaTheme="minorEastAsia"/>
              </w:rPr>
              <w:t xml:space="preserve">    </w:t>
            </w:r>
            <w:r w:rsidRPr="0049256C">
              <w:t xml:space="preserve">   |</w:t>
            </w:r>
          </w:p>
          <w:p w14:paraId="634D50C7" w14:textId="77777777" w:rsidR="005B6671" w:rsidRPr="0049256C" w:rsidRDefault="005B6671">
            <w:pPr>
              <w:pStyle w:val="16"/>
              <w:rPr>
                <w:rFonts w:eastAsiaTheme="minorEastAsia"/>
              </w:rPr>
              <w:pPrChange w:id="2867" w:author="IRK" w:date="2020-04-27T17:26:00Z">
                <w:pPr/>
              </w:pPrChange>
            </w:pPr>
            <w:r w:rsidRPr="0049256C">
              <w:t>--------------------------------------------------------------------------</w:t>
            </w:r>
            <w:r w:rsidRPr="0049256C">
              <w:rPr>
                <w:rFonts w:eastAsiaTheme="minorEastAsia"/>
              </w:rPr>
              <w:t>-------</w:t>
            </w:r>
          </w:p>
          <w:p w14:paraId="2820D78F" w14:textId="77777777" w:rsidR="005B6671" w:rsidRPr="0049256C" w:rsidRDefault="005B6671">
            <w:pPr>
              <w:pStyle w:val="16"/>
              <w:pPrChange w:id="2868" w:author="IRK" w:date="2020-04-27T17:26:00Z">
                <w:pPr/>
              </w:pPrChange>
            </w:pPr>
          </w:p>
          <w:p w14:paraId="0EFA46B2" w14:textId="77777777" w:rsidR="005B6671" w:rsidRPr="0049256C" w:rsidRDefault="005B6671">
            <w:pPr>
              <w:pStyle w:val="16"/>
              <w:pPrChange w:id="2869" w:author="IRK" w:date="2020-04-27T17:26:00Z">
                <w:pPr/>
              </w:pPrChange>
            </w:pPr>
            <w:r w:rsidRPr="0049256C">
              <w:t>[</w:t>
            </w:r>
            <w:r w:rsidRPr="0049256C">
              <w:rPr>
                <w:rFonts w:hint="eastAsia"/>
              </w:rPr>
              <w:t>可能な作業</w:t>
            </w:r>
            <w:r w:rsidRPr="0049256C">
              <w:t>]</w:t>
            </w:r>
          </w:p>
          <w:p w14:paraId="3276C18E" w14:textId="4D24C2AC" w:rsidR="005B6671" w:rsidRPr="00003158" w:rsidRDefault="005B6671">
            <w:pPr>
              <w:pStyle w:val="16"/>
              <w:rPr>
                <w:rFonts w:eastAsiaTheme="minorEastAsia"/>
              </w:rPr>
              <w:pPrChange w:id="2870" w:author="IRK" w:date="2020-04-27T17:26:00Z">
                <w:pPr/>
              </w:pPrChange>
            </w:pPr>
            <w:r w:rsidRPr="0049256C">
              <w:t xml:space="preserve">a. </w:t>
            </w:r>
            <w:r w:rsidRPr="0049256C">
              <w:rPr>
                <w:rFonts w:hint="eastAsia"/>
              </w:rPr>
              <w:t>上に移動</w:t>
            </w:r>
            <w:r w:rsidRPr="0049256C">
              <w:t xml:space="preserve">    b. </w:t>
            </w:r>
            <w:r w:rsidRPr="0049256C">
              <w:rPr>
                <w:rFonts w:hint="eastAsia"/>
              </w:rPr>
              <w:t>下に移動</w:t>
            </w:r>
            <w:r w:rsidRPr="0049256C">
              <w:t xml:space="preserve">    c. </w:t>
            </w:r>
            <w:r w:rsidR="00970F4A">
              <w:rPr>
                <w:rFonts w:hint="eastAsia"/>
              </w:rPr>
              <w:t>ローカルインストールノードの管理</w:t>
            </w:r>
            <w:r w:rsidR="00970F4A" w:rsidRPr="007502A1">
              <w:rPr>
                <w:rFonts w:hint="eastAsia"/>
              </w:rPr>
              <w:t>サービスを</w:t>
            </w:r>
            <w:r w:rsidR="00373C0B" w:rsidRPr="00003158">
              <w:rPr>
                <w:rFonts w:hint="eastAsia"/>
              </w:rPr>
              <w:t>有効化</w:t>
            </w:r>
          </w:p>
          <w:p w14:paraId="10EC227B" w14:textId="77777777" w:rsidR="005B6671" w:rsidRPr="0049256C" w:rsidRDefault="005B6671">
            <w:pPr>
              <w:pStyle w:val="16"/>
              <w:pPrChange w:id="2871" w:author="IRK" w:date="2020-04-27T17:26:00Z">
                <w:pPr/>
              </w:pPrChange>
            </w:pPr>
          </w:p>
          <w:p w14:paraId="4DF37D82" w14:textId="164D0BDD" w:rsidR="005B6671" w:rsidRPr="0049256C" w:rsidRDefault="005B6671">
            <w:pPr>
              <w:pStyle w:val="16"/>
              <w:pPrChange w:id="2872" w:author="IRK" w:date="2020-04-27T17:26:00Z">
                <w:pPr/>
              </w:pPrChange>
            </w:pPr>
            <w:r w:rsidRPr="0049256C">
              <w:rPr>
                <w:rFonts w:hint="eastAsia"/>
              </w:rPr>
              <w:t>作業を選択してください。スキップするにはエンターキーを</w:t>
            </w:r>
            <w:r w:rsidR="007B7CEA">
              <w:rPr>
                <w:rFonts w:hint="eastAsia"/>
              </w:rPr>
              <w:t>押下して</w:t>
            </w:r>
            <w:r w:rsidRPr="0049256C">
              <w:rPr>
                <w:rFonts w:hint="eastAsia"/>
              </w:rPr>
              <w:t>ください。</w:t>
            </w:r>
            <w:r w:rsidRPr="0049256C">
              <w:rPr>
                <w:rFonts w:hint="eastAsia"/>
              </w:rPr>
              <w:t xml:space="preserve"> &gt;&gt;</w:t>
            </w:r>
          </w:p>
        </w:tc>
      </w:tr>
    </w:tbl>
    <w:p w14:paraId="1217540E" w14:textId="77777777" w:rsidR="005B6671" w:rsidRPr="0049256C" w:rsidRDefault="005B6671" w:rsidP="00EC7890"/>
    <w:p w14:paraId="24004FF7" w14:textId="7DC8A9E9" w:rsidR="005B6671" w:rsidRPr="0049256C" w:rsidRDefault="005B6671" w:rsidP="00EC7890">
      <w:r w:rsidRPr="0049256C">
        <w:t>1</w:t>
      </w:r>
      <w:r w:rsidR="00970F4A">
        <w:t>つの設定クラスタに</w:t>
      </w:r>
      <w:r w:rsidR="00623290" w:rsidRPr="00623290">
        <w:rPr>
          <w:rFonts w:hint="eastAsia"/>
        </w:rPr>
        <w:t>複数の管理サービスを</w:t>
      </w:r>
      <w:r w:rsidR="00970F4A">
        <w:t>有効</w:t>
      </w:r>
      <w:r w:rsidR="00970F4A">
        <w:rPr>
          <w:rFonts w:hint="eastAsia"/>
        </w:rPr>
        <w:t>設定</w:t>
      </w:r>
      <w:r w:rsidRPr="0049256C">
        <w:rPr>
          <w:rFonts w:hint="eastAsia"/>
        </w:rPr>
        <w:t>で</w:t>
      </w:r>
      <w:r w:rsidR="00970F4A">
        <w:rPr>
          <w:rFonts w:hint="eastAsia"/>
        </w:rPr>
        <w:t>き</w:t>
      </w:r>
      <w:r w:rsidRPr="0049256C">
        <w:rPr>
          <w:rFonts w:hint="eastAsia"/>
        </w:rPr>
        <w:t>る</w:t>
      </w:r>
      <w:r w:rsidRPr="0049256C">
        <w:t>。有効</w:t>
      </w:r>
      <w:r w:rsidRPr="0049256C">
        <w:rPr>
          <w:rFonts w:hint="eastAsia"/>
        </w:rPr>
        <w:t>化された</w:t>
      </w:r>
      <w:r w:rsidRPr="0049256C">
        <w:t>サービスは、</w:t>
      </w:r>
      <w:r w:rsidR="00905A82" w:rsidRPr="00905A82">
        <w:rPr>
          <w:rFonts w:hint="eastAsia"/>
        </w:rPr>
        <w:t>管理サービスが有効化された</w:t>
      </w:r>
      <w:r w:rsidR="00905A82" w:rsidRPr="00905A82">
        <w:rPr>
          <w:rFonts w:hint="eastAsia"/>
        </w:rPr>
        <w:t>InnoRules</w:t>
      </w:r>
      <w:r w:rsidR="00905A82">
        <w:rPr>
          <w:rFonts w:hint="eastAsia"/>
        </w:rPr>
        <w:t>サーバが一覧表示される</w:t>
      </w:r>
      <w:r w:rsidR="00970F4A">
        <w:t>。管理サービスには優先順位が付与される。一覧</w:t>
      </w:r>
      <w:r w:rsidRPr="0049256C">
        <w:t>上</w:t>
      </w:r>
      <w:r w:rsidR="00970F4A">
        <w:rPr>
          <w:rFonts w:hint="eastAsia"/>
        </w:rPr>
        <w:t>では上</w:t>
      </w:r>
      <w:r w:rsidRPr="0049256C">
        <w:t>に位置するサービス</w:t>
      </w:r>
      <w:r w:rsidRPr="0049256C">
        <w:rPr>
          <w:rFonts w:hint="eastAsia"/>
        </w:rPr>
        <w:t>の</w:t>
      </w:r>
      <w:r w:rsidRPr="0049256C">
        <w:t>優先順位が高い。設定クラスタの</w:t>
      </w:r>
      <w:r w:rsidRPr="0049256C">
        <w:t>InnoRules</w:t>
      </w:r>
      <w:r w:rsidRPr="0049256C">
        <w:t>サーバとルールアプリケーションは、まず優先順位の高い管</w:t>
      </w:r>
      <w:r w:rsidR="00970F4A">
        <w:t>理サービスに接続を試みる。管理サービスの優先順位に関する詳細</w:t>
      </w:r>
      <w:r w:rsidRPr="0049256C">
        <w:t>については、</w:t>
      </w:r>
      <w:del w:id="2873" w:author="IRK" w:date="2020-03-09T13:57:00Z">
        <w:r w:rsidRPr="0049256C" w:rsidDel="008977EA">
          <w:delText>3.8.2</w:delText>
        </w:r>
        <w:r w:rsidRPr="0049256C" w:rsidDel="008977EA">
          <w:rPr>
            <w:rFonts w:hint="eastAsia"/>
          </w:rPr>
          <w:delText xml:space="preserve"> </w:delText>
        </w:r>
        <w:r w:rsidRPr="0049256C" w:rsidDel="008977EA">
          <w:rPr>
            <w:rFonts w:hint="eastAsia"/>
          </w:rPr>
          <w:delText>管理サービス</w:delText>
        </w:r>
      </w:del>
      <w:ins w:id="2874" w:author="IRK" w:date="2020-03-10T22:20:00Z">
        <w:r w:rsidR="008E3CAF">
          <w:rPr>
            <w:rFonts w:hint="eastAsia"/>
          </w:rPr>
          <w:t>「</w:t>
        </w:r>
      </w:ins>
      <w:ins w:id="2875" w:author="IRK" w:date="2020-03-09T13:57:00Z">
        <w:r w:rsidR="008977EA">
          <w:fldChar w:fldCharType="begin"/>
        </w:r>
        <w:r w:rsidR="008977EA">
          <w:instrText xml:space="preserve"> </w:instrText>
        </w:r>
        <w:r w:rsidR="008977EA">
          <w:rPr>
            <w:rFonts w:hint="eastAsia"/>
          </w:rPr>
          <w:instrText>REF _Ref34654658 \r \h</w:instrText>
        </w:r>
        <w:r w:rsidR="008977EA">
          <w:instrText xml:space="preserve"> </w:instrText>
        </w:r>
      </w:ins>
      <w:r w:rsidR="008977EA">
        <w:fldChar w:fldCharType="separate"/>
      </w:r>
      <w:r w:rsidR="00AB1F2F">
        <w:t xml:space="preserve">3.8.2 </w:t>
      </w:r>
      <w:ins w:id="2876" w:author="IRK" w:date="2020-03-09T13:57:00Z">
        <w:r w:rsidR="008977EA">
          <w:fldChar w:fldCharType="end"/>
        </w:r>
        <w:r w:rsidR="008977EA">
          <w:fldChar w:fldCharType="begin"/>
        </w:r>
        <w:r w:rsidR="008977EA">
          <w:instrText xml:space="preserve"> REF _Ref34654660 \h </w:instrText>
        </w:r>
      </w:ins>
      <w:r w:rsidR="008977EA">
        <w:fldChar w:fldCharType="separate"/>
      </w:r>
      <w:r w:rsidR="00AB1F2F" w:rsidRPr="0049256C">
        <w:t>管理サービス</w:t>
      </w:r>
      <w:ins w:id="2877" w:author="IRK" w:date="2020-03-09T13:57:00Z">
        <w:r w:rsidR="008977EA">
          <w:fldChar w:fldCharType="end"/>
        </w:r>
      </w:ins>
      <w:ins w:id="2878" w:author="IRK" w:date="2020-03-10T22:20:00Z">
        <w:r w:rsidR="008E3CAF">
          <w:rPr>
            <w:rFonts w:hint="eastAsia"/>
          </w:rPr>
          <w:t>」</w:t>
        </w:r>
      </w:ins>
      <w:r w:rsidRPr="0049256C">
        <w:t>を参照のこと。</w:t>
      </w:r>
    </w:p>
    <w:p w14:paraId="3B087705" w14:textId="77777777" w:rsidR="005B6671" w:rsidRPr="0049256C" w:rsidRDefault="005B6671" w:rsidP="00EC7890"/>
    <w:p w14:paraId="4ECACECF" w14:textId="06A4C23F" w:rsidR="005B6671" w:rsidRPr="0049256C" w:rsidRDefault="005B6671" w:rsidP="00EC7890">
      <w:r w:rsidRPr="0049256C">
        <w:t>一覧の各フィールドの意味は、次の</w:t>
      </w:r>
      <w:del w:id="2879" w:author="IRK" w:date="2020-03-11T16:19:00Z">
        <w:r w:rsidRPr="0049256C" w:rsidDel="003A26C2">
          <w:delText>通り</w:delText>
        </w:r>
      </w:del>
      <w:ins w:id="2880" w:author="IRK" w:date="2020-03-11T16:19:00Z">
        <w:r w:rsidR="003A26C2">
          <w:rPr>
            <w:rFonts w:hint="eastAsia"/>
          </w:rPr>
          <w:t>とおり</w:t>
        </w:r>
      </w:ins>
      <w:r w:rsidRPr="0049256C">
        <w:t>である。</w:t>
      </w:r>
    </w:p>
    <w:p w14:paraId="556CCCCA" w14:textId="02B7E7EE" w:rsidR="005B6671" w:rsidRPr="00003158" w:rsidRDefault="00970F4A" w:rsidP="00EB253A">
      <w:pPr>
        <w:pStyle w:val="10"/>
      </w:pPr>
      <w:r w:rsidRPr="00003158">
        <w:rPr>
          <w:rFonts w:hint="eastAsia"/>
        </w:rPr>
        <w:t>名称</w:t>
      </w:r>
    </w:p>
    <w:p w14:paraId="49F9494F" w14:textId="7A161033" w:rsidR="005B6671" w:rsidRPr="00C4577D" w:rsidRDefault="00970F4A" w:rsidP="00EB253A">
      <w:pPr>
        <w:pStyle w:val="13"/>
      </w:pPr>
      <w:r w:rsidRPr="007502A1">
        <w:t>管理サーバが有効</w:t>
      </w:r>
      <w:r w:rsidRPr="007502A1">
        <w:rPr>
          <w:rFonts w:hint="eastAsia"/>
        </w:rPr>
        <w:t>化された</w:t>
      </w:r>
      <w:r w:rsidR="005B6671" w:rsidRPr="007502A1">
        <w:t>InnoRules</w:t>
      </w:r>
      <w:r w:rsidRPr="007502A1">
        <w:t>サーバの</w:t>
      </w:r>
      <w:r w:rsidRPr="007502A1">
        <w:rPr>
          <w:rFonts w:hint="eastAsia"/>
        </w:rPr>
        <w:t>名称</w:t>
      </w:r>
      <w:r w:rsidR="005B6671" w:rsidRPr="00874BB2">
        <w:t>でインストールされる</w:t>
      </w:r>
      <w:r w:rsidR="00522907">
        <w:rPr>
          <w:rFonts w:hint="eastAsia"/>
        </w:rPr>
        <w:t>時</w:t>
      </w:r>
      <w:r w:rsidR="005B6671" w:rsidRPr="00874BB2">
        <w:t>に付与された</w:t>
      </w:r>
      <w:r w:rsidR="005B6671" w:rsidRPr="009C7D44">
        <w:t>UUID</w:t>
      </w:r>
      <w:r w:rsidR="005B6671" w:rsidRPr="00E5446E">
        <w:t>である。</w:t>
      </w:r>
    </w:p>
    <w:p w14:paraId="7B7E3310" w14:textId="77777777" w:rsidR="005B6671" w:rsidRPr="005271B4" w:rsidRDefault="005B6671" w:rsidP="00EB253A">
      <w:pPr>
        <w:pStyle w:val="10"/>
      </w:pPr>
      <w:r w:rsidRPr="00337416">
        <w:t>バインドするアドレスとポート</w:t>
      </w:r>
    </w:p>
    <w:p w14:paraId="3379E513" w14:textId="77777777" w:rsidR="005B6671" w:rsidRPr="004F0E7D" w:rsidRDefault="005B6671" w:rsidP="00EB253A">
      <w:pPr>
        <w:pStyle w:val="13"/>
      </w:pPr>
      <w:r w:rsidRPr="00AF7DA4">
        <w:t>この管理サーバに接続するための</w:t>
      </w:r>
      <w:r w:rsidRPr="006D3A1E">
        <w:t>IP</w:t>
      </w:r>
      <w:r w:rsidRPr="00173310">
        <w:t>アドレスとポートである。</w:t>
      </w:r>
    </w:p>
    <w:p w14:paraId="6655D1E8" w14:textId="77777777" w:rsidR="005B6671" w:rsidRPr="00F80980" w:rsidRDefault="005B6671" w:rsidP="00EB253A">
      <w:pPr>
        <w:pStyle w:val="10"/>
      </w:pPr>
      <w:r w:rsidRPr="0052591B">
        <w:t>ローカル</w:t>
      </w:r>
    </w:p>
    <w:p w14:paraId="0562A07B" w14:textId="3B786B37" w:rsidR="005B6671" w:rsidRPr="00187AC0" w:rsidRDefault="005B6671" w:rsidP="00EB253A">
      <w:pPr>
        <w:pStyle w:val="13"/>
      </w:pPr>
      <w:r w:rsidRPr="001F3F08">
        <w:t>ローカル</w:t>
      </w:r>
      <w:r w:rsidRPr="001971F7">
        <w:t>インストールノードの</w:t>
      </w:r>
      <w:r w:rsidRPr="00927688">
        <w:t>InnoRules</w:t>
      </w:r>
      <w:r w:rsidRPr="00823025">
        <w:t>であるかを</w:t>
      </w:r>
      <w:r w:rsidR="00DE4B7A">
        <w:rPr>
          <w:rFonts w:hint="eastAsia"/>
        </w:rPr>
        <w:t>表す</w:t>
      </w:r>
      <w:r w:rsidRPr="00726C58">
        <w:t>。チェックされている場合は、ローカルインストールノードで有効になっている管理サービスであることを意味する。</w:t>
      </w:r>
    </w:p>
    <w:p w14:paraId="33B33114" w14:textId="77777777" w:rsidR="005B6671" w:rsidRPr="0099080B" w:rsidRDefault="005B6671" w:rsidP="00EC7890"/>
    <w:p w14:paraId="7C6E8E0D" w14:textId="77777777" w:rsidR="005B6671" w:rsidRPr="007502A1" w:rsidRDefault="005B6671" w:rsidP="00EC7890">
      <w:r w:rsidRPr="00333094">
        <w:rPr>
          <w:rFonts w:hint="eastAsia"/>
        </w:rPr>
        <w:t>次は、各作業メニューの機能である</w:t>
      </w:r>
      <w:r w:rsidRPr="007502A1">
        <w:rPr>
          <w:rFonts w:hint="eastAsia"/>
        </w:rPr>
        <w:t>。</w:t>
      </w:r>
    </w:p>
    <w:p w14:paraId="384C74FF" w14:textId="0A32A836" w:rsidR="005B6671" w:rsidRPr="007502A1" w:rsidRDefault="00970F4A" w:rsidP="00EB253A">
      <w:pPr>
        <w:pStyle w:val="10"/>
      </w:pPr>
      <w:r w:rsidRPr="007502A1">
        <w:rPr>
          <w:rFonts w:hint="eastAsia"/>
        </w:rPr>
        <w:t>上</w:t>
      </w:r>
      <w:r w:rsidRPr="00003158">
        <w:rPr>
          <w:rFonts w:hint="eastAsia"/>
        </w:rPr>
        <w:t>に移動</w:t>
      </w:r>
    </w:p>
    <w:p w14:paraId="6831203E" w14:textId="77777777" w:rsidR="005B6671" w:rsidRPr="009C7D44" w:rsidRDefault="005B6671" w:rsidP="00EB253A">
      <w:pPr>
        <w:pStyle w:val="13"/>
      </w:pPr>
      <w:r w:rsidRPr="00874BB2">
        <w:t>選択された管理サービスの優先順位を一段階高くする。</w:t>
      </w:r>
    </w:p>
    <w:p w14:paraId="3FAEE0E9" w14:textId="7045A752" w:rsidR="005B6671" w:rsidRPr="007502A1" w:rsidRDefault="00970F4A" w:rsidP="00EB253A">
      <w:pPr>
        <w:pStyle w:val="10"/>
      </w:pPr>
      <w:r w:rsidRPr="00E5446E">
        <w:t>下</w:t>
      </w:r>
      <w:r w:rsidRPr="00003158">
        <w:rPr>
          <w:rFonts w:hint="eastAsia"/>
        </w:rPr>
        <w:t>に移動</w:t>
      </w:r>
    </w:p>
    <w:p w14:paraId="32F7242F" w14:textId="77777777" w:rsidR="005B6671" w:rsidRPr="007502A1" w:rsidRDefault="005B6671" w:rsidP="00EB253A">
      <w:pPr>
        <w:pStyle w:val="13"/>
      </w:pPr>
      <w:r w:rsidRPr="0049256C">
        <w:t>選択された管理サービスの優先順位</w:t>
      </w:r>
      <w:r w:rsidRPr="007502A1">
        <w:t>を一段階低くする。</w:t>
      </w:r>
    </w:p>
    <w:p w14:paraId="4E33FB3C" w14:textId="2F820575" w:rsidR="005B6671" w:rsidRPr="007502A1" w:rsidRDefault="00970F4A" w:rsidP="001E2D35">
      <w:pPr>
        <w:pStyle w:val="10"/>
      </w:pPr>
      <w:r w:rsidRPr="007502A1">
        <w:t>ローカルインストールノードの管理サービスを</w:t>
      </w:r>
      <w:r w:rsidRPr="00003158">
        <w:rPr>
          <w:rFonts w:hint="eastAsia"/>
        </w:rPr>
        <w:t>有効化</w:t>
      </w:r>
    </w:p>
    <w:p w14:paraId="3B3A16AC" w14:textId="5FBFF0D3" w:rsidR="005B6671" w:rsidRPr="00337416" w:rsidRDefault="005B6671" w:rsidP="001E2D35">
      <w:pPr>
        <w:pStyle w:val="13"/>
      </w:pPr>
      <w:r w:rsidRPr="00874BB2">
        <w:t>ローカルインストールノードで管理サービスを有効にする。このメニューは、ローカルインストールノードで管理サービスが無効時にのみ表示される。こ</w:t>
      </w:r>
      <w:r w:rsidRPr="009C7D44">
        <w:t>のメニューを実行すると、</w:t>
      </w:r>
      <w:del w:id="2881" w:author="IRK" w:date="2020-03-09T14:07:00Z">
        <w:r w:rsidRPr="00E5446E" w:rsidDel="00480ADB">
          <w:delText>2.4.3.2</w:delText>
        </w:r>
      </w:del>
      <w:ins w:id="2882" w:author="IRK" w:date="2020-03-10T22:20:00Z">
        <w:r w:rsidR="008E3CAF">
          <w:rPr>
            <w:rFonts w:hint="eastAsia"/>
          </w:rPr>
          <w:t>「</w:t>
        </w:r>
      </w:ins>
      <w:ins w:id="2883" w:author="IRK" w:date="2020-03-09T14:08:00Z">
        <w:r w:rsidR="00480ADB">
          <w:fldChar w:fldCharType="begin"/>
        </w:r>
        <w:r w:rsidR="00480ADB">
          <w:instrText xml:space="preserve"> </w:instrText>
        </w:r>
        <w:r w:rsidR="00480ADB">
          <w:rPr>
            <w:rFonts w:hint="eastAsia"/>
          </w:rPr>
          <w:instrText>REF _Ref34655320 \r \h</w:instrText>
        </w:r>
        <w:r w:rsidR="00480ADB">
          <w:instrText xml:space="preserve"> </w:instrText>
        </w:r>
      </w:ins>
      <w:r w:rsidR="00480ADB">
        <w:fldChar w:fldCharType="separate"/>
      </w:r>
      <w:r w:rsidR="00AB1F2F">
        <w:t>2.4.3.2</w:t>
      </w:r>
      <w:ins w:id="2884" w:author="IRK" w:date="2020-03-09T14:08:00Z">
        <w:r w:rsidR="00480ADB">
          <w:fldChar w:fldCharType="end"/>
        </w:r>
      </w:ins>
      <w:ins w:id="2885" w:author="IRK" w:date="2020-04-16T13:52:00Z">
        <w:r w:rsidR="00FE0639">
          <w:rPr>
            <w:rFonts w:hint="eastAsia"/>
          </w:rPr>
          <w:t xml:space="preserve"> </w:t>
        </w:r>
      </w:ins>
      <w:ins w:id="2886" w:author="IRK" w:date="2020-03-09T14:08:00Z">
        <w:r w:rsidR="00480ADB">
          <w:fldChar w:fldCharType="begin"/>
        </w:r>
        <w:r w:rsidR="00480ADB">
          <w:instrText xml:space="preserve"> REF _Ref34655320 \h </w:instrText>
        </w:r>
      </w:ins>
      <w:r w:rsidR="00480ADB">
        <w:fldChar w:fldCharType="separate"/>
      </w:r>
      <w:r w:rsidR="00AB1F2F" w:rsidRPr="0049256C">
        <w:t>管理サービス接続情報</w:t>
      </w:r>
      <w:ins w:id="2887" w:author="IRK" w:date="2020-03-09T14:08:00Z">
        <w:r w:rsidR="00480ADB">
          <w:fldChar w:fldCharType="end"/>
        </w:r>
      </w:ins>
      <w:ins w:id="2888" w:author="IRK" w:date="2020-03-10T22:20:00Z">
        <w:r w:rsidR="008E3CAF">
          <w:rPr>
            <w:rFonts w:hint="eastAsia"/>
          </w:rPr>
          <w:t>」</w:t>
        </w:r>
      </w:ins>
      <w:r w:rsidRPr="00C4577D">
        <w:t>に移動する。</w:t>
      </w:r>
      <w:del w:id="2889" w:author="IRK" w:date="2020-03-10T15:12:00Z">
        <w:r w:rsidRPr="00337416" w:rsidDel="00172D9C">
          <w:delText xml:space="preserve"> </w:delText>
        </w:r>
      </w:del>
    </w:p>
    <w:p w14:paraId="3E849136" w14:textId="4837E17F" w:rsidR="005B6671" w:rsidRPr="007502A1" w:rsidRDefault="00970F4A" w:rsidP="001E2D35">
      <w:pPr>
        <w:pStyle w:val="10"/>
      </w:pPr>
      <w:r w:rsidRPr="005271B4">
        <w:t>ローカルインストールノードの管理サービスを</w:t>
      </w:r>
      <w:r w:rsidRPr="00003158">
        <w:rPr>
          <w:rFonts w:hint="eastAsia"/>
        </w:rPr>
        <w:t>無効化</w:t>
      </w:r>
    </w:p>
    <w:p w14:paraId="7EC39E74" w14:textId="77777777" w:rsidR="005B6671" w:rsidRPr="0049256C" w:rsidRDefault="005B6671" w:rsidP="001E2D35">
      <w:pPr>
        <w:pStyle w:val="13"/>
      </w:pPr>
      <w:r w:rsidRPr="00874BB2">
        <w:t>ローカルインストールノードで管理サービスを無効にする</w:t>
      </w:r>
      <w:r w:rsidRPr="0049256C">
        <w:t>。このメニューは、ローカルインストールノードで管理サービスが有効時にのみ表示される。</w:t>
      </w:r>
    </w:p>
    <w:p w14:paraId="1CEB350B" w14:textId="77777777" w:rsidR="00D47977" w:rsidRPr="0049256C" w:rsidRDefault="00D47977" w:rsidP="00EC7890"/>
    <w:p w14:paraId="4BB357E3" w14:textId="77777777" w:rsidR="005B6671" w:rsidRPr="0049256C" w:rsidRDefault="005B6671">
      <w:pPr>
        <w:pStyle w:val="42"/>
        <w:numPr>
          <w:ilvl w:val="3"/>
          <w:numId w:val="139"/>
        </w:numPr>
        <w:rPr>
          <w:lang w:eastAsia="ja-JP"/>
        </w:rPr>
        <w:pPrChange w:id="2890" w:author="IRK" w:date="2020-05-11T09:39:00Z">
          <w:pPr>
            <w:pStyle w:val="42"/>
            <w:numPr>
              <w:numId w:val="27"/>
            </w:numPr>
            <w:spacing w:before="0" w:after="100" w:line="280" w:lineRule="exact"/>
          </w:pPr>
        </w:pPrChange>
      </w:pPr>
      <w:bookmarkStart w:id="2891" w:name="_Ref34655320"/>
      <w:r w:rsidRPr="0049256C">
        <w:rPr>
          <w:lang w:eastAsia="ja-JP"/>
        </w:rPr>
        <w:t>管理サービス接続情報</w:t>
      </w:r>
      <w:bookmarkEnd w:id="2891"/>
    </w:p>
    <w:p w14:paraId="3A3F7BA1" w14:textId="16532360" w:rsidR="005B6671" w:rsidRDefault="00480ADB" w:rsidP="00EC7890">
      <w:ins w:id="2892" w:author="IRK" w:date="2020-03-09T14:09:00Z">
        <w:r>
          <w:rPr>
            <w:rFonts w:hint="eastAsia"/>
          </w:rPr>
          <w:t>次の表</w:t>
        </w:r>
      </w:ins>
      <w:del w:id="2893" w:author="IRK" w:date="2020-03-09T14:09:00Z">
        <w:r w:rsidR="00E97F40" w:rsidRPr="0049256C" w:rsidDel="00480ADB">
          <w:delText>表</w:delText>
        </w:r>
        <w:r w:rsidR="00E97F40" w:rsidRPr="0049256C" w:rsidDel="00480ADB">
          <w:delText>8</w:delText>
        </w:r>
        <w:r w:rsidR="00F3029E" w:rsidDel="00480ADB">
          <w:rPr>
            <w:rFonts w:hint="eastAsia"/>
          </w:rPr>
          <w:delText>6</w:delText>
        </w:r>
      </w:del>
      <w:r w:rsidR="005B6671" w:rsidRPr="0049256C">
        <w:t>は、管理サービスの接続情報を設定する段階である。</w:t>
      </w:r>
    </w:p>
    <w:p w14:paraId="75691273" w14:textId="77777777" w:rsidR="00F3029E" w:rsidRPr="00F3029E" w:rsidRDefault="00F3029E" w:rsidP="00EC7890"/>
    <w:p w14:paraId="1EAB89AF" w14:textId="434701BA" w:rsidR="00E97F40" w:rsidRPr="0049256C" w:rsidRDefault="00E97F40" w:rsidP="007D3017">
      <w:pPr>
        <w:pStyle w:val="afff6"/>
      </w:pPr>
      <w:bookmarkStart w:id="2894" w:name="_Toc34839552"/>
      <w:del w:id="2895" w:author="IRK" w:date="2020-03-09T14:08:00Z">
        <w:r w:rsidRPr="0049256C" w:rsidDel="00480ADB">
          <w:delText>[</w:delText>
        </w:r>
        <w:r w:rsidRPr="0049256C" w:rsidDel="00480ADB">
          <w:delText>表</w:delText>
        </w:r>
        <w:r w:rsidRPr="0049256C" w:rsidDel="00480ADB">
          <w:delText xml:space="preserve"> </w:delText>
        </w:r>
        <w:r w:rsidR="003561C7" w:rsidRPr="0049256C" w:rsidDel="00480ADB">
          <w:fldChar w:fldCharType="begin"/>
        </w:r>
        <w:r w:rsidR="003561C7" w:rsidRPr="0049256C" w:rsidDel="00480ADB">
          <w:delInstrText xml:space="preserve"> SEQ [</w:delInstrText>
        </w:r>
        <w:r w:rsidR="003561C7" w:rsidRPr="0049256C" w:rsidDel="00480ADB">
          <w:delInstrText>表</w:delInstrText>
        </w:r>
        <w:r w:rsidR="003561C7" w:rsidRPr="0049256C" w:rsidDel="00480ADB">
          <w:delInstrText xml:space="preserve"> \* ARABIC </w:delInstrText>
        </w:r>
        <w:r w:rsidR="003561C7" w:rsidRPr="0049256C" w:rsidDel="00480ADB">
          <w:fldChar w:fldCharType="separate"/>
        </w:r>
        <w:r w:rsidR="000132DF" w:rsidDel="00480ADB">
          <w:rPr>
            <w:noProof/>
          </w:rPr>
          <w:delText>86</w:delText>
        </w:r>
        <w:r w:rsidR="003561C7" w:rsidRPr="0049256C" w:rsidDel="00480ADB">
          <w:rPr>
            <w:noProof/>
          </w:rPr>
          <w:fldChar w:fldCharType="end"/>
        </w:r>
        <w:r w:rsidRPr="0049256C" w:rsidDel="00480ADB">
          <w:rPr>
            <w:rFonts w:hint="eastAsia"/>
          </w:rPr>
          <w:delText>]</w:delText>
        </w:r>
      </w:del>
      <w:ins w:id="2896" w:author="IRK" w:date="2020-03-09T14:08:00Z">
        <w:r w:rsidR="00480ADB">
          <w:rPr>
            <w:rFonts w:hint="eastAsia"/>
          </w:rPr>
          <w:t>[</w:t>
        </w:r>
        <w:r w:rsidR="00480ADB">
          <w:rPr>
            <w:rFonts w:hint="eastAsia"/>
          </w:rPr>
          <w:t>表</w:t>
        </w:r>
        <w:r w:rsidR="00480ADB">
          <w:rPr>
            <w:rFonts w:hint="eastAsia"/>
          </w:rPr>
          <w:t xml:space="preserve"> </w:t>
        </w:r>
        <w:r w:rsidR="00480ADB">
          <w:fldChar w:fldCharType="begin"/>
        </w:r>
        <w:r w:rsidR="00480ADB">
          <w:instrText xml:space="preserve"> </w:instrText>
        </w:r>
        <w:r w:rsidR="00480ADB">
          <w:rPr>
            <w:rFonts w:hint="eastAsia"/>
          </w:rPr>
          <w:instrText xml:space="preserve">SEQ </w:instrText>
        </w:r>
        <w:r w:rsidR="00480ADB">
          <w:rPr>
            <w:rFonts w:hint="eastAsia"/>
          </w:rPr>
          <w:instrText>表</w:instrText>
        </w:r>
        <w:r w:rsidR="00480ADB">
          <w:rPr>
            <w:rFonts w:hint="eastAsia"/>
          </w:rPr>
          <w:instrText xml:space="preserve"> \* ARABIC</w:instrText>
        </w:r>
        <w:r w:rsidR="00480ADB">
          <w:instrText xml:space="preserve"> </w:instrText>
        </w:r>
      </w:ins>
      <w:r w:rsidR="00480ADB">
        <w:fldChar w:fldCharType="separate"/>
      </w:r>
      <w:r w:rsidR="00AB1F2F">
        <w:rPr>
          <w:noProof/>
        </w:rPr>
        <w:t>86</w:t>
      </w:r>
      <w:ins w:id="2897" w:author="IRK" w:date="2020-03-09T14:08:00Z">
        <w:r w:rsidR="00480ADB">
          <w:fldChar w:fldCharType="end"/>
        </w:r>
        <w:r w:rsidR="00480ADB">
          <w:rPr>
            <w:rFonts w:hint="eastAsia"/>
          </w:rPr>
          <w:t>]</w:t>
        </w:r>
      </w:ins>
      <w:bookmarkEnd w:id="289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898" w:author="IRK" w:date="2020-04-16T14:01:00Z">
          <w:tblPr>
            <w:tblW w:w="0" w:type="auto"/>
            <w:tblInd w:w="108" w:type="dxa"/>
            <w:tblLook w:val="04A0" w:firstRow="1" w:lastRow="0" w:firstColumn="1" w:lastColumn="0" w:noHBand="0" w:noVBand="1"/>
          </w:tblPr>
        </w:tblPrChange>
      </w:tblPr>
      <w:tblGrid>
        <w:gridCol w:w="9356"/>
        <w:tblGridChange w:id="2899">
          <w:tblGrid>
            <w:gridCol w:w="9356"/>
          </w:tblGrid>
        </w:tblGridChange>
      </w:tblGrid>
      <w:tr w:rsidR="005B6671" w:rsidRPr="0049256C" w14:paraId="2DCC5580" w14:textId="77777777" w:rsidTr="001E2D35">
        <w:trPr>
          <w:jc w:val="center"/>
        </w:trPr>
        <w:tc>
          <w:tcPr>
            <w:tcW w:w="9356" w:type="dxa"/>
            <w:tcPrChange w:id="2900" w:author="IRK" w:date="2020-04-16T14:01:00Z">
              <w:tcPr>
                <w:tcW w:w="9356" w:type="dxa"/>
              </w:tcPr>
            </w:tcPrChange>
          </w:tcPr>
          <w:p w14:paraId="30769300" w14:textId="77777777" w:rsidR="005B6671" w:rsidRPr="0049256C" w:rsidRDefault="005B6671">
            <w:pPr>
              <w:pStyle w:val="16"/>
              <w:pPrChange w:id="2901" w:author="IRK" w:date="2020-04-27T17:26:00Z">
                <w:pPr/>
              </w:pPrChange>
            </w:pPr>
            <w:r w:rsidRPr="0049256C">
              <w:t>********************************************************************************</w:t>
            </w:r>
          </w:p>
          <w:p w14:paraId="4FF233BA" w14:textId="77777777" w:rsidR="005B6671" w:rsidRPr="0049256C" w:rsidRDefault="005B6671">
            <w:pPr>
              <w:pStyle w:val="16"/>
              <w:pPrChange w:id="2902" w:author="IRK" w:date="2020-04-27T17:26:00Z">
                <w:pPr/>
              </w:pPrChange>
            </w:pPr>
          </w:p>
          <w:p w14:paraId="19B74069" w14:textId="77777777" w:rsidR="005B6671" w:rsidRPr="0049256C" w:rsidRDefault="005B6671">
            <w:pPr>
              <w:pStyle w:val="16"/>
              <w:pPrChange w:id="2903" w:author="IRK" w:date="2020-04-27T17:26:00Z">
                <w:pPr/>
              </w:pPrChange>
            </w:pPr>
            <w:r w:rsidRPr="0049256C">
              <w:rPr>
                <w:rFonts w:hint="eastAsia"/>
              </w:rPr>
              <w:t>サービスタイプ選択</w:t>
            </w:r>
            <w:r w:rsidRPr="0049256C">
              <w:t xml:space="preserve"> -&gt; </w:t>
            </w:r>
            <w:r w:rsidRPr="0049256C">
              <w:rPr>
                <w:rFonts w:hint="eastAsia"/>
              </w:rPr>
              <w:t>管理サービス</w:t>
            </w:r>
            <w:r w:rsidRPr="0049256C">
              <w:t xml:space="preserve"> -&gt; </w:t>
            </w:r>
            <w:r w:rsidRPr="0049256C">
              <w:rPr>
                <w:rFonts w:hint="eastAsia"/>
              </w:rPr>
              <w:t>管理サービスの接続情報</w:t>
            </w:r>
          </w:p>
          <w:p w14:paraId="262ECDD1" w14:textId="77777777" w:rsidR="005B6671" w:rsidRPr="0049256C" w:rsidRDefault="005B6671">
            <w:pPr>
              <w:pStyle w:val="16"/>
              <w:pPrChange w:id="2904" w:author="IRK" w:date="2020-04-27T17:26:00Z">
                <w:pPr/>
              </w:pPrChange>
            </w:pPr>
          </w:p>
          <w:p w14:paraId="6C9AA450" w14:textId="77777777" w:rsidR="005B6671" w:rsidRPr="0049256C" w:rsidRDefault="005B6671">
            <w:pPr>
              <w:pStyle w:val="16"/>
              <w:pPrChange w:id="2905" w:author="IRK" w:date="2020-04-27T17:26:00Z">
                <w:pPr/>
              </w:pPrChange>
            </w:pPr>
            <w:r w:rsidRPr="0049256C">
              <w:t>********************************************************************************</w:t>
            </w:r>
          </w:p>
          <w:p w14:paraId="039E85A8" w14:textId="77777777" w:rsidR="005B6671" w:rsidRPr="0049256C" w:rsidRDefault="005B6671">
            <w:pPr>
              <w:pStyle w:val="16"/>
              <w:pPrChange w:id="2906" w:author="IRK" w:date="2020-04-27T17:26:00Z">
                <w:pPr/>
              </w:pPrChange>
            </w:pPr>
          </w:p>
          <w:p w14:paraId="737A236B" w14:textId="77777777" w:rsidR="005B6671" w:rsidRPr="0049256C" w:rsidRDefault="005B6671">
            <w:pPr>
              <w:pStyle w:val="16"/>
              <w:pPrChange w:id="2907" w:author="IRK" w:date="2020-04-27T17:26:00Z">
                <w:pPr/>
              </w:pPrChange>
            </w:pPr>
            <w:r w:rsidRPr="0049256C">
              <w:rPr>
                <w:rFonts w:hint="eastAsia"/>
              </w:rPr>
              <w:t>管理サービスの接続情報を入力してください。</w:t>
            </w:r>
          </w:p>
          <w:p w14:paraId="2FADB237" w14:textId="77777777" w:rsidR="005B6671" w:rsidRPr="0049256C" w:rsidRDefault="005B6671">
            <w:pPr>
              <w:pStyle w:val="16"/>
              <w:pPrChange w:id="2908" w:author="IRK" w:date="2020-04-27T17:26:00Z">
                <w:pPr/>
              </w:pPrChange>
            </w:pPr>
          </w:p>
          <w:p w14:paraId="359AA2A6" w14:textId="32A8C9E4" w:rsidR="005B6671" w:rsidRPr="0049256C" w:rsidRDefault="005B6671">
            <w:pPr>
              <w:pStyle w:val="16"/>
              <w:pPrChange w:id="2909" w:author="IRK" w:date="2020-04-27T17:26:00Z">
                <w:pPr/>
              </w:pPrChange>
            </w:pPr>
            <w:r w:rsidRPr="0049256C">
              <w:t>[</w:t>
            </w:r>
            <w:r w:rsidRPr="0049256C">
              <w:rPr>
                <w:rFonts w:hint="eastAsia"/>
              </w:rPr>
              <w:t>必須</w:t>
            </w:r>
            <w:r w:rsidRPr="0049256C">
              <w:t xml:space="preserve">] </w:t>
            </w:r>
            <w:del w:id="2910" w:author="IRK" w:date="2020-03-10T10:05:00Z">
              <w:r w:rsidRPr="0049256C" w:rsidDel="00012BF3">
                <w:rPr>
                  <w:rFonts w:hint="eastAsia"/>
                </w:rPr>
                <w:delText>バインド</w:delText>
              </w:r>
            </w:del>
            <w:ins w:id="2911" w:author="IRK" w:date="2020-03-10T10:05:00Z">
              <w:r w:rsidR="00012BF3">
                <w:rPr>
                  <w:rFonts w:hint="eastAsia"/>
                </w:rPr>
                <w:t>接続</w:t>
              </w:r>
            </w:ins>
            <w:r w:rsidRPr="0049256C">
              <w:rPr>
                <w:rFonts w:hint="eastAsia"/>
              </w:rPr>
              <w:t>するアドレス</w:t>
            </w:r>
          </w:p>
          <w:p w14:paraId="085E9CC4" w14:textId="77777777" w:rsidR="005B6671" w:rsidRPr="0049256C" w:rsidRDefault="005B6671">
            <w:pPr>
              <w:pStyle w:val="16"/>
              <w:pPrChange w:id="2912" w:author="IRK" w:date="2020-04-27T17:26:00Z">
                <w:pPr/>
              </w:pPrChange>
            </w:pPr>
            <w:r w:rsidRPr="0049256C">
              <w:t>1. 10.10.10.2</w:t>
            </w:r>
          </w:p>
          <w:p w14:paraId="30B0B23E" w14:textId="77777777" w:rsidR="005B6671" w:rsidRPr="0049256C" w:rsidRDefault="005B6671">
            <w:pPr>
              <w:pStyle w:val="16"/>
              <w:pPrChange w:id="2913" w:author="IRK" w:date="2020-04-27T17:26:00Z">
                <w:pPr/>
              </w:pPrChange>
            </w:pPr>
            <w:r w:rsidRPr="0049256C">
              <w:t>2. 10.10.10.102</w:t>
            </w:r>
          </w:p>
          <w:p w14:paraId="05B2C05B" w14:textId="77777777" w:rsidR="005B6671" w:rsidRPr="0049256C" w:rsidRDefault="005B6671">
            <w:pPr>
              <w:pStyle w:val="16"/>
              <w:pPrChange w:id="2914" w:author="IRK" w:date="2020-04-27T17:26:00Z">
                <w:pPr/>
              </w:pPrChange>
            </w:pPr>
            <w:r w:rsidRPr="0049256C">
              <w:t>3. 192.168.0.1</w:t>
            </w:r>
          </w:p>
          <w:p w14:paraId="358A0FA4" w14:textId="77777777" w:rsidR="005B6671" w:rsidRPr="0049256C" w:rsidRDefault="005B6671">
            <w:pPr>
              <w:pStyle w:val="16"/>
              <w:pPrChange w:id="2915" w:author="IRK" w:date="2020-04-27T17:26:00Z">
                <w:pPr/>
              </w:pPrChange>
            </w:pPr>
            <w:r w:rsidRPr="0049256C">
              <w:t>&gt;&gt; 3</w:t>
            </w:r>
          </w:p>
          <w:p w14:paraId="0C86E358" w14:textId="77777777" w:rsidR="005B6671" w:rsidRPr="0049256C" w:rsidRDefault="005B6671">
            <w:pPr>
              <w:pStyle w:val="16"/>
              <w:pPrChange w:id="2916" w:author="IRK" w:date="2020-04-27T17:26:00Z">
                <w:pPr/>
              </w:pPrChange>
            </w:pPr>
            <w:r w:rsidRPr="0049256C">
              <w:rPr>
                <w:rFonts w:hint="eastAsia"/>
              </w:rPr>
              <w:t>[</w:t>
            </w:r>
            <w:r w:rsidRPr="0049256C">
              <w:rPr>
                <w:rFonts w:hint="eastAsia"/>
              </w:rPr>
              <w:t>必須</w:t>
            </w:r>
            <w:r w:rsidRPr="0049256C">
              <w:rPr>
                <w:rFonts w:hint="eastAsia"/>
              </w:rPr>
              <w:t xml:space="preserve">] </w:t>
            </w:r>
            <w:r w:rsidRPr="0049256C">
              <w:rPr>
                <w:rFonts w:hint="eastAsia"/>
              </w:rPr>
              <w:t>ポート</w:t>
            </w:r>
            <w:r w:rsidRPr="0049256C">
              <w:rPr>
                <w:rFonts w:hint="eastAsia"/>
              </w:rPr>
              <w:t>(</w:t>
            </w:r>
            <w:r w:rsidRPr="0049256C">
              <w:rPr>
                <w:rFonts w:hint="eastAsia"/>
              </w:rPr>
              <w:t>デフォルト値</w:t>
            </w:r>
            <w:r w:rsidRPr="0049256C">
              <w:rPr>
                <w:rFonts w:hint="eastAsia"/>
              </w:rPr>
              <w:t>: 25811) &gt;&gt;</w:t>
            </w:r>
          </w:p>
        </w:tc>
      </w:tr>
    </w:tbl>
    <w:p w14:paraId="3A949F57" w14:textId="15B5EC08" w:rsidR="001A6A0C" w:rsidRDefault="001A6A0C">
      <w:pPr>
        <w:jc w:val="left"/>
        <w:rPr>
          <w:b/>
          <w:bCs/>
        </w:rPr>
      </w:pPr>
    </w:p>
    <w:p w14:paraId="70F46D98" w14:textId="77777777" w:rsidR="005B6671" w:rsidRPr="0049256C" w:rsidRDefault="005B6671" w:rsidP="00EC7890">
      <w:r w:rsidRPr="0049256C">
        <w:t>管理サービスを有効</w:t>
      </w:r>
      <w:r w:rsidRPr="0049256C">
        <w:rPr>
          <w:rFonts w:hint="eastAsia"/>
        </w:rPr>
        <w:t>化</w:t>
      </w:r>
      <w:r w:rsidRPr="0049256C">
        <w:t>するためには、クライアントの接続を待機する</w:t>
      </w:r>
      <w:r w:rsidRPr="0049256C">
        <w:t>IP</w:t>
      </w:r>
      <w:r w:rsidRPr="0049256C">
        <w:t>アドレスとポートを指定する必要がある。ウィザードは、ループバックアドレス以外のこのホストの</w:t>
      </w:r>
      <w:r w:rsidRPr="0049256C">
        <w:t>IP</w:t>
      </w:r>
      <w:r w:rsidRPr="0049256C">
        <w:t>アドレスをリストに表示する。管理サービスが使用するアドレスを選択するが、クライアントが識別・接続できる</w:t>
      </w:r>
      <w:r w:rsidRPr="0049256C">
        <w:t>IP</w:t>
      </w:r>
      <w:r w:rsidRPr="0049256C">
        <w:t>アドレスを指定する必要がある。</w:t>
      </w:r>
    </w:p>
    <w:p w14:paraId="6C1D6271" w14:textId="7F2CBA95" w:rsidR="005B6671" w:rsidRPr="0049256C" w:rsidRDefault="005B6671" w:rsidP="00EC7890">
      <w:r w:rsidRPr="0049256C">
        <w:t>ポートの</w:t>
      </w:r>
      <w:r w:rsidR="000134A1" w:rsidRPr="000134A1">
        <w:rPr>
          <w:rFonts w:hint="eastAsia"/>
        </w:rPr>
        <w:t>デフォルト値</w:t>
      </w:r>
      <w:r w:rsidRPr="0049256C">
        <w:t>は</w:t>
      </w:r>
      <w:r w:rsidRPr="007502A1">
        <w:t>25811</w:t>
      </w:r>
      <w:r w:rsidR="00F43F78" w:rsidRPr="007502A1">
        <w:t>であ</w:t>
      </w:r>
      <w:r w:rsidR="00F43F78" w:rsidRPr="00003158">
        <w:rPr>
          <w:rFonts w:hint="eastAsia"/>
        </w:rPr>
        <w:t>るが</w:t>
      </w:r>
      <w:r w:rsidR="00F43F78" w:rsidRPr="007502A1">
        <w:t>、システム管理者と協議して割り当てても</w:t>
      </w:r>
      <w:r w:rsidR="00F43F78" w:rsidRPr="00003158">
        <w:rPr>
          <w:rFonts w:hint="eastAsia"/>
        </w:rPr>
        <w:t>らうことを推奨する</w:t>
      </w:r>
      <w:r w:rsidRPr="007502A1">
        <w:t>。</w:t>
      </w:r>
    </w:p>
    <w:p w14:paraId="12C8987E" w14:textId="6876FA22" w:rsidR="005B6671" w:rsidRPr="007502A1" w:rsidRDefault="00F04E38" w:rsidP="00EC7890">
      <w:r>
        <w:rPr>
          <w:rFonts w:hint="eastAsia"/>
        </w:rPr>
        <w:t>情報をすべて正常に入力すると</w:t>
      </w:r>
      <w:r w:rsidR="005B6671" w:rsidRPr="00645EDF">
        <w:t>管理サービスが有効になり、再び管理サービス一覧に戻る</w:t>
      </w:r>
      <w:r w:rsidR="005B6671" w:rsidRPr="00645EDF">
        <w:t>(</w:t>
      </w:r>
      <w:del w:id="2917" w:author="IRK" w:date="2020-03-09T14:09:00Z">
        <w:r w:rsidR="00F815D3" w:rsidRPr="00874BB2" w:rsidDel="00480ADB">
          <w:delText>表</w:delText>
        </w:r>
        <w:r w:rsidR="00F815D3" w:rsidRPr="009C7D44" w:rsidDel="00480ADB">
          <w:delText>8</w:delText>
        </w:r>
        <w:r w:rsidR="00F3029E" w:rsidDel="00480ADB">
          <w:rPr>
            <w:rFonts w:hint="eastAsia"/>
          </w:rPr>
          <w:delText>7</w:delText>
        </w:r>
      </w:del>
      <w:ins w:id="2918" w:author="IRK" w:date="2020-03-09T14:09:00Z">
        <w:r w:rsidR="00480ADB">
          <w:fldChar w:fldCharType="begin"/>
        </w:r>
        <w:r w:rsidR="00480ADB">
          <w:instrText xml:space="preserve"> </w:instrText>
        </w:r>
        <w:r w:rsidR="00480ADB">
          <w:rPr>
            <w:rFonts w:hint="eastAsia"/>
          </w:rPr>
          <w:instrText>REF _Ref34655413 \h</w:instrText>
        </w:r>
        <w:r w:rsidR="00480ADB">
          <w:instrText xml:space="preserve"> </w:instrText>
        </w:r>
      </w:ins>
      <w:r w:rsidR="00480ADB">
        <w:fldChar w:fldCharType="separate"/>
      </w:r>
      <w:ins w:id="2919" w:author="IRK" w:date="2020-03-09T14:09:00Z">
        <w:r w:rsidR="00AB1F2F">
          <w:rPr>
            <w:rFonts w:hint="eastAsia"/>
          </w:rPr>
          <w:t>[</w:t>
        </w:r>
        <w:r w:rsidR="00AB1F2F">
          <w:rPr>
            <w:rFonts w:hint="eastAsia"/>
          </w:rPr>
          <w:t>表</w:t>
        </w:r>
        <w:r w:rsidR="00AB1F2F">
          <w:rPr>
            <w:rFonts w:hint="eastAsia"/>
          </w:rPr>
          <w:t xml:space="preserve"> </w:t>
        </w:r>
      </w:ins>
      <w:r w:rsidR="00AB1F2F">
        <w:rPr>
          <w:noProof/>
        </w:rPr>
        <w:t>87</w:t>
      </w:r>
      <w:ins w:id="2920" w:author="IRK" w:date="2020-03-09T14:09:00Z">
        <w:r w:rsidR="00AB1F2F">
          <w:rPr>
            <w:rFonts w:hint="eastAsia"/>
          </w:rPr>
          <w:t>]</w:t>
        </w:r>
        <w:r w:rsidR="00480ADB">
          <w:fldChar w:fldCharType="end"/>
        </w:r>
      </w:ins>
      <w:r w:rsidR="005B6671" w:rsidRPr="00E5446E">
        <w:t>)</w:t>
      </w:r>
      <w:r w:rsidR="00F43F78" w:rsidRPr="00C4577D">
        <w:t>。ローカル管理サービスが</w:t>
      </w:r>
      <w:r w:rsidR="00F43F78" w:rsidRPr="00003158">
        <w:rPr>
          <w:rFonts w:hint="eastAsia"/>
        </w:rPr>
        <w:t>一番下に</w:t>
      </w:r>
      <w:r w:rsidR="00F43F78" w:rsidRPr="007502A1">
        <w:t>追加されたこと</w:t>
      </w:r>
      <w:r w:rsidR="00F43F78" w:rsidRPr="00003158">
        <w:rPr>
          <w:rFonts w:hint="eastAsia"/>
        </w:rPr>
        <w:t>を確認</w:t>
      </w:r>
      <w:r w:rsidR="005B6671" w:rsidRPr="007502A1">
        <w:t>すること。</w:t>
      </w:r>
    </w:p>
    <w:p w14:paraId="348ED50B" w14:textId="77777777" w:rsidR="005B6671" w:rsidRPr="0049256C" w:rsidRDefault="005B6671" w:rsidP="00EC7890"/>
    <w:p w14:paraId="3D122F69" w14:textId="2266C650" w:rsidR="00F815D3" w:rsidRPr="0049256C" w:rsidRDefault="00F815D3" w:rsidP="007D3017">
      <w:pPr>
        <w:pStyle w:val="afff6"/>
      </w:pPr>
      <w:bookmarkStart w:id="2921" w:name="_Ref34655413"/>
      <w:bookmarkStart w:id="2922" w:name="_Toc34839553"/>
      <w:del w:id="2923" w:author="IRK" w:date="2020-03-09T14:09:00Z">
        <w:r w:rsidRPr="0049256C" w:rsidDel="00480ADB">
          <w:delText>[</w:delText>
        </w:r>
        <w:r w:rsidRPr="0049256C" w:rsidDel="00480ADB">
          <w:delText>表</w:delText>
        </w:r>
        <w:r w:rsidRPr="0049256C" w:rsidDel="00480ADB">
          <w:delText xml:space="preserve"> </w:delText>
        </w:r>
        <w:r w:rsidR="003561C7" w:rsidRPr="0049256C" w:rsidDel="00480ADB">
          <w:fldChar w:fldCharType="begin"/>
        </w:r>
        <w:r w:rsidR="003561C7" w:rsidRPr="0049256C" w:rsidDel="00480ADB">
          <w:delInstrText xml:space="preserve"> SEQ [</w:delInstrText>
        </w:r>
        <w:r w:rsidR="003561C7" w:rsidRPr="0049256C" w:rsidDel="00480ADB">
          <w:delInstrText>表</w:delInstrText>
        </w:r>
        <w:r w:rsidR="003561C7" w:rsidRPr="0049256C" w:rsidDel="00480ADB">
          <w:delInstrText xml:space="preserve"> \* ARABIC </w:delInstrText>
        </w:r>
        <w:r w:rsidR="003561C7" w:rsidRPr="0049256C" w:rsidDel="00480ADB">
          <w:fldChar w:fldCharType="separate"/>
        </w:r>
        <w:r w:rsidR="000132DF" w:rsidDel="00480ADB">
          <w:rPr>
            <w:noProof/>
          </w:rPr>
          <w:delText>87</w:delText>
        </w:r>
        <w:r w:rsidR="003561C7" w:rsidRPr="0049256C" w:rsidDel="00480ADB">
          <w:rPr>
            <w:noProof/>
          </w:rPr>
          <w:fldChar w:fldCharType="end"/>
        </w:r>
        <w:r w:rsidRPr="0049256C" w:rsidDel="00480ADB">
          <w:rPr>
            <w:rFonts w:hint="eastAsia"/>
          </w:rPr>
          <w:delText>]</w:delText>
        </w:r>
      </w:del>
      <w:ins w:id="2924" w:author="IRK" w:date="2020-03-09T14:09:00Z">
        <w:r w:rsidR="00480ADB">
          <w:rPr>
            <w:rFonts w:hint="eastAsia"/>
          </w:rPr>
          <w:t>[</w:t>
        </w:r>
        <w:r w:rsidR="00480ADB">
          <w:rPr>
            <w:rFonts w:hint="eastAsia"/>
          </w:rPr>
          <w:t>表</w:t>
        </w:r>
        <w:r w:rsidR="00480ADB">
          <w:rPr>
            <w:rFonts w:hint="eastAsia"/>
          </w:rPr>
          <w:t xml:space="preserve"> </w:t>
        </w:r>
        <w:r w:rsidR="00480ADB">
          <w:fldChar w:fldCharType="begin"/>
        </w:r>
        <w:r w:rsidR="00480ADB">
          <w:instrText xml:space="preserve"> </w:instrText>
        </w:r>
        <w:r w:rsidR="00480ADB">
          <w:rPr>
            <w:rFonts w:hint="eastAsia"/>
          </w:rPr>
          <w:instrText xml:space="preserve">SEQ </w:instrText>
        </w:r>
        <w:r w:rsidR="00480ADB">
          <w:rPr>
            <w:rFonts w:hint="eastAsia"/>
          </w:rPr>
          <w:instrText>表</w:instrText>
        </w:r>
        <w:r w:rsidR="00480ADB">
          <w:rPr>
            <w:rFonts w:hint="eastAsia"/>
          </w:rPr>
          <w:instrText xml:space="preserve"> \* ARABIC</w:instrText>
        </w:r>
        <w:r w:rsidR="00480ADB">
          <w:instrText xml:space="preserve"> </w:instrText>
        </w:r>
      </w:ins>
      <w:r w:rsidR="00480ADB">
        <w:fldChar w:fldCharType="separate"/>
      </w:r>
      <w:r w:rsidR="00AB1F2F">
        <w:rPr>
          <w:noProof/>
        </w:rPr>
        <w:t>87</w:t>
      </w:r>
      <w:ins w:id="2925" w:author="IRK" w:date="2020-03-09T14:09:00Z">
        <w:r w:rsidR="00480ADB">
          <w:fldChar w:fldCharType="end"/>
        </w:r>
        <w:r w:rsidR="00480ADB">
          <w:rPr>
            <w:rFonts w:hint="eastAsia"/>
          </w:rPr>
          <w:t>]</w:t>
        </w:r>
      </w:ins>
      <w:bookmarkEnd w:id="2921"/>
      <w:bookmarkEnd w:id="292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926" w:author="IRK" w:date="2020-04-16T14:01:00Z">
          <w:tblPr>
            <w:tblW w:w="0" w:type="auto"/>
            <w:tblInd w:w="108" w:type="dxa"/>
            <w:tblLook w:val="04A0" w:firstRow="1" w:lastRow="0" w:firstColumn="1" w:lastColumn="0" w:noHBand="0" w:noVBand="1"/>
          </w:tblPr>
        </w:tblPrChange>
      </w:tblPr>
      <w:tblGrid>
        <w:gridCol w:w="9356"/>
        <w:tblGridChange w:id="2927">
          <w:tblGrid>
            <w:gridCol w:w="9356"/>
          </w:tblGrid>
        </w:tblGridChange>
      </w:tblGrid>
      <w:tr w:rsidR="005B6671" w:rsidRPr="0049256C" w14:paraId="3D104A1A" w14:textId="77777777" w:rsidTr="001E2D35">
        <w:trPr>
          <w:jc w:val="center"/>
        </w:trPr>
        <w:tc>
          <w:tcPr>
            <w:tcW w:w="9356" w:type="dxa"/>
            <w:tcPrChange w:id="2928" w:author="IRK" w:date="2020-04-16T14:01:00Z">
              <w:tcPr>
                <w:tcW w:w="9356" w:type="dxa"/>
              </w:tcPr>
            </w:tcPrChange>
          </w:tcPr>
          <w:p w14:paraId="668FD478" w14:textId="77777777" w:rsidR="005B6671" w:rsidRPr="0049256C" w:rsidRDefault="005B6671">
            <w:pPr>
              <w:pStyle w:val="16"/>
              <w:pPrChange w:id="2929" w:author="IRK" w:date="2020-04-27T17:26:00Z">
                <w:pPr/>
              </w:pPrChange>
            </w:pPr>
            <w:r w:rsidRPr="0049256C">
              <w:t>********************************************************************************</w:t>
            </w:r>
          </w:p>
          <w:p w14:paraId="36D6F8C1" w14:textId="77777777" w:rsidR="005B6671" w:rsidRPr="0049256C" w:rsidRDefault="005B6671">
            <w:pPr>
              <w:pStyle w:val="16"/>
              <w:pPrChange w:id="2930" w:author="IRK" w:date="2020-04-27T17:26:00Z">
                <w:pPr/>
              </w:pPrChange>
            </w:pPr>
          </w:p>
          <w:p w14:paraId="7011D2EF" w14:textId="77777777" w:rsidR="005B6671" w:rsidRPr="0049256C" w:rsidRDefault="005B6671">
            <w:pPr>
              <w:pStyle w:val="16"/>
              <w:pPrChange w:id="2931" w:author="IRK" w:date="2020-04-27T17:26:00Z">
                <w:pPr/>
              </w:pPrChange>
            </w:pPr>
            <w:r w:rsidRPr="0049256C">
              <w:rPr>
                <w:rFonts w:hint="eastAsia"/>
              </w:rPr>
              <w:t>サービスタイプ選択</w:t>
            </w:r>
            <w:r w:rsidRPr="0049256C">
              <w:t xml:space="preserve"> -&gt; </w:t>
            </w:r>
            <w:r w:rsidRPr="0049256C">
              <w:rPr>
                <w:rFonts w:hint="eastAsia"/>
              </w:rPr>
              <w:t>管理サービス</w:t>
            </w:r>
          </w:p>
          <w:p w14:paraId="76D61E52" w14:textId="77777777" w:rsidR="005B6671" w:rsidRPr="0049256C" w:rsidRDefault="005B6671">
            <w:pPr>
              <w:pStyle w:val="16"/>
              <w:pPrChange w:id="2932" w:author="IRK" w:date="2020-04-27T17:26:00Z">
                <w:pPr/>
              </w:pPrChange>
            </w:pPr>
          </w:p>
          <w:p w14:paraId="0F56279A" w14:textId="77777777" w:rsidR="005B6671" w:rsidRPr="0049256C" w:rsidRDefault="005B6671">
            <w:pPr>
              <w:pStyle w:val="16"/>
              <w:pPrChange w:id="2933" w:author="IRK" w:date="2020-04-27T17:26:00Z">
                <w:pPr/>
              </w:pPrChange>
            </w:pPr>
            <w:r w:rsidRPr="0049256C">
              <w:t>********************************************************************************</w:t>
            </w:r>
          </w:p>
          <w:p w14:paraId="773A0380" w14:textId="77777777" w:rsidR="005B6671" w:rsidRPr="0049256C" w:rsidRDefault="005B6671">
            <w:pPr>
              <w:pStyle w:val="16"/>
              <w:pPrChange w:id="2934" w:author="IRK" w:date="2020-04-27T17:26:00Z">
                <w:pPr/>
              </w:pPrChange>
            </w:pPr>
          </w:p>
          <w:p w14:paraId="07A54D6C" w14:textId="77777777" w:rsidR="005B6671" w:rsidRPr="0049256C" w:rsidRDefault="005B6671">
            <w:pPr>
              <w:pStyle w:val="16"/>
              <w:pPrChange w:id="2935" w:author="IRK" w:date="2020-04-27T17:26:00Z">
                <w:pPr/>
              </w:pPrChange>
            </w:pPr>
            <w:r w:rsidRPr="0049256C">
              <w:rPr>
                <w:rFonts w:hint="eastAsia"/>
              </w:rPr>
              <w:t>管理サービスに対する作業を選択してください。</w:t>
            </w:r>
          </w:p>
          <w:p w14:paraId="6B97EEE4" w14:textId="77777777" w:rsidR="005B6671" w:rsidRPr="0049256C" w:rsidRDefault="005B6671">
            <w:pPr>
              <w:pStyle w:val="16"/>
              <w:pPrChange w:id="2936" w:author="IRK" w:date="2020-04-27T17:26:00Z">
                <w:pPr/>
              </w:pPrChange>
            </w:pPr>
          </w:p>
          <w:p w14:paraId="3EB485AF" w14:textId="77777777" w:rsidR="005B6671" w:rsidRPr="0049256C" w:rsidRDefault="005B6671">
            <w:pPr>
              <w:pStyle w:val="16"/>
              <w:pPrChange w:id="2937" w:author="IRK" w:date="2020-04-27T17:26:00Z">
                <w:pPr/>
              </w:pPrChange>
            </w:pPr>
            <w:r w:rsidRPr="0049256C">
              <w:t>[</w:t>
            </w:r>
            <w:r w:rsidRPr="0049256C">
              <w:rPr>
                <w:rFonts w:hint="eastAsia"/>
              </w:rPr>
              <w:t>項目</w:t>
            </w:r>
            <w:r w:rsidRPr="0049256C">
              <w:t>]</w:t>
            </w:r>
          </w:p>
          <w:p w14:paraId="2E7950EF" w14:textId="77777777" w:rsidR="005B6671" w:rsidRPr="0049256C" w:rsidRDefault="005B6671">
            <w:pPr>
              <w:pStyle w:val="16"/>
              <w:pPrChange w:id="2938" w:author="IRK" w:date="2020-04-27T17:26:00Z">
                <w:pPr/>
              </w:pPrChange>
            </w:pPr>
            <w:r w:rsidRPr="0049256C">
              <w:t>----------------------------------------------------------------------------------</w:t>
            </w:r>
          </w:p>
          <w:p w14:paraId="7F22A9CD" w14:textId="4BB6A26D" w:rsidR="005B6671" w:rsidRPr="0049256C" w:rsidRDefault="005B6671">
            <w:pPr>
              <w:pStyle w:val="16"/>
              <w:pPrChange w:id="2939" w:author="IRK" w:date="2020-04-27T17:26:00Z">
                <w:pPr/>
              </w:pPrChange>
            </w:pPr>
            <w:r w:rsidRPr="0049256C">
              <w:rPr>
                <w:rFonts w:eastAsiaTheme="minorEastAsia"/>
              </w:rPr>
              <w:t xml:space="preserve">  </w:t>
            </w:r>
            <w:r w:rsidRPr="0049256C">
              <w:t xml:space="preserve">| </w:t>
            </w:r>
            <w:r w:rsidRPr="0049256C">
              <w:rPr>
                <w:rFonts w:ascii="ＭＳ Ｐゴシック" w:hAnsi="ＭＳ Ｐゴシック" w:hint="eastAsia"/>
              </w:rPr>
              <w:t>名称</w:t>
            </w:r>
            <w:r w:rsidRPr="0049256C">
              <w:t xml:space="preserve">                                         | </w:t>
            </w:r>
            <w:r w:rsidRPr="0049256C">
              <w:rPr>
                <w:rFonts w:ascii="ＭＳ Ｐゴシック" w:hAnsi="ＭＳ Ｐゴシック" w:hint="eastAsia"/>
              </w:rPr>
              <w:t>バインドするアドレス</w:t>
            </w:r>
            <w:del w:id="2940" w:author="IRK" w:date="2020-03-10T09:06:00Z">
              <w:r w:rsidR="00F815D3" w:rsidRPr="0049256C" w:rsidDel="009D2A39">
                <w:rPr>
                  <w:rFonts w:ascii="ＭＳ Ｐゴシック" w:hAnsi="ＭＳ Ｐゴシック" w:hint="eastAsia"/>
                </w:rPr>
                <w:delText xml:space="preserve">　</w:delText>
              </w:r>
            </w:del>
            <w:ins w:id="2941" w:author="IRK" w:date="2020-03-10T09:06:00Z">
              <w:r w:rsidR="009D2A39">
                <w:rPr>
                  <w:rFonts w:ascii="ＭＳ Ｐゴシック" w:hAnsi="ＭＳ Ｐゴシック" w:hint="eastAsia"/>
                </w:rPr>
                <w:t xml:space="preserve"> </w:t>
              </w:r>
            </w:ins>
            <w:r w:rsidRPr="0049256C">
              <w:t xml:space="preserve">   | </w:t>
            </w:r>
            <w:r w:rsidRPr="0049256C">
              <w:rPr>
                <w:rFonts w:ascii="ＭＳ Ｐゴシック" w:hAnsi="ＭＳ Ｐゴシック" w:hint="eastAsia"/>
              </w:rPr>
              <w:t>ポート</w:t>
            </w:r>
            <w:r w:rsidRPr="0049256C">
              <w:t xml:space="preserve">  </w:t>
            </w:r>
            <w:del w:id="2942" w:author="IRK" w:date="2020-03-10T09:06:00Z">
              <w:r w:rsidR="00F815D3" w:rsidRPr="0049256C" w:rsidDel="009D2A39">
                <w:rPr>
                  <w:rFonts w:hint="eastAsia"/>
                </w:rPr>
                <w:delText xml:space="preserve">　</w:delText>
              </w:r>
            </w:del>
            <w:ins w:id="2943" w:author="IRK" w:date="2020-03-10T09:06:00Z">
              <w:r w:rsidR="009D2A39">
                <w:rPr>
                  <w:rFonts w:hint="eastAsia"/>
                </w:rPr>
                <w:t xml:space="preserve"> </w:t>
              </w:r>
            </w:ins>
            <w:r w:rsidRPr="0049256C">
              <w:t xml:space="preserve"> | </w:t>
            </w:r>
            <w:r w:rsidRPr="0049256C">
              <w:rPr>
                <w:rFonts w:ascii="ＭＳ Ｐゴシック" w:hAnsi="ＭＳ Ｐゴシック" w:hint="eastAsia"/>
              </w:rPr>
              <w:t>ローカル</w:t>
            </w:r>
            <w:del w:id="2944" w:author="IRK" w:date="2020-03-10T09:06:00Z">
              <w:r w:rsidR="00F815D3" w:rsidRPr="0049256C" w:rsidDel="009D2A39">
                <w:rPr>
                  <w:rFonts w:ascii="ＭＳ Ｐゴシック" w:hAnsi="ＭＳ Ｐゴシック" w:hint="eastAsia"/>
                </w:rPr>
                <w:delText xml:space="preserve">　</w:delText>
              </w:r>
            </w:del>
            <w:ins w:id="2945" w:author="IRK" w:date="2020-03-10T09:06:00Z">
              <w:r w:rsidR="009D2A39">
                <w:rPr>
                  <w:rFonts w:ascii="ＭＳ Ｐゴシック" w:hAnsi="ＭＳ Ｐゴシック" w:hint="eastAsia"/>
                </w:rPr>
                <w:t xml:space="preserve"> </w:t>
              </w:r>
            </w:ins>
            <w:r w:rsidRPr="0049256C">
              <w:t xml:space="preserve"> |</w:t>
            </w:r>
          </w:p>
          <w:p w14:paraId="6FD91A86" w14:textId="77777777" w:rsidR="005B6671" w:rsidRPr="0049256C" w:rsidRDefault="005B6671">
            <w:pPr>
              <w:pStyle w:val="16"/>
              <w:pPrChange w:id="2946" w:author="IRK" w:date="2020-04-27T17:26:00Z">
                <w:pPr/>
              </w:pPrChange>
            </w:pPr>
            <w:r w:rsidRPr="0049256C">
              <w:t>----------------------------------------------------------------------------------</w:t>
            </w:r>
          </w:p>
          <w:p w14:paraId="76DB8D06" w14:textId="77777777" w:rsidR="005B6671" w:rsidRPr="0049256C" w:rsidRDefault="005B6671">
            <w:pPr>
              <w:pStyle w:val="16"/>
              <w:pPrChange w:id="2947" w:author="IRK" w:date="2020-04-27T17:26:00Z">
                <w:pPr/>
              </w:pPrChange>
            </w:pPr>
            <w:r w:rsidRPr="0049256C">
              <w:t xml:space="preserve">1 | d205593b-d43c-47c1-9304-39b8b6b649f0 | 10.10.10.1  </w:t>
            </w:r>
            <w:r w:rsidRPr="0049256C">
              <w:rPr>
                <w:rFonts w:eastAsiaTheme="minorEastAsia"/>
              </w:rPr>
              <w:t xml:space="preserve">        </w:t>
            </w:r>
            <w:r w:rsidRPr="0049256C">
              <w:t xml:space="preserve">| 25811 </w:t>
            </w:r>
            <w:r w:rsidRPr="0049256C">
              <w:rPr>
                <w:rFonts w:eastAsiaTheme="minorEastAsia"/>
              </w:rPr>
              <w:t xml:space="preserve">  </w:t>
            </w:r>
            <w:r w:rsidRPr="0049256C">
              <w:t xml:space="preserve">|  </w:t>
            </w:r>
            <w:r w:rsidRPr="0049256C">
              <w:rPr>
                <w:rFonts w:eastAsiaTheme="minorEastAsia"/>
              </w:rPr>
              <w:t xml:space="preserve">  </w:t>
            </w:r>
            <w:r w:rsidRPr="0049256C">
              <w:t xml:space="preserve">  </w:t>
            </w:r>
            <w:r w:rsidRPr="0049256C">
              <w:rPr>
                <w:rFonts w:eastAsiaTheme="minorEastAsia"/>
              </w:rPr>
              <w:t xml:space="preserve">   </w:t>
            </w:r>
            <w:r w:rsidRPr="0049256C">
              <w:t xml:space="preserve">  |</w:t>
            </w:r>
          </w:p>
          <w:p w14:paraId="5FBE133E" w14:textId="77777777" w:rsidR="005B6671" w:rsidRPr="0049256C" w:rsidRDefault="005B6671">
            <w:pPr>
              <w:pStyle w:val="16"/>
              <w:pPrChange w:id="2948" w:author="IRK" w:date="2020-04-27T17:26:00Z">
                <w:pPr/>
              </w:pPrChange>
            </w:pPr>
            <w:r w:rsidRPr="0049256C">
              <w:t>----------------------------------------------------------------------------------</w:t>
            </w:r>
          </w:p>
          <w:p w14:paraId="19F5194D" w14:textId="77777777" w:rsidR="005B6671" w:rsidRPr="0049256C" w:rsidRDefault="005B6671">
            <w:pPr>
              <w:pStyle w:val="16"/>
              <w:pPrChange w:id="2949" w:author="IRK" w:date="2020-04-27T17:26:00Z">
                <w:pPr/>
              </w:pPrChange>
            </w:pPr>
            <w:r w:rsidRPr="0049256C">
              <w:t xml:space="preserve">2 | 911e97bf-3a84-4a76-bf80-4ecd221cdc68 | 10.10.10.2  </w:t>
            </w:r>
            <w:r w:rsidRPr="0049256C">
              <w:rPr>
                <w:rFonts w:eastAsiaTheme="minorEastAsia"/>
              </w:rPr>
              <w:t xml:space="preserve">         </w:t>
            </w:r>
            <w:r w:rsidRPr="0049256C">
              <w:t xml:space="preserve">| 25811 </w:t>
            </w:r>
            <w:r w:rsidRPr="0049256C">
              <w:rPr>
                <w:rFonts w:eastAsiaTheme="minorEastAsia"/>
              </w:rPr>
              <w:t xml:space="preserve"> </w:t>
            </w:r>
            <w:r w:rsidRPr="0049256C">
              <w:t>|</w:t>
            </w:r>
            <w:r w:rsidRPr="0049256C">
              <w:rPr>
                <w:rFonts w:eastAsiaTheme="minorEastAsia"/>
              </w:rPr>
              <w:t xml:space="preserve">  </w:t>
            </w:r>
            <w:r w:rsidRPr="0049256C">
              <w:t xml:space="preserve">   V  </w:t>
            </w:r>
            <w:r w:rsidRPr="0049256C">
              <w:rPr>
                <w:rFonts w:eastAsiaTheme="minorEastAsia"/>
              </w:rPr>
              <w:t xml:space="preserve">  </w:t>
            </w:r>
            <w:r w:rsidRPr="0049256C">
              <w:t>|</w:t>
            </w:r>
          </w:p>
          <w:p w14:paraId="6AD86866" w14:textId="77777777" w:rsidR="005B6671" w:rsidRPr="0049256C" w:rsidRDefault="005B6671">
            <w:pPr>
              <w:pStyle w:val="16"/>
              <w:pPrChange w:id="2950" w:author="IRK" w:date="2020-04-27T17:26:00Z">
                <w:pPr/>
              </w:pPrChange>
            </w:pPr>
            <w:r w:rsidRPr="0049256C">
              <w:t>----------------------------------------------------------------------------------</w:t>
            </w:r>
          </w:p>
          <w:p w14:paraId="0B2A118F" w14:textId="77777777" w:rsidR="005B6671" w:rsidRPr="0049256C" w:rsidRDefault="005B6671">
            <w:pPr>
              <w:pStyle w:val="16"/>
              <w:pPrChange w:id="2951" w:author="IRK" w:date="2020-04-27T17:26:00Z">
                <w:pPr/>
              </w:pPrChange>
            </w:pPr>
          </w:p>
          <w:p w14:paraId="67F06234" w14:textId="77777777" w:rsidR="005B6671" w:rsidRPr="0049256C" w:rsidRDefault="005B6671">
            <w:pPr>
              <w:pStyle w:val="16"/>
              <w:pPrChange w:id="2952" w:author="IRK" w:date="2020-04-27T17:26:00Z">
                <w:pPr/>
              </w:pPrChange>
            </w:pPr>
            <w:r w:rsidRPr="0049256C">
              <w:t>[</w:t>
            </w:r>
            <w:r w:rsidRPr="0049256C">
              <w:rPr>
                <w:rFonts w:hint="eastAsia"/>
              </w:rPr>
              <w:t>可能な作業</w:t>
            </w:r>
            <w:r w:rsidRPr="0049256C">
              <w:t>]</w:t>
            </w:r>
          </w:p>
          <w:p w14:paraId="0BF45B22" w14:textId="3E92BAD1" w:rsidR="005B6671" w:rsidRPr="00645EDF" w:rsidRDefault="005B6671">
            <w:pPr>
              <w:pStyle w:val="16"/>
              <w:pPrChange w:id="2953" w:author="IRK" w:date="2020-04-27T17:26:00Z">
                <w:pPr/>
              </w:pPrChange>
            </w:pPr>
            <w:r w:rsidRPr="0049256C">
              <w:t xml:space="preserve">a. </w:t>
            </w:r>
            <w:r w:rsidRPr="0049256C">
              <w:rPr>
                <w:rFonts w:hint="eastAsia"/>
              </w:rPr>
              <w:t>上に移動</w:t>
            </w:r>
            <w:r w:rsidRPr="0049256C">
              <w:t xml:space="preserve">    b. </w:t>
            </w:r>
            <w:r w:rsidRPr="0049256C">
              <w:rPr>
                <w:rFonts w:hint="eastAsia"/>
              </w:rPr>
              <w:t>下に移動</w:t>
            </w:r>
            <w:r w:rsidRPr="0049256C">
              <w:t xml:space="preserve">    c. </w:t>
            </w:r>
            <w:r w:rsidR="00970F4A" w:rsidRPr="00645EDF">
              <w:rPr>
                <w:rFonts w:hint="eastAsia"/>
              </w:rPr>
              <w:t>ローカルインストールノードの管理サービスを</w:t>
            </w:r>
            <w:r w:rsidR="00970F4A" w:rsidRPr="00003158">
              <w:rPr>
                <w:rFonts w:hint="eastAsia"/>
              </w:rPr>
              <w:t>無効</w:t>
            </w:r>
            <w:r w:rsidRPr="00645EDF">
              <w:rPr>
                <w:rFonts w:hint="eastAsia"/>
              </w:rPr>
              <w:t>化</w:t>
            </w:r>
          </w:p>
          <w:p w14:paraId="3858CC97" w14:textId="77777777" w:rsidR="005B6671" w:rsidRPr="00874BB2" w:rsidRDefault="005B6671">
            <w:pPr>
              <w:pStyle w:val="16"/>
              <w:pPrChange w:id="2954" w:author="IRK" w:date="2020-04-27T17:26:00Z">
                <w:pPr/>
              </w:pPrChange>
            </w:pPr>
          </w:p>
          <w:p w14:paraId="41ADA142" w14:textId="68F4335A" w:rsidR="005B6671" w:rsidRPr="0049256C" w:rsidRDefault="005B6671">
            <w:pPr>
              <w:pStyle w:val="16"/>
              <w:pPrChange w:id="2955" w:author="IRK" w:date="2020-04-27T17:26:00Z">
                <w:pPr/>
              </w:pPrChange>
            </w:pPr>
            <w:r w:rsidRPr="009C7D44">
              <w:rPr>
                <w:rFonts w:hint="eastAsia"/>
              </w:rPr>
              <w:t>作業を選択</w:t>
            </w:r>
            <w:r w:rsidRPr="00E5446E">
              <w:rPr>
                <w:rFonts w:hint="eastAsia"/>
              </w:rPr>
              <w:t>してくだ</w:t>
            </w:r>
            <w:r w:rsidR="00F43F78" w:rsidRPr="00C4577D">
              <w:rPr>
                <w:rFonts w:hint="eastAsia"/>
              </w:rPr>
              <w:t>さい。スキップするにはエンターキーを</w:t>
            </w:r>
            <w:r w:rsidR="00F43F78" w:rsidRPr="00003158">
              <w:rPr>
                <w:rFonts w:hint="eastAsia"/>
              </w:rPr>
              <w:t>押下</w:t>
            </w:r>
            <w:r w:rsidRPr="00645EDF">
              <w:rPr>
                <w:rFonts w:hint="eastAsia"/>
              </w:rPr>
              <w:t>してください。</w:t>
            </w:r>
            <w:r w:rsidRPr="00645EDF">
              <w:rPr>
                <w:rFonts w:hint="eastAsia"/>
              </w:rPr>
              <w:t xml:space="preserve"> &gt;&gt;</w:t>
            </w:r>
          </w:p>
        </w:tc>
      </w:tr>
    </w:tbl>
    <w:p w14:paraId="1A0A69AB" w14:textId="77777777" w:rsidR="005B6671" w:rsidRPr="0049256C" w:rsidRDefault="005B6671" w:rsidP="00EC7890"/>
    <w:p w14:paraId="1C84930D" w14:textId="75840608" w:rsidR="005B6671" w:rsidRPr="0049256C" w:rsidRDefault="005B6671">
      <w:pPr>
        <w:pStyle w:val="32"/>
        <w:numPr>
          <w:ilvl w:val="2"/>
          <w:numId w:val="139"/>
        </w:numPr>
        <w:rPr>
          <w:lang w:eastAsia="ja-JP"/>
        </w:rPr>
        <w:pPrChange w:id="2956" w:author="IRK" w:date="2020-05-11T09:39:00Z">
          <w:pPr>
            <w:pStyle w:val="32"/>
            <w:numPr>
              <w:numId w:val="27"/>
            </w:numPr>
            <w:spacing w:before="12" w:after="100"/>
            <w:jc w:val="left"/>
          </w:pPr>
        </w:pPrChange>
      </w:pPr>
      <w:bookmarkStart w:id="2957" w:name="_Toc441755310"/>
      <w:bookmarkStart w:id="2958" w:name="_Ref34654532"/>
      <w:bookmarkStart w:id="2959" w:name="_Ref34654536"/>
      <w:bookmarkStart w:id="2960" w:name="_Toc40449540"/>
      <w:r w:rsidRPr="0049256C">
        <w:rPr>
          <w:lang w:eastAsia="ja-JP"/>
        </w:rPr>
        <w:t>ルールビルダーサービス</w:t>
      </w:r>
      <w:bookmarkEnd w:id="2957"/>
      <w:bookmarkEnd w:id="2958"/>
      <w:bookmarkEnd w:id="2959"/>
      <w:bookmarkEnd w:id="2960"/>
    </w:p>
    <w:p w14:paraId="250A099B" w14:textId="77777777" w:rsidR="005B6671" w:rsidRPr="0049256C" w:rsidRDefault="005B6671" w:rsidP="00EC7890">
      <w:r w:rsidRPr="0049256C">
        <w:t>ルールビルダーサービスは、ルール要素を作成</w:t>
      </w:r>
      <w:r w:rsidRPr="0049256C">
        <w:rPr>
          <w:rFonts w:hint="eastAsia"/>
        </w:rPr>
        <w:t>および</w:t>
      </w:r>
      <w:r w:rsidRPr="0049256C">
        <w:t>管理するサービスである。</w:t>
      </w:r>
    </w:p>
    <w:p w14:paraId="3E95BDA0" w14:textId="77777777" w:rsidR="00D47977" w:rsidRPr="0049256C" w:rsidRDefault="00D47977" w:rsidP="00EC7890"/>
    <w:p w14:paraId="0150B62B" w14:textId="77777777" w:rsidR="005B6671" w:rsidRPr="0049256C" w:rsidRDefault="005B6671">
      <w:pPr>
        <w:pStyle w:val="42"/>
        <w:numPr>
          <w:ilvl w:val="3"/>
          <w:numId w:val="139"/>
        </w:numPr>
        <w:rPr>
          <w:lang w:eastAsia="ja-JP"/>
        </w:rPr>
        <w:pPrChange w:id="2961" w:author="IRK" w:date="2020-05-11T09:39:00Z">
          <w:pPr>
            <w:pStyle w:val="42"/>
            <w:numPr>
              <w:numId w:val="27"/>
            </w:numPr>
            <w:spacing w:before="0" w:after="100" w:line="280" w:lineRule="exact"/>
          </w:pPr>
        </w:pPrChange>
      </w:pPr>
      <w:bookmarkStart w:id="2962" w:name="_Ref34658124"/>
      <w:r w:rsidRPr="0049256C">
        <w:rPr>
          <w:lang w:eastAsia="ja-JP"/>
        </w:rPr>
        <w:t>ルールビルダーサービス一覧</w:t>
      </w:r>
      <w:bookmarkEnd w:id="2962"/>
    </w:p>
    <w:p w14:paraId="10694BDE" w14:textId="03597F1A" w:rsidR="005B6671" w:rsidRPr="0049256C" w:rsidRDefault="00F815D3" w:rsidP="00EC7890">
      <w:del w:id="2963" w:author="IRK" w:date="2020-03-09T14:10:00Z">
        <w:r w:rsidRPr="0049256C" w:rsidDel="00480ADB">
          <w:delText>表</w:delText>
        </w:r>
        <w:r w:rsidRPr="0049256C" w:rsidDel="00480ADB">
          <w:delText>8</w:delText>
        </w:r>
        <w:r w:rsidR="00F3029E" w:rsidDel="00480ADB">
          <w:rPr>
            <w:rFonts w:hint="eastAsia"/>
          </w:rPr>
          <w:delText>8</w:delText>
        </w:r>
      </w:del>
      <w:ins w:id="2964" w:author="IRK" w:date="2020-03-09T14:10:00Z">
        <w:r w:rsidR="00480ADB">
          <w:rPr>
            <w:rFonts w:hint="eastAsia"/>
          </w:rPr>
          <w:t>次の表</w:t>
        </w:r>
      </w:ins>
      <w:r w:rsidR="005B6671" w:rsidRPr="0049256C">
        <w:t>は、ルールビルダーサービス一覧を表示する段階である。</w:t>
      </w:r>
    </w:p>
    <w:p w14:paraId="329038A0" w14:textId="64E8478E" w:rsidR="001A6A0C" w:rsidRDefault="001A6A0C">
      <w:pPr>
        <w:jc w:val="left"/>
      </w:pPr>
    </w:p>
    <w:p w14:paraId="55D6C12E" w14:textId="21B17C87" w:rsidR="00F815D3" w:rsidRPr="0049256C" w:rsidRDefault="00F815D3" w:rsidP="007D3017">
      <w:pPr>
        <w:pStyle w:val="afff6"/>
      </w:pPr>
      <w:bookmarkStart w:id="2965" w:name="_Ref34655505"/>
      <w:bookmarkStart w:id="2966" w:name="_Toc34839554"/>
      <w:del w:id="2967" w:author="IRK" w:date="2020-03-09T14:10:00Z">
        <w:r w:rsidRPr="0049256C" w:rsidDel="00480ADB">
          <w:delText>[</w:delText>
        </w:r>
        <w:r w:rsidRPr="0049256C" w:rsidDel="00480ADB">
          <w:delText>表</w:delText>
        </w:r>
        <w:r w:rsidRPr="0049256C" w:rsidDel="00480ADB">
          <w:delText xml:space="preserve"> </w:delText>
        </w:r>
        <w:r w:rsidR="003561C7" w:rsidRPr="0049256C" w:rsidDel="00480ADB">
          <w:fldChar w:fldCharType="begin"/>
        </w:r>
        <w:r w:rsidR="003561C7" w:rsidRPr="0049256C" w:rsidDel="00480ADB">
          <w:delInstrText xml:space="preserve"> SEQ [</w:delInstrText>
        </w:r>
        <w:r w:rsidR="003561C7" w:rsidRPr="0049256C" w:rsidDel="00480ADB">
          <w:delInstrText>表</w:delInstrText>
        </w:r>
        <w:r w:rsidR="003561C7" w:rsidRPr="0049256C" w:rsidDel="00480ADB">
          <w:delInstrText xml:space="preserve"> \* ARABIC </w:delInstrText>
        </w:r>
        <w:r w:rsidR="003561C7" w:rsidRPr="0049256C" w:rsidDel="00480ADB">
          <w:fldChar w:fldCharType="separate"/>
        </w:r>
        <w:r w:rsidR="000132DF" w:rsidDel="00480ADB">
          <w:rPr>
            <w:noProof/>
          </w:rPr>
          <w:delText>88</w:delText>
        </w:r>
        <w:r w:rsidR="003561C7" w:rsidRPr="0049256C" w:rsidDel="00480ADB">
          <w:rPr>
            <w:noProof/>
          </w:rPr>
          <w:fldChar w:fldCharType="end"/>
        </w:r>
        <w:r w:rsidRPr="0049256C" w:rsidDel="00480ADB">
          <w:rPr>
            <w:rFonts w:hint="eastAsia"/>
          </w:rPr>
          <w:delText>]</w:delText>
        </w:r>
      </w:del>
      <w:ins w:id="2968" w:author="IRK" w:date="2020-03-09T14:10:00Z">
        <w:r w:rsidR="00480ADB">
          <w:rPr>
            <w:rFonts w:hint="eastAsia"/>
          </w:rPr>
          <w:t>[</w:t>
        </w:r>
        <w:r w:rsidR="00480ADB">
          <w:rPr>
            <w:rFonts w:hint="eastAsia"/>
          </w:rPr>
          <w:t>表</w:t>
        </w:r>
        <w:r w:rsidR="00480ADB">
          <w:rPr>
            <w:rFonts w:hint="eastAsia"/>
          </w:rPr>
          <w:t xml:space="preserve"> </w:t>
        </w:r>
        <w:r w:rsidR="00480ADB">
          <w:fldChar w:fldCharType="begin"/>
        </w:r>
        <w:r w:rsidR="00480ADB">
          <w:instrText xml:space="preserve"> </w:instrText>
        </w:r>
        <w:r w:rsidR="00480ADB">
          <w:rPr>
            <w:rFonts w:hint="eastAsia"/>
          </w:rPr>
          <w:instrText xml:space="preserve">SEQ </w:instrText>
        </w:r>
        <w:r w:rsidR="00480ADB">
          <w:rPr>
            <w:rFonts w:hint="eastAsia"/>
          </w:rPr>
          <w:instrText>表</w:instrText>
        </w:r>
        <w:r w:rsidR="00480ADB">
          <w:rPr>
            <w:rFonts w:hint="eastAsia"/>
          </w:rPr>
          <w:instrText xml:space="preserve"> \* ARABIC</w:instrText>
        </w:r>
        <w:r w:rsidR="00480ADB">
          <w:instrText xml:space="preserve"> </w:instrText>
        </w:r>
      </w:ins>
      <w:r w:rsidR="00480ADB">
        <w:fldChar w:fldCharType="separate"/>
      </w:r>
      <w:r w:rsidR="00AB1F2F">
        <w:rPr>
          <w:noProof/>
        </w:rPr>
        <w:t>88</w:t>
      </w:r>
      <w:ins w:id="2969" w:author="IRK" w:date="2020-03-09T14:10:00Z">
        <w:r w:rsidR="00480ADB">
          <w:fldChar w:fldCharType="end"/>
        </w:r>
        <w:r w:rsidR="00480ADB">
          <w:rPr>
            <w:rFonts w:hint="eastAsia"/>
          </w:rPr>
          <w:t>]</w:t>
        </w:r>
      </w:ins>
      <w:bookmarkEnd w:id="2965"/>
      <w:bookmarkEnd w:id="296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2970" w:author="IRK" w:date="2020-04-16T14:01:00Z">
          <w:tblPr>
            <w:tblW w:w="0" w:type="auto"/>
            <w:tblInd w:w="108" w:type="dxa"/>
            <w:tblLook w:val="04A0" w:firstRow="1" w:lastRow="0" w:firstColumn="1" w:lastColumn="0" w:noHBand="0" w:noVBand="1"/>
          </w:tblPr>
        </w:tblPrChange>
      </w:tblPr>
      <w:tblGrid>
        <w:gridCol w:w="9356"/>
        <w:tblGridChange w:id="2971">
          <w:tblGrid>
            <w:gridCol w:w="9356"/>
          </w:tblGrid>
        </w:tblGridChange>
      </w:tblGrid>
      <w:tr w:rsidR="005B6671" w:rsidRPr="0049256C" w14:paraId="15076D28" w14:textId="77777777" w:rsidTr="001E2D35">
        <w:trPr>
          <w:jc w:val="center"/>
        </w:trPr>
        <w:tc>
          <w:tcPr>
            <w:tcW w:w="9356" w:type="dxa"/>
            <w:tcPrChange w:id="2972" w:author="IRK" w:date="2020-04-16T14:01:00Z">
              <w:tcPr>
                <w:tcW w:w="9356" w:type="dxa"/>
              </w:tcPr>
            </w:tcPrChange>
          </w:tcPr>
          <w:p w14:paraId="61D92136" w14:textId="77777777" w:rsidR="005B6671" w:rsidRPr="0049256C" w:rsidRDefault="005B6671">
            <w:pPr>
              <w:pStyle w:val="16"/>
              <w:pPrChange w:id="2973" w:author="IRK" w:date="2020-04-27T17:26:00Z">
                <w:pPr/>
              </w:pPrChange>
            </w:pPr>
            <w:r w:rsidRPr="0049256C">
              <w:t>********************************************************************************</w:t>
            </w:r>
          </w:p>
          <w:p w14:paraId="61DBF6F5" w14:textId="77777777" w:rsidR="005B6671" w:rsidRPr="0049256C" w:rsidRDefault="005B6671">
            <w:pPr>
              <w:pStyle w:val="16"/>
              <w:pPrChange w:id="2974" w:author="IRK" w:date="2020-04-27T17:26:00Z">
                <w:pPr/>
              </w:pPrChange>
            </w:pPr>
          </w:p>
          <w:p w14:paraId="4E9E1189" w14:textId="77777777" w:rsidR="005B6671" w:rsidRPr="0049256C" w:rsidRDefault="005B6671">
            <w:pPr>
              <w:pStyle w:val="16"/>
              <w:pPrChange w:id="2975" w:author="IRK" w:date="2020-04-27T17:26:00Z">
                <w:pPr/>
              </w:pPrChange>
            </w:pPr>
            <w:r w:rsidRPr="0049256C">
              <w:rPr>
                <w:rFonts w:hint="eastAsia"/>
              </w:rPr>
              <w:t>サービスタイプ選択</w:t>
            </w:r>
            <w:r w:rsidRPr="0049256C">
              <w:t xml:space="preserve"> -&gt; </w:t>
            </w:r>
            <w:r w:rsidRPr="0049256C">
              <w:rPr>
                <w:rFonts w:hint="eastAsia"/>
              </w:rPr>
              <w:t>ビルダーサービス</w:t>
            </w:r>
          </w:p>
          <w:p w14:paraId="21138A44" w14:textId="77777777" w:rsidR="005B6671" w:rsidRPr="0049256C" w:rsidRDefault="005B6671">
            <w:pPr>
              <w:pStyle w:val="16"/>
              <w:pPrChange w:id="2976" w:author="IRK" w:date="2020-04-27T17:26:00Z">
                <w:pPr/>
              </w:pPrChange>
            </w:pPr>
          </w:p>
          <w:p w14:paraId="05AC0FD9" w14:textId="77777777" w:rsidR="005B6671" w:rsidRPr="0049256C" w:rsidRDefault="005B6671">
            <w:pPr>
              <w:pStyle w:val="16"/>
              <w:pPrChange w:id="2977" w:author="IRK" w:date="2020-04-27T17:26:00Z">
                <w:pPr/>
              </w:pPrChange>
            </w:pPr>
            <w:r w:rsidRPr="0049256C">
              <w:t>********************************************************************************</w:t>
            </w:r>
          </w:p>
          <w:p w14:paraId="34E8B3B3" w14:textId="77777777" w:rsidR="005B6671" w:rsidRPr="0049256C" w:rsidRDefault="005B6671">
            <w:pPr>
              <w:pStyle w:val="16"/>
              <w:pPrChange w:id="2978" w:author="IRK" w:date="2020-04-27T17:26:00Z">
                <w:pPr/>
              </w:pPrChange>
            </w:pPr>
          </w:p>
          <w:p w14:paraId="5E42B8E3" w14:textId="77777777" w:rsidR="005B6671" w:rsidRPr="0049256C" w:rsidRDefault="005B6671">
            <w:pPr>
              <w:pStyle w:val="16"/>
              <w:pPrChange w:id="2979" w:author="IRK" w:date="2020-04-27T17:26:00Z">
                <w:pPr/>
              </w:pPrChange>
            </w:pPr>
            <w:r w:rsidRPr="0049256C">
              <w:rPr>
                <w:rFonts w:hint="eastAsia"/>
              </w:rPr>
              <w:t>ビルダーサービスに対する作業を選択してください。</w:t>
            </w:r>
          </w:p>
          <w:p w14:paraId="40BBB4A8" w14:textId="77777777" w:rsidR="005B6671" w:rsidRPr="0049256C" w:rsidRDefault="005B6671">
            <w:pPr>
              <w:pStyle w:val="16"/>
              <w:pPrChange w:id="2980" w:author="IRK" w:date="2020-04-27T17:26:00Z">
                <w:pPr/>
              </w:pPrChange>
            </w:pPr>
          </w:p>
          <w:p w14:paraId="7C0E62D9" w14:textId="77777777" w:rsidR="005B6671" w:rsidRPr="0049256C" w:rsidRDefault="005B6671">
            <w:pPr>
              <w:pStyle w:val="16"/>
              <w:pPrChange w:id="2981" w:author="IRK" w:date="2020-04-27T17:26:00Z">
                <w:pPr/>
              </w:pPrChange>
            </w:pPr>
            <w:r w:rsidRPr="0049256C">
              <w:t>[</w:t>
            </w:r>
            <w:r w:rsidRPr="0049256C">
              <w:rPr>
                <w:rFonts w:hint="eastAsia"/>
              </w:rPr>
              <w:t>グローバル設定</w:t>
            </w:r>
            <w:r w:rsidRPr="0049256C">
              <w:t>]</w:t>
            </w:r>
          </w:p>
          <w:p w14:paraId="4EF32C85" w14:textId="77777777" w:rsidR="005B6671" w:rsidRPr="00645EDF" w:rsidRDefault="005B6671">
            <w:pPr>
              <w:pStyle w:val="16"/>
              <w:pPrChange w:id="2982" w:author="IRK" w:date="2020-04-27T17:26:00Z">
                <w:pPr/>
              </w:pPrChange>
            </w:pPr>
            <w:r w:rsidRPr="0049256C">
              <w:t xml:space="preserve">    </w:t>
            </w:r>
            <w:r w:rsidRPr="0049256C">
              <w:rPr>
                <w:rFonts w:hint="eastAsia"/>
              </w:rPr>
              <w:t>移管</w:t>
            </w:r>
            <w:r w:rsidRPr="00645EDF">
              <w:rPr>
                <w:rFonts w:hint="eastAsia"/>
              </w:rPr>
              <w:t>専用</w:t>
            </w:r>
            <w:r w:rsidRPr="00645EDF">
              <w:t xml:space="preserve">      : </w:t>
            </w:r>
            <w:r w:rsidRPr="00645EDF">
              <w:rPr>
                <w:rFonts w:hint="eastAsia"/>
              </w:rPr>
              <w:t>未設定</w:t>
            </w:r>
          </w:p>
          <w:p w14:paraId="61FFD6BC" w14:textId="64C58CFE" w:rsidR="005B6671" w:rsidRPr="00645EDF" w:rsidRDefault="005B6671">
            <w:pPr>
              <w:pStyle w:val="16"/>
              <w:pPrChange w:id="2983" w:author="IRK" w:date="2020-04-27T17:26:00Z">
                <w:pPr/>
              </w:pPrChange>
            </w:pPr>
            <w:r w:rsidRPr="00645EDF">
              <w:t xml:space="preserve">    </w:t>
            </w:r>
            <w:r w:rsidRPr="00645EDF">
              <w:rPr>
                <w:rFonts w:hint="eastAsia"/>
              </w:rPr>
              <w:t>平均同時</w:t>
            </w:r>
            <w:r w:rsidR="00F43F78" w:rsidRPr="00003158">
              <w:rPr>
                <w:rFonts w:hint="eastAsia"/>
              </w:rPr>
              <w:t>利用</w:t>
            </w:r>
            <w:r w:rsidRPr="00645EDF">
              <w:rPr>
                <w:rFonts w:hint="eastAsia"/>
              </w:rPr>
              <w:t>ユーザ</w:t>
            </w:r>
            <w:r w:rsidR="00F43F78" w:rsidRPr="00003158">
              <w:rPr>
                <w:rFonts w:hint="eastAsia"/>
              </w:rPr>
              <w:t>数</w:t>
            </w:r>
            <w:r w:rsidRPr="00645EDF">
              <w:t>: 2</w:t>
            </w:r>
          </w:p>
          <w:p w14:paraId="2EDDE422" w14:textId="4F151956" w:rsidR="005B6671" w:rsidRPr="00645EDF" w:rsidRDefault="005B6671">
            <w:pPr>
              <w:pStyle w:val="16"/>
              <w:pPrChange w:id="2984" w:author="IRK" w:date="2020-04-27T17:26:00Z">
                <w:pPr/>
              </w:pPrChange>
            </w:pPr>
            <w:r w:rsidRPr="00645EDF">
              <w:t xml:space="preserve">    </w:t>
            </w:r>
            <w:r w:rsidRPr="00645EDF">
              <w:rPr>
                <w:rFonts w:hint="eastAsia"/>
              </w:rPr>
              <w:t>最大同時</w:t>
            </w:r>
            <w:r w:rsidR="00F43F78" w:rsidRPr="00003158">
              <w:rPr>
                <w:rFonts w:hint="eastAsia"/>
              </w:rPr>
              <w:t>利用</w:t>
            </w:r>
            <w:r w:rsidRPr="00645EDF">
              <w:rPr>
                <w:rFonts w:hint="eastAsia"/>
              </w:rPr>
              <w:t>ユーザ</w:t>
            </w:r>
            <w:r w:rsidR="00F43F78" w:rsidRPr="00003158">
              <w:rPr>
                <w:rFonts w:hint="eastAsia"/>
              </w:rPr>
              <w:t>数</w:t>
            </w:r>
            <w:r w:rsidRPr="00645EDF">
              <w:t>: 10</w:t>
            </w:r>
          </w:p>
          <w:p w14:paraId="1185AD2B" w14:textId="77777777" w:rsidR="005B6671" w:rsidRPr="00E5446E" w:rsidRDefault="005B6671">
            <w:pPr>
              <w:pStyle w:val="16"/>
              <w:pPrChange w:id="2985" w:author="IRK" w:date="2020-04-27T17:26:00Z">
                <w:pPr/>
              </w:pPrChange>
            </w:pPr>
            <w:r w:rsidRPr="00874BB2">
              <w:t xml:space="preserve">    </w:t>
            </w:r>
            <w:r w:rsidRPr="009C7D44">
              <w:rPr>
                <w:rFonts w:hint="eastAsia"/>
              </w:rPr>
              <w:t>暗号化方式</w:t>
            </w:r>
            <w:r w:rsidRPr="00E5446E">
              <w:t xml:space="preserve">   : DES</w:t>
            </w:r>
          </w:p>
          <w:p w14:paraId="505102AB" w14:textId="603FC587" w:rsidR="005B6671" w:rsidRDefault="008C170D">
            <w:pPr>
              <w:pStyle w:val="16"/>
              <w:pPrChange w:id="2986" w:author="IRK" w:date="2020-04-16T14:01:00Z">
                <w:pPr>
                  <w:ind w:firstLineChars="200" w:firstLine="392"/>
                </w:pPr>
              </w:pPrChange>
            </w:pPr>
            <w:r>
              <w:rPr>
                <w:rFonts w:hint="eastAsia"/>
              </w:rPr>
              <w:t>テーブルルール条件式チェック</w:t>
            </w:r>
            <w:del w:id="2987" w:author="IRK" w:date="2020-03-10T10:05:00Z">
              <w:r w:rsidDel="00012BF3">
                <w:rPr>
                  <w:rFonts w:hint="eastAsia"/>
                </w:rPr>
                <w:delText>:</w:delText>
              </w:r>
              <w:r w:rsidDel="00012BF3">
                <w:rPr>
                  <w:rFonts w:hint="eastAsia"/>
                </w:rPr>
                <w:delText xml:space="preserve">　設定</w:delText>
              </w:r>
            </w:del>
            <w:ins w:id="2988" w:author="IRK" w:date="2020-03-10T10:05:00Z">
              <w:r w:rsidR="00012BF3" w:rsidRPr="00012BF3">
                <w:rPr>
                  <w:rFonts w:hint="eastAsia"/>
                </w:rPr>
                <w:t xml:space="preserve">   : </w:t>
              </w:r>
              <w:r w:rsidR="00012BF3" w:rsidRPr="00012BF3">
                <w:rPr>
                  <w:rFonts w:hint="eastAsia"/>
                </w:rPr>
                <w:t>未設定</w:t>
              </w:r>
            </w:ins>
          </w:p>
          <w:p w14:paraId="2A91635E" w14:textId="77777777" w:rsidR="008C170D" w:rsidRPr="00012BF3" w:rsidRDefault="008C170D">
            <w:pPr>
              <w:pStyle w:val="16"/>
              <w:rPr>
                <w:ins w:id="2989" w:author="IRK" w:date="2020-03-10T10:06:00Z"/>
                <w:rPrChange w:id="2990" w:author="IRK" w:date="2020-03-10T10:06:00Z">
                  <w:rPr>
                    <w:ins w:id="2991" w:author="IRK" w:date="2020-03-10T10:06:00Z"/>
                    <w:rFonts w:eastAsiaTheme="minorEastAsia"/>
                  </w:rPr>
                </w:rPrChange>
              </w:rPr>
              <w:pPrChange w:id="2992" w:author="IRK" w:date="2020-04-16T14:01:00Z">
                <w:pPr>
                  <w:ind w:firstLineChars="200" w:firstLine="392"/>
                </w:pPr>
              </w:pPrChange>
            </w:pPr>
          </w:p>
          <w:p w14:paraId="3A90B2F1" w14:textId="77777777" w:rsidR="00012BF3" w:rsidRPr="00012BF3" w:rsidRDefault="00012BF3">
            <w:pPr>
              <w:pStyle w:val="16"/>
              <w:rPr>
                <w:ins w:id="2993" w:author="IRK" w:date="2020-03-10T10:06:00Z"/>
                <w:rPrChange w:id="2994" w:author="IRK" w:date="2020-03-10T10:06:00Z">
                  <w:rPr>
                    <w:ins w:id="2995" w:author="IRK" w:date="2020-03-10T10:06:00Z"/>
                    <w:rFonts w:eastAsiaTheme="minorEastAsia"/>
                  </w:rPr>
                </w:rPrChange>
              </w:rPr>
              <w:pPrChange w:id="2996" w:author="IRK" w:date="2020-04-16T14:01:00Z">
                <w:pPr>
                  <w:ind w:firstLineChars="200" w:firstLine="392"/>
                </w:pPr>
              </w:pPrChange>
            </w:pPr>
            <w:ins w:id="2997" w:author="IRK" w:date="2020-03-10T10:06:00Z">
              <w:r w:rsidRPr="00012BF3">
                <w:rPr>
                  <w:rFonts w:hint="eastAsia"/>
                  <w:rPrChange w:id="2998" w:author="IRK" w:date="2020-03-10T10:06:00Z">
                    <w:rPr>
                      <w:rFonts w:eastAsiaTheme="minorEastAsia" w:hint="eastAsia"/>
                    </w:rPr>
                  </w:rPrChange>
                </w:rPr>
                <w:t>クラスタ接続タイムアウト</w:t>
              </w:r>
              <w:r w:rsidRPr="00012BF3">
                <w:rPr>
                  <w:rPrChange w:id="2999" w:author="IRK" w:date="2020-03-10T10:06:00Z">
                    <w:rPr>
                      <w:rFonts w:eastAsiaTheme="minorEastAsia"/>
                    </w:rPr>
                  </w:rPrChange>
                </w:rPr>
                <w:t>(ms)  : 5,000</w:t>
              </w:r>
            </w:ins>
          </w:p>
          <w:p w14:paraId="5C2D9FD1" w14:textId="77777777" w:rsidR="00012BF3" w:rsidRPr="00012BF3" w:rsidRDefault="00012BF3">
            <w:pPr>
              <w:pStyle w:val="16"/>
              <w:rPr>
                <w:ins w:id="3000" w:author="IRK" w:date="2020-03-10T10:06:00Z"/>
                <w:rPrChange w:id="3001" w:author="IRK" w:date="2020-03-10T10:06:00Z">
                  <w:rPr>
                    <w:ins w:id="3002" w:author="IRK" w:date="2020-03-10T10:06:00Z"/>
                    <w:rFonts w:eastAsiaTheme="minorEastAsia"/>
                  </w:rPr>
                </w:rPrChange>
              </w:rPr>
              <w:pPrChange w:id="3003" w:author="IRK" w:date="2020-04-16T14:01:00Z">
                <w:pPr>
                  <w:ind w:firstLineChars="200" w:firstLine="392"/>
                </w:pPr>
              </w:pPrChange>
            </w:pPr>
            <w:ins w:id="3004" w:author="IRK" w:date="2020-03-10T10:06:00Z">
              <w:r w:rsidRPr="00012BF3">
                <w:rPr>
                  <w:rFonts w:hint="eastAsia"/>
                  <w:rPrChange w:id="3005" w:author="IRK" w:date="2020-03-10T10:06:00Z">
                    <w:rPr>
                      <w:rFonts w:eastAsiaTheme="minorEastAsia" w:hint="eastAsia"/>
                    </w:rPr>
                  </w:rPrChange>
                </w:rPr>
                <w:t>クラスタレスポンスタイムアウト</w:t>
              </w:r>
              <w:r w:rsidRPr="00012BF3">
                <w:rPr>
                  <w:rPrChange w:id="3006" w:author="IRK" w:date="2020-03-10T10:06:00Z">
                    <w:rPr>
                      <w:rFonts w:eastAsiaTheme="minorEastAsia"/>
                    </w:rPr>
                  </w:rPrChange>
                </w:rPr>
                <w:t>(ms)   : 60,000</w:t>
              </w:r>
            </w:ins>
          </w:p>
          <w:p w14:paraId="0989BB3D" w14:textId="5D58EDB7" w:rsidR="00012BF3" w:rsidRPr="00012BF3" w:rsidRDefault="00012BF3">
            <w:pPr>
              <w:pStyle w:val="16"/>
              <w:rPr>
                <w:rPrChange w:id="3007" w:author="IRK" w:date="2020-03-10T10:06:00Z">
                  <w:rPr>
                    <w:rFonts w:eastAsia="Malgun Gothic"/>
                  </w:rPr>
                </w:rPrChange>
              </w:rPr>
              <w:pPrChange w:id="3008" w:author="IRK" w:date="2020-04-16T14:01:00Z">
                <w:pPr>
                  <w:ind w:firstLineChars="200" w:firstLine="392"/>
                </w:pPr>
              </w:pPrChange>
            </w:pPr>
            <w:ins w:id="3009" w:author="IRK" w:date="2020-03-10T10:06:00Z">
              <w:r w:rsidRPr="00012BF3">
                <w:rPr>
                  <w:rFonts w:hint="eastAsia"/>
                  <w:rPrChange w:id="3010" w:author="IRK" w:date="2020-03-10T10:06:00Z">
                    <w:rPr>
                      <w:rFonts w:eastAsiaTheme="minorEastAsia" w:hint="eastAsia"/>
                    </w:rPr>
                  </w:rPrChange>
                </w:rPr>
                <w:t>クラスタ文字セット</w:t>
              </w:r>
              <w:r w:rsidRPr="00012BF3">
                <w:rPr>
                  <w:rPrChange w:id="3011" w:author="IRK" w:date="2020-03-10T10:06:00Z">
                    <w:rPr>
                      <w:rFonts w:eastAsiaTheme="minorEastAsia"/>
                    </w:rPr>
                  </w:rPrChange>
                </w:rPr>
                <w:t xml:space="preserve">   : UTF-8</w:t>
              </w:r>
            </w:ins>
          </w:p>
          <w:p w14:paraId="4EE02EDD" w14:textId="77777777" w:rsidR="005B6671" w:rsidRPr="0049256C" w:rsidRDefault="005B6671">
            <w:pPr>
              <w:pStyle w:val="16"/>
              <w:pPrChange w:id="3012" w:author="IRK" w:date="2020-04-27T17:26:00Z">
                <w:pPr/>
              </w:pPrChange>
            </w:pPr>
            <w:r w:rsidRPr="0049256C">
              <w:t>[</w:t>
            </w:r>
            <w:r w:rsidRPr="0049256C">
              <w:rPr>
                <w:rFonts w:hint="eastAsia"/>
              </w:rPr>
              <w:t>項目</w:t>
            </w:r>
            <w:r w:rsidRPr="0049256C">
              <w:t>]</w:t>
            </w:r>
          </w:p>
          <w:p w14:paraId="0972BED6" w14:textId="77777777" w:rsidR="005B6671" w:rsidRPr="0049256C" w:rsidRDefault="005B6671">
            <w:pPr>
              <w:pStyle w:val="16"/>
              <w:rPr>
                <w:rFonts w:eastAsiaTheme="minorEastAsia"/>
              </w:rPr>
              <w:pPrChange w:id="3013" w:author="IRK" w:date="2020-04-27T17:26:00Z">
                <w:pPr/>
              </w:pPrChange>
            </w:pPr>
            <w:r w:rsidRPr="0049256C">
              <w:t>--------------------------------------------------------------------</w:t>
            </w:r>
            <w:r w:rsidRPr="0049256C">
              <w:rPr>
                <w:rFonts w:eastAsiaTheme="minorEastAsia"/>
              </w:rPr>
              <w:t>---------------</w:t>
            </w:r>
          </w:p>
          <w:p w14:paraId="120FD676" w14:textId="7E51DD96" w:rsidR="005B6671" w:rsidRPr="0049256C" w:rsidRDefault="005B6671">
            <w:pPr>
              <w:pStyle w:val="16"/>
              <w:pPrChange w:id="3014" w:author="IRK" w:date="2020-04-27T17:26:00Z">
                <w:pPr/>
              </w:pPrChange>
            </w:pPr>
            <w:r w:rsidRPr="0049256C">
              <w:t xml:space="preserve">  | </w:t>
            </w:r>
            <w:r w:rsidRPr="0049256C">
              <w:rPr>
                <w:rFonts w:eastAsiaTheme="minorEastAsia"/>
              </w:rPr>
              <w:t xml:space="preserve">                  </w:t>
            </w:r>
            <w:r w:rsidRPr="0049256C">
              <w:rPr>
                <w:rFonts w:ascii="ＭＳ Ｐゴシック" w:hAnsi="ＭＳ Ｐゴシック" w:hint="eastAsia"/>
              </w:rPr>
              <w:t>名称</w:t>
            </w:r>
            <w:r w:rsidRPr="0049256C">
              <w:rPr>
                <w:rFonts w:eastAsiaTheme="minorEastAsia"/>
              </w:rPr>
              <w:t xml:space="preserve">           </w:t>
            </w:r>
            <w:del w:id="3015" w:author="IRK" w:date="2020-03-10T06:39:00Z">
              <w:r w:rsidR="00F815D3" w:rsidRPr="0049256C" w:rsidDel="003538CD">
                <w:rPr>
                  <w:rFonts w:eastAsiaTheme="minorEastAsia" w:hint="eastAsia"/>
                </w:rPr>
                <w:delText xml:space="preserve">　</w:delText>
              </w:r>
            </w:del>
            <w:ins w:id="3016" w:author="IRK" w:date="2020-03-10T06:39:00Z">
              <w:r w:rsidR="003538CD">
                <w:rPr>
                  <w:rFonts w:eastAsiaTheme="minorEastAsia" w:hint="eastAsia"/>
                </w:rPr>
                <w:t xml:space="preserve"> </w:t>
              </w:r>
            </w:ins>
            <w:r w:rsidRPr="0049256C">
              <w:rPr>
                <w:rFonts w:eastAsiaTheme="minorEastAsia"/>
              </w:rPr>
              <w:t xml:space="preserve">     </w:t>
            </w:r>
            <w:r w:rsidRPr="0049256C">
              <w:t xml:space="preserve"> | </w:t>
            </w:r>
            <w:r w:rsidRPr="0049256C">
              <w:rPr>
                <w:rFonts w:ascii="ＭＳ Ｐゴシック" w:hAnsi="ＭＳ Ｐゴシック" w:hint="eastAsia"/>
              </w:rPr>
              <w:t>アドレス</w:t>
            </w:r>
            <w:r w:rsidRPr="0049256C">
              <w:t xml:space="preserve"> </w:t>
            </w:r>
            <w:del w:id="3017" w:author="IRK" w:date="2020-03-10T06:39:00Z">
              <w:r w:rsidR="00F815D3" w:rsidRPr="0049256C" w:rsidDel="003538CD">
                <w:rPr>
                  <w:rFonts w:hint="eastAsia"/>
                </w:rPr>
                <w:delText xml:space="preserve">　　</w:delText>
              </w:r>
            </w:del>
            <w:ins w:id="3018" w:author="IRK" w:date="2020-03-10T06:39:00Z">
              <w:r w:rsidR="003538CD">
                <w:rPr>
                  <w:rFonts w:hint="eastAsia"/>
                </w:rPr>
                <w:t xml:space="preserve">  </w:t>
              </w:r>
            </w:ins>
            <w:r w:rsidRPr="0049256C">
              <w:t xml:space="preserve">| </w:t>
            </w:r>
            <w:r w:rsidRPr="0049256C">
              <w:rPr>
                <w:rFonts w:ascii="ＭＳ Ｐゴシック" w:hAnsi="ＭＳ Ｐゴシック" w:hint="eastAsia"/>
              </w:rPr>
              <w:t>サービスポート</w:t>
            </w:r>
            <w:r w:rsidRPr="0049256C">
              <w:t xml:space="preserve"> | </w:t>
            </w:r>
            <w:r w:rsidRPr="0049256C">
              <w:rPr>
                <w:rFonts w:ascii="ＭＳ Ｐゴシック" w:hAnsi="ＭＳ Ｐゴシック" w:hint="eastAsia"/>
              </w:rPr>
              <w:t>モニターポート</w:t>
            </w:r>
            <w:r w:rsidRPr="0049256C">
              <w:t xml:space="preserve"> |</w:t>
            </w:r>
            <w:r w:rsidRPr="0049256C">
              <w:rPr>
                <w:rFonts w:ascii="ＭＳ Ｐゴシック" w:hAnsi="ＭＳ Ｐゴシック"/>
              </w:rPr>
              <w:t xml:space="preserve"> </w:t>
            </w:r>
            <w:r w:rsidRPr="0049256C">
              <w:rPr>
                <w:rFonts w:ascii="ＭＳ Ｐゴシック" w:hAnsi="ＭＳ Ｐゴシック" w:hint="eastAsia"/>
              </w:rPr>
              <w:t>ローカル</w:t>
            </w:r>
            <w:r w:rsidRPr="0049256C">
              <w:t xml:space="preserve"> |</w:t>
            </w:r>
          </w:p>
          <w:p w14:paraId="04A3219F" w14:textId="77777777" w:rsidR="005B6671" w:rsidRPr="0049256C" w:rsidRDefault="005B6671">
            <w:pPr>
              <w:pStyle w:val="16"/>
              <w:rPr>
                <w:rFonts w:eastAsiaTheme="minorEastAsia"/>
              </w:rPr>
              <w:pPrChange w:id="3019" w:author="IRK" w:date="2020-04-27T17:26:00Z">
                <w:pPr/>
              </w:pPrChange>
            </w:pPr>
            <w:r w:rsidRPr="0049256C">
              <w:t>--------------------------------------------------------------------</w:t>
            </w:r>
            <w:r w:rsidRPr="0049256C">
              <w:rPr>
                <w:rFonts w:eastAsiaTheme="minorEastAsia"/>
              </w:rPr>
              <w:t>--------------</w:t>
            </w:r>
          </w:p>
          <w:p w14:paraId="014D7F72" w14:textId="77777777" w:rsidR="005B6671" w:rsidRPr="0049256C" w:rsidRDefault="005B6671">
            <w:pPr>
              <w:pStyle w:val="16"/>
              <w:rPr>
                <w:spacing w:val="-8"/>
              </w:rPr>
              <w:pPrChange w:id="3020" w:author="IRK" w:date="2020-04-27T17:26:00Z">
                <w:pPr/>
              </w:pPrChange>
            </w:pPr>
            <w:r w:rsidRPr="0049256C">
              <w:rPr>
                <w:spacing w:val="-8"/>
              </w:rPr>
              <w:t xml:space="preserve">1 | d205593b-d43c-47c1-9304-39b8b6b649f0 | 10.10.10.1  | </w:t>
            </w:r>
            <w:r w:rsidRPr="0049256C">
              <w:rPr>
                <w:rFonts w:eastAsiaTheme="minorEastAsia"/>
                <w:spacing w:val="-8"/>
              </w:rPr>
              <w:t xml:space="preserve">   </w:t>
            </w:r>
            <w:r w:rsidRPr="0049256C">
              <w:rPr>
                <w:spacing w:val="-8"/>
              </w:rPr>
              <w:t xml:space="preserve">25802 </w:t>
            </w:r>
            <w:r w:rsidRPr="0049256C">
              <w:rPr>
                <w:rFonts w:eastAsiaTheme="minorEastAsia"/>
                <w:spacing w:val="-8"/>
              </w:rPr>
              <w:t xml:space="preserve">   </w:t>
            </w:r>
            <w:r w:rsidRPr="0049256C">
              <w:rPr>
                <w:spacing w:val="-8"/>
              </w:rPr>
              <w:t>| 25810 |</w:t>
            </w:r>
          </w:p>
          <w:p w14:paraId="151EF21D" w14:textId="77777777" w:rsidR="005B6671" w:rsidRPr="0049256C" w:rsidRDefault="005B6671">
            <w:pPr>
              <w:pStyle w:val="16"/>
              <w:pPrChange w:id="3021" w:author="IRK" w:date="2020-04-27T17:26:00Z">
                <w:pPr/>
              </w:pPrChange>
            </w:pPr>
            <w:r w:rsidRPr="0049256C">
              <w:t>----------------------------------------------------------------------------------</w:t>
            </w:r>
          </w:p>
          <w:p w14:paraId="5F3AF0C4" w14:textId="77777777" w:rsidR="005B6671" w:rsidRPr="0049256C" w:rsidRDefault="005B6671">
            <w:pPr>
              <w:pStyle w:val="16"/>
              <w:pPrChange w:id="3022" w:author="IRK" w:date="2020-04-27T17:26:00Z">
                <w:pPr/>
              </w:pPrChange>
            </w:pPr>
          </w:p>
          <w:p w14:paraId="73337750" w14:textId="77777777" w:rsidR="005B6671" w:rsidRPr="0049256C" w:rsidRDefault="005B6671">
            <w:pPr>
              <w:pStyle w:val="16"/>
              <w:pPrChange w:id="3023" w:author="IRK" w:date="2020-04-27T17:26:00Z">
                <w:pPr/>
              </w:pPrChange>
            </w:pPr>
            <w:r w:rsidRPr="0049256C">
              <w:t>[</w:t>
            </w:r>
            <w:r w:rsidRPr="0049256C">
              <w:rPr>
                <w:rFonts w:hint="eastAsia"/>
              </w:rPr>
              <w:t>可能な作業</w:t>
            </w:r>
            <w:r w:rsidRPr="0049256C">
              <w:t>]</w:t>
            </w:r>
          </w:p>
          <w:p w14:paraId="187533FF" w14:textId="7DD4EDC1" w:rsidR="005B6671" w:rsidRPr="00645EDF" w:rsidRDefault="008C170D">
            <w:pPr>
              <w:pStyle w:val="16"/>
              <w:pPrChange w:id="3024" w:author="IRK" w:date="2020-04-27T17:26:00Z">
                <w:pPr/>
              </w:pPrChange>
            </w:pPr>
            <w:r>
              <w:t>a</w:t>
            </w:r>
            <w:r w:rsidRPr="0049256C">
              <w:t>.</w:t>
            </w:r>
            <w:r>
              <w:t xml:space="preserve">  </w:t>
            </w:r>
            <w:r w:rsidRPr="00704EC2">
              <w:rPr>
                <w:rFonts w:hint="eastAsia"/>
              </w:rPr>
              <w:t>上に移動</w:t>
            </w:r>
            <w:r>
              <w:rPr>
                <w:rFonts w:hint="eastAsia"/>
              </w:rPr>
              <w:t xml:space="preserve">  </w:t>
            </w:r>
            <w:r w:rsidRPr="00704EC2">
              <w:t xml:space="preserve"> </w:t>
            </w:r>
            <w:r>
              <w:t>b</w:t>
            </w:r>
            <w:r w:rsidRPr="0049256C">
              <w:t>.</w:t>
            </w:r>
            <w:r>
              <w:t xml:space="preserve"> </w:t>
            </w:r>
            <w:r w:rsidRPr="00704EC2">
              <w:rPr>
                <w:rFonts w:hint="eastAsia"/>
              </w:rPr>
              <w:t>下に移動</w:t>
            </w:r>
            <w:r w:rsidRPr="00704EC2">
              <w:t xml:space="preserve"> </w:t>
            </w:r>
            <w:del w:id="3025" w:author="IRK" w:date="2020-03-10T09:06:00Z">
              <w:r w:rsidDel="009D2A39">
                <w:rPr>
                  <w:rFonts w:hint="eastAsia"/>
                </w:rPr>
                <w:delText xml:space="preserve">　</w:delText>
              </w:r>
            </w:del>
            <w:ins w:id="3026" w:author="IRK" w:date="2020-03-10T09:06:00Z">
              <w:r w:rsidR="009D2A39">
                <w:rPr>
                  <w:rFonts w:hint="eastAsia"/>
                </w:rPr>
                <w:t xml:space="preserve"> </w:t>
              </w:r>
            </w:ins>
            <w:r w:rsidR="005B6671" w:rsidRPr="0049256C">
              <w:t xml:space="preserve">c. </w:t>
            </w:r>
            <w:r w:rsidR="005B6671" w:rsidRPr="0049256C">
              <w:rPr>
                <w:rFonts w:hint="eastAsia"/>
              </w:rPr>
              <w:t>グローバル設定変更</w:t>
            </w:r>
            <w:r w:rsidR="005B6671" w:rsidRPr="0049256C">
              <w:t xml:space="preserve">   d. </w:t>
            </w:r>
            <w:r w:rsidR="00F43F78">
              <w:rPr>
                <w:rFonts w:hint="eastAsia"/>
              </w:rPr>
              <w:t>ローカルインストールノードの</w:t>
            </w:r>
            <w:r w:rsidR="00F43F78" w:rsidRPr="00645EDF">
              <w:rPr>
                <w:rFonts w:hint="eastAsia"/>
              </w:rPr>
              <w:t>ビルダ</w:t>
            </w:r>
            <w:ins w:id="3027" w:author="IRK" w:date="2020-05-11T15:39:00Z">
              <w:r w:rsidR="007B6581" w:rsidRPr="00645EDF">
                <w:rPr>
                  <w:rFonts w:hint="eastAsia"/>
                </w:rPr>
                <w:t>ー</w:t>
              </w:r>
            </w:ins>
            <w:r w:rsidR="00F43F78" w:rsidRPr="00645EDF">
              <w:rPr>
                <w:rFonts w:hint="eastAsia"/>
              </w:rPr>
              <w:t>サービスを</w:t>
            </w:r>
            <w:r w:rsidR="00F43F78" w:rsidRPr="00003158">
              <w:rPr>
                <w:rFonts w:hint="eastAsia"/>
              </w:rPr>
              <w:t>有効</w:t>
            </w:r>
            <w:r w:rsidR="005B6671" w:rsidRPr="00645EDF">
              <w:rPr>
                <w:rFonts w:hint="eastAsia"/>
              </w:rPr>
              <w:t>化</w:t>
            </w:r>
          </w:p>
          <w:p w14:paraId="635881E5" w14:textId="0D553474" w:rsidR="005B6671" w:rsidRDefault="00012BF3">
            <w:pPr>
              <w:pStyle w:val="16"/>
              <w:rPr>
                <w:ins w:id="3028" w:author="IRK" w:date="2020-03-10T10:06:00Z"/>
              </w:rPr>
              <w:pPrChange w:id="3029" w:author="IRK" w:date="2020-04-27T17:26:00Z">
                <w:pPr/>
              </w:pPrChange>
            </w:pPr>
            <w:ins w:id="3030" w:author="IRK" w:date="2020-03-10T10:06:00Z">
              <w:r w:rsidRPr="00012BF3">
                <w:rPr>
                  <w:rFonts w:hint="eastAsia"/>
                </w:rPr>
                <w:t xml:space="preserve">e. </w:t>
              </w:r>
              <w:r w:rsidRPr="00012BF3">
                <w:rPr>
                  <w:rFonts w:hint="eastAsia"/>
                </w:rPr>
                <w:t>ビルダーサービス接続</w:t>
              </w:r>
              <w:r w:rsidRPr="00012BF3">
                <w:rPr>
                  <w:rFonts w:hint="eastAsia"/>
                </w:rPr>
                <w:t>URL</w:t>
              </w:r>
              <w:r w:rsidRPr="00012BF3">
                <w:rPr>
                  <w:rFonts w:hint="eastAsia"/>
                </w:rPr>
                <w:t>を確認</w:t>
              </w:r>
            </w:ins>
          </w:p>
          <w:p w14:paraId="18CA0CBA" w14:textId="77777777" w:rsidR="00012BF3" w:rsidRPr="008C170D" w:rsidRDefault="00012BF3">
            <w:pPr>
              <w:pStyle w:val="16"/>
              <w:pPrChange w:id="3031" w:author="IRK" w:date="2020-04-27T17:26:00Z">
                <w:pPr/>
              </w:pPrChange>
            </w:pPr>
          </w:p>
          <w:p w14:paraId="557C1A3D" w14:textId="362C3431" w:rsidR="005B6671" w:rsidRPr="0049256C" w:rsidRDefault="00F43F78">
            <w:pPr>
              <w:pStyle w:val="16"/>
              <w:pPrChange w:id="3032" w:author="IRK" w:date="2020-04-27T17:26:00Z">
                <w:pPr/>
              </w:pPrChange>
            </w:pPr>
            <w:r w:rsidRPr="009C7D44">
              <w:rPr>
                <w:rFonts w:hint="eastAsia"/>
              </w:rPr>
              <w:t>作業を選択してください。スキップするにはエンターキーを</w:t>
            </w:r>
            <w:r w:rsidRPr="00003158">
              <w:rPr>
                <w:rFonts w:hint="eastAsia"/>
              </w:rPr>
              <w:t>押下</w:t>
            </w:r>
            <w:r w:rsidR="005B6671" w:rsidRPr="00645EDF">
              <w:rPr>
                <w:rFonts w:hint="eastAsia"/>
              </w:rPr>
              <w:t>してください。</w:t>
            </w:r>
            <w:r w:rsidR="005B6671" w:rsidRPr="00645EDF">
              <w:rPr>
                <w:rFonts w:hint="eastAsia"/>
              </w:rPr>
              <w:t xml:space="preserve"> &gt;&gt;</w:t>
            </w:r>
          </w:p>
        </w:tc>
      </w:tr>
    </w:tbl>
    <w:p w14:paraId="07E7C508" w14:textId="77777777" w:rsidR="005B6671" w:rsidRPr="0049256C" w:rsidRDefault="005B6671" w:rsidP="00EC7890">
      <w:pPr>
        <w:rPr>
          <w:rFonts w:eastAsiaTheme="minorEastAsia"/>
        </w:rPr>
      </w:pPr>
    </w:p>
    <w:p w14:paraId="617E83E5" w14:textId="6186A545" w:rsidR="005B6671" w:rsidRPr="00AF7DA4" w:rsidRDefault="00F43F78" w:rsidP="00EC7890">
      <w:r>
        <w:t>グローバル設定は、この設定</w:t>
      </w:r>
      <w:r w:rsidRPr="00645EDF">
        <w:t>クラスタで</w:t>
      </w:r>
      <w:r w:rsidRPr="00003158">
        <w:rPr>
          <w:rFonts w:hint="eastAsia"/>
        </w:rPr>
        <w:t>有効化され</w:t>
      </w:r>
      <w:r w:rsidR="005B6671" w:rsidRPr="00645EDF">
        <w:t>るすべてのビルダーサービスに適用される設定である。グローバル設定</w:t>
      </w:r>
      <w:r w:rsidR="005B6671" w:rsidRPr="00874BB2">
        <w:rPr>
          <w:rFonts w:hint="eastAsia"/>
        </w:rPr>
        <w:t>パラメータ</w:t>
      </w:r>
      <w:r w:rsidR="005B6671" w:rsidRPr="009C7D44">
        <w:t>に関する説明は、</w:t>
      </w:r>
      <w:del w:id="3033" w:author="IRK" w:date="2020-03-09T14:10:00Z">
        <w:r w:rsidR="005B6671" w:rsidRPr="00E5446E" w:rsidDel="00480ADB">
          <w:delText>2.4.4.2</w:delText>
        </w:r>
        <w:r w:rsidR="005B6671" w:rsidRPr="00C4577D" w:rsidDel="00480ADB">
          <w:rPr>
            <w:rFonts w:hint="eastAsia"/>
          </w:rPr>
          <w:delText xml:space="preserve"> </w:delText>
        </w:r>
        <w:r w:rsidR="005B6671" w:rsidRPr="00337416" w:rsidDel="00480ADB">
          <w:rPr>
            <w:rFonts w:hint="eastAsia"/>
          </w:rPr>
          <w:delText>ビルダーサービスのグローバル設定</w:delText>
        </w:r>
      </w:del>
      <w:ins w:id="3034" w:author="IRK" w:date="2020-03-10T22:20:00Z">
        <w:r w:rsidR="008E3CAF">
          <w:rPr>
            <w:rFonts w:hint="eastAsia"/>
          </w:rPr>
          <w:t>「</w:t>
        </w:r>
      </w:ins>
      <w:ins w:id="3035" w:author="IRK" w:date="2020-03-09T14:11:00Z">
        <w:r w:rsidR="00480ADB">
          <w:fldChar w:fldCharType="begin"/>
        </w:r>
        <w:r w:rsidR="00480ADB">
          <w:instrText xml:space="preserve"> </w:instrText>
        </w:r>
        <w:r w:rsidR="00480ADB">
          <w:rPr>
            <w:rFonts w:hint="eastAsia"/>
          </w:rPr>
          <w:instrText>REF _Ref34655476 \r \h</w:instrText>
        </w:r>
        <w:r w:rsidR="00480ADB">
          <w:instrText xml:space="preserve"> </w:instrText>
        </w:r>
      </w:ins>
      <w:r w:rsidR="00480ADB">
        <w:fldChar w:fldCharType="separate"/>
      </w:r>
      <w:r w:rsidR="00AB1F2F">
        <w:t>2.4.4.2</w:t>
      </w:r>
      <w:ins w:id="3036" w:author="IRK" w:date="2020-03-09T14:11:00Z">
        <w:r w:rsidR="00480ADB">
          <w:fldChar w:fldCharType="end"/>
        </w:r>
      </w:ins>
      <w:ins w:id="3037" w:author="IRK" w:date="2020-04-16T13:52:00Z">
        <w:r w:rsidR="00FE0639">
          <w:rPr>
            <w:rFonts w:hint="eastAsia"/>
          </w:rPr>
          <w:t xml:space="preserve"> </w:t>
        </w:r>
      </w:ins>
      <w:ins w:id="3038" w:author="IRK" w:date="2020-03-09T14:11:00Z">
        <w:r w:rsidR="00480ADB">
          <w:fldChar w:fldCharType="begin"/>
        </w:r>
        <w:r w:rsidR="00480ADB">
          <w:instrText xml:space="preserve"> REF _Ref34655476 \h </w:instrText>
        </w:r>
      </w:ins>
      <w:r w:rsidR="00480ADB">
        <w:fldChar w:fldCharType="separate"/>
      </w:r>
      <w:r w:rsidR="00AB1F2F" w:rsidRPr="0049256C">
        <w:t>ビルダーサービスのグローバル設定</w:t>
      </w:r>
      <w:ins w:id="3039" w:author="IRK" w:date="2020-03-09T14:11:00Z">
        <w:r w:rsidR="00480ADB">
          <w:fldChar w:fldCharType="end"/>
        </w:r>
      </w:ins>
      <w:ins w:id="3040" w:author="IRK" w:date="2020-03-10T22:20:00Z">
        <w:r w:rsidR="008E3CAF">
          <w:rPr>
            <w:rFonts w:hint="eastAsia"/>
          </w:rPr>
          <w:t>」</w:t>
        </w:r>
      </w:ins>
      <w:r w:rsidR="005B6671" w:rsidRPr="005271B4">
        <w:t>を参照のこと。</w:t>
      </w:r>
    </w:p>
    <w:p w14:paraId="4D96C6AD" w14:textId="77777777" w:rsidR="005B6671" w:rsidRPr="006D3A1E" w:rsidRDefault="005B6671" w:rsidP="00EC7890"/>
    <w:p w14:paraId="2C50B690" w14:textId="057F2103" w:rsidR="005B6671" w:rsidRPr="0049256C" w:rsidRDefault="005B6671" w:rsidP="00EC7890">
      <w:r w:rsidRPr="00173310">
        <w:t>1</w:t>
      </w:r>
      <w:r w:rsidRPr="004F0E7D">
        <w:t>つの設定クラスタにルールビルダーサービスを複数有効</w:t>
      </w:r>
      <w:r w:rsidR="00F43F78" w:rsidRPr="0052591B">
        <w:rPr>
          <w:rFonts w:hint="eastAsia"/>
        </w:rPr>
        <w:t>化</w:t>
      </w:r>
      <w:r w:rsidR="00F43F78" w:rsidRPr="00F80980">
        <w:t>することもできる。有効</w:t>
      </w:r>
      <w:r w:rsidR="00F43F78" w:rsidRPr="00003158">
        <w:rPr>
          <w:rFonts w:hint="eastAsia"/>
        </w:rPr>
        <w:t>化された</w:t>
      </w:r>
      <w:r w:rsidRPr="00645EDF">
        <w:t>サービス</w:t>
      </w:r>
      <w:r w:rsidRPr="0049256C">
        <w:t>は、</w:t>
      </w:r>
      <w:del w:id="3041" w:author="IRK" w:date="2020-03-09T14:11:00Z">
        <w:r w:rsidR="00F815D3" w:rsidRPr="0049256C" w:rsidDel="00480ADB">
          <w:delText>表</w:delText>
        </w:r>
        <w:r w:rsidR="00F815D3" w:rsidRPr="0049256C" w:rsidDel="00480ADB">
          <w:delText>8</w:delText>
        </w:r>
        <w:r w:rsidR="007F5552" w:rsidDel="00480ADB">
          <w:rPr>
            <w:rFonts w:hint="eastAsia"/>
          </w:rPr>
          <w:delText>8</w:delText>
        </w:r>
      </w:del>
      <w:ins w:id="3042" w:author="IRK" w:date="2020-03-09T14:11:00Z">
        <w:r w:rsidR="00480ADB">
          <w:fldChar w:fldCharType="begin"/>
        </w:r>
        <w:r w:rsidR="00480ADB">
          <w:instrText xml:space="preserve"> </w:instrText>
        </w:r>
        <w:r w:rsidR="00480ADB">
          <w:rPr>
            <w:rFonts w:hint="eastAsia"/>
          </w:rPr>
          <w:instrText>REF _Ref34655505 \h</w:instrText>
        </w:r>
        <w:r w:rsidR="00480ADB">
          <w:instrText xml:space="preserve"> </w:instrText>
        </w:r>
      </w:ins>
      <w:r w:rsidR="00480ADB">
        <w:fldChar w:fldCharType="separate"/>
      </w:r>
      <w:ins w:id="3043" w:author="IRK" w:date="2020-03-09T14:10:00Z">
        <w:r w:rsidR="00AB1F2F">
          <w:rPr>
            <w:rFonts w:hint="eastAsia"/>
          </w:rPr>
          <w:t>[</w:t>
        </w:r>
        <w:r w:rsidR="00AB1F2F">
          <w:rPr>
            <w:rFonts w:hint="eastAsia"/>
          </w:rPr>
          <w:t>表</w:t>
        </w:r>
        <w:r w:rsidR="00AB1F2F">
          <w:rPr>
            <w:rFonts w:hint="eastAsia"/>
          </w:rPr>
          <w:t xml:space="preserve"> </w:t>
        </w:r>
      </w:ins>
      <w:r w:rsidR="00AB1F2F">
        <w:rPr>
          <w:noProof/>
        </w:rPr>
        <w:t>88</w:t>
      </w:r>
      <w:ins w:id="3044" w:author="IRK" w:date="2020-03-09T14:10:00Z">
        <w:r w:rsidR="00AB1F2F">
          <w:rPr>
            <w:rFonts w:hint="eastAsia"/>
          </w:rPr>
          <w:t>]</w:t>
        </w:r>
      </w:ins>
      <w:ins w:id="3045" w:author="IRK" w:date="2020-03-09T14:11:00Z">
        <w:r w:rsidR="00480ADB">
          <w:fldChar w:fldCharType="end"/>
        </w:r>
      </w:ins>
      <w:r w:rsidRPr="0049256C">
        <w:t>の一覧に表示される。このルールビルダーサーバには優先順位が付与され、動作中のルールビルダーサーバのうち最も</w:t>
      </w:r>
      <w:r w:rsidR="00905A82" w:rsidRPr="00905A82">
        <w:rPr>
          <w:rFonts w:hint="eastAsia"/>
        </w:rPr>
        <w:t xml:space="preserve"> </w:t>
      </w:r>
      <w:r w:rsidR="00905A82" w:rsidRPr="00905A82">
        <w:rPr>
          <w:rFonts w:hint="eastAsia"/>
        </w:rPr>
        <w:t>優先順位の高いものが</w:t>
      </w:r>
      <w:r w:rsidRPr="0049256C">
        <w:t>サービスを提供する。これを、ルールビルダーサーバクラスタリングという。ルールビルダーサーバクラスタリングについては、</w:t>
      </w:r>
      <w:del w:id="3046" w:author="IRK" w:date="2020-03-09T14:11:00Z">
        <w:r w:rsidRPr="0049256C" w:rsidDel="00480ADB">
          <w:delText>3.8.3.2</w:delText>
        </w:r>
        <w:r w:rsidRPr="0049256C" w:rsidDel="00480ADB">
          <w:rPr>
            <w:rFonts w:hint="eastAsia"/>
          </w:rPr>
          <w:delText xml:space="preserve"> </w:delText>
        </w:r>
        <w:r w:rsidRPr="0049256C" w:rsidDel="00480ADB">
          <w:rPr>
            <w:rFonts w:hint="eastAsia"/>
          </w:rPr>
          <w:delText>ビルダーサーバクラスタリング</w:delText>
        </w:r>
      </w:del>
      <w:ins w:id="3047" w:author="IRK" w:date="2020-03-10T22:20:00Z">
        <w:r w:rsidR="008E3CAF">
          <w:rPr>
            <w:rFonts w:hint="eastAsia"/>
          </w:rPr>
          <w:t>「</w:t>
        </w:r>
      </w:ins>
      <w:ins w:id="3048" w:author="IRK" w:date="2020-03-09T14:12:00Z">
        <w:r w:rsidR="00480ADB">
          <w:fldChar w:fldCharType="begin"/>
        </w:r>
        <w:r w:rsidR="00480ADB">
          <w:instrText xml:space="preserve"> </w:instrText>
        </w:r>
        <w:r w:rsidR="00480ADB">
          <w:rPr>
            <w:rFonts w:hint="eastAsia"/>
          </w:rPr>
          <w:instrText>REF _Ref34655536 \r \h</w:instrText>
        </w:r>
        <w:r w:rsidR="00480ADB">
          <w:instrText xml:space="preserve"> </w:instrText>
        </w:r>
      </w:ins>
      <w:r w:rsidR="00480ADB">
        <w:fldChar w:fldCharType="separate"/>
      </w:r>
      <w:r w:rsidR="00AB1F2F">
        <w:t>3.8.3.2</w:t>
      </w:r>
      <w:ins w:id="3049" w:author="IRK" w:date="2020-03-09T14:12:00Z">
        <w:r w:rsidR="00480ADB">
          <w:fldChar w:fldCharType="end"/>
        </w:r>
      </w:ins>
      <w:ins w:id="3050" w:author="IRK" w:date="2020-04-16T13:52:00Z">
        <w:r w:rsidR="00FE0639">
          <w:rPr>
            <w:rFonts w:hint="eastAsia"/>
          </w:rPr>
          <w:t xml:space="preserve"> </w:t>
        </w:r>
      </w:ins>
      <w:ins w:id="3051" w:author="IRK" w:date="2020-03-09T14:12:00Z">
        <w:r w:rsidR="00480ADB">
          <w:fldChar w:fldCharType="begin"/>
        </w:r>
        <w:r w:rsidR="00480ADB">
          <w:instrText xml:space="preserve"> REF _Ref34655536 \h </w:instrText>
        </w:r>
      </w:ins>
      <w:r w:rsidR="00480ADB">
        <w:fldChar w:fldCharType="separate"/>
      </w:r>
      <w:r w:rsidR="00AB1F2F" w:rsidRPr="0049256C">
        <w:t>ビルダーサーバクラスタリング</w:t>
      </w:r>
      <w:ins w:id="3052" w:author="IRK" w:date="2020-03-09T14:12:00Z">
        <w:r w:rsidR="00480ADB">
          <w:fldChar w:fldCharType="end"/>
        </w:r>
      </w:ins>
      <w:ins w:id="3053" w:author="IRK" w:date="2020-03-10T22:20:00Z">
        <w:r w:rsidR="008E3CAF">
          <w:rPr>
            <w:rFonts w:hint="eastAsia"/>
          </w:rPr>
          <w:t>」</w:t>
        </w:r>
      </w:ins>
      <w:r w:rsidRPr="0049256C">
        <w:t>を参照のこと。</w:t>
      </w:r>
      <w:del w:id="3054" w:author="IRK" w:date="2020-03-10T15:12:00Z">
        <w:r w:rsidRPr="0049256C" w:rsidDel="00172D9C">
          <w:delText xml:space="preserve"> </w:delText>
        </w:r>
      </w:del>
    </w:p>
    <w:p w14:paraId="2F787261" w14:textId="77777777" w:rsidR="005B6671" w:rsidRPr="0049256C" w:rsidRDefault="005B6671" w:rsidP="00EC7890"/>
    <w:p w14:paraId="3AC8B254" w14:textId="5689AB22" w:rsidR="005B6671" w:rsidRPr="0049256C" w:rsidRDefault="005B6671" w:rsidP="00EC7890">
      <w:r w:rsidRPr="0049256C">
        <w:t>一覧の各フィールドの意味は、次の</w:t>
      </w:r>
      <w:del w:id="3055" w:author="IRK" w:date="2020-03-11T16:19:00Z">
        <w:r w:rsidRPr="0049256C" w:rsidDel="003A26C2">
          <w:delText>通り</w:delText>
        </w:r>
      </w:del>
      <w:ins w:id="3056" w:author="IRK" w:date="2020-03-11T16:19:00Z">
        <w:r w:rsidR="003A26C2">
          <w:rPr>
            <w:rFonts w:hint="eastAsia"/>
          </w:rPr>
          <w:t>とおり</w:t>
        </w:r>
      </w:ins>
      <w:r w:rsidRPr="0049256C">
        <w:t>である。</w:t>
      </w:r>
    </w:p>
    <w:p w14:paraId="406E181B" w14:textId="3C192AE2" w:rsidR="005B6671" w:rsidRPr="0049256C" w:rsidRDefault="00167CC8" w:rsidP="001E2D35">
      <w:pPr>
        <w:pStyle w:val="10"/>
      </w:pPr>
      <w:r>
        <w:rPr>
          <w:rFonts w:hint="eastAsia"/>
        </w:rPr>
        <w:t>名称</w:t>
      </w:r>
    </w:p>
    <w:p w14:paraId="5A9FAA9C" w14:textId="2C8EFFC9" w:rsidR="005B6671" w:rsidRPr="0049256C" w:rsidRDefault="00F43F78" w:rsidP="001E2D35">
      <w:pPr>
        <w:pStyle w:val="13"/>
      </w:pPr>
      <w:r w:rsidRPr="00645EDF">
        <w:t>ルールビルダーサービスが</w:t>
      </w:r>
      <w:r w:rsidRPr="00003158">
        <w:rPr>
          <w:rFonts w:hint="eastAsia"/>
        </w:rPr>
        <w:t>有効化された</w:t>
      </w:r>
      <w:r w:rsidR="005B6671" w:rsidRPr="00645EDF">
        <w:t>InnoRules</w:t>
      </w:r>
      <w:r w:rsidR="005B6671" w:rsidRPr="0049256C">
        <w:t>サーバの</w:t>
      </w:r>
      <w:r w:rsidR="00167CC8">
        <w:rPr>
          <w:rFonts w:hint="eastAsia"/>
        </w:rPr>
        <w:t>名称</w:t>
      </w:r>
      <w:r w:rsidR="005B6671" w:rsidRPr="0049256C">
        <w:t>でインストールされる際に付与された</w:t>
      </w:r>
      <w:r w:rsidR="005B6671" w:rsidRPr="0049256C">
        <w:t>UUID</w:t>
      </w:r>
      <w:r w:rsidR="005B6671" w:rsidRPr="0049256C">
        <w:t>である。</w:t>
      </w:r>
    </w:p>
    <w:p w14:paraId="3A61049B" w14:textId="77777777" w:rsidR="005B6671" w:rsidRPr="0049256C" w:rsidRDefault="005B6671" w:rsidP="001E2D35">
      <w:pPr>
        <w:pStyle w:val="10"/>
      </w:pPr>
      <w:r w:rsidRPr="0049256C">
        <w:t>アドレス</w:t>
      </w:r>
    </w:p>
    <w:p w14:paraId="36FA714C" w14:textId="77777777" w:rsidR="005B6671" w:rsidRPr="0049256C" w:rsidRDefault="005B6671" w:rsidP="001E2D35">
      <w:pPr>
        <w:pStyle w:val="13"/>
      </w:pPr>
      <w:r w:rsidRPr="0049256C">
        <w:t>このルールビルダーサービスに接続するための</w:t>
      </w:r>
      <w:r w:rsidRPr="0049256C">
        <w:t>IP</w:t>
      </w:r>
      <w:r w:rsidRPr="0049256C">
        <w:t>アドレスである。</w:t>
      </w:r>
    </w:p>
    <w:p w14:paraId="40D932EC" w14:textId="77777777" w:rsidR="005B6671" w:rsidRPr="0049256C" w:rsidRDefault="005B6671" w:rsidP="001E2D35">
      <w:pPr>
        <w:pStyle w:val="10"/>
      </w:pPr>
      <w:r w:rsidRPr="0049256C">
        <w:t>サービスポート</w:t>
      </w:r>
    </w:p>
    <w:p w14:paraId="6783580E" w14:textId="77777777" w:rsidR="005B6671" w:rsidRPr="0049256C" w:rsidRDefault="005B6671" w:rsidP="001E2D35">
      <w:pPr>
        <w:pStyle w:val="13"/>
      </w:pPr>
      <w:r w:rsidRPr="0049256C">
        <w:t>ルールビルダーサービスを提供するポートである。ルールビルダーサービスは</w:t>
      </w:r>
      <w:r w:rsidRPr="0049256C">
        <w:t>HTTP</w:t>
      </w:r>
      <w:r w:rsidRPr="0049256C">
        <w:t>を利用して提供される。</w:t>
      </w:r>
    </w:p>
    <w:p w14:paraId="34D60680" w14:textId="77777777" w:rsidR="005B6671" w:rsidRPr="0049256C" w:rsidRDefault="005B6671" w:rsidP="001E2D35">
      <w:pPr>
        <w:pStyle w:val="10"/>
      </w:pPr>
      <w:r w:rsidRPr="0049256C">
        <w:t>モニターポート</w:t>
      </w:r>
    </w:p>
    <w:p w14:paraId="11C4282E" w14:textId="67ED2B4A" w:rsidR="005B6671" w:rsidRPr="0049256C" w:rsidRDefault="005B6671" w:rsidP="001E2D35">
      <w:pPr>
        <w:pStyle w:val="13"/>
      </w:pPr>
      <w:r w:rsidRPr="0049256C">
        <w:t>ルール変更に関する同期化をするためのモニターポートである。</w:t>
      </w:r>
      <w:del w:id="3057" w:author="IRK" w:date="2020-03-10T10:07:00Z">
        <w:r w:rsidRPr="0049256C" w:rsidDel="00600D9E">
          <w:delText>モニタ</w:delText>
        </w:r>
        <w:r w:rsidRPr="0049256C" w:rsidDel="00600D9E">
          <w:rPr>
            <w:rFonts w:hint="eastAsia"/>
          </w:rPr>
          <w:delText>ー</w:delText>
        </w:r>
        <w:r w:rsidRPr="0049256C" w:rsidDel="00600D9E">
          <w:delText>に関する詳細事項については、</w:delText>
        </w:r>
      </w:del>
      <w:del w:id="3058" w:author="IRK" w:date="2020-03-09T14:12:00Z">
        <w:r w:rsidRPr="0049256C" w:rsidDel="00480ADB">
          <w:delText>3.8.3.1</w:delText>
        </w:r>
        <w:r w:rsidRPr="0049256C" w:rsidDel="00480ADB">
          <w:rPr>
            <w:rFonts w:hint="eastAsia"/>
          </w:rPr>
          <w:delText xml:space="preserve"> </w:delText>
        </w:r>
        <w:r w:rsidRPr="0049256C" w:rsidDel="00480ADB">
          <w:rPr>
            <w:rFonts w:hint="eastAsia"/>
          </w:rPr>
          <w:delText>モニターサーバとモニターセッション</w:delText>
        </w:r>
      </w:del>
      <w:del w:id="3059" w:author="IRK" w:date="2020-03-10T10:07:00Z">
        <w:r w:rsidRPr="0049256C" w:rsidDel="00600D9E">
          <w:delText>を参照のこと。</w:delText>
        </w:r>
      </w:del>
    </w:p>
    <w:p w14:paraId="2D4631B9" w14:textId="77777777" w:rsidR="005B6671" w:rsidRPr="0049256C" w:rsidRDefault="005B6671" w:rsidP="001E2D35">
      <w:pPr>
        <w:pStyle w:val="10"/>
      </w:pPr>
      <w:r w:rsidRPr="0049256C">
        <w:t>ローカル</w:t>
      </w:r>
    </w:p>
    <w:p w14:paraId="78EE44D8" w14:textId="04F79A24" w:rsidR="005B6671" w:rsidRPr="0049256C" w:rsidRDefault="005B6671" w:rsidP="001E2D35">
      <w:pPr>
        <w:pStyle w:val="13"/>
      </w:pPr>
      <w:r w:rsidRPr="0049256C">
        <w:t>ローカルインストールノードの</w:t>
      </w:r>
      <w:r w:rsidRPr="0049256C">
        <w:t>InnoRules</w:t>
      </w:r>
      <w:r w:rsidRPr="0049256C">
        <w:t>であるかを</w:t>
      </w:r>
      <w:r w:rsidR="00DE4B7A">
        <w:rPr>
          <w:rFonts w:hint="eastAsia"/>
        </w:rPr>
        <w:t>表す</w:t>
      </w:r>
      <w:r w:rsidRPr="0049256C">
        <w:t>。チェックされている場合は、ローカルインストールノードで有効になっている管理サービスであることを意味する。</w:t>
      </w:r>
    </w:p>
    <w:p w14:paraId="41133C59" w14:textId="77777777" w:rsidR="00D879E6" w:rsidRPr="0049256C" w:rsidRDefault="00D879E6" w:rsidP="00EC7890"/>
    <w:p w14:paraId="4D02AC0F" w14:textId="77777777" w:rsidR="005B6671" w:rsidRPr="000626CB" w:rsidRDefault="005B6671" w:rsidP="00EC7890">
      <w:r w:rsidRPr="00333094">
        <w:t>次は、各作業メニューの機能である</w:t>
      </w:r>
      <w:r w:rsidRPr="000626CB">
        <w:t>。</w:t>
      </w:r>
    </w:p>
    <w:p w14:paraId="7A8FA219" w14:textId="29E0FB92" w:rsidR="005B6671" w:rsidRPr="00003158" w:rsidRDefault="005B6671" w:rsidP="001E2D35">
      <w:pPr>
        <w:pStyle w:val="10"/>
      </w:pPr>
      <w:r w:rsidRPr="00003158">
        <w:rPr>
          <w:rFonts w:hint="eastAsia"/>
        </w:rPr>
        <w:t>上</w:t>
      </w:r>
      <w:r w:rsidR="00167CC8">
        <w:rPr>
          <w:rFonts w:hint="eastAsia"/>
        </w:rPr>
        <w:t>に移動</w:t>
      </w:r>
    </w:p>
    <w:p w14:paraId="734A9370" w14:textId="77777777" w:rsidR="005B6671" w:rsidRPr="00003158" w:rsidRDefault="005B6671" w:rsidP="001E2D35">
      <w:pPr>
        <w:pStyle w:val="13"/>
      </w:pPr>
      <w:r w:rsidRPr="00003158">
        <w:rPr>
          <w:rFonts w:hint="eastAsia"/>
        </w:rPr>
        <w:t>選択されたルールビルダーサービスの優先順位を一段階高くする。</w:t>
      </w:r>
    </w:p>
    <w:p w14:paraId="0F07215B" w14:textId="371FD520" w:rsidR="005B6671" w:rsidRPr="00003158" w:rsidRDefault="005B6671" w:rsidP="001E2D35">
      <w:pPr>
        <w:pStyle w:val="10"/>
      </w:pPr>
      <w:r w:rsidRPr="00003158">
        <w:rPr>
          <w:rFonts w:hint="eastAsia"/>
        </w:rPr>
        <w:t>下</w:t>
      </w:r>
      <w:r w:rsidR="00167CC8">
        <w:rPr>
          <w:rFonts w:hint="eastAsia"/>
        </w:rPr>
        <w:t>に移動</w:t>
      </w:r>
    </w:p>
    <w:p w14:paraId="1F9768AB" w14:textId="77777777" w:rsidR="005B6671" w:rsidRPr="00003158" w:rsidRDefault="005B6671" w:rsidP="001E2D35">
      <w:pPr>
        <w:pStyle w:val="13"/>
      </w:pPr>
      <w:r w:rsidRPr="00003158">
        <w:rPr>
          <w:rFonts w:hint="eastAsia"/>
        </w:rPr>
        <w:t>選択されたルールビルダーサービスの優先順位を一段階低くする。</w:t>
      </w:r>
    </w:p>
    <w:p w14:paraId="0E971BFA" w14:textId="77777777" w:rsidR="005B6671" w:rsidRPr="0049256C" w:rsidRDefault="005B6671" w:rsidP="001E2D35">
      <w:pPr>
        <w:pStyle w:val="10"/>
      </w:pPr>
      <w:r w:rsidRPr="0049256C">
        <w:t>グローバル設定変更</w:t>
      </w:r>
    </w:p>
    <w:p w14:paraId="5618ED9B" w14:textId="3DE4FB35" w:rsidR="005B6671" w:rsidRPr="000626CB" w:rsidRDefault="005B6671" w:rsidP="001E2D35">
      <w:pPr>
        <w:pStyle w:val="13"/>
      </w:pPr>
      <w:r w:rsidRPr="0049256C">
        <w:t>ルールビルダー</w:t>
      </w:r>
      <w:r w:rsidR="00167CC8">
        <w:rPr>
          <w:rFonts w:hint="eastAsia"/>
        </w:rPr>
        <w:t>サービス</w:t>
      </w:r>
      <w:r w:rsidRPr="0049256C">
        <w:t>のグローバル設定を</w:t>
      </w:r>
      <w:r w:rsidRPr="000626CB">
        <w:t>変更する。</w:t>
      </w:r>
      <w:del w:id="3060" w:author="IRK" w:date="2020-03-10T10:07:00Z">
        <w:r w:rsidRPr="000626CB" w:rsidDel="00D210A9">
          <w:delText>このメニューを実行すると、</w:delText>
        </w:r>
      </w:del>
      <w:del w:id="3061" w:author="IRK" w:date="2020-03-09T14:12:00Z">
        <w:r w:rsidRPr="000626CB" w:rsidDel="00480ADB">
          <w:delText>2.4.4.2</w:delText>
        </w:r>
      </w:del>
      <w:del w:id="3062" w:author="IRK" w:date="2020-03-10T10:07:00Z">
        <w:r w:rsidRPr="000626CB" w:rsidDel="00D210A9">
          <w:delText>に移動する。</w:delText>
        </w:r>
      </w:del>
    </w:p>
    <w:p w14:paraId="15603E75" w14:textId="3F3CB7D2" w:rsidR="005B6671" w:rsidRPr="000626CB" w:rsidRDefault="005B6671" w:rsidP="001E2D35">
      <w:pPr>
        <w:pStyle w:val="10"/>
      </w:pPr>
      <w:r w:rsidRPr="00874BB2">
        <w:t>ローカルインストールノードのビルダーサービス</w:t>
      </w:r>
      <w:r w:rsidRPr="00003158">
        <w:rPr>
          <w:rFonts w:hint="eastAsia"/>
        </w:rPr>
        <w:t>を有効</w:t>
      </w:r>
      <w:r w:rsidR="00F43F78" w:rsidRPr="00003158">
        <w:rPr>
          <w:rFonts w:hint="eastAsia"/>
        </w:rPr>
        <w:t>化</w:t>
      </w:r>
    </w:p>
    <w:p w14:paraId="2848DE9B" w14:textId="00A95F1C" w:rsidR="005B6671" w:rsidRPr="00E5446E" w:rsidRDefault="005B6671" w:rsidP="001E2D35">
      <w:pPr>
        <w:pStyle w:val="13"/>
      </w:pPr>
      <w:r w:rsidRPr="00874BB2">
        <w:t>ローカルインストールノードでビルダーサービスを有効にする。このメニューは</w:t>
      </w:r>
      <w:r w:rsidR="00F43F78" w:rsidRPr="009C7D44">
        <w:t>、ローカルインストールノードでルールビルダーサービスが</w:t>
      </w:r>
      <w:r w:rsidR="00F43F78" w:rsidRPr="00003158">
        <w:rPr>
          <w:rFonts w:hint="eastAsia"/>
        </w:rPr>
        <w:t>無効化され</w:t>
      </w:r>
      <w:r w:rsidRPr="000626CB">
        <w:t>ている時にのみ表示される。</w:t>
      </w:r>
      <w:del w:id="3063" w:author="IRK" w:date="2020-03-10T10:08:00Z">
        <w:r w:rsidRPr="000626CB" w:rsidDel="002D7DFF">
          <w:delText>このメニューを実行すると、</w:delText>
        </w:r>
      </w:del>
      <w:del w:id="3064" w:author="IRK" w:date="2020-03-09T14:12:00Z">
        <w:r w:rsidRPr="00874BB2" w:rsidDel="00480ADB">
          <w:delText>2.4.4.3</w:delText>
        </w:r>
      </w:del>
      <w:del w:id="3065" w:author="IRK" w:date="2020-03-10T10:08:00Z">
        <w:r w:rsidRPr="009C7D44" w:rsidDel="002D7DFF">
          <w:delText>に移動する。</w:delText>
        </w:r>
      </w:del>
      <w:del w:id="3066" w:author="IRK" w:date="2020-03-10T15:13:00Z">
        <w:r w:rsidRPr="00E5446E" w:rsidDel="00172D9C">
          <w:delText xml:space="preserve"> </w:delText>
        </w:r>
      </w:del>
    </w:p>
    <w:p w14:paraId="0E909A75" w14:textId="1112BD2E" w:rsidR="005B6671" w:rsidRPr="000626CB" w:rsidRDefault="00F43F78" w:rsidP="001E2D35">
      <w:pPr>
        <w:pStyle w:val="10"/>
      </w:pPr>
      <w:r w:rsidRPr="00C4577D">
        <w:t>ローカルインストールノードのビルダーサービスを</w:t>
      </w:r>
      <w:r w:rsidRPr="00003158">
        <w:rPr>
          <w:rFonts w:hint="eastAsia"/>
        </w:rPr>
        <w:t>無効化</w:t>
      </w:r>
    </w:p>
    <w:p w14:paraId="5C822C2E" w14:textId="1C68C470" w:rsidR="005B6671" w:rsidRDefault="005B6671" w:rsidP="001E2D35">
      <w:pPr>
        <w:pStyle w:val="13"/>
        <w:rPr>
          <w:ins w:id="3067" w:author="IRK" w:date="2020-03-10T10:08:00Z"/>
        </w:rPr>
      </w:pPr>
      <w:r w:rsidRPr="00874BB2">
        <w:t>ローカルインストールノードでビルダーサービスを無効にする。このメニューは、ローカルインストールノードでビルダーサービ</w:t>
      </w:r>
      <w:r w:rsidRPr="009C7D44">
        <w:t>スが</w:t>
      </w:r>
      <w:r w:rsidR="00F43F78" w:rsidRPr="00003158">
        <w:rPr>
          <w:rFonts w:hint="eastAsia"/>
        </w:rPr>
        <w:t>有効化されて</w:t>
      </w:r>
      <w:r w:rsidRPr="000626CB">
        <w:t>いる時にのみ表示される</w:t>
      </w:r>
      <w:r w:rsidRPr="0049256C">
        <w:t>。</w:t>
      </w:r>
    </w:p>
    <w:p w14:paraId="09A36F01" w14:textId="59575AF2" w:rsidR="002D7DFF" w:rsidRDefault="002D7DFF" w:rsidP="001E2D35">
      <w:pPr>
        <w:pStyle w:val="10"/>
        <w:rPr>
          <w:ins w:id="3068" w:author="IRK" w:date="2020-03-10T10:08:00Z"/>
        </w:rPr>
      </w:pPr>
      <w:ins w:id="3069" w:author="IRK" w:date="2020-03-10T10:08:00Z">
        <w:r>
          <w:rPr>
            <w:rFonts w:hint="eastAsia"/>
          </w:rPr>
          <w:t>ビルダーサービス接続</w:t>
        </w:r>
        <w:r>
          <w:t>URL</w:t>
        </w:r>
        <w:r>
          <w:rPr>
            <w:rFonts w:hint="eastAsia"/>
          </w:rPr>
          <w:t>を確認</w:t>
        </w:r>
      </w:ins>
    </w:p>
    <w:p w14:paraId="7CB2674C" w14:textId="6FDDD17F" w:rsidR="002D7DFF" w:rsidRPr="0049256C" w:rsidRDefault="002D7DFF" w:rsidP="001E2D35">
      <w:pPr>
        <w:pStyle w:val="13"/>
      </w:pPr>
      <w:ins w:id="3070" w:author="IRK" w:date="2020-03-10T10:08:00Z">
        <w:r>
          <w:rPr>
            <w:rFonts w:hint="eastAsia"/>
          </w:rPr>
          <w:t>選択されたルールビルダーサービスの接続</w:t>
        </w:r>
        <w:r>
          <w:rPr>
            <w:rFonts w:hint="eastAsia"/>
          </w:rPr>
          <w:t>URL</w:t>
        </w:r>
        <w:r>
          <w:rPr>
            <w:rFonts w:hint="eastAsia"/>
          </w:rPr>
          <w:t>を確認する。このメニューは、登録したルール</w:t>
        </w:r>
      </w:ins>
      <w:ins w:id="3071" w:author="IRK" w:date="2020-03-11T16:00:00Z">
        <w:r w:rsidR="00E405A8">
          <w:rPr>
            <w:rFonts w:hint="eastAsia"/>
          </w:rPr>
          <w:t>ビルダー</w:t>
        </w:r>
      </w:ins>
      <w:ins w:id="3072" w:author="IRK" w:date="2020-03-10T10:08:00Z">
        <w:r>
          <w:rPr>
            <w:rFonts w:hint="eastAsia"/>
          </w:rPr>
          <w:t>サービスが</w:t>
        </w:r>
      </w:ins>
      <w:ins w:id="3073" w:author="IRK" w:date="2020-03-10T16:16:00Z">
        <w:r w:rsidR="00114AF0">
          <w:rPr>
            <w:rFonts w:hint="eastAsia"/>
          </w:rPr>
          <w:t>1</w:t>
        </w:r>
      </w:ins>
      <w:ins w:id="3074" w:author="IRK" w:date="2020-03-10T10:08:00Z">
        <w:r>
          <w:rPr>
            <w:rFonts w:hint="eastAsia"/>
          </w:rPr>
          <w:t>つ以上ある時にのみ表示される。</w:t>
        </w:r>
      </w:ins>
    </w:p>
    <w:p w14:paraId="08E5CAF7" w14:textId="77777777" w:rsidR="005B6671" w:rsidRPr="0049256C" w:rsidRDefault="005B6671" w:rsidP="00EC7890"/>
    <w:p w14:paraId="72A80892" w14:textId="77777777" w:rsidR="005B6671" w:rsidRPr="0049256C" w:rsidRDefault="005B6671">
      <w:pPr>
        <w:pStyle w:val="42"/>
        <w:numPr>
          <w:ilvl w:val="3"/>
          <w:numId w:val="139"/>
        </w:numPr>
        <w:rPr>
          <w:lang w:eastAsia="ja-JP"/>
        </w:rPr>
        <w:pPrChange w:id="3075" w:author="IRK" w:date="2020-05-11T09:39:00Z">
          <w:pPr>
            <w:pStyle w:val="42"/>
            <w:numPr>
              <w:numId w:val="27"/>
            </w:numPr>
            <w:spacing w:before="0" w:after="100" w:line="280" w:lineRule="exact"/>
          </w:pPr>
        </w:pPrChange>
      </w:pPr>
      <w:bookmarkStart w:id="3076" w:name="_Ref34655476"/>
      <w:r w:rsidRPr="0049256C">
        <w:rPr>
          <w:lang w:eastAsia="ja-JP"/>
        </w:rPr>
        <w:t>ビルダーサービスのグローバル設定</w:t>
      </w:r>
      <w:bookmarkEnd w:id="3076"/>
    </w:p>
    <w:p w14:paraId="335DB4A3" w14:textId="061D3430" w:rsidR="005B6671" w:rsidRPr="0049256C" w:rsidRDefault="00F815D3" w:rsidP="00EC7890">
      <w:del w:id="3077" w:author="IRK" w:date="2020-03-09T14:13:00Z">
        <w:r w:rsidRPr="0049256C" w:rsidDel="00480ADB">
          <w:delText>表</w:delText>
        </w:r>
        <w:r w:rsidRPr="0049256C" w:rsidDel="00480ADB">
          <w:delText>8</w:delText>
        </w:r>
        <w:r w:rsidR="007F5552" w:rsidDel="00480ADB">
          <w:rPr>
            <w:rFonts w:hint="eastAsia"/>
          </w:rPr>
          <w:delText>9</w:delText>
        </w:r>
      </w:del>
      <w:ins w:id="3078" w:author="IRK" w:date="2020-03-09T14:13:00Z">
        <w:r w:rsidR="00480ADB">
          <w:rPr>
            <w:rFonts w:hint="eastAsia"/>
          </w:rPr>
          <w:t>次の表</w:t>
        </w:r>
      </w:ins>
      <w:r w:rsidR="005B6671" w:rsidRPr="0049256C">
        <w:t>は、ビルダーサービスのグローバル設定</w:t>
      </w:r>
      <w:r w:rsidR="005B6671" w:rsidRPr="0049256C">
        <w:rPr>
          <w:rFonts w:hint="eastAsia"/>
        </w:rPr>
        <w:t>を</w:t>
      </w:r>
      <w:r w:rsidR="005B6671" w:rsidRPr="0049256C">
        <w:t>する段階を示している。</w:t>
      </w:r>
    </w:p>
    <w:p w14:paraId="01194B78" w14:textId="77777777" w:rsidR="000626CB" w:rsidRPr="0049256C" w:rsidRDefault="000626CB" w:rsidP="00EC7890"/>
    <w:p w14:paraId="3D84CBE0" w14:textId="009AE2A5" w:rsidR="00F815D3" w:rsidRPr="0049256C" w:rsidRDefault="00F815D3" w:rsidP="007D3017">
      <w:pPr>
        <w:pStyle w:val="afff6"/>
      </w:pPr>
      <w:bookmarkStart w:id="3079" w:name="_Toc34839555"/>
      <w:del w:id="3080" w:author="IRK" w:date="2020-03-09T14:13:00Z">
        <w:r w:rsidRPr="0049256C" w:rsidDel="00480ADB">
          <w:delText>[</w:delText>
        </w:r>
        <w:r w:rsidRPr="0049256C" w:rsidDel="00480ADB">
          <w:delText>表</w:delText>
        </w:r>
        <w:r w:rsidRPr="0049256C" w:rsidDel="00480ADB">
          <w:delText xml:space="preserve"> </w:delText>
        </w:r>
        <w:r w:rsidR="003561C7" w:rsidRPr="0049256C" w:rsidDel="00480ADB">
          <w:fldChar w:fldCharType="begin"/>
        </w:r>
        <w:r w:rsidR="003561C7" w:rsidRPr="0049256C" w:rsidDel="00480ADB">
          <w:delInstrText xml:space="preserve"> SEQ [</w:delInstrText>
        </w:r>
        <w:r w:rsidR="003561C7" w:rsidRPr="0049256C" w:rsidDel="00480ADB">
          <w:delInstrText>表</w:delInstrText>
        </w:r>
        <w:r w:rsidR="003561C7" w:rsidRPr="0049256C" w:rsidDel="00480ADB">
          <w:delInstrText xml:space="preserve"> \* ARABIC </w:delInstrText>
        </w:r>
        <w:r w:rsidR="003561C7" w:rsidRPr="0049256C" w:rsidDel="00480ADB">
          <w:fldChar w:fldCharType="separate"/>
        </w:r>
        <w:r w:rsidR="000132DF" w:rsidDel="00480ADB">
          <w:rPr>
            <w:noProof/>
          </w:rPr>
          <w:delText>89</w:delText>
        </w:r>
        <w:r w:rsidR="003561C7" w:rsidRPr="0049256C" w:rsidDel="00480ADB">
          <w:rPr>
            <w:noProof/>
          </w:rPr>
          <w:fldChar w:fldCharType="end"/>
        </w:r>
        <w:r w:rsidRPr="0049256C" w:rsidDel="00480ADB">
          <w:rPr>
            <w:rFonts w:hint="eastAsia"/>
          </w:rPr>
          <w:delText>]</w:delText>
        </w:r>
      </w:del>
      <w:ins w:id="3081" w:author="IRK" w:date="2020-03-09T14:13:00Z">
        <w:r w:rsidR="00480ADB">
          <w:rPr>
            <w:rFonts w:hint="eastAsia"/>
          </w:rPr>
          <w:t>[</w:t>
        </w:r>
        <w:r w:rsidR="00480ADB">
          <w:rPr>
            <w:rFonts w:hint="eastAsia"/>
          </w:rPr>
          <w:t>表</w:t>
        </w:r>
        <w:r w:rsidR="00480ADB">
          <w:rPr>
            <w:rFonts w:hint="eastAsia"/>
          </w:rPr>
          <w:t xml:space="preserve"> </w:t>
        </w:r>
        <w:r w:rsidR="00480ADB">
          <w:fldChar w:fldCharType="begin"/>
        </w:r>
        <w:r w:rsidR="00480ADB">
          <w:instrText xml:space="preserve"> </w:instrText>
        </w:r>
        <w:r w:rsidR="00480ADB">
          <w:rPr>
            <w:rFonts w:hint="eastAsia"/>
          </w:rPr>
          <w:instrText xml:space="preserve">SEQ </w:instrText>
        </w:r>
        <w:r w:rsidR="00480ADB">
          <w:rPr>
            <w:rFonts w:hint="eastAsia"/>
          </w:rPr>
          <w:instrText>表</w:instrText>
        </w:r>
        <w:r w:rsidR="00480ADB">
          <w:rPr>
            <w:rFonts w:hint="eastAsia"/>
          </w:rPr>
          <w:instrText xml:space="preserve"> \* ARABIC</w:instrText>
        </w:r>
        <w:r w:rsidR="00480ADB">
          <w:instrText xml:space="preserve"> </w:instrText>
        </w:r>
      </w:ins>
      <w:r w:rsidR="00480ADB">
        <w:fldChar w:fldCharType="separate"/>
      </w:r>
      <w:r w:rsidR="00AB1F2F">
        <w:rPr>
          <w:noProof/>
        </w:rPr>
        <w:t>89</w:t>
      </w:r>
      <w:ins w:id="3082" w:author="IRK" w:date="2020-03-09T14:13:00Z">
        <w:r w:rsidR="00480ADB">
          <w:fldChar w:fldCharType="end"/>
        </w:r>
        <w:r w:rsidR="00480ADB">
          <w:rPr>
            <w:rFonts w:hint="eastAsia"/>
          </w:rPr>
          <w:t>]</w:t>
        </w:r>
      </w:ins>
      <w:bookmarkEnd w:id="307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083" w:author="IRK" w:date="2020-04-16T14:02:00Z">
          <w:tblPr>
            <w:tblW w:w="0" w:type="auto"/>
            <w:tblInd w:w="108" w:type="dxa"/>
            <w:tblLook w:val="04A0" w:firstRow="1" w:lastRow="0" w:firstColumn="1" w:lastColumn="0" w:noHBand="0" w:noVBand="1"/>
          </w:tblPr>
        </w:tblPrChange>
      </w:tblPr>
      <w:tblGrid>
        <w:gridCol w:w="9356"/>
        <w:tblGridChange w:id="3084">
          <w:tblGrid>
            <w:gridCol w:w="9356"/>
          </w:tblGrid>
        </w:tblGridChange>
      </w:tblGrid>
      <w:tr w:rsidR="005B6671" w:rsidRPr="0049256C" w14:paraId="393A728E" w14:textId="77777777" w:rsidTr="001E2D35">
        <w:trPr>
          <w:jc w:val="center"/>
        </w:trPr>
        <w:tc>
          <w:tcPr>
            <w:tcW w:w="9356" w:type="dxa"/>
            <w:tcPrChange w:id="3085" w:author="IRK" w:date="2020-04-16T14:02:00Z">
              <w:tcPr>
                <w:tcW w:w="9356" w:type="dxa"/>
              </w:tcPr>
            </w:tcPrChange>
          </w:tcPr>
          <w:p w14:paraId="4DA8949F" w14:textId="77777777" w:rsidR="005B6671" w:rsidRPr="0049256C" w:rsidRDefault="005B6671">
            <w:pPr>
              <w:pStyle w:val="16"/>
              <w:pPrChange w:id="3086" w:author="IRK" w:date="2020-04-27T17:26:00Z">
                <w:pPr/>
              </w:pPrChange>
            </w:pPr>
            <w:r w:rsidRPr="0049256C">
              <w:t>********************************************************************************</w:t>
            </w:r>
          </w:p>
          <w:p w14:paraId="575A720D" w14:textId="77777777" w:rsidR="005B6671" w:rsidRPr="0049256C" w:rsidRDefault="005B6671">
            <w:pPr>
              <w:pStyle w:val="16"/>
              <w:pPrChange w:id="3087" w:author="IRK" w:date="2020-04-27T17:26:00Z">
                <w:pPr/>
              </w:pPrChange>
            </w:pPr>
          </w:p>
          <w:p w14:paraId="43D631D7" w14:textId="77777777" w:rsidR="005B6671" w:rsidRPr="0049256C" w:rsidRDefault="005B6671">
            <w:pPr>
              <w:pStyle w:val="16"/>
              <w:pPrChange w:id="3088" w:author="IRK" w:date="2020-04-27T17:26:00Z">
                <w:pPr/>
              </w:pPrChange>
            </w:pPr>
            <w:r w:rsidRPr="0049256C">
              <w:rPr>
                <w:rFonts w:hint="eastAsia"/>
              </w:rPr>
              <w:t>サービスタイプ選択</w:t>
            </w:r>
            <w:r w:rsidRPr="0049256C">
              <w:t xml:space="preserve"> -&gt; </w:t>
            </w:r>
            <w:r w:rsidRPr="0049256C">
              <w:rPr>
                <w:rFonts w:hint="eastAsia"/>
              </w:rPr>
              <w:t>ビルダーサービス</w:t>
            </w:r>
            <w:r w:rsidRPr="0049256C">
              <w:t xml:space="preserve"> -&gt; </w:t>
            </w:r>
            <w:r w:rsidRPr="0049256C">
              <w:rPr>
                <w:rFonts w:hint="eastAsia"/>
              </w:rPr>
              <w:t>ビルダーサービスのグローバル設定</w:t>
            </w:r>
          </w:p>
          <w:p w14:paraId="0B42EC23" w14:textId="77777777" w:rsidR="005B6671" w:rsidRPr="0049256C" w:rsidRDefault="005B6671">
            <w:pPr>
              <w:pStyle w:val="16"/>
              <w:pPrChange w:id="3089" w:author="IRK" w:date="2020-04-27T17:26:00Z">
                <w:pPr/>
              </w:pPrChange>
            </w:pPr>
          </w:p>
          <w:p w14:paraId="2169A4D4" w14:textId="77777777" w:rsidR="005B6671" w:rsidRPr="0049256C" w:rsidRDefault="005B6671">
            <w:pPr>
              <w:pStyle w:val="16"/>
              <w:pPrChange w:id="3090" w:author="IRK" w:date="2020-04-27T17:26:00Z">
                <w:pPr/>
              </w:pPrChange>
            </w:pPr>
            <w:r w:rsidRPr="0049256C">
              <w:t>********************************************************************************</w:t>
            </w:r>
          </w:p>
          <w:p w14:paraId="6CE50FA3" w14:textId="77777777" w:rsidR="005B6671" w:rsidRPr="0049256C" w:rsidRDefault="005B6671">
            <w:pPr>
              <w:pStyle w:val="16"/>
              <w:pPrChange w:id="3091" w:author="IRK" w:date="2020-04-27T17:26:00Z">
                <w:pPr/>
              </w:pPrChange>
            </w:pPr>
          </w:p>
          <w:p w14:paraId="2A95CA04" w14:textId="77777777" w:rsidR="005B6671" w:rsidRPr="0049256C" w:rsidRDefault="005B6671">
            <w:pPr>
              <w:pStyle w:val="16"/>
              <w:pPrChange w:id="3092" w:author="IRK" w:date="2020-04-27T17:26:00Z">
                <w:pPr/>
              </w:pPrChange>
            </w:pPr>
            <w:r w:rsidRPr="0049256C">
              <w:rPr>
                <w:rFonts w:hint="eastAsia"/>
              </w:rPr>
              <w:t>ビルダーサービスのグローバル設定値を入力してください。</w:t>
            </w:r>
          </w:p>
          <w:p w14:paraId="4F73C136" w14:textId="77777777" w:rsidR="005B6671" w:rsidRPr="0049256C" w:rsidRDefault="005B6671">
            <w:pPr>
              <w:pStyle w:val="16"/>
              <w:pPrChange w:id="3093" w:author="IRK" w:date="2020-04-27T17:26:00Z">
                <w:pPr/>
              </w:pPrChange>
            </w:pPr>
          </w:p>
          <w:p w14:paraId="26C81294" w14:textId="77777777" w:rsidR="005B6671" w:rsidRPr="0049256C" w:rsidRDefault="005B6671">
            <w:pPr>
              <w:pStyle w:val="16"/>
              <w:pPrChange w:id="3094" w:author="IRK" w:date="2020-04-27T17:26:00Z">
                <w:pPr/>
              </w:pPrChange>
            </w:pPr>
            <w:r w:rsidRPr="0049256C">
              <w:t>[</w:t>
            </w:r>
            <w:r w:rsidRPr="0049256C">
              <w:rPr>
                <w:rFonts w:hint="eastAsia"/>
              </w:rPr>
              <w:t>必須</w:t>
            </w:r>
            <w:r w:rsidRPr="0049256C">
              <w:t xml:space="preserve">] </w:t>
            </w:r>
            <w:r w:rsidRPr="0049256C">
              <w:rPr>
                <w:rFonts w:hint="eastAsia"/>
              </w:rPr>
              <w:t>このクラスタのビルダーサーバを移管専用で設定しますか？</w:t>
            </w:r>
          </w:p>
          <w:p w14:paraId="647D8910" w14:textId="77777777" w:rsidR="005B6671" w:rsidRPr="0049256C" w:rsidRDefault="005B6671">
            <w:pPr>
              <w:pStyle w:val="16"/>
              <w:pPrChange w:id="3095" w:author="IRK" w:date="2020-04-27T17:26:00Z">
                <w:pPr/>
              </w:pPrChange>
            </w:pPr>
            <w:r w:rsidRPr="0049256C">
              <w:t xml:space="preserve">(*) 1. </w:t>
            </w:r>
            <w:r w:rsidRPr="0049256C">
              <w:rPr>
                <w:rFonts w:hint="eastAsia"/>
              </w:rPr>
              <w:t>移管専用に設定しない</w:t>
            </w:r>
          </w:p>
          <w:p w14:paraId="3F0007B9" w14:textId="77777777" w:rsidR="005B6671" w:rsidRPr="0049256C" w:rsidRDefault="005B6671">
            <w:pPr>
              <w:pStyle w:val="16"/>
              <w:pPrChange w:id="3096" w:author="IRK" w:date="2020-04-27T17:26:00Z">
                <w:pPr/>
              </w:pPrChange>
            </w:pPr>
            <w:r w:rsidRPr="0049256C">
              <w:t xml:space="preserve">    2. </w:t>
            </w:r>
            <w:r w:rsidRPr="0049256C">
              <w:rPr>
                <w:rFonts w:hint="eastAsia"/>
              </w:rPr>
              <w:t>移管専用に設定</w:t>
            </w:r>
          </w:p>
          <w:p w14:paraId="7F352709" w14:textId="77777777" w:rsidR="005B6671" w:rsidRPr="0087461A" w:rsidRDefault="005B6671">
            <w:pPr>
              <w:pStyle w:val="16"/>
              <w:pPrChange w:id="3097" w:author="IRK" w:date="2020-05-11T09:58:00Z">
                <w:pPr/>
              </w:pPrChange>
            </w:pPr>
            <w:r w:rsidRPr="00333094">
              <w:t>&gt;&gt;</w:t>
            </w:r>
          </w:p>
          <w:p w14:paraId="35277483" w14:textId="6947785B" w:rsidR="005B6671" w:rsidRPr="00753A9E" w:rsidRDefault="005B6671">
            <w:pPr>
              <w:pStyle w:val="16"/>
              <w:pPrChange w:id="3098" w:author="IRK" w:date="2020-05-11T09:58:00Z">
                <w:pPr/>
              </w:pPrChange>
            </w:pPr>
            <w:r w:rsidRPr="0042389D">
              <w:t>[</w:t>
            </w:r>
            <w:r w:rsidRPr="007235A0">
              <w:rPr>
                <w:rFonts w:hint="eastAsia"/>
              </w:rPr>
              <w:t>必須</w:t>
            </w:r>
            <w:r w:rsidRPr="007B6581">
              <w:t xml:space="preserve">] </w:t>
            </w:r>
            <w:r w:rsidRPr="007B6581">
              <w:rPr>
                <w:rFonts w:hint="eastAsia"/>
              </w:rPr>
              <w:t>平均同時</w:t>
            </w:r>
            <w:r w:rsidR="00F43F78" w:rsidRPr="004D1011">
              <w:rPr>
                <w:rFonts w:hint="eastAsia"/>
              </w:rPr>
              <w:t>利用</w:t>
            </w:r>
            <w:r w:rsidRPr="00546936">
              <w:rPr>
                <w:rFonts w:hint="eastAsia"/>
              </w:rPr>
              <w:t>ユーザ</w:t>
            </w:r>
            <w:r w:rsidRPr="00833F84">
              <w:t>(</w:t>
            </w:r>
            <w:r w:rsidRPr="00152251">
              <w:rPr>
                <w:rFonts w:hint="eastAsia"/>
              </w:rPr>
              <w:t>デフォルト値</w:t>
            </w:r>
            <w:r w:rsidRPr="00753A9E">
              <w:t>: 2) &gt;&gt;</w:t>
            </w:r>
          </w:p>
          <w:p w14:paraId="45ADA353" w14:textId="75E13D22" w:rsidR="005B6671" w:rsidRPr="00E967A0" w:rsidRDefault="005B6671">
            <w:pPr>
              <w:pStyle w:val="16"/>
              <w:rPr>
                <w:rPrChange w:id="3099" w:author="IRK" w:date="2020-05-11T09:58:00Z">
                  <w:rPr/>
                </w:rPrChange>
              </w:rPr>
              <w:pPrChange w:id="3100" w:author="IRK" w:date="2020-05-11T09:58:00Z">
                <w:pPr/>
              </w:pPrChange>
            </w:pPr>
            <w:r w:rsidRPr="00D96770">
              <w:t>[</w:t>
            </w:r>
            <w:r w:rsidRPr="00E02F0E">
              <w:rPr>
                <w:rFonts w:hint="eastAsia"/>
              </w:rPr>
              <w:t>必須</w:t>
            </w:r>
            <w:r w:rsidRPr="00E4353F">
              <w:t xml:space="preserve">] </w:t>
            </w:r>
            <w:r w:rsidRPr="00E967A0">
              <w:rPr>
                <w:rFonts w:hint="eastAsia"/>
                <w:rPrChange w:id="3101" w:author="IRK" w:date="2020-05-11T09:58:00Z">
                  <w:rPr>
                    <w:rFonts w:hint="eastAsia"/>
                  </w:rPr>
                </w:rPrChange>
              </w:rPr>
              <w:t>最大同時</w:t>
            </w:r>
            <w:r w:rsidR="00F43F78" w:rsidRPr="00E967A0">
              <w:rPr>
                <w:rFonts w:hint="eastAsia"/>
                <w:rPrChange w:id="3102" w:author="IRK" w:date="2020-05-11T09:58:00Z">
                  <w:rPr>
                    <w:rFonts w:hint="eastAsia"/>
                  </w:rPr>
                </w:rPrChange>
              </w:rPr>
              <w:t>利用</w:t>
            </w:r>
            <w:r w:rsidRPr="00E967A0">
              <w:rPr>
                <w:rFonts w:hint="eastAsia"/>
                <w:rPrChange w:id="3103" w:author="IRK" w:date="2020-05-11T09:58:00Z">
                  <w:rPr>
                    <w:rFonts w:hint="eastAsia"/>
                  </w:rPr>
                </w:rPrChange>
              </w:rPr>
              <w:t>ユーザ</w:t>
            </w:r>
            <w:r w:rsidRPr="00E967A0">
              <w:rPr>
                <w:rPrChange w:id="3104" w:author="IRK" w:date="2020-05-11T09:58:00Z">
                  <w:rPr/>
                </w:rPrChange>
              </w:rPr>
              <w:t>(</w:t>
            </w:r>
            <w:r w:rsidRPr="00E967A0">
              <w:rPr>
                <w:rFonts w:hint="eastAsia"/>
                <w:rPrChange w:id="3105" w:author="IRK" w:date="2020-05-11T09:58:00Z">
                  <w:rPr>
                    <w:rFonts w:hint="eastAsia"/>
                  </w:rPr>
                </w:rPrChange>
              </w:rPr>
              <w:t>デフォルト値</w:t>
            </w:r>
            <w:r w:rsidRPr="00E967A0">
              <w:rPr>
                <w:rPrChange w:id="3106" w:author="IRK" w:date="2020-05-11T09:58:00Z">
                  <w:rPr/>
                </w:rPrChange>
              </w:rPr>
              <w:t>: 10) &gt;&gt;</w:t>
            </w:r>
          </w:p>
          <w:p w14:paraId="1C0CA7E7" w14:textId="77777777" w:rsidR="005B6671" w:rsidRPr="00E967A0" w:rsidRDefault="005B6671">
            <w:pPr>
              <w:pStyle w:val="16"/>
              <w:rPr>
                <w:rPrChange w:id="3107" w:author="IRK" w:date="2020-05-11T09:58:00Z">
                  <w:rPr/>
                </w:rPrChange>
              </w:rPr>
              <w:pPrChange w:id="3108" w:author="IRK" w:date="2020-05-11T09:58:00Z">
                <w:pPr/>
              </w:pPrChange>
            </w:pPr>
            <w:r w:rsidRPr="00E967A0">
              <w:rPr>
                <w:rPrChange w:id="3109" w:author="IRK" w:date="2020-05-11T09:58:00Z">
                  <w:rPr/>
                </w:rPrChange>
              </w:rPr>
              <w:t>[</w:t>
            </w:r>
            <w:r w:rsidRPr="00E967A0">
              <w:rPr>
                <w:rFonts w:hint="eastAsia"/>
                <w:rPrChange w:id="3110" w:author="IRK" w:date="2020-05-11T09:58:00Z">
                  <w:rPr>
                    <w:rFonts w:hint="eastAsia"/>
                  </w:rPr>
                </w:rPrChange>
              </w:rPr>
              <w:t>必須</w:t>
            </w:r>
            <w:r w:rsidRPr="00E967A0">
              <w:rPr>
                <w:rPrChange w:id="3111" w:author="IRK" w:date="2020-05-11T09:58:00Z">
                  <w:rPr/>
                </w:rPrChange>
              </w:rPr>
              <w:t xml:space="preserve">] </w:t>
            </w:r>
            <w:r w:rsidRPr="00E967A0">
              <w:rPr>
                <w:rFonts w:hint="eastAsia"/>
                <w:rPrChange w:id="3112" w:author="IRK" w:date="2020-05-11T09:58:00Z">
                  <w:rPr>
                    <w:rFonts w:hint="eastAsia"/>
                  </w:rPr>
                </w:rPrChange>
              </w:rPr>
              <w:t>パスワード暗号化方式</w:t>
            </w:r>
            <w:r w:rsidRPr="00E967A0">
              <w:rPr>
                <w:rPrChange w:id="3113" w:author="IRK" w:date="2020-05-11T09:58:00Z">
                  <w:rPr/>
                </w:rPrChange>
              </w:rPr>
              <w:t>(</w:t>
            </w:r>
            <w:r w:rsidRPr="00E967A0">
              <w:rPr>
                <w:rFonts w:hint="eastAsia"/>
                <w:rPrChange w:id="3114" w:author="IRK" w:date="2020-05-11T09:58:00Z">
                  <w:rPr>
                    <w:rFonts w:hint="eastAsia"/>
                  </w:rPr>
                </w:rPrChange>
              </w:rPr>
              <w:t>デフォルト値</w:t>
            </w:r>
            <w:r w:rsidRPr="00E967A0">
              <w:rPr>
                <w:rPrChange w:id="3115" w:author="IRK" w:date="2020-05-11T09:58:00Z">
                  <w:rPr/>
                </w:rPrChange>
              </w:rPr>
              <w:t>: DES) &gt;&gt;</w:t>
            </w:r>
          </w:p>
          <w:p w14:paraId="2C91FC78" w14:textId="77777777" w:rsidR="008C170D" w:rsidRPr="00E967A0" w:rsidRDefault="008C170D">
            <w:pPr>
              <w:pStyle w:val="16"/>
              <w:rPr>
                <w:rPrChange w:id="3116" w:author="IRK" w:date="2020-05-11T09:58:00Z">
                  <w:rPr/>
                </w:rPrChange>
              </w:rPr>
              <w:pPrChange w:id="3117" w:author="IRK" w:date="2020-05-11T09:58:00Z">
                <w:pPr/>
              </w:pPrChange>
            </w:pPr>
            <w:r w:rsidRPr="00E967A0">
              <w:rPr>
                <w:rPrChange w:id="3118" w:author="IRK" w:date="2020-05-11T09:58:00Z">
                  <w:rPr/>
                </w:rPrChange>
              </w:rPr>
              <w:t>[</w:t>
            </w:r>
            <w:r w:rsidRPr="00E967A0">
              <w:rPr>
                <w:rFonts w:hint="eastAsia"/>
                <w:rPrChange w:id="3119" w:author="IRK" w:date="2020-05-11T09:58:00Z">
                  <w:rPr>
                    <w:rFonts w:hint="eastAsia"/>
                  </w:rPr>
                </w:rPrChange>
              </w:rPr>
              <w:t>必須</w:t>
            </w:r>
            <w:r w:rsidRPr="00E967A0">
              <w:rPr>
                <w:rPrChange w:id="3120" w:author="IRK" w:date="2020-05-11T09:58:00Z">
                  <w:rPr/>
                </w:rPrChange>
              </w:rPr>
              <w:t xml:space="preserve">] </w:t>
            </w:r>
            <w:r w:rsidRPr="00E967A0">
              <w:rPr>
                <w:rFonts w:hint="eastAsia"/>
                <w:rPrChange w:id="3121" w:author="IRK" w:date="2020-05-11T09:58:00Z">
                  <w:rPr>
                    <w:rFonts w:hint="eastAsia"/>
                  </w:rPr>
                </w:rPrChange>
              </w:rPr>
              <w:t>テーブルルール条件式チェック</w:t>
            </w:r>
          </w:p>
          <w:p w14:paraId="778F603B" w14:textId="3B45D338" w:rsidR="008C170D" w:rsidRPr="00E967A0" w:rsidRDefault="002D7DFF">
            <w:pPr>
              <w:pStyle w:val="16"/>
              <w:rPr>
                <w:rPrChange w:id="3122" w:author="IRK" w:date="2020-05-11T09:58:00Z">
                  <w:rPr/>
                </w:rPrChange>
              </w:rPr>
              <w:pPrChange w:id="3123" w:author="IRK" w:date="2020-05-11T09:58:00Z">
                <w:pPr>
                  <w:ind w:firstLineChars="200" w:firstLine="392"/>
                </w:pPr>
              </w:pPrChange>
            </w:pPr>
            <w:ins w:id="3124" w:author="IRK" w:date="2020-03-10T10:09:00Z">
              <w:r w:rsidRPr="00E967A0">
                <w:rPr>
                  <w:rPrChange w:id="3125" w:author="IRK" w:date="2020-05-11T09:58:00Z">
                    <w:rPr/>
                  </w:rPrChange>
                </w:rPr>
                <w:t xml:space="preserve">(*) </w:t>
              </w:r>
            </w:ins>
            <w:r w:rsidR="008C170D" w:rsidRPr="00E967A0">
              <w:rPr>
                <w:rPrChange w:id="3126" w:author="IRK" w:date="2020-05-11T09:58:00Z">
                  <w:rPr>
                    <w:rFonts w:eastAsia="Malgun Gothic"/>
                  </w:rPr>
                </w:rPrChange>
              </w:rPr>
              <w:t>1.</w:t>
            </w:r>
            <w:r w:rsidR="008C170D" w:rsidRPr="00E967A0">
              <w:rPr>
                <w:rFonts w:hint="eastAsia"/>
                <w:rPrChange w:id="3127" w:author="IRK" w:date="2020-05-11T09:58:00Z">
                  <w:rPr>
                    <w:rFonts w:hint="eastAsia"/>
                  </w:rPr>
                </w:rPrChange>
              </w:rPr>
              <w:t>テーブルルールの条件式をチェックしない</w:t>
            </w:r>
          </w:p>
          <w:p w14:paraId="526BB311" w14:textId="5DEF2AB2" w:rsidR="008C170D" w:rsidRPr="00E967A0" w:rsidRDefault="008C170D">
            <w:pPr>
              <w:pStyle w:val="16"/>
              <w:rPr>
                <w:rPrChange w:id="3128" w:author="IRK" w:date="2020-05-11T09:58:00Z">
                  <w:rPr/>
                </w:rPrChange>
              </w:rPr>
              <w:pPrChange w:id="3129" w:author="IRK" w:date="2020-05-11T09:58:00Z">
                <w:pPr/>
              </w:pPrChange>
            </w:pPr>
            <w:del w:id="3130" w:author="IRK" w:date="2020-03-10T10:09:00Z">
              <w:r w:rsidRPr="00E967A0" w:rsidDel="002D7DFF">
                <w:rPr>
                  <w:rPrChange w:id="3131" w:author="IRK" w:date="2020-05-11T09:58:00Z">
                    <w:rPr/>
                  </w:rPrChange>
                </w:rPr>
                <w:delText xml:space="preserve">(*) </w:delText>
              </w:r>
            </w:del>
            <w:r w:rsidRPr="00E967A0">
              <w:rPr>
                <w:rPrChange w:id="3132" w:author="IRK" w:date="2020-05-11T09:58:00Z">
                  <w:rPr/>
                </w:rPrChange>
              </w:rPr>
              <w:t xml:space="preserve">2. </w:t>
            </w:r>
            <w:r w:rsidRPr="00E967A0">
              <w:rPr>
                <w:rFonts w:hint="eastAsia"/>
                <w:rPrChange w:id="3133" w:author="IRK" w:date="2020-05-11T09:58:00Z">
                  <w:rPr>
                    <w:rFonts w:hint="eastAsia"/>
                  </w:rPr>
                </w:rPrChange>
              </w:rPr>
              <w:t>テーブルルールの条件式をチェック</w:t>
            </w:r>
          </w:p>
          <w:p w14:paraId="0FB97C54" w14:textId="77777777" w:rsidR="008C170D" w:rsidRPr="00E967A0" w:rsidRDefault="008C170D">
            <w:pPr>
              <w:pStyle w:val="16"/>
              <w:rPr>
                <w:ins w:id="3134" w:author="IRK" w:date="2020-03-10T10:10:00Z"/>
                <w:rPrChange w:id="3135" w:author="IRK" w:date="2020-05-11T09:58:00Z">
                  <w:rPr>
                    <w:ins w:id="3136" w:author="IRK" w:date="2020-03-10T10:10:00Z"/>
                    <w:rFonts w:ascii="Consolas" w:hAnsi="Consolas" w:cs="Consolas"/>
                    <w:color w:val="000000"/>
                    <w:kern w:val="0"/>
                  </w:rPr>
                </w:rPrChange>
              </w:rPr>
              <w:pPrChange w:id="3137" w:author="IRK" w:date="2020-05-11T09:58:00Z">
                <w:pPr/>
              </w:pPrChange>
            </w:pPr>
            <w:r w:rsidRPr="00E967A0">
              <w:rPr>
                <w:rPrChange w:id="3138" w:author="IRK" w:date="2020-05-11T09:58:00Z">
                  <w:rPr>
                    <w:rFonts w:ascii="Consolas" w:hAnsi="Consolas" w:cs="Consolas"/>
                    <w:color w:val="000000"/>
                    <w:kern w:val="0"/>
                  </w:rPr>
                </w:rPrChange>
              </w:rPr>
              <w:t>&gt;&gt;</w:t>
            </w:r>
          </w:p>
          <w:p w14:paraId="5C717548" w14:textId="77777777" w:rsidR="002D7DFF" w:rsidRPr="00546936" w:rsidRDefault="002D7DFF">
            <w:pPr>
              <w:pStyle w:val="16"/>
              <w:rPr>
                <w:ins w:id="3139" w:author="IRK" w:date="2020-03-10T10:10:00Z"/>
              </w:rPr>
              <w:pPrChange w:id="3140" w:author="IRK" w:date="2020-05-11T09:58:00Z">
                <w:pPr/>
              </w:pPrChange>
            </w:pPr>
            <w:ins w:id="3141" w:author="IRK" w:date="2020-03-10T10:10:00Z">
              <w:r w:rsidRPr="00333094">
                <w:rPr>
                  <w:rFonts w:hint="eastAsia"/>
                </w:rPr>
                <w:t>[</w:t>
              </w:r>
              <w:r w:rsidRPr="0087461A">
                <w:rPr>
                  <w:rFonts w:hint="eastAsia"/>
                </w:rPr>
                <w:t>必須</w:t>
              </w:r>
              <w:r w:rsidRPr="0042389D">
                <w:t xml:space="preserve">] </w:t>
              </w:r>
              <w:r w:rsidRPr="007235A0">
                <w:rPr>
                  <w:rFonts w:hint="eastAsia"/>
                </w:rPr>
                <w:t>クラスタ接続タイムアウト</w:t>
              </w:r>
              <w:r w:rsidRPr="007B6581">
                <w:t>(ms)(</w:t>
              </w:r>
              <w:r w:rsidRPr="007B6581">
                <w:rPr>
                  <w:rFonts w:hint="eastAsia"/>
                </w:rPr>
                <w:t>デフォルト値</w:t>
              </w:r>
              <w:r w:rsidRPr="004D1011">
                <w:t>: 5000) &gt;&gt;</w:t>
              </w:r>
            </w:ins>
          </w:p>
          <w:p w14:paraId="07AD2FB7" w14:textId="77777777" w:rsidR="002D7DFF" w:rsidRPr="00E967A0" w:rsidRDefault="002D7DFF">
            <w:pPr>
              <w:pStyle w:val="16"/>
              <w:rPr>
                <w:ins w:id="3142" w:author="IRK" w:date="2020-03-10T10:10:00Z"/>
                <w:rPrChange w:id="3143" w:author="IRK" w:date="2020-05-11T09:58:00Z">
                  <w:rPr>
                    <w:ins w:id="3144" w:author="IRK" w:date="2020-03-10T10:10:00Z"/>
                  </w:rPr>
                </w:rPrChange>
              </w:rPr>
              <w:pPrChange w:id="3145" w:author="IRK" w:date="2020-05-11T09:58:00Z">
                <w:pPr/>
              </w:pPrChange>
            </w:pPr>
            <w:ins w:id="3146" w:author="IRK" w:date="2020-03-10T10:10:00Z">
              <w:r w:rsidRPr="00833F84">
                <w:t>[</w:t>
              </w:r>
              <w:r w:rsidRPr="00152251">
                <w:rPr>
                  <w:rFonts w:hint="eastAsia"/>
                </w:rPr>
                <w:t>必須</w:t>
              </w:r>
              <w:r w:rsidRPr="00753A9E">
                <w:t xml:space="preserve">] </w:t>
              </w:r>
              <w:r w:rsidRPr="00D96770">
                <w:rPr>
                  <w:rFonts w:hint="eastAsia"/>
                </w:rPr>
                <w:t>クラスタレスポンスタイムアウト</w:t>
              </w:r>
              <w:r w:rsidRPr="00E02F0E">
                <w:t>(ms)(</w:t>
              </w:r>
              <w:r w:rsidRPr="00E4353F">
                <w:rPr>
                  <w:rFonts w:hint="eastAsia"/>
                </w:rPr>
                <w:t>デフォルト値</w:t>
              </w:r>
              <w:r w:rsidRPr="00E967A0">
                <w:rPr>
                  <w:rPrChange w:id="3147" w:author="IRK" w:date="2020-05-11T09:58:00Z">
                    <w:rPr/>
                  </w:rPrChange>
                </w:rPr>
                <w:t>: 60000) &gt;&gt;</w:t>
              </w:r>
            </w:ins>
          </w:p>
          <w:p w14:paraId="315F89E9" w14:textId="1A0C29D1" w:rsidR="002D7DFF" w:rsidRPr="0049256C" w:rsidRDefault="002D7DFF">
            <w:pPr>
              <w:pStyle w:val="16"/>
              <w:pPrChange w:id="3148" w:author="IRK" w:date="2020-05-11T09:58:00Z">
                <w:pPr/>
              </w:pPrChange>
            </w:pPr>
            <w:ins w:id="3149" w:author="IRK" w:date="2020-03-10T10:10:00Z">
              <w:r w:rsidRPr="00E967A0">
                <w:rPr>
                  <w:rPrChange w:id="3150" w:author="IRK" w:date="2020-05-11T09:58:00Z">
                    <w:rPr/>
                  </w:rPrChange>
                </w:rPr>
                <w:t>[</w:t>
              </w:r>
              <w:r w:rsidRPr="00E967A0">
                <w:rPr>
                  <w:rFonts w:hint="eastAsia"/>
                  <w:rPrChange w:id="3151" w:author="IRK" w:date="2020-05-11T09:58:00Z">
                    <w:rPr>
                      <w:rFonts w:hint="eastAsia"/>
                    </w:rPr>
                  </w:rPrChange>
                </w:rPr>
                <w:t>必須</w:t>
              </w:r>
              <w:r w:rsidRPr="00E967A0">
                <w:rPr>
                  <w:rPrChange w:id="3152" w:author="IRK" w:date="2020-05-11T09:58:00Z">
                    <w:rPr/>
                  </w:rPrChange>
                </w:rPr>
                <w:t xml:space="preserve">] </w:t>
              </w:r>
              <w:r w:rsidRPr="00E967A0">
                <w:rPr>
                  <w:rFonts w:hint="eastAsia"/>
                  <w:rPrChange w:id="3153" w:author="IRK" w:date="2020-05-11T09:58:00Z">
                    <w:rPr>
                      <w:rFonts w:hint="eastAsia"/>
                    </w:rPr>
                  </w:rPrChange>
                </w:rPr>
                <w:t>クラスタ文字セット</w:t>
              </w:r>
              <w:r w:rsidRPr="00E967A0">
                <w:rPr>
                  <w:rPrChange w:id="3154" w:author="IRK" w:date="2020-05-11T09:58:00Z">
                    <w:rPr/>
                  </w:rPrChange>
                </w:rPr>
                <w:t>(</w:t>
              </w:r>
              <w:r w:rsidRPr="00E967A0">
                <w:rPr>
                  <w:rFonts w:hint="eastAsia"/>
                  <w:rPrChange w:id="3155" w:author="IRK" w:date="2020-05-11T09:58:00Z">
                    <w:rPr>
                      <w:rFonts w:hint="eastAsia"/>
                    </w:rPr>
                  </w:rPrChange>
                </w:rPr>
                <w:t>デフォルト値</w:t>
              </w:r>
              <w:r w:rsidRPr="00E967A0">
                <w:rPr>
                  <w:rPrChange w:id="3156" w:author="IRK" w:date="2020-05-11T09:58:00Z">
                    <w:rPr/>
                  </w:rPrChange>
                </w:rPr>
                <w:t>: UTF-8) &gt;&gt;</w:t>
              </w:r>
            </w:ins>
          </w:p>
        </w:tc>
      </w:tr>
    </w:tbl>
    <w:p w14:paraId="12F15B25" w14:textId="77777777" w:rsidR="00C013A6" w:rsidRPr="0049256C" w:rsidRDefault="00C013A6" w:rsidP="00EC7890"/>
    <w:p w14:paraId="5FB6ECF9" w14:textId="478777B1" w:rsidR="005B6671" w:rsidRPr="0049256C" w:rsidRDefault="005B6671" w:rsidP="00EC7890">
      <w:r w:rsidRPr="0049256C">
        <w:t>ビルダーサービスのグローバル設定</w:t>
      </w:r>
      <w:r w:rsidRPr="0049256C">
        <w:rPr>
          <w:rFonts w:hint="eastAsia"/>
        </w:rPr>
        <w:t>パラメータ</w:t>
      </w:r>
      <w:r w:rsidRPr="0049256C">
        <w:t>は、次の</w:t>
      </w:r>
      <w:del w:id="3157" w:author="IRK" w:date="2020-03-11T16:19:00Z">
        <w:r w:rsidRPr="0049256C" w:rsidDel="003A26C2">
          <w:delText>通り</w:delText>
        </w:r>
      </w:del>
      <w:ins w:id="3158" w:author="IRK" w:date="2020-03-11T16:19:00Z">
        <w:r w:rsidR="003A26C2">
          <w:rPr>
            <w:rFonts w:hint="eastAsia"/>
          </w:rPr>
          <w:t>とおり</w:t>
        </w:r>
      </w:ins>
      <w:r w:rsidRPr="0049256C">
        <w:t>である。</w:t>
      </w:r>
    </w:p>
    <w:p w14:paraId="07AE0206" w14:textId="77777777" w:rsidR="005B6671" w:rsidRPr="0049256C" w:rsidRDefault="005B6671" w:rsidP="001E2D35">
      <w:pPr>
        <w:pStyle w:val="10"/>
      </w:pPr>
      <w:r w:rsidRPr="0049256C">
        <w:t>移管専用</w:t>
      </w:r>
    </w:p>
    <w:p w14:paraId="3990536E" w14:textId="79221480" w:rsidR="005B6671" w:rsidRPr="0049256C" w:rsidRDefault="005B6671" w:rsidP="001E2D35">
      <w:pPr>
        <w:pStyle w:val="13"/>
      </w:pPr>
      <w:r w:rsidRPr="0049256C">
        <w:t>移管専用に設定された場合、この設定クラスタのビルダーサービスはルール保存機能が無効になって移管のみ可能である。移管専用については、</w:t>
      </w:r>
      <w:del w:id="3159" w:author="IRK" w:date="2020-03-09T14:13:00Z">
        <w:r w:rsidRPr="0049256C" w:rsidDel="004F3BCB">
          <w:delText>3.8.3.3</w:delText>
        </w:r>
        <w:r w:rsidRPr="0049256C" w:rsidDel="004F3BCB">
          <w:rPr>
            <w:rFonts w:hint="eastAsia"/>
          </w:rPr>
          <w:delText xml:space="preserve"> </w:delText>
        </w:r>
        <w:r w:rsidRPr="0049256C" w:rsidDel="004F3BCB">
          <w:rPr>
            <w:rFonts w:hint="eastAsia"/>
          </w:rPr>
          <w:delText>多段階ルールシステムと移管専用モード</w:delText>
        </w:r>
      </w:del>
      <w:ins w:id="3160" w:author="IRK" w:date="2020-03-10T22:21:00Z">
        <w:r w:rsidR="008E3CAF">
          <w:rPr>
            <w:rFonts w:hint="eastAsia"/>
          </w:rPr>
          <w:t>「</w:t>
        </w:r>
      </w:ins>
      <w:ins w:id="3161" w:author="IRK" w:date="2020-03-09T14:14:00Z">
        <w:r w:rsidR="004F3BCB">
          <w:fldChar w:fldCharType="begin"/>
        </w:r>
        <w:r w:rsidR="004F3BCB">
          <w:instrText xml:space="preserve"> </w:instrText>
        </w:r>
        <w:r w:rsidR="004F3BCB">
          <w:rPr>
            <w:rFonts w:hint="eastAsia"/>
          </w:rPr>
          <w:instrText>REF _Ref34655676 \r \h</w:instrText>
        </w:r>
        <w:r w:rsidR="004F3BCB">
          <w:instrText xml:space="preserve"> </w:instrText>
        </w:r>
      </w:ins>
      <w:r w:rsidR="004F3BCB">
        <w:fldChar w:fldCharType="separate"/>
      </w:r>
      <w:r w:rsidR="00AB1F2F">
        <w:t>3.8.3.3</w:t>
      </w:r>
      <w:ins w:id="3162" w:author="IRK" w:date="2020-03-09T14:14:00Z">
        <w:r w:rsidR="004F3BCB">
          <w:fldChar w:fldCharType="end"/>
        </w:r>
      </w:ins>
      <w:ins w:id="3163" w:author="IRK" w:date="2020-04-16T13:53:00Z">
        <w:r w:rsidR="00FE0639">
          <w:rPr>
            <w:rFonts w:hint="eastAsia"/>
          </w:rPr>
          <w:t xml:space="preserve"> </w:t>
        </w:r>
      </w:ins>
      <w:ins w:id="3164" w:author="IRK" w:date="2020-03-09T14:14:00Z">
        <w:r w:rsidR="004F3BCB">
          <w:fldChar w:fldCharType="begin"/>
        </w:r>
        <w:r w:rsidR="004F3BCB">
          <w:instrText xml:space="preserve"> REF _Ref34655676 \h </w:instrText>
        </w:r>
      </w:ins>
      <w:r w:rsidR="004F3BCB">
        <w:fldChar w:fldCharType="separate"/>
      </w:r>
      <w:r w:rsidR="00AB1F2F" w:rsidRPr="0049256C">
        <w:t>多段階ルールシステムと移管専用モード</w:t>
      </w:r>
      <w:ins w:id="3165" w:author="IRK" w:date="2020-03-09T14:14:00Z">
        <w:r w:rsidR="004F3BCB">
          <w:fldChar w:fldCharType="end"/>
        </w:r>
      </w:ins>
      <w:ins w:id="3166" w:author="IRK" w:date="2020-03-10T22:21:00Z">
        <w:r w:rsidR="008E3CAF">
          <w:rPr>
            <w:rFonts w:hint="eastAsia"/>
          </w:rPr>
          <w:t>」</w:t>
        </w:r>
      </w:ins>
      <w:r w:rsidRPr="0049256C">
        <w:t>を参照のこと。</w:t>
      </w:r>
    </w:p>
    <w:p w14:paraId="70DD8617" w14:textId="4E616265" w:rsidR="005B6671" w:rsidRPr="000626CB" w:rsidRDefault="005B6671" w:rsidP="001E2D35">
      <w:pPr>
        <w:pStyle w:val="10"/>
      </w:pPr>
      <w:r w:rsidRPr="000626CB">
        <w:t>平均同時</w:t>
      </w:r>
      <w:r w:rsidR="00F43F78" w:rsidRPr="00003158">
        <w:rPr>
          <w:rFonts w:hint="eastAsia"/>
        </w:rPr>
        <w:t>利用</w:t>
      </w:r>
      <w:r w:rsidRPr="000626CB">
        <w:t>ユーザ</w:t>
      </w:r>
      <w:r w:rsidR="00F43F78" w:rsidRPr="00003158">
        <w:rPr>
          <w:rFonts w:hint="eastAsia"/>
        </w:rPr>
        <w:t>数</w:t>
      </w:r>
      <w:r w:rsidRPr="000626CB">
        <w:t>と最大同時</w:t>
      </w:r>
      <w:r w:rsidR="00F43F78" w:rsidRPr="00003158">
        <w:rPr>
          <w:rFonts w:hint="eastAsia"/>
        </w:rPr>
        <w:t>利用</w:t>
      </w:r>
      <w:r w:rsidRPr="000626CB">
        <w:t>ユーザ</w:t>
      </w:r>
      <w:r w:rsidR="00F43F78" w:rsidRPr="00003158">
        <w:rPr>
          <w:rFonts w:hint="eastAsia"/>
        </w:rPr>
        <w:t>数</w:t>
      </w:r>
    </w:p>
    <w:p w14:paraId="7D6E061B" w14:textId="77777777" w:rsidR="005B6671" w:rsidRPr="0049256C" w:rsidRDefault="005B6671" w:rsidP="001E2D35">
      <w:pPr>
        <w:pStyle w:val="13"/>
      </w:pPr>
      <w:r w:rsidRPr="0049256C">
        <w:t>同時にビルダーサービスを利用するユーザの数である。これは同時に実行されるルールビルダーの数ではなく、同時に呼び出されるビルダーサービスの数である。</w:t>
      </w:r>
      <w:r w:rsidRPr="0049256C">
        <w:t>InnoRules</w:t>
      </w:r>
      <w:r w:rsidRPr="0049256C">
        <w:t>サーバは、これに基づいてローカルルールサーバの数など性能・リソースパラメータを調整する。</w:t>
      </w:r>
    </w:p>
    <w:p w14:paraId="00ED2D6D" w14:textId="414D1EBE" w:rsidR="005B6671" w:rsidRPr="0049256C" w:rsidRDefault="008C170D" w:rsidP="001E2D35">
      <w:pPr>
        <w:pStyle w:val="10"/>
      </w:pPr>
      <w:r>
        <w:rPr>
          <w:rFonts w:hint="eastAsia"/>
        </w:rPr>
        <w:t>パスワード</w:t>
      </w:r>
      <w:r w:rsidR="005B6671" w:rsidRPr="0049256C">
        <w:t>暗号化方式</w:t>
      </w:r>
    </w:p>
    <w:p w14:paraId="25F46C91" w14:textId="3751ED0C" w:rsidR="005B6671" w:rsidRDefault="005B6671" w:rsidP="001E2D35">
      <w:pPr>
        <w:pStyle w:val="13"/>
      </w:pPr>
      <w:r w:rsidRPr="0049256C">
        <w:t>ユーザのパスワードをルールデータベースに保存する際に使用される暗号化方式である。サポートされる暗号化アルゴリズムには</w:t>
      </w:r>
      <w:r w:rsidRPr="0049256C">
        <w:t>DES</w:t>
      </w:r>
      <w:r w:rsidRPr="0049256C">
        <w:t>と</w:t>
      </w:r>
      <w:r w:rsidRPr="0049256C">
        <w:t>SHA256</w:t>
      </w:r>
      <w:r w:rsidRPr="0049256C">
        <w:t>があり、</w:t>
      </w:r>
      <w:r w:rsidR="000134A1" w:rsidRPr="000134A1">
        <w:rPr>
          <w:rFonts w:hint="eastAsia"/>
        </w:rPr>
        <w:t>デフォルト値</w:t>
      </w:r>
      <w:r w:rsidRPr="0049256C">
        <w:t>は</w:t>
      </w:r>
      <w:r w:rsidRPr="0049256C">
        <w:t>DES</w:t>
      </w:r>
      <w:r w:rsidRPr="0049256C">
        <w:t>である。パスワード暗号化方式の変更は</w:t>
      </w:r>
      <w:r w:rsidRPr="0049256C">
        <w:t>DES</w:t>
      </w:r>
      <w:r w:rsidRPr="0049256C">
        <w:t>から</w:t>
      </w:r>
      <w:r w:rsidRPr="0049256C">
        <w:t>SHA256</w:t>
      </w:r>
      <w:r w:rsidRPr="0049256C">
        <w:t>への変更のみ可能であり、逆方向は不可能な</w:t>
      </w:r>
      <w:del w:id="3167" w:author="IRK" w:date="2020-03-11T15:40:00Z">
        <w:r w:rsidRPr="0049256C" w:rsidDel="003D3631">
          <w:delText>ので</w:delText>
        </w:r>
      </w:del>
      <w:ins w:id="3168" w:author="IRK" w:date="2020-03-11T15:40:00Z">
        <w:r w:rsidR="003D3631">
          <w:rPr>
            <w:rFonts w:hint="eastAsia"/>
          </w:rPr>
          <w:t>ため</w:t>
        </w:r>
      </w:ins>
      <w:r w:rsidRPr="0049256C">
        <w:t>注意する。</w:t>
      </w:r>
    </w:p>
    <w:p w14:paraId="38C11CC5" w14:textId="77777777" w:rsidR="008C170D" w:rsidRDefault="008C170D" w:rsidP="001E2D35">
      <w:pPr>
        <w:pStyle w:val="10"/>
      </w:pPr>
      <w:r w:rsidRPr="00A2215D">
        <w:rPr>
          <w:rFonts w:hint="eastAsia"/>
        </w:rPr>
        <w:t>テーブルルール条件式チェック</w:t>
      </w:r>
    </w:p>
    <w:p w14:paraId="0A03397D" w14:textId="06E301BB" w:rsidR="008C170D" w:rsidRPr="008C170D" w:rsidRDefault="008C170D" w:rsidP="001E2D35">
      <w:pPr>
        <w:pStyle w:val="13"/>
      </w:pPr>
      <w:r>
        <w:rPr>
          <w:rFonts w:hint="eastAsia"/>
        </w:rPr>
        <w:t>テーブルールで使用する条件式の整合性</w:t>
      </w:r>
      <w:r w:rsidRPr="00A2215D">
        <w:rPr>
          <w:rFonts w:hint="eastAsia"/>
        </w:rPr>
        <w:t>をチェックする。整合性チェックの仕様は別添した「テーブルルール条件式チェック」文書を参照</w:t>
      </w:r>
      <w:del w:id="3169" w:author="IRK" w:date="2020-03-12T10:58:00Z">
        <w:r w:rsidRPr="00A2215D" w:rsidDel="00855B92">
          <w:rPr>
            <w:rFonts w:hint="eastAsia"/>
          </w:rPr>
          <w:delText>する</w:delText>
        </w:r>
      </w:del>
      <w:ins w:id="3170" w:author="IRK" w:date="2020-03-12T10:58:00Z">
        <w:r w:rsidR="00855B92">
          <w:rPr>
            <w:rFonts w:hint="eastAsia"/>
          </w:rPr>
          <w:t>のこと</w:t>
        </w:r>
      </w:ins>
      <w:r w:rsidRPr="00A2215D">
        <w:rPr>
          <w:rFonts w:hint="eastAsia"/>
        </w:rPr>
        <w:t>。</w:t>
      </w:r>
    </w:p>
    <w:p w14:paraId="665DF6FD" w14:textId="3B0CE20F" w:rsidR="002D7DFF" w:rsidRDefault="002D7DFF">
      <w:pPr>
        <w:pStyle w:val="10"/>
        <w:rPr>
          <w:ins w:id="3171" w:author="IRK" w:date="2020-03-10T10:12:00Z"/>
        </w:rPr>
        <w:pPrChange w:id="3172" w:author="IRK" w:date="2020-04-27T17:25:00Z">
          <w:pPr/>
        </w:pPrChange>
      </w:pPr>
      <w:ins w:id="3173" w:author="IRK" w:date="2020-03-10T10:12:00Z">
        <w:r>
          <w:rPr>
            <w:rFonts w:hint="eastAsia"/>
          </w:rPr>
          <w:t>クラスタ接続タイムアウト</w:t>
        </w:r>
      </w:ins>
    </w:p>
    <w:p w14:paraId="3DD92FC3" w14:textId="7F2AD4E4" w:rsidR="002D7DFF" w:rsidRDefault="002D7DFF" w:rsidP="007D3017">
      <w:pPr>
        <w:pStyle w:val="13"/>
        <w:rPr>
          <w:ins w:id="3174" w:author="IRK" w:date="2020-03-10T10:12:00Z"/>
        </w:rPr>
      </w:pPr>
      <w:ins w:id="3175" w:author="IRK" w:date="2020-03-10T10:12:00Z">
        <w:r>
          <w:rPr>
            <w:rFonts w:hint="eastAsia"/>
          </w:rPr>
          <w:t>ビルダークラスタ内のビルダーサーバ間の接続タイムアウト</w:t>
        </w:r>
      </w:ins>
      <w:ins w:id="3176" w:author="IRK" w:date="2020-04-16T14:04:00Z">
        <w:r w:rsidR="000F6DFD">
          <w:rPr>
            <w:rFonts w:hint="eastAsia"/>
          </w:rPr>
          <w:t>時間</w:t>
        </w:r>
      </w:ins>
      <w:ins w:id="3177" w:author="IRK" w:date="2020-03-10T10:12:00Z">
        <w:r>
          <w:rPr>
            <w:rFonts w:hint="eastAsia"/>
          </w:rPr>
          <w:t>である。単位はミリ</w:t>
        </w:r>
      </w:ins>
      <w:ins w:id="3178" w:author="IRK" w:date="2020-04-16T14:05:00Z">
        <w:r w:rsidR="000F6DFD">
          <w:rPr>
            <w:rFonts w:hint="eastAsia"/>
          </w:rPr>
          <w:t>秒</w:t>
        </w:r>
      </w:ins>
      <w:ins w:id="3179" w:author="IRK" w:date="2020-03-10T10:12:00Z">
        <w:r>
          <w:rPr>
            <w:rFonts w:hint="eastAsia"/>
          </w:rPr>
          <w:t>(millisecond)</w:t>
        </w:r>
        <w:r>
          <w:rPr>
            <w:rFonts w:hint="eastAsia"/>
          </w:rPr>
          <w:t>でデフォルト値は</w:t>
        </w:r>
        <w:r>
          <w:rPr>
            <w:rFonts w:hint="eastAsia"/>
          </w:rPr>
          <w:t>5,000</w:t>
        </w:r>
        <w:r>
          <w:rPr>
            <w:rFonts w:hint="eastAsia"/>
          </w:rPr>
          <w:t>である。ビルダーサーバクラスタリングについては</w:t>
        </w:r>
      </w:ins>
      <w:ins w:id="3180" w:author="IRK" w:date="2020-03-10T22:21:00Z">
        <w:r w:rsidR="008E3CAF">
          <w:rPr>
            <w:rFonts w:hint="eastAsia"/>
          </w:rPr>
          <w:t>「</w:t>
        </w:r>
      </w:ins>
      <w:ins w:id="3181" w:author="IRK" w:date="2020-03-10T10:14:00Z">
        <w:r>
          <w:fldChar w:fldCharType="begin"/>
        </w:r>
        <w:r>
          <w:instrText xml:space="preserve"> </w:instrText>
        </w:r>
        <w:r>
          <w:rPr>
            <w:rFonts w:hint="eastAsia"/>
          </w:rPr>
          <w:instrText>REF _Ref34655536 \r \h</w:instrText>
        </w:r>
        <w:r>
          <w:instrText xml:space="preserve"> </w:instrText>
        </w:r>
      </w:ins>
      <w:r>
        <w:fldChar w:fldCharType="separate"/>
      </w:r>
      <w:r w:rsidR="00AB1F2F">
        <w:t>3.8.3.2</w:t>
      </w:r>
      <w:ins w:id="3182" w:author="IRK" w:date="2020-03-10T10:14:00Z">
        <w:r>
          <w:fldChar w:fldCharType="end"/>
        </w:r>
      </w:ins>
      <w:ins w:id="3183" w:author="IRK" w:date="2020-04-16T13:53:00Z">
        <w:r w:rsidR="00FE0639">
          <w:rPr>
            <w:rFonts w:hint="eastAsia"/>
          </w:rPr>
          <w:t xml:space="preserve"> </w:t>
        </w:r>
      </w:ins>
      <w:ins w:id="3184" w:author="IRK" w:date="2020-03-10T10:14:00Z">
        <w:r>
          <w:fldChar w:fldCharType="begin"/>
        </w:r>
        <w:r>
          <w:instrText xml:space="preserve"> REF _Ref34655536 \h </w:instrText>
        </w:r>
      </w:ins>
      <w:r>
        <w:fldChar w:fldCharType="separate"/>
      </w:r>
      <w:r w:rsidR="00AB1F2F" w:rsidRPr="0049256C">
        <w:t>ビルダーサーバクラスタリング</w:t>
      </w:r>
      <w:ins w:id="3185" w:author="IRK" w:date="2020-03-10T10:14:00Z">
        <w:r>
          <w:fldChar w:fldCharType="end"/>
        </w:r>
      </w:ins>
      <w:ins w:id="3186" w:author="IRK" w:date="2020-03-10T22:21:00Z">
        <w:r w:rsidR="008E3CAF">
          <w:rPr>
            <w:rFonts w:hint="eastAsia"/>
          </w:rPr>
          <w:t>」</w:t>
        </w:r>
      </w:ins>
      <w:ins w:id="3187" w:author="IRK" w:date="2020-03-10T10:12:00Z">
        <w:r>
          <w:rPr>
            <w:rFonts w:hint="eastAsia"/>
          </w:rPr>
          <w:t>を参照のこと。</w:t>
        </w:r>
      </w:ins>
    </w:p>
    <w:p w14:paraId="500A1C3D" w14:textId="296FC482" w:rsidR="002D7DFF" w:rsidRDefault="002D7DFF">
      <w:pPr>
        <w:pStyle w:val="10"/>
        <w:rPr>
          <w:ins w:id="3188" w:author="IRK" w:date="2020-03-10T10:12:00Z"/>
        </w:rPr>
        <w:pPrChange w:id="3189" w:author="IRK" w:date="2020-04-27T17:25:00Z">
          <w:pPr/>
        </w:pPrChange>
      </w:pPr>
      <w:ins w:id="3190" w:author="IRK" w:date="2020-03-10T10:12:00Z">
        <w:r>
          <w:rPr>
            <w:rFonts w:hint="eastAsia"/>
          </w:rPr>
          <w:t>クラスタレスポンスタイムアウト</w:t>
        </w:r>
      </w:ins>
    </w:p>
    <w:p w14:paraId="2EEA262E" w14:textId="5FA6B09E" w:rsidR="002D7DFF" w:rsidRDefault="002D7DFF" w:rsidP="007D3017">
      <w:pPr>
        <w:pStyle w:val="13"/>
        <w:rPr>
          <w:ins w:id="3191" w:author="IRK" w:date="2020-03-10T10:12:00Z"/>
        </w:rPr>
      </w:pPr>
      <w:ins w:id="3192" w:author="IRK" w:date="2020-03-10T10:12:00Z">
        <w:r>
          <w:rPr>
            <w:rFonts w:hint="eastAsia"/>
          </w:rPr>
          <w:t>ビルダークラスタ内のビルダーサーバ間の応答タイムアウト</w:t>
        </w:r>
      </w:ins>
      <w:ins w:id="3193" w:author="IRK" w:date="2020-04-16T14:06:00Z">
        <w:r w:rsidR="000F6DFD">
          <w:rPr>
            <w:rFonts w:hint="eastAsia"/>
          </w:rPr>
          <w:t>時間</w:t>
        </w:r>
      </w:ins>
      <w:ins w:id="3194" w:author="IRK" w:date="2020-03-10T10:12:00Z">
        <w:r>
          <w:rPr>
            <w:rFonts w:hint="eastAsia"/>
          </w:rPr>
          <w:t>である。単位はミリ</w:t>
        </w:r>
      </w:ins>
      <w:ins w:id="3195" w:author="IRK" w:date="2020-04-16T14:06:00Z">
        <w:r w:rsidR="000F6DFD">
          <w:rPr>
            <w:rFonts w:hint="eastAsia"/>
          </w:rPr>
          <w:t>秒</w:t>
        </w:r>
      </w:ins>
      <w:ins w:id="3196" w:author="IRK" w:date="2020-03-10T10:12:00Z">
        <w:r>
          <w:rPr>
            <w:rFonts w:hint="eastAsia"/>
          </w:rPr>
          <w:t>(millisecond)</w:t>
        </w:r>
        <w:r>
          <w:rPr>
            <w:rFonts w:hint="eastAsia"/>
          </w:rPr>
          <w:t>でデフォルト値は</w:t>
        </w:r>
        <w:r>
          <w:rPr>
            <w:rFonts w:hint="eastAsia"/>
          </w:rPr>
          <w:t>60,000</w:t>
        </w:r>
        <w:r>
          <w:rPr>
            <w:rFonts w:hint="eastAsia"/>
          </w:rPr>
          <w:t>である。</w:t>
        </w:r>
        <w:r>
          <w:rPr>
            <w:rFonts w:hint="eastAsia"/>
          </w:rPr>
          <w:t xml:space="preserve"> </w:t>
        </w:r>
        <w:r>
          <w:rPr>
            <w:rFonts w:hint="eastAsia"/>
          </w:rPr>
          <w:t>応答タイムアウトの値が小さすぎるとビルダーサーバのプロセスに問題が発生する場合がある</w:t>
        </w:r>
      </w:ins>
      <w:ins w:id="3197" w:author="IRK" w:date="2020-03-11T15:41:00Z">
        <w:r w:rsidR="003D3631">
          <w:rPr>
            <w:rFonts w:hint="eastAsia"/>
          </w:rPr>
          <w:t>ため</w:t>
        </w:r>
      </w:ins>
      <w:ins w:id="3198" w:author="IRK" w:date="2020-03-10T10:12:00Z">
        <w:r>
          <w:rPr>
            <w:rFonts w:hint="eastAsia"/>
          </w:rPr>
          <w:t>注意する必要がある。ビルダーサーバクラスタリングについては</w:t>
        </w:r>
      </w:ins>
      <w:ins w:id="3199" w:author="IRK" w:date="2020-03-10T22:21:00Z">
        <w:r w:rsidR="008E3CAF">
          <w:rPr>
            <w:rFonts w:hint="eastAsia"/>
          </w:rPr>
          <w:t>「</w:t>
        </w:r>
      </w:ins>
      <w:ins w:id="3200" w:author="IRK" w:date="2020-03-10T10:14:00Z">
        <w:r>
          <w:fldChar w:fldCharType="begin"/>
        </w:r>
        <w:r>
          <w:instrText xml:space="preserve"> </w:instrText>
        </w:r>
        <w:r>
          <w:rPr>
            <w:rFonts w:hint="eastAsia"/>
          </w:rPr>
          <w:instrText>REF _Ref34655536 \r \h</w:instrText>
        </w:r>
        <w:r>
          <w:instrText xml:space="preserve"> </w:instrText>
        </w:r>
      </w:ins>
      <w:ins w:id="3201" w:author="IRK" w:date="2020-03-10T10:14:00Z">
        <w:r>
          <w:fldChar w:fldCharType="separate"/>
        </w:r>
      </w:ins>
      <w:r w:rsidR="00AB1F2F">
        <w:t>3.8.3.2</w:t>
      </w:r>
      <w:ins w:id="3202" w:author="IRK" w:date="2020-03-10T10:14:00Z">
        <w:r>
          <w:fldChar w:fldCharType="end"/>
        </w:r>
      </w:ins>
      <w:ins w:id="3203" w:author="IRK" w:date="2020-04-16T13:53:00Z">
        <w:r w:rsidR="00FE0639">
          <w:rPr>
            <w:rFonts w:hint="eastAsia"/>
          </w:rPr>
          <w:t xml:space="preserve"> </w:t>
        </w:r>
      </w:ins>
      <w:ins w:id="3204" w:author="IRK" w:date="2020-03-10T10:14:00Z">
        <w:r>
          <w:fldChar w:fldCharType="begin"/>
        </w:r>
        <w:r>
          <w:instrText xml:space="preserve"> REF _Ref34655536 \h </w:instrText>
        </w:r>
      </w:ins>
      <w:ins w:id="3205" w:author="IRK" w:date="2020-03-10T10:14:00Z">
        <w:r>
          <w:fldChar w:fldCharType="separate"/>
        </w:r>
      </w:ins>
      <w:r w:rsidR="00AB1F2F" w:rsidRPr="0049256C">
        <w:t>ビルダーサーバクラスタリング</w:t>
      </w:r>
      <w:ins w:id="3206" w:author="IRK" w:date="2020-03-10T10:14:00Z">
        <w:r>
          <w:fldChar w:fldCharType="end"/>
        </w:r>
      </w:ins>
      <w:ins w:id="3207" w:author="IRK" w:date="2020-03-10T22:21:00Z">
        <w:r w:rsidR="008E3CAF">
          <w:rPr>
            <w:rFonts w:hint="eastAsia"/>
          </w:rPr>
          <w:t>」</w:t>
        </w:r>
      </w:ins>
      <w:ins w:id="3208" w:author="IRK" w:date="2020-03-10T10:12:00Z">
        <w:r>
          <w:rPr>
            <w:rFonts w:hint="eastAsia"/>
          </w:rPr>
          <w:t>を参照のこと。</w:t>
        </w:r>
      </w:ins>
    </w:p>
    <w:p w14:paraId="67C77A44" w14:textId="07604B33" w:rsidR="002D7DFF" w:rsidRDefault="002D7DFF">
      <w:pPr>
        <w:pStyle w:val="10"/>
        <w:rPr>
          <w:ins w:id="3209" w:author="IRK" w:date="2020-03-10T10:12:00Z"/>
        </w:rPr>
        <w:pPrChange w:id="3210" w:author="IRK" w:date="2020-04-27T17:25:00Z">
          <w:pPr/>
        </w:pPrChange>
      </w:pPr>
      <w:ins w:id="3211" w:author="IRK" w:date="2020-03-10T10:12:00Z">
        <w:r>
          <w:rPr>
            <w:rFonts w:hint="eastAsia"/>
          </w:rPr>
          <w:t>クラスタ文字セット</w:t>
        </w:r>
      </w:ins>
    </w:p>
    <w:p w14:paraId="0D612101" w14:textId="3380C2D9" w:rsidR="00D47977" w:rsidRDefault="002D7DFF" w:rsidP="007D3017">
      <w:pPr>
        <w:pStyle w:val="13"/>
        <w:rPr>
          <w:ins w:id="3212" w:author="IRK" w:date="2020-03-10T10:12:00Z"/>
        </w:rPr>
      </w:pPr>
      <w:ins w:id="3213" w:author="IRK" w:date="2020-03-10T10:12:00Z">
        <w:r>
          <w:rPr>
            <w:rFonts w:hint="eastAsia"/>
          </w:rPr>
          <w:t>ビルダークラスタ内のビルダーサーバ間の</w:t>
        </w:r>
      </w:ins>
      <w:ins w:id="3214" w:author="IRK" w:date="2020-05-08T17:14:00Z">
        <w:r w:rsidR="0062790B">
          <w:rPr>
            <w:rFonts w:hint="eastAsia"/>
          </w:rPr>
          <w:t>文字セット</w:t>
        </w:r>
      </w:ins>
      <w:ins w:id="3215" w:author="IRK" w:date="2020-03-10T10:12:00Z">
        <w:r>
          <w:rPr>
            <w:rFonts w:hint="eastAsia"/>
          </w:rPr>
          <w:t>である。デフォルト値は</w:t>
        </w:r>
        <w:r>
          <w:rPr>
            <w:rFonts w:hint="eastAsia"/>
          </w:rPr>
          <w:t>UTF-8</w:t>
        </w:r>
        <w:r>
          <w:rPr>
            <w:rFonts w:hint="eastAsia"/>
          </w:rPr>
          <w:t>である。ビルダーサーバクラスタリングについては</w:t>
        </w:r>
      </w:ins>
      <w:ins w:id="3216" w:author="IRK" w:date="2020-03-10T22:21:00Z">
        <w:r w:rsidR="008E3CAF">
          <w:rPr>
            <w:rFonts w:hint="eastAsia"/>
          </w:rPr>
          <w:t>「</w:t>
        </w:r>
      </w:ins>
      <w:ins w:id="3217" w:author="IRK" w:date="2020-03-10T10:14:00Z">
        <w:r>
          <w:fldChar w:fldCharType="begin"/>
        </w:r>
        <w:r>
          <w:instrText xml:space="preserve"> </w:instrText>
        </w:r>
        <w:r>
          <w:rPr>
            <w:rFonts w:hint="eastAsia"/>
          </w:rPr>
          <w:instrText>REF _Ref34655536 \r \h</w:instrText>
        </w:r>
        <w:r>
          <w:instrText xml:space="preserve"> </w:instrText>
        </w:r>
      </w:ins>
      <w:ins w:id="3218" w:author="IRK" w:date="2020-03-10T10:14:00Z">
        <w:r>
          <w:fldChar w:fldCharType="separate"/>
        </w:r>
      </w:ins>
      <w:r w:rsidR="00AB1F2F">
        <w:t>3.8.3.2</w:t>
      </w:r>
      <w:ins w:id="3219" w:author="IRK" w:date="2020-03-10T10:14:00Z">
        <w:r>
          <w:fldChar w:fldCharType="end"/>
        </w:r>
      </w:ins>
      <w:ins w:id="3220" w:author="IRK" w:date="2020-04-16T13:53:00Z">
        <w:r w:rsidR="00FE0639">
          <w:rPr>
            <w:rFonts w:hint="eastAsia"/>
          </w:rPr>
          <w:t xml:space="preserve"> </w:t>
        </w:r>
      </w:ins>
      <w:ins w:id="3221" w:author="IRK" w:date="2020-03-10T10:14:00Z">
        <w:r>
          <w:fldChar w:fldCharType="begin"/>
        </w:r>
        <w:r>
          <w:instrText xml:space="preserve"> REF _Ref34655536 \h </w:instrText>
        </w:r>
      </w:ins>
      <w:ins w:id="3222" w:author="IRK" w:date="2020-03-10T10:14:00Z">
        <w:r>
          <w:fldChar w:fldCharType="separate"/>
        </w:r>
      </w:ins>
      <w:r w:rsidR="00AB1F2F" w:rsidRPr="0049256C">
        <w:t>ビルダーサーバクラスタリング</w:t>
      </w:r>
      <w:ins w:id="3223" w:author="IRK" w:date="2020-03-10T10:14:00Z">
        <w:r>
          <w:fldChar w:fldCharType="end"/>
        </w:r>
      </w:ins>
      <w:ins w:id="3224" w:author="IRK" w:date="2020-03-10T22:21:00Z">
        <w:r w:rsidR="008E3CAF">
          <w:rPr>
            <w:rFonts w:hint="eastAsia"/>
          </w:rPr>
          <w:t>」</w:t>
        </w:r>
      </w:ins>
      <w:ins w:id="3225" w:author="IRK" w:date="2020-03-10T10:12:00Z">
        <w:r>
          <w:rPr>
            <w:rFonts w:hint="eastAsia"/>
          </w:rPr>
          <w:t>を参照のこと。</w:t>
        </w:r>
      </w:ins>
    </w:p>
    <w:p w14:paraId="275C1343" w14:textId="77777777" w:rsidR="002D7DFF" w:rsidRPr="0049256C" w:rsidRDefault="002D7DFF" w:rsidP="002D7DFF"/>
    <w:p w14:paraId="68CC88FC" w14:textId="77777777" w:rsidR="005B6671" w:rsidRPr="0049256C" w:rsidRDefault="005B6671">
      <w:pPr>
        <w:pStyle w:val="42"/>
        <w:numPr>
          <w:ilvl w:val="3"/>
          <w:numId w:val="139"/>
        </w:numPr>
        <w:rPr>
          <w:lang w:eastAsia="ja-JP"/>
        </w:rPr>
        <w:pPrChange w:id="3226" w:author="IRK" w:date="2020-05-11T09:39:00Z">
          <w:pPr>
            <w:pStyle w:val="42"/>
            <w:numPr>
              <w:numId w:val="27"/>
            </w:numPr>
            <w:spacing w:before="0" w:after="100" w:line="280" w:lineRule="exact"/>
          </w:pPr>
        </w:pPrChange>
      </w:pPr>
      <w:bookmarkStart w:id="3227" w:name="_Ref34655601"/>
      <w:r w:rsidRPr="0049256C">
        <w:rPr>
          <w:lang w:eastAsia="ja-JP"/>
        </w:rPr>
        <w:t>モニターサーバ接続情報</w:t>
      </w:r>
      <w:bookmarkEnd w:id="3227"/>
    </w:p>
    <w:p w14:paraId="09B01683" w14:textId="77777777" w:rsidR="005B6671" w:rsidRPr="0049256C" w:rsidRDefault="005B6671" w:rsidP="00EC7890">
      <w:r w:rsidRPr="0049256C">
        <w:t>モニターサーバの接続情報を入力する段階である。</w:t>
      </w:r>
    </w:p>
    <w:p w14:paraId="435C4B0C" w14:textId="4D27E000" w:rsidR="001A6A0C" w:rsidRDefault="001A6A0C">
      <w:pPr>
        <w:jc w:val="left"/>
      </w:pPr>
    </w:p>
    <w:p w14:paraId="1546DCE7" w14:textId="38E57229" w:rsidR="00F815D3" w:rsidRPr="0049256C" w:rsidRDefault="00F815D3" w:rsidP="007D3017">
      <w:pPr>
        <w:pStyle w:val="afff6"/>
      </w:pPr>
      <w:bookmarkStart w:id="3228" w:name="_Toc34839556"/>
      <w:del w:id="3229" w:author="IRK" w:date="2020-03-09T14:54:00Z">
        <w:r w:rsidRPr="0049256C" w:rsidDel="00C126FE">
          <w:delText>[</w:delText>
        </w:r>
        <w:r w:rsidRPr="0049256C" w:rsidDel="00C126FE">
          <w:delText>表</w:delText>
        </w:r>
        <w:r w:rsidRPr="0049256C" w:rsidDel="00C126FE">
          <w:delText xml:space="preserve"> </w:delText>
        </w:r>
        <w:r w:rsidR="003561C7" w:rsidRPr="0049256C" w:rsidDel="00C126FE">
          <w:fldChar w:fldCharType="begin"/>
        </w:r>
        <w:r w:rsidR="003561C7" w:rsidRPr="0049256C" w:rsidDel="00C126FE">
          <w:delInstrText xml:space="preserve"> SEQ [</w:delInstrText>
        </w:r>
        <w:r w:rsidR="003561C7" w:rsidRPr="0049256C" w:rsidDel="00C126FE">
          <w:delInstrText>表</w:delInstrText>
        </w:r>
        <w:r w:rsidR="003561C7" w:rsidRPr="0049256C" w:rsidDel="00C126FE">
          <w:delInstrText xml:space="preserve"> \* ARABIC </w:delInstrText>
        </w:r>
        <w:r w:rsidR="003561C7" w:rsidRPr="0049256C" w:rsidDel="00C126FE">
          <w:fldChar w:fldCharType="separate"/>
        </w:r>
        <w:r w:rsidR="000132DF" w:rsidDel="00C126FE">
          <w:rPr>
            <w:noProof/>
          </w:rPr>
          <w:delText>90</w:delText>
        </w:r>
        <w:r w:rsidR="003561C7" w:rsidRPr="0049256C" w:rsidDel="00C126FE">
          <w:rPr>
            <w:noProof/>
          </w:rPr>
          <w:fldChar w:fldCharType="end"/>
        </w:r>
        <w:r w:rsidRPr="0049256C" w:rsidDel="00C126FE">
          <w:rPr>
            <w:rFonts w:hint="eastAsia"/>
          </w:rPr>
          <w:delText>]</w:delText>
        </w:r>
      </w:del>
      <w:ins w:id="3230" w:author="IRK" w:date="2020-03-09T14:54:00Z">
        <w:r w:rsidR="00C126FE">
          <w:rPr>
            <w:rFonts w:hint="eastAsia"/>
          </w:rPr>
          <w:t>[</w:t>
        </w:r>
        <w:r w:rsidR="00C126FE">
          <w:rPr>
            <w:rFonts w:hint="eastAsia"/>
          </w:rPr>
          <w:t>表</w:t>
        </w:r>
        <w:r w:rsidR="00C126FE">
          <w:rPr>
            <w:rFonts w:hint="eastAsia"/>
          </w:rPr>
          <w:t xml:space="preserve"> </w:t>
        </w:r>
        <w:r w:rsidR="00C126FE">
          <w:fldChar w:fldCharType="begin"/>
        </w:r>
        <w:r w:rsidR="00C126FE">
          <w:instrText xml:space="preserve"> </w:instrText>
        </w:r>
        <w:r w:rsidR="00C126FE">
          <w:rPr>
            <w:rFonts w:hint="eastAsia"/>
          </w:rPr>
          <w:instrText xml:space="preserve">SEQ </w:instrText>
        </w:r>
        <w:r w:rsidR="00C126FE">
          <w:rPr>
            <w:rFonts w:hint="eastAsia"/>
          </w:rPr>
          <w:instrText>表</w:instrText>
        </w:r>
        <w:r w:rsidR="00C126FE">
          <w:rPr>
            <w:rFonts w:hint="eastAsia"/>
          </w:rPr>
          <w:instrText xml:space="preserve"> \* ARABIC</w:instrText>
        </w:r>
        <w:r w:rsidR="00C126FE">
          <w:instrText xml:space="preserve"> </w:instrText>
        </w:r>
      </w:ins>
      <w:r w:rsidR="00C126FE">
        <w:fldChar w:fldCharType="separate"/>
      </w:r>
      <w:r w:rsidR="00AB1F2F">
        <w:rPr>
          <w:noProof/>
        </w:rPr>
        <w:t>90</w:t>
      </w:r>
      <w:ins w:id="3231" w:author="IRK" w:date="2020-03-09T14:54:00Z">
        <w:r w:rsidR="00C126FE">
          <w:fldChar w:fldCharType="end"/>
        </w:r>
        <w:r w:rsidR="00C126FE">
          <w:rPr>
            <w:rFonts w:hint="eastAsia"/>
          </w:rPr>
          <w:t>]</w:t>
        </w:r>
      </w:ins>
      <w:bookmarkEnd w:id="3228"/>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232" w:author="IRK" w:date="2020-04-16T14:06:00Z">
          <w:tblPr>
            <w:tblW w:w="0" w:type="auto"/>
            <w:tblInd w:w="108" w:type="dxa"/>
            <w:tblLook w:val="04A0" w:firstRow="1" w:lastRow="0" w:firstColumn="1" w:lastColumn="0" w:noHBand="0" w:noVBand="1"/>
          </w:tblPr>
        </w:tblPrChange>
      </w:tblPr>
      <w:tblGrid>
        <w:gridCol w:w="9356"/>
        <w:tblGridChange w:id="3233">
          <w:tblGrid>
            <w:gridCol w:w="9356"/>
          </w:tblGrid>
        </w:tblGridChange>
      </w:tblGrid>
      <w:tr w:rsidR="005B6671" w:rsidRPr="0049256C" w14:paraId="0AD41657" w14:textId="77777777" w:rsidTr="001E2D35">
        <w:trPr>
          <w:jc w:val="center"/>
        </w:trPr>
        <w:tc>
          <w:tcPr>
            <w:tcW w:w="9356" w:type="dxa"/>
            <w:tcPrChange w:id="3234" w:author="IRK" w:date="2020-04-16T14:06:00Z">
              <w:tcPr>
                <w:tcW w:w="9356" w:type="dxa"/>
              </w:tcPr>
            </w:tcPrChange>
          </w:tcPr>
          <w:p w14:paraId="46B7F2AF" w14:textId="77777777" w:rsidR="005B6671" w:rsidRPr="0049256C" w:rsidRDefault="005B6671">
            <w:pPr>
              <w:pStyle w:val="16"/>
              <w:pPrChange w:id="3235" w:author="IRK" w:date="2020-04-27T17:26:00Z">
                <w:pPr/>
              </w:pPrChange>
            </w:pPr>
            <w:r w:rsidRPr="0049256C">
              <w:t>*******************************************************************************</w:t>
            </w:r>
          </w:p>
          <w:p w14:paraId="19E60FEC" w14:textId="77777777" w:rsidR="005B6671" w:rsidRPr="0049256C" w:rsidRDefault="005B6671">
            <w:pPr>
              <w:pStyle w:val="16"/>
              <w:pPrChange w:id="3236" w:author="IRK" w:date="2020-04-27T17:26:00Z">
                <w:pPr/>
              </w:pPrChange>
            </w:pPr>
          </w:p>
          <w:p w14:paraId="29FD9D3D" w14:textId="77777777" w:rsidR="005B6671" w:rsidRPr="0049256C" w:rsidRDefault="005B6671">
            <w:pPr>
              <w:pStyle w:val="16"/>
              <w:pPrChange w:id="3237" w:author="IRK" w:date="2020-04-27T17:26:00Z">
                <w:pPr/>
              </w:pPrChange>
            </w:pPr>
            <w:r w:rsidRPr="0049256C">
              <w:rPr>
                <w:rFonts w:hint="eastAsia"/>
              </w:rPr>
              <w:t>サービスタイプ選択</w:t>
            </w:r>
            <w:r w:rsidRPr="0049256C">
              <w:t xml:space="preserve"> -&gt; </w:t>
            </w:r>
            <w:r w:rsidRPr="0049256C">
              <w:rPr>
                <w:rFonts w:hint="eastAsia"/>
              </w:rPr>
              <w:t>ビルダーサービス</w:t>
            </w:r>
            <w:r w:rsidRPr="0049256C">
              <w:t xml:space="preserve"> -&gt; </w:t>
            </w:r>
            <w:r w:rsidRPr="0049256C">
              <w:rPr>
                <w:rFonts w:hint="eastAsia"/>
              </w:rPr>
              <w:t>モニターサーバの接続情報</w:t>
            </w:r>
          </w:p>
          <w:p w14:paraId="0185F219" w14:textId="77777777" w:rsidR="005B6671" w:rsidRPr="0049256C" w:rsidRDefault="005B6671">
            <w:pPr>
              <w:pStyle w:val="16"/>
              <w:pPrChange w:id="3238" w:author="IRK" w:date="2020-04-27T17:26:00Z">
                <w:pPr/>
              </w:pPrChange>
            </w:pPr>
          </w:p>
          <w:p w14:paraId="0AA560C2" w14:textId="77777777" w:rsidR="005B6671" w:rsidRPr="0049256C" w:rsidRDefault="005B6671">
            <w:pPr>
              <w:pStyle w:val="16"/>
              <w:pPrChange w:id="3239" w:author="IRK" w:date="2020-04-27T17:26:00Z">
                <w:pPr/>
              </w:pPrChange>
            </w:pPr>
            <w:r w:rsidRPr="0049256C">
              <w:t>*******************************************************************************</w:t>
            </w:r>
          </w:p>
          <w:p w14:paraId="057DA462" w14:textId="77777777" w:rsidR="005B6671" w:rsidRPr="0049256C" w:rsidRDefault="005B6671">
            <w:pPr>
              <w:pStyle w:val="16"/>
              <w:pPrChange w:id="3240" w:author="IRK" w:date="2020-04-27T17:26:00Z">
                <w:pPr/>
              </w:pPrChange>
            </w:pPr>
          </w:p>
          <w:p w14:paraId="40180188" w14:textId="77777777" w:rsidR="005B6671" w:rsidRPr="0049256C" w:rsidRDefault="005B6671">
            <w:pPr>
              <w:pStyle w:val="16"/>
              <w:pPrChange w:id="3241" w:author="IRK" w:date="2020-04-27T17:26:00Z">
                <w:pPr/>
              </w:pPrChange>
            </w:pPr>
          </w:p>
          <w:p w14:paraId="73FF89E5" w14:textId="77777777" w:rsidR="005B6671" w:rsidRPr="0049256C" w:rsidRDefault="005B6671">
            <w:pPr>
              <w:pStyle w:val="16"/>
              <w:pPrChange w:id="3242" w:author="IRK" w:date="2020-04-27T17:26:00Z">
                <w:pPr/>
              </w:pPrChange>
            </w:pPr>
            <w:r w:rsidRPr="0049256C">
              <w:rPr>
                <w:rFonts w:hint="eastAsia"/>
              </w:rPr>
              <w:t>モニターサーバの接続情報を入力してください。</w:t>
            </w:r>
          </w:p>
          <w:p w14:paraId="2D5A034A" w14:textId="77777777" w:rsidR="005B6671" w:rsidRPr="0049256C" w:rsidRDefault="005B6671">
            <w:pPr>
              <w:pStyle w:val="16"/>
              <w:pPrChange w:id="3243" w:author="IRK" w:date="2020-04-27T17:26:00Z">
                <w:pPr/>
              </w:pPrChange>
            </w:pPr>
          </w:p>
          <w:p w14:paraId="713CF357" w14:textId="77777777" w:rsidR="005B6671" w:rsidRPr="0049256C" w:rsidRDefault="005B6671">
            <w:pPr>
              <w:pStyle w:val="16"/>
              <w:rPr>
                <w:rFonts w:eastAsiaTheme="minorEastAsia"/>
              </w:rPr>
              <w:pPrChange w:id="3244" w:author="IRK" w:date="2020-04-27T17:26:00Z">
                <w:pPr/>
              </w:pPrChange>
            </w:pPr>
            <w:r w:rsidRPr="0049256C">
              <w:t>[</w:t>
            </w:r>
            <w:r w:rsidRPr="0049256C">
              <w:rPr>
                <w:rFonts w:hint="eastAsia"/>
              </w:rPr>
              <w:t>必須</w:t>
            </w:r>
            <w:r w:rsidRPr="0049256C">
              <w:t xml:space="preserve">] </w:t>
            </w:r>
            <w:r w:rsidRPr="0049256C">
              <w:rPr>
                <w:rFonts w:hint="eastAsia"/>
              </w:rPr>
              <w:t>アドレス</w:t>
            </w:r>
          </w:p>
          <w:p w14:paraId="4A50390E" w14:textId="77777777" w:rsidR="005B6671" w:rsidRPr="0049256C" w:rsidRDefault="005B6671">
            <w:pPr>
              <w:pStyle w:val="16"/>
              <w:pPrChange w:id="3245" w:author="IRK" w:date="2020-04-27T17:26:00Z">
                <w:pPr/>
              </w:pPrChange>
            </w:pPr>
            <w:r w:rsidRPr="0049256C">
              <w:t>1. 10.10.10.2</w:t>
            </w:r>
          </w:p>
          <w:p w14:paraId="02A9B005" w14:textId="77777777" w:rsidR="005B6671" w:rsidRPr="0049256C" w:rsidRDefault="005B6671">
            <w:pPr>
              <w:pStyle w:val="16"/>
              <w:pPrChange w:id="3246" w:author="IRK" w:date="2020-04-27T17:26:00Z">
                <w:pPr/>
              </w:pPrChange>
            </w:pPr>
            <w:r w:rsidRPr="0049256C">
              <w:t>2. 10.10.10.102</w:t>
            </w:r>
          </w:p>
          <w:p w14:paraId="42D272CD" w14:textId="77777777" w:rsidR="005B6671" w:rsidRDefault="005B6671">
            <w:pPr>
              <w:pStyle w:val="16"/>
              <w:rPr>
                <w:ins w:id="3247" w:author="IRK" w:date="2020-03-10T10:14:00Z"/>
              </w:rPr>
              <w:pPrChange w:id="3248" w:author="IRK" w:date="2020-04-27T17:26:00Z">
                <w:pPr/>
              </w:pPrChange>
            </w:pPr>
            <w:r w:rsidRPr="0049256C">
              <w:t>3. 192.168.0.2</w:t>
            </w:r>
          </w:p>
          <w:p w14:paraId="68983FAD" w14:textId="33CFD1A0" w:rsidR="00B11F96" w:rsidRPr="0049256C" w:rsidRDefault="00B11F96">
            <w:pPr>
              <w:pStyle w:val="16"/>
              <w:pPrChange w:id="3249" w:author="IRK" w:date="2020-04-27T17:26:00Z">
                <w:pPr/>
              </w:pPrChange>
            </w:pPr>
            <w:ins w:id="3250" w:author="IRK" w:date="2020-03-10T10:14:00Z">
              <w:r>
                <w:rPr>
                  <w:rFonts w:hint="eastAsia"/>
                </w:rPr>
                <w:t>4. 127.0.0.1</w:t>
              </w:r>
            </w:ins>
          </w:p>
          <w:p w14:paraId="1E8B0B27" w14:textId="77777777" w:rsidR="005B6671" w:rsidRPr="0049256C" w:rsidRDefault="005B6671">
            <w:pPr>
              <w:pStyle w:val="16"/>
              <w:pPrChange w:id="3251" w:author="IRK" w:date="2020-04-27T17:26:00Z">
                <w:pPr/>
              </w:pPrChange>
            </w:pPr>
            <w:r w:rsidRPr="0049256C">
              <w:t>&gt;&gt; 1</w:t>
            </w:r>
          </w:p>
          <w:p w14:paraId="57379821" w14:textId="77777777" w:rsidR="005B6671" w:rsidRPr="0049256C" w:rsidRDefault="005B6671">
            <w:pPr>
              <w:pStyle w:val="16"/>
              <w:pPrChange w:id="3252" w:author="IRK" w:date="2020-04-27T17:26:00Z">
                <w:pPr/>
              </w:pPrChange>
            </w:pPr>
            <w:r w:rsidRPr="0049256C">
              <w:rPr>
                <w:rFonts w:hint="eastAsia"/>
              </w:rPr>
              <w:t>[</w:t>
            </w:r>
            <w:r w:rsidRPr="0049256C">
              <w:rPr>
                <w:rFonts w:hint="eastAsia"/>
              </w:rPr>
              <w:t>必須</w:t>
            </w:r>
            <w:r w:rsidRPr="0049256C">
              <w:rPr>
                <w:rFonts w:hint="eastAsia"/>
              </w:rPr>
              <w:t xml:space="preserve">] </w:t>
            </w:r>
            <w:r w:rsidRPr="0049256C">
              <w:rPr>
                <w:rFonts w:hint="eastAsia"/>
              </w:rPr>
              <w:t>ポート</w:t>
            </w:r>
            <w:r w:rsidRPr="0049256C">
              <w:rPr>
                <w:rFonts w:hint="eastAsia"/>
              </w:rPr>
              <w:t>(</w:t>
            </w:r>
            <w:r w:rsidRPr="0049256C">
              <w:rPr>
                <w:rFonts w:hint="eastAsia"/>
              </w:rPr>
              <w:t>デフォルト値</w:t>
            </w:r>
            <w:r w:rsidRPr="0049256C">
              <w:rPr>
                <w:rFonts w:hint="eastAsia"/>
              </w:rPr>
              <w:t>: 25810) &gt;&gt;</w:t>
            </w:r>
          </w:p>
        </w:tc>
      </w:tr>
    </w:tbl>
    <w:p w14:paraId="423B3D52" w14:textId="77777777" w:rsidR="005B6671" w:rsidRPr="0049256C" w:rsidRDefault="005B6671" w:rsidP="00EC7890"/>
    <w:p w14:paraId="75AC50D2" w14:textId="4E1FFFCC" w:rsidR="005B6671" w:rsidRPr="0049256C" w:rsidRDefault="005B6671" w:rsidP="00EC7890">
      <w:r w:rsidRPr="0049256C">
        <w:t>モニターサーバは、ルールビルダーサーバの一部の機能でルールが変更される際にルールサーバが変更内容を同期</w:t>
      </w:r>
      <w:r w:rsidRPr="0049256C">
        <w:rPr>
          <w:rFonts w:hint="eastAsia"/>
        </w:rPr>
        <w:t>化する</w:t>
      </w:r>
      <w:r w:rsidRPr="0049256C">
        <w:t>サーバである。モニターサーバについては、</w:t>
      </w:r>
      <w:del w:id="3253" w:author="IRK" w:date="2020-03-09T14:54:00Z">
        <w:r w:rsidRPr="0049256C" w:rsidDel="00C126FE">
          <w:delText>3.8.3.1</w:delText>
        </w:r>
        <w:r w:rsidRPr="0049256C" w:rsidDel="00C126FE">
          <w:rPr>
            <w:rFonts w:hint="eastAsia"/>
          </w:rPr>
          <w:delText xml:space="preserve"> </w:delText>
        </w:r>
        <w:r w:rsidRPr="0049256C" w:rsidDel="00C126FE">
          <w:rPr>
            <w:rFonts w:hint="eastAsia"/>
          </w:rPr>
          <w:delText>モニターサーバとモニターセッション</w:delText>
        </w:r>
      </w:del>
      <w:ins w:id="3254" w:author="IRK" w:date="2020-03-10T22:21:00Z">
        <w:r w:rsidR="008E3CAF">
          <w:rPr>
            <w:rFonts w:hint="eastAsia"/>
          </w:rPr>
          <w:t>「</w:t>
        </w:r>
      </w:ins>
      <w:ins w:id="3255" w:author="IRK" w:date="2020-03-09T14:54:00Z">
        <w:r w:rsidR="00C126FE">
          <w:fldChar w:fldCharType="begin"/>
        </w:r>
        <w:r w:rsidR="00C126FE">
          <w:instrText xml:space="preserve"> </w:instrText>
        </w:r>
        <w:r w:rsidR="00C126FE">
          <w:rPr>
            <w:rFonts w:hint="eastAsia"/>
          </w:rPr>
          <w:instrText>REF _Ref34655564 \r \h</w:instrText>
        </w:r>
        <w:r w:rsidR="00C126FE">
          <w:instrText xml:space="preserve"> </w:instrText>
        </w:r>
      </w:ins>
      <w:r w:rsidR="00C126FE">
        <w:fldChar w:fldCharType="separate"/>
      </w:r>
      <w:r w:rsidR="00AB1F2F">
        <w:t>3.8.3.1</w:t>
      </w:r>
      <w:ins w:id="3256" w:author="IRK" w:date="2020-03-09T14:54:00Z">
        <w:r w:rsidR="00C126FE">
          <w:fldChar w:fldCharType="end"/>
        </w:r>
      </w:ins>
      <w:ins w:id="3257" w:author="IRK" w:date="2020-04-16T13:53:00Z">
        <w:r w:rsidR="00FE0639">
          <w:rPr>
            <w:rFonts w:hint="eastAsia"/>
          </w:rPr>
          <w:t xml:space="preserve"> </w:t>
        </w:r>
      </w:ins>
      <w:ins w:id="3258" w:author="IRK" w:date="2020-03-09T14:54:00Z">
        <w:r w:rsidR="00C126FE">
          <w:fldChar w:fldCharType="begin"/>
        </w:r>
        <w:r w:rsidR="00C126FE">
          <w:instrText xml:space="preserve"> REF _Ref34655564 \h </w:instrText>
        </w:r>
      </w:ins>
      <w:r w:rsidR="00C126FE">
        <w:fldChar w:fldCharType="separate"/>
      </w:r>
      <w:r w:rsidR="00AB1F2F" w:rsidRPr="0049256C">
        <w:t>モニターサーバとモニタ</w:t>
      </w:r>
      <w:r w:rsidR="00AB1F2F" w:rsidRPr="0049256C">
        <w:rPr>
          <w:rFonts w:hint="eastAsia"/>
        </w:rPr>
        <w:t>ー</w:t>
      </w:r>
      <w:r w:rsidR="00AB1F2F" w:rsidRPr="0049256C">
        <w:t>セッション</w:t>
      </w:r>
      <w:ins w:id="3259" w:author="IRK" w:date="2020-03-09T14:54:00Z">
        <w:r w:rsidR="00C126FE">
          <w:fldChar w:fldCharType="end"/>
        </w:r>
      </w:ins>
      <w:ins w:id="3260" w:author="IRK" w:date="2020-03-10T22:21:00Z">
        <w:r w:rsidR="008E3CAF">
          <w:rPr>
            <w:rFonts w:hint="eastAsia"/>
          </w:rPr>
          <w:t>」</w:t>
        </w:r>
      </w:ins>
      <w:r w:rsidRPr="0049256C">
        <w:t>を参照のこと。</w:t>
      </w:r>
    </w:p>
    <w:p w14:paraId="6EA586EA" w14:textId="77777777" w:rsidR="005B6671" w:rsidRPr="0049256C" w:rsidRDefault="005B6671" w:rsidP="00EC7890"/>
    <w:p w14:paraId="5F35BE4F" w14:textId="0DE416A7" w:rsidR="005B6671" w:rsidRPr="0049256C" w:rsidRDefault="005B6671" w:rsidP="00EC7890">
      <w:del w:id="3261" w:author="IRK" w:date="2020-03-10T10:15:00Z">
        <w:r w:rsidRPr="0049256C" w:rsidDel="00B11F96">
          <w:delText>このホストのネットワークアドレスのうち、</w:delText>
        </w:r>
        <w:r w:rsidR="00905A82" w:rsidRPr="00905A82" w:rsidDel="00B11F96">
          <w:rPr>
            <w:rFonts w:hint="eastAsia"/>
          </w:rPr>
          <w:delText>ループバックアドレス以外の</w:delText>
        </w:r>
        <w:r w:rsidRPr="0049256C" w:rsidDel="00B11F96">
          <w:delText>アドレスの中から</w:delText>
        </w:r>
        <w:r w:rsidRPr="0049256C" w:rsidDel="00B11F96">
          <w:delText>1</w:delText>
        </w:r>
        <w:r w:rsidRPr="0049256C" w:rsidDel="00B11F96">
          <w:delText>つをモニターサーバのアドレスとして選択できる。</w:delText>
        </w:r>
      </w:del>
      <w:r w:rsidRPr="0049256C">
        <w:rPr>
          <w:rFonts w:hint="eastAsia"/>
        </w:rPr>
        <w:t>同一</w:t>
      </w:r>
      <w:r w:rsidRPr="0049256C">
        <w:t>設定クラスタのルールサーバはこのモニターサーバに接続する必要があるため、ルールサーバが接続できるアドレスを選択する。</w:t>
      </w:r>
    </w:p>
    <w:p w14:paraId="2BD2CDEB" w14:textId="77777777" w:rsidR="005B6671" w:rsidRPr="0049256C" w:rsidRDefault="005B6671" w:rsidP="00EC7890"/>
    <w:p w14:paraId="51327574" w14:textId="7C15DAC4" w:rsidR="005B6671" w:rsidRPr="0049256C" w:rsidRDefault="005B6671" w:rsidP="00EC7890">
      <w:r w:rsidRPr="0049256C">
        <w:t>モニターサーバポートの</w:t>
      </w:r>
      <w:r w:rsidR="000134A1" w:rsidRPr="000134A1">
        <w:rPr>
          <w:rFonts w:hint="eastAsia"/>
        </w:rPr>
        <w:t>デフォルト値</w:t>
      </w:r>
      <w:r w:rsidRPr="0049256C">
        <w:t>は</w:t>
      </w:r>
      <w:r w:rsidRPr="0049256C">
        <w:t>25810</w:t>
      </w:r>
      <w:r w:rsidRPr="0049256C">
        <w:t>であるが、システム管理者と協議して設定するようにする。</w:t>
      </w:r>
      <w:r w:rsidRPr="0049256C">
        <w:rPr>
          <w:rFonts w:hint="eastAsia"/>
        </w:rPr>
        <w:t>同一</w:t>
      </w:r>
      <w:r w:rsidRPr="0049256C">
        <w:t>設定クラスタのルールサーバをこのモニターサーバに接続できるようにする場合は、ファイアウォール設定を行う。</w:t>
      </w:r>
    </w:p>
    <w:p w14:paraId="17D0CF1D" w14:textId="77777777" w:rsidR="005B6671" w:rsidRPr="0049256C" w:rsidRDefault="005B6671" w:rsidP="00EC7890"/>
    <w:p w14:paraId="40A65B8F" w14:textId="6D76844A" w:rsidR="005B6671" w:rsidRPr="0049256C" w:rsidRDefault="005B6671" w:rsidP="00EC7890">
      <w:r w:rsidRPr="0049256C">
        <w:t>ルールビルダーサービスは</w:t>
      </w:r>
      <w:r w:rsidRPr="0049256C">
        <w:t>InnoRules</w:t>
      </w:r>
      <w:r w:rsidRPr="0049256C">
        <w:t>サーバの</w:t>
      </w:r>
      <w:r w:rsidRPr="0049256C">
        <w:t>HTTP</w:t>
      </w:r>
      <w:r w:rsidRPr="0049256C">
        <w:t>通信機能を利用するため、別途アドレスやポートを設定する必要はない。</w:t>
      </w:r>
    </w:p>
    <w:p w14:paraId="4913567D" w14:textId="77777777" w:rsidR="005B6671" w:rsidRPr="0049256C" w:rsidRDefault="005B6671" w:rsidP="00EC7890"/>
    <w:p w14:paraId="05E9D593" w14:textId="3CA52640" w:rsidR="005B6671" w:rsidRPr="0049256C" w:rsidRDefault="005B6671" w:rsidP="00EC7890">
      <w:r w:rsidRPr="0049256C">
        <w:t>モニターサーバの接続情報を設定すると、ルールビルダーサービスが追加されて</w:t>
      </w:r>
      <w:del w:id="3262" w:author="IRK" w:date="2020-03-09T14:54:00Z">
        <w:r w:rsidRPr="0049256C" w:rsidDel="00C126FE">
          <w:delText>2.4.4.1</w:delText>
        </w:r>
        <w:r w:rsidRPr="0049256C" w:rsidDel="00C126FE">
          <w:delText>のルールビルダーサービス一覧</w:delText>
        </w:r>
      </w:del>
      <w:ins w:id="3263" w:author="IRK" w:date="2020-03-10T22:22:00Z">
        <w:r w:rsidR="008E3CAF">
          <w:rPr>
            <w:rFonts w:hint="eastAsia"/>
          </w:rPr>
          <w:t>「</w:t>
        </w:r>
      </w:ins>
      <w:ins w:id="3264" w:author="IRK" w:date="2020-03-09T14:55:00Z">
        <w:r w:rsidR="00C126FE">
          <w:fldChar w:fldCharType="begin"/>
        </w:r>
        <w:r w:rsidR="00C126FE">
          <w:instrText xml:space="preserve"> </w:instrText>
        </w:r>
        <w:r w:rsidR="00C126FE">
          <w:rPr>
            <w:rFonts w:hint="eastAsia"/>
          </w:rPr>
          <w:instrText>REF _Ref34658124 \r \h</w:instrText>
        </w:r>
        <w:r w:rsidR="00C126FE">
          <w:instrText xml:space="preserve"> </w:instrText>
        </w:r>
      </w:ins>
      <w:r w:rsidR="00C126FE">
        <w:fldChar w:fldCharType="separate"/>
      </w:r>
      <w:r w:rsidR="00AB1F2F">
        <w:t>2.4.4.1</w:t>
      </w:r>
      <w:ins w:id="3265" w:author="IRK" w:date="2020-03-09T14:55:00Z">
        <w:r w:rsidR="00C126FE">
          <w:fldChar w:fldCharType="end"/>
        </w:r>
      </w:ins>
      <w:ins w:id="3266" w:author="IRK" w:date="2020-04-16T13:53:00Z">
        <w:r w:rsidR="00FE0639">
          <w:rPr>
            <w:rFonts w:hint="eastAsia"/>
          </w:rPr>
          <w:t xml:space="preserve"> </w:t>
        </w:r>
      </w:ins>
      <w:ins w:id="3267" w:author="IRK" w:date="2020-03-09T14:55:00Z">
        <w:r w:rsidR="00C126FE">
          <w:fldChar w:fldCharType="begin"/>
        </w:r>
        <w:r w:rsidR="00C126FE">
          <w:instrText xml:space="preserve"> REF _Ref34658124 \h </w:instrText>
        </w:r>
      </w:ins>
      <w:r w:rsidR="00C126FE">
        <w:fldChar w:fldCharType="separate"/>
      </w:r>
      <w:r w:rsidR="00AB1F2F" w:rsidRPr="0049256C">
        <w:t>ルールビルダーサービス一覧</w:t>
      </w:r>
      <w:ins w:id="3268" w:author="IRK" w:date="2020-03-09T14:55:00Z">
        <w:r w:rsidR="00C126FE">
          <w:fldChar w:fldCharType="end"/>
        </w:r>
      </w:ins>
      <w:ins w:id="3269" w:author="IRK" w:date="2020-03-10T22:22:00Z">
        <w:r w:rsidR="008E3CAF">
          <w:rPr>
            <w:rFonts w:hint="eastAsia"/>
          </w:rPr>
          <w:t>」</w:t>
        </w:r>
      </w:ins>
      <w:r w:rsidRPr="0049256C">
        <w:t>に移動する。</w:t>
      </w:r>
    </w:p>
    <w:p w14:paraId="76B32BE9" w14:textId="77777777" w:rsidR="005B6671" w:rsidRDefault="005B6671" w:rsidP="00EC7890">
      <w:pPr>
        <w:rPr>
          <w:ins w:id="3270" w:author="IRK" w:date="2020-03-10T10:15:00Z"/>
        </w:rPr>
      </w:pPr>
    </w:p>
    <w:p w14:paraId="0245C110" w14:textId="70A02967" w:rsidR="00B11F96" w:rsidRDefault="00B11F96">
      <w:pPr>
        <w:pStyle w:val="42"/>
        <w:rPr>
          <w:ins w:id="3271" w:author="IRK" w:date="2020-03-10T10:15:00Z"/>
        </w:rPr>
        <w:pPrChange w:id="3272" w:author="IRK" w:date="2020-05-11T09:39:00Z">
          <w:pPr/>
        </w:pPrChange>
      </w:pPr>
      <w:ins w:id="3273" w:author="IRK" w:date="2020-03-10T10:16:00Z">
        <w:r>
          <w:rPr>
            <w:rFonts w:hint="eastAsia"/>
            <w:lang w:eastAsia="ja-JP"/>
          </w:rPr>
          <w:t>ルールビルダーサービス接続</w:t>
        </w:r>
        <w:r>
          <w:rPr>
            <w:rFonts w:hint="eastAsia"/>
            <w:lang w:eastAsia="ja-JP"/>
          </w:rPr>
          <w:t>URL</w:t>
        </w:r>
        <w:r>
          <w:rPr>
            <w:rFonts w:hint="eastAsia"/>
            <w:lang w:eastAsia="ja-JP"/>
          </w:rPr>
          <w:t>確認</w:t>
        </w:r>
      </w:ins>
    </w:p>
    <w:p w14:paraId="3AF9ECD8" w14:textId="77777777" w:rsidR="00B11F96" w:rsidRDefault="00B11F96" w:rsidP="00B11F96">
      <w:pPr>
        <w:rPr>
          <w:ins w:id="3274" w:author="IRK" w:date="2020-03-10T10:16:00Z"/>
        </w:rPr>
      </w:pPr>
      <w:ins w:id="3275" w:author="IRK" w:date="2020-03-10T10:16:00Z">
        <w:r>
          <w:rPr>
            <w:rFonts w:hint="eastAsia"/>
          </w:rPr>
          <w:t>ルールビルダーサービスを使用するための接続情報を確認する段階である。</w:t>
        </w:r>
      </w:ins>
    </w:p>
    <w:p w14:paraId="20FFEC4B" w14:textId="77777777" w:rsidR="00B11F96" w:rsidRDefault="00B11F96" w:rsidP="00B11F96">
      <w:pPr>
        <w:rPr>
          <w:ins w:id="3276" w:author="IRK" w:date="2020-03-10T10:19:00Z"/>
        </w:rPr>
      </w:pPr>
    </w:p>
    <w:p w14:paraId="49D53BFE" w14:textId="04951C9E" w:rsidR="00B11F96" w:rsidRDefault="00B11F96" w:rsidP="001E2D35">
      <w:pPr>
        <w:pStyle w:val="afff6"/>
        <w:rPr>
          <w:ins w:id="3277" w:author="IRK" w:date="2020-03-10T10:16:00Z"/>
        </w:rPr>
      </w:pPr>
      <w:bookmarkStart w:id="3278" w:name="_Toc34839557"/>
      <w:bookmarkStart w:id="3279" w:name="_Ref37944534"/>
      <w:ins w:id="3280" w:author="IRK" w:date="2020-03-10T10:19:00Z">
        <w:r>
          <w:rPr>
            <w:rFonts w:hint="eastAsia"/>
          </w:rP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ins>
      <w:r>
        <w:fldChar w:fldCharType="separate"/>
      </w:r>
      <w:r w:rsidR="00AB1F2F">
        <w:rPr>
          <w:noProof/>
        </w:rPr>
        <w:t>91</w:t>
      </w:r>
      <w:ins w:id="3281" w:author="IRK" w:date="2020-03-10T10:19:00Z">
        <w:r>
          <w:fldChar w:fldCharType="end"/>
        </w:r>
        <w:r>
          <w:rPr>
            <w:rFonts w:hint="eastAsia"/>
          </w:rPr>
          <w:t>]</w:t>
        </w:r>
      </w:ins>
      <w:bookmarkEnd w:id="3278"/>
      <w:bookmarkEnd w:id="327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282" w:author="IRK" w:date="2020-04-16T14:06:00Z">
          <w:tblPr>
            <w:tblW w:w="0" w:type="auto"/>
            <w:tblLook w:val="04A0" w:firstRow="1" w:lastRow="0" w:firstColumn="1" w:lastColumn="0" w:noHBand="0" w:noVBand="1"/>
          </w:tblPr>
        </w:tblPrChange>
      </w:tblPr>
      <w:tblGrid>
        <w:gridCol w:w="9356"/>
        <w:tblGridChange w:id="3283">
          <w:tblGrid>
            <w:gridCol w:w="9723"/>
          </w:tblGrid>
        </w:tblGridChange>
      </w:tblGrid>
      <w:tr w:rsidR="007A2B09" w14:paraId="3F12BEE6" w14:textId="77777777" w:rsidTr="001E2D35">
        <w:trPr>
          <w:jc w:val="center"/>
          <w:ins w:id="3284" w:author="IRK" w:date="2020-03-10T10:20:00Z"/>
        </w:trPr>
        <w:tc>
          <w:tcPr>
            <w:tcW w:w="9356" w:type="dxa"/>
            <w:tcPrChange w:id="3285" w:author="IRK" w:date="2020-04-16T14:06:00Z">
              <w:tcPr>
                <w:tcW w:w="9723" w:type="dxa"/>
              </w:tcPr>
            </w:tcPrChange>
          </w:tcPr>
          <w:p w14:paraId="0E25C397" w14:textId="77777777" w:rsidR="007A2B09" w:rsidRDefault="007A2B09">
            <w:pPr>
              <w:pStyle w:val="16"/>
              <w:rPr>
                <w:ins w:id="3286" w:author="IRK" w:date="2020-03-10T10:21:00Z"/>
              </w:rPr>
              <w:pPrChange w:id="3287" w:author="IRK" w:date="2020-04-27T17:26:00Z">
                <w:pPr/>
              </w:pPrChange>
            </w:pPr>
            <w:ins w:id="3288" w:author="IRK" w:date="2020-03-10T10:21:00Z">
              <w:r>
                <w:rPr>
                  <w:rFonts w:hint="eastAsia"/>
                </w:rPr>
                <w:t>ビルダサービス</w:t>
              </w:r>
              <w:r>
                <w:rPr>
                  <w:rFonts w:hint="eastAsia"/>
                </w:rPr>
                <w:t xml:space="preserve"> '619a14c0-56b3-4773-ac37-df7f45b939aa'</w:t>
              </w:r>
              <w:r>
                <w:rPr>
                  <w:rFonts w:hint="eastAsia"/>
                </w:rPr>
                <w:t>を使用するためには次の情報をビルダクライアントに入力してください。</w:t>
              </w:r>
            </w:ins>
          </w:p>
          <w:p w14:paraId="59CD330C" w14:textId="77777777" w:rsidR="007A2B09" w:rsidRDefault="007A2B09">
            <w:pPr>
              <w:pStyle w:val="16"/>
              <w:rPr>
                <w:ins w:id="3289" w:author="IRK" w:date="2020-03-10T10:21:00Z"/>
              </w:rPr>
              <w:pPrChange w:id="3290" w:author="IRK" w:date="2020-04-27T17:26:00Z">
                <w:pPr/>
              </w:pPrChange>
            </w:pPr>
            <w:ins w:id="3291" w:author="IRK" w:date="2020-03-10T10:21:00Z">
              <w:r>
                <w:rPr>
                  <w:rFonts w:hint="eastAsia"/>
                </w:rPr>
                <w:t>ただし、次の情報の変更（カスタマイズ等）がある場合には接続情報を管理者に確認してください。</w:t>
              </w:r>
            </w:ins>
          </w:p>
          <w:p w14:paraId="302C403B" w14:textId="77777777" w:rsidR="007A2B09" w:rsidRDefault="007A2B09">
            <w:pPr>
              <w:pStyle w:val="16"/>
              <w:rPr>
                <w:ins w:id="3292" w:author="IRK" w:date="2020-03-10T10:21:00Z"/>
              </w:rPr>
              <w:pPrChange w:id="3293" w:author="IRK" w:date="2020-04-27T17:26:00Z">
                <w:pPr/>
              </w:pPrChange>
            </w:pPr>
            <w:ins w:id="3294" w:author="IRK" w:date="2020-03-10T10:21:00Z">
              <w:r>
                <w:rPr>
                  <w:rFonts w:hint="eastAsia"/>
                </w:rPr>
                <w:t xml:space="preserve"> </w:t>
              </w:r>
              <w:r>
                <w:rPr>
                  <w:rFonts w:hint="eastAsia"/>
                </w:rPr>
                <w:t>ホスト</w:t>
              </w:r>
              <w:r>
                <w:rPr>
                  <w:rFonts w:hint="eastAsia"/>
                </w:rPr>
                <w:t xml:space="preserve"> : 192.168.0.147</w:t>
              </w:r>
            </w:ins>
          </w:p>
          <w:p w14:paraId="2CA8EE5A" w14:textId="77777777" w:rsidR="007A2B09" w:rsidRDefault="007A2B09">
            <w:pPr>
              <w:pStyle w:val="16"/>
              <w:rPr>
                <w:ins w:id="3295" w:author="IRK" w:date="2020-03-10T10:21:00Z"/>
              </w:rPr>
              <w:pPrChange w:id="3296" w:author="IRK" w:date="2020-04-27T17:26:00Z">
                <w:pPr/>
              </w:pPrChange>
            </w:pPr>
            <w:ins w:id="3297" w:author="IRK" w:date="2020-03-10T10:21:00Z">
              <w:r>
                <w:t xml:space="preserve"> URL            : /innorules/services/builder</w:t>
              </w:r>
            </w:ins>
          </w:p>
          <w:p w14:paraId="67CCC125" w14:textId="77777777" w:rsidR="007A2B09" w:rsidRDefault="007A2B09">
            <w:pPr>
              <w:pStyle w:val="16"/>
              <w:rPr>
                <w:ins w:id="3298" w:author="IRK" w:date="2020-03-10T10:21:00Z"/>
              </w:rPr>
              <w:pPrChange w:id="3299" w:author="IRK" w:date="2020-04-27T17:26:00Z">
                <w:pPr/>
              </w:pPrChange>
            </w:pPr>
            <w:ins w:id="3300" w:author="IRK" w:date="2020-03-10T10:21:00Z">
              <w:r>
                <w:t xml:space="preserve"> Port           : 14701</w:t>
              </w:r>
            </w:ins>
          </w:p>
          <w:p w14:paraId="793D487C" w14:textId="351A891A" w:rsidR="007A2B09" w:rsidRDefault="007A2B09">
            <w:pPr>
              <w:pStyle w:val="16"/>
              <w:rPr>
                <w:ins w:id="3301" w:author="IRK" w:date="2020-03-10T10:20:00Z"/>
              </w:rPr>
              <w:pPrChange w:id="3302" w:author="IRK" w:date="2020-04-27T17:26:00Z">
                <w:pPr/>
              </w:pPrChange>
            </w:pPr>
            <w:ins w:id="3303" w:author="IRK" w:date="2020-03-10T10:21:00Z">
              <w:r>
                <w:rPr>
                  <w:rFonts w:hint="eastAsia"/>
                </w:rPr>
                <w:t>[</w:t>
              </w:r>
              <w:r>
                <w:rPr>
                  <w:rFonts w:hint="eastAsia"/>
                </w:rPr>
                <w:t>エンターを押してください。</w:t>
              </w:r>
              <w:r>
                <w:rPr>
                  <w:rFonts w:hint="eastAsia"/>
                </w:rPr>
                <w:t>]</w:t>
              </w:r>
            </w:ins>
          </w:p>
        </w:tc>
      </w:tr>
    </w:tbl>
    <w:p w14:paraId="677779D7" w14:textId="77777777" w:rsidR="00B11F96" w:rsidRDefault="00B11F96" w:rsidP="00B11F96">
      <w:pPr>
        <w:rPr>
          <w:ins w:id="3304" w:author="IRK" w:date="2020-03-10T10:16:00Z"/>
        </w:rPr>
      </w:pPr>
    </w:p>
    <w:p w14:paraId="6154535C" w14:textId="15814B0C" w:rsidR="00B11F96" w:rsidRDefault="004F22CF" w:rsidP="00B11F96">
      <w:pPr>
        <w:rPr>
          <w:ins w:id="3305" w:author="IRK" w:date="2020-03-10T10:16:00Z"/>
        </w:rPr>
      </w:pPr>
      <w:ins w:id="3306" w:author="IRK" w:date="2020-04-17T10:07:00Z">
        <w:r w:rsidRPr="004F22CF">
          <w:rPr>
            <w:rFonts w:hint="eastAsia"/>
          </w:rPr>
          <w:t>有効</w:t>
        </w:r>
      </w:ins>
      <w:ins w:id="3307" w:author="IRK" w:date="2020-03-10T10:16:00Z">
        <w:r w:rsidR="00B11F96">
          <w:rPr>
            <w:rFonts w:hint="eastAsia"/>
          </w:rPr>
          <w:t>化されたルールビルダーサービスの場合、ユーザは</w:t>
        </w:r>
      </w:ins>
      <w:ins w:id="3308" w:author="IRK" w:date="2020-04-16T15:48:00Z">
        <w:r w:rsidR="008C19E5">
          <w:fldChar w:fldCharType="begin"/>
        </w:r>
        <w:r w:rsidR="008C19E5">
          <w:instrText xml:space="preserve"> </w:instrText>
        </w:r>
        <w:r w:rsidR="008C19E5">
          <w:rPr>
            <w:rFonts w:hint="eastAsia"/>
          </w:rPr>
          <w:instrText>REF _Ref37944534 \h</w:instrText>
        </w:r>
        <w:r w:rsidR="008C19E5">
          <w:instrText xml:space="preserve"> </w:instrText>
        </w:r>
      </w:ins>
      <w:r w:rsidR="008C19E5">
        <w:fldChar w:fldCharType="separate"/>
      </w:r>
      <w:ins w:id="3309" w:author="IRK" w:date="2020-03-10T10:19:00Z">
        <w:r w:rsidR="00AB1F2F">
          <w:rPr>
            <w:rFonts w:hint="eastAsia"/>
          </w:rPr>
          <w:t>[</w:t>
        </w:r>
        <w:r w:rsidR="00AB1F2F">
          <w:rPr>
            <w:rFonts w:hint="eastAsia"/>
          </w:rPr>
          <w:t>表</w:t>
        </w:r>
        <w:r w:rsidR="00AB1F2F">
          <w:rPr>
            <w:rFonts w:hint="eastAsia"/>
          </w:rPr>
          <w:t xml:space="preserve"> </w:t>
        </w:r>
      </w:ins>
      <w:r w:rsidR="00AB1F2F">
        <w:rPr>
          <w:noProof/>
        </w:rPr>
        <w:t>91</w:t>
      </w:r>
      <w:ins w:id="3310" w:author="IRK" w:date="2020-03-10T10:19:00Z">
        <w:r w:rsidR="00AB1F2F">
          <w:rPr>
            <w:rFonts w:hint="eastAsia"/>
          </w:rPr>
          <w:t>]</w:t>
        </w:r>
      </w:ins>
      <w:ins w:id="3311" w:author="IRK" w:date="2020-04-16T15:48:00Z">
        <w:r w:rsidR="008C19E5">
          <w:fldChar w:fldCharType="end"/>
        </w:r>
      </w:ins>
      <w:ins w:id="3312" w:author="IRK" w:date="2020-03-10T10:16:00Z">
        <w:r w:rsidR="00B11F96">
          <w:rPr>
            <w:rFonts w:hint="eastAsia"/>
          </w:rPr>
          <w:t>に表示された接続情報をビルダークライアントに入力してルールビルダーサービスを使用できる。</w:t>
        </w:r>
      </w:ins>
    </w:p>
    <w:p w14:paraId="7B0EE8AE" w14:textId="77777777" w:rsidR="00B11F96" w:rsidRDefault="00B11F96" w:rsidP="00B11F96">
      <w:pPr>
        <w:rPr>
          <w:ins w:id="3313" w:author="IRK" w:date="2020-03-10T10:16:00Z"/>
        </w:rPr>
      </w:pPr>
    </w:p>
    <w:p w14:paraId="06014982" w14:textId="6BC61212" w:rsidR="00B11F96" w:rsidRDefault="00B11F96" w:rsidP="00B11F96">
      <w:pPr>
        <w:rPr>
          <w:ins w:id="3314" w:author="IRK" w:date="2020-03-10T10:16:00Z"/>
        </w:rPr>
      </w:pPr>
      <w:ins w:id="3315" w:author="IRK" w:date="2020-03-10T10:16:00Z">
        <w:r>
          <w:rPr>
            <w:rFonts w:hint="eastAsia"/>
          </w:rPr>
          <w:t>ただし、接続情報に影響を与える内容</w:t>
        </w:r>
      </w:ins>
      <w:ins w:id="3316" w:author="IRK" w:date="2020-03-10T15:36:00Z">
        <w:r w:rsidR="00951623">
          <w:rPr>
            <w:rFonts w:hint="eastAsia"/>
          </w:rPr>
          <w:t>(</w:t>
        </w:r>
      </w:ins>
      <w:ins w:id="3317" w:author="IRK" w:date="2020-03-10T10:16:00Z">
        <w:r>
          <w:rPr>
            <w:rFonts w:hint="eastAsia"/>
          </w:rPr>
          <w:t>カスタマイズ、</w:t>
        </w:r>
        <w:r>
          <w:rPr>
            <w:rFonts w:hint="eastAsia"/>
          </w:rPr>
          <w:t>WebServer</w:t>
        </w:r>
        <w:r>
          <w:rPr>
            <w:rFonts w:hint="eastAsia"/>
          </w:rPr>
          <w:t>を利用した接続など</w:t>
        </w:r>
      </w:ins>
      <w:ins w:id="3318" w:author="IRK" w:date="2020-03-10T15:36:00Z">
        <w:r w:rsidR="00951623">
          <w:rPr>
            <w:rFonts w:hint="eastAsia"/>
          </w:rPr>
          <w:t>)</w:t>
        </w:r>
      </w:ins>
      <w:ins w:id="3319" w:author="IRK" w:date="2020-03-10T10:16:00Z">
        <w:r>
          <w:rPr>
            <w:rFonts w:hint="eastAsia"/>
          </w:rPr>
          <w:t>がある</w:t>
        </w:r>
      </w:ins>
      <w:ins w:id="3320" w:author="IRK" w:date="2020-04-16T14:07:00Z">
        <w:r w:rsidR="000F6DFD">
          <w:rPr>
            <w:rFonts w:hint="eastAsia"/>
          </w:rPr>
          <w:t>場合</w:t>
        </w:r>
      </w:ins>
      <w:ins w:id="3321" w:author="IRK" w:date="2020-03-10T10:16:00Z">
        <w:r>
          <w:rPr>
            <w:rFonts w:hint="eastAsia"/>
          </w:rPr>
          <w:t>、実際の接続情報は管理者から確認する必要がある。</w:t>
        </w:r>
      </w:ins>
    </w:p>
    <w:p w14:paraId="7A6DC216" w14:textId="77777777" w:rsidR="00B11F96" w:rsidRDefault="00B11F96" w:rsidP="00B11F96">
      <w:pPr>
        <w:rPr>
          <w:ins w:id="3322" w:author="IRK" w:date="2020-03-10T10:16:00Z"/>
        </w:rPr>
      </w:pPr>
    </w:p>
    <w:p w14:paraId="490C45B9" w14:textId="753B6B06" w:rsidR="00B11F96" w:rsidRDefault="00B11F96" w:rsidP="00B11F96">
      <w:pPr>
        <w:rPr>
          <w:ins w:id="3323" w:author="IRK" w:date="2020-03-10T10:16:00Z"/>
        </w:rPr>
      </w:pPr>
      <w:ins w:id="3324" w:author="IRK" w:date="2020-03-10T10:16:00Z">
        <w:r>
          <w:rPr>
            <w:rFonts w:hint="eastAsia"/>
          </w:rPr>
          <w:t>エンター</w:t>
        </w:r>
      </w:ins>
      <w:ins w:id="3325" w:author="IRK" w:date="2020-03-11T16:08:00Z">
        <w:r w:rsidR="00150C4F">
          <w:rPr>
            <w:rFonts w:hint="eastAsia"/>
          </w:rPr>
          <w:t>キー</w:t>
        </w:r>
      </w:ins>
      <w:ins w:id="3326" w:author="IRK" w:date="2020-03-10T10:16:00Z">
        <w:r>
          <w:rPr>
            <w:rFonts w:hint="eastAsia"/>
          </w:rPr>
          <w:t>を押すと</w:t>
        </w:r>
      </w:ins>
      <w:ins w:id="3327" w:author="IRK" w:date="2020-03-10T22:22:00Z">
        <w:r w:rsidR="008E3CAF">
          <w:rPr>
            <w:rFonts w:hint="eastAsia"/>
          </w:rPr>
          <w:t>「</w:t>
        </w:r>
      </w:ins>
      <w:ins w:id="3328" w:author="IRK" w:date="2020-03-10T10:18:00Z">
        <w:r>
          <w:fldChar w:fldCharType="begin"/>
        </w:r>
        <w:r>
          <w:instrText xml:space="preserve"> </w:instrText>
        </w:r>
        <w:r>
          <w:rPr>
            <w:rFonts w:hint="eastAsia"/>
          </w:rPr>
          <w:instrText>REF _Ref34658124 \r \h</w:instrText>
        </w:r>
        <w:r>
          <w:instrText xml:space="preserve"> </w:instrText>
        </w:r>
      </w:ins>
      <w:r>
        <w:fldChar w:fldCharType="separate"/>
      </w:r>
      <w:r w:rsidR="00AB1F2F">
        <w:t>2.4.4.1</w:t>
      </w:r>
      <w:ins w:id="3329" w:author="IRK" w:date="2020-03-10T10:18:00Z">
        <w:r>
          <w:fldChar w:fldCharType="end"/>
        </w:r>
      </w:ins>
      <w:ins w:id="3330" w:author="IRK" w:date="2020-04-16T13:53:00Z">
        <w:r w:rsidR="00FE0639">
          <w:rPr>
            <w:rFonts w:hint="eastAsia"/>
          </w:rPr>
          <w:t xml:space="preserve"> </w:t>
        </w:r>
      </w:ins>
      <w:ins w:id="3331" w:author="IRK" w:date="2020-03-10T10:18:00Z">
        <w:r>
          <w:fldChar w:fldCharType="begin"/>
        </w:r>
        <w:r>
          <w:instrText xml:space="preserve"> REF _Ref34658124 \h </w:instrText>
        </w:r>
      </w:ins>
      <w:r>
        <w:fldChar w:fldCharType="separate"/>
      </w:r>
      <w:r w:rsidR="00AB1F2F" w:rsidRPr="0049256C">
        <w:t>ルールビルダーサービス一覧</w:t>
      </w:r>
      <w:ins w:id="3332" w:author="IRK" w:date="2020-03-10T10:18:00Z">
        <w:r>
          <w:fldChar w:fldCharType="end"/>
        </w:r>
      </w:ins>
      <w:ins w:id="3333" w:author="IRK" w:date="2020-03-10T22:22:00Z">
        <w:r w:rsidR="008E3CAF">
          <w:rPr>
            <w:rFonts w:hint="eastAsia"/>
          </w:rPr>
          <w:t>」</w:t>
        </w:r>
      </w:ins>
      <w:ins w:id="3334" w:author="IRK" w:date="2020-03-10T10:16:00Z">
        <w:r>
          <w:rPr>
            <w:rFonts w:hint="eastAsia"/>
          </w:rPr>
          <w:t>に移動する。</w:t>
        </w:r>
      </w:ins>
    </w:p>
    <w:p w14:paraId="3FBDF436" w14:textId="77777777" w:rsidR="00B11F96" w:rsidRPr="0049256C" w:rsidRDefault="00B11F96" w:rsidP="00B11F96"/>
    <w:p w14:paraId="52A87CBC" w14:textId="77777777" w:rsidR="005B6671" w:rsidRPr="0049256C" w:rsidRDefault="005B6671">
      <w:pPr>
        <w:pStyle w:val="32"/>
        <w:numPr>
          <w:ilvl w:val="2"/>
          <w:numId w:val="139"/>
        </w:numPr>
        <w:rPr>
          <w:lang w:eastAsia="ja-JP"/>
        </w:rPr>
        <w:pPrChange w:id="3335" w:author="IRK" w:date="2020-05-11T09:39:00Z">
          <w:pPr>
            <w:pStyle w:val="32"/>
            <w:numPr>
              <w:numId w:val="27"/>
            </w:numPr>
            <w:spacing w:before="12" w:after="100"/>
            <w:jc w:val="left"/>
          </w:pPr>
        </w:pPrChange>
      </w:pPr>
      <w:bookmarkStart w:id="3336" w:name="_Toc441755311"/>
      <w:bookmarkStart w:id="3337" w:name="_Ref34654560"/>
      <w:bookmarkStart w:id="3338" w:name="_Ref34654563"/>
      <w:bookmarkStart w:id="3339" w:name="_Toc40449541"/>
      <w:r w:rsidRPr="0049256C">
        <w:rPr>
          <w:lang w:eastAsia="ja-JP"/>
        </w:rPr>
        <w:t>TCP</w:t>
      </w:r>
      <w:r w:rsidRPr="0049256C">
        <w:rPr>
          <w:lang w:eastAsia="ja-JP"/>
        </w:rPr>
        <w:t>コネクタサービス</w:t>
      </w:r>
      <w:bookmarkEnd w:id="3336"/>
      <w:bookmarkEnd w:id="3337"/>
      <w:bookmarkEnd w:id="3338"/>
      <w:bookmarkEnd w:id="3339"/>
    </w:p>
    <w:p w14:paraId="24C61223" w14:textId="6E3B8430" w:rsidR="005B6671" w:rsidRPr="0049256C" w:rsidRDefault="005B6671" w:rsidP="00EC7890">
      <w:r w:rsidRPr="0049256C">
        <w:t>TCP</w:t>
      </w:r>
      <w:r w:rsidRPr="0049256C">
        <w:t>コネクタサービスは、</w:t>
      </w:r>
      <w:r w:rsidRPr="0049256C">
        <w:t>TCP/IP</w:t>
      </w:r>
      <w:r w:rsidRPr="0049256C">
        <w:t>と</w:t>
      </w:r>
      <w:r w:rsidRPr="0049256C">
        <w:t>InnoRules</w:t>
      </w:r>
      <w:r w:rsidRPr="0049256C">
        <w:t>自身のプロトコルを利用してリモートでルールサービスを呼び出せるようにするサービスである。</w:t>
      </w:r>
      <w:r w:rsidRPr="0049256C">
        <w:t>TCP</w:t>
      </w:r>
      <w:r w:rsidR="000829B1">
        <w:t>コネクタサービスに関する詳細</w:t>
      </w:r>
      <w:r w:rsidRPr="0049256C">
        <w:t>については、</w:t>
      </w:r>
      <w:del w:id="3340" w:author="IRK" w:date="2020-03-09T14:55:00Z">
        <w:r w:rsidRPr="0049256C" w:rsidDel="00C126FE">
          <w:delText>3.8.4</w:delText>
        </w:r>
        <w:r w:rsidRPr="0049256C" w:rsidDel="00C126FE">
          <w:rPr>
            <w:rFonts w:hint="eastAsia"/>
          </w:rPr>
          <w:delText xml:space="preserve"> TCP</w:delText>
        </w:r>
        <w:r w:rsidRPr="0049256C" w:rsidDel="00C126FE">
          <w:rPr>
            <w:rFonts w:hint="eastAsia"/>
          </w:rPr>
          <w:delText>コネクタサービス</w:delText>
        </w:r>
      </w:del>
      <w:ins w:id="3341" w:author="IRK" w:date="2020-03-10T22:22:00Z">
        <w:r w:rsidR="008E3CAF">
          <w:rPr>
            <w:rFonts w:hint="eastAsia"/>
          </w:rPr>
          <w:t>「</w:t>
        </w:r>
      </w:ins>
      <w:ins w:id="3342" w:author="IRK" w:date="2020-03-09T14:55:00Z">
        <w:r w:rsidR="00C126FE">
          <w:fldChar w:fldCharType="begin"/>
        </w:r>
        <w:r w:rsidR="00C126FE">
          <w:instrText xml:space="preserve"> </w:instrText>
        </w:r>
        <w:r w:rsidR="00C126FE">
          <w:rPr>
            <w:rFonts w:hint="eastAsia"/>
          </w:rPr>
          <w:instrText>REF _Ref34658150 \r \h</w:instrText>
        </w:r>
        <w:r w:rsidR="00C126FE">
          <w:instrText xml:space="preserve"> </w:instrText>
        </w:r>
      </w:ins>
      <w:r w:rsidR="00C126FE">
        <w:fldChar w:fldCharType="separate"/>
      </w:r>
      <w:r w:rsidR="00AB1F2F">
        <w:t xml:space="preserve">3.8.4 </w:t>
      </w:r>
      <w:ins w:id="3343" w:author="IRK" w:date="2020-03-09T14:55:00Z">
        <w:r w:rsidR="00C126FE">
          <w:fldChar w:fldCharType="end"/>
        </w:r>
        <w:r w:rsidR="00C126FE">
          <w:fldChar w:fldCharType="begin"/>
        </w:r>
        <w:r w:rsidR="00C126FE">
          <w:instrText xml:space="preserve"> REF _Ref34658152 \h </w:instrText>
        </w:r>
      </w:ins>
      <w:r w:rsidR="00C126FE">
        <w:fldChar w:fldCharType="separate"/>
      </w:r>
      <w:r w:rsidR="00AB1F2F" w:rsidRPr="0049256C">
        <w:t>TCP</w:t>
      </w:r>
      <w:r w:rsidR="00AB1F2F" w:rsidRPr="0049256C">
        <w:t>コネクタサービス</w:t>
      </w:r>
      <w:ins w:id="3344" w:author="IRK" w:date="2020-03-09T14:55:00Z">
        <w:r w:rsidR="00C126FE">
          <w:fldChar w:fldCharType="end"/>
        </w:r>
      </w:ins>
      <w:ins w:id="3345" w:author="IRK" w:date="2020-03-10T22:22:00Z">
        <w:r w:rsidR="008E3CAF">
          <w:rPr>
            <w:rFonts w:hint="eastAsia"/>
          </w:rPr>
          <w:t>」</w:t>
        </w:r>
      </w:ins>
      <w:r w:rsidRPr="0049256C">
        <w:t>を参照のこと。</w:t>
      </w:r>
    </w:p>
    <w:p w14:paraId="5DB29A63" w14:textId="77777777" w:rsidR="005B6671" w:rsidRPr="0049256C" w:rsidRDefault="005B6671" w:rsidP="00EC7890"/>
    <w:p w14:paraId="27D9A15B" w14:textId="77777777" w:rsidR="005B6671" w:rsidRPr="0049256C" w:rsidRDefault="005B6671">
      <w:pPr>
        <w:pStyle w:val="42"/>
        <w:numPr>
          <w:ilvl w:val="3"/>
          <w:numId w:val="139"/>
        </w:numPr>
        <w:rPr>
          <w:lang w:eastAsia="ja-JP"/>
        </w:rPr>
        <w:pPrChange w:id="3346" w:author="IRK" w:date="2020-05-11T09:39:00Z">
          <w:pPr>
            <w:pStyle w:val="42"/>
            <w:numPr>
              <w:numId w:val="27"/>
            </w:numPr>
            <w:spacing w:before="0" w:after="100" w:line="280" w:lineRule="exact"/>
          </w:pPr>
        </w:pPrChange>
      </w:pPr>
      <w:r w:rsidRPr="0049256C">
        <w:rPr>
          <w:lang w:eastAsia="ja-JP"/>
        </w:rPr>
        <w:t>単位ルールシステムの選択</w:t>
      </w:r>
    </w:p>
    <w:p w14:paraId="630FEE48" w14:textId="747264EA" w:rsidR="005B6671" w:rsidRPr="0049256C" w:rsidRDefault="005B6671" w:rsidP="00EC7890">
      <w:r w:rsidRPr="0049256C">
        <w:t>TCP</w:t>
      </w:r>
      <w:r w:rsidR="000829B1">
        <w:t>コネクタサービスを</w:t>
      </w:r>
      <w:r w:rsidR="000829B1" w:rsidRPr="000626CB">
        <w:t>有効</w:t>
      </w:r>
      <w:r w:rsidR="000829B1" w:rsidRPr="00003158">
        <w:rPr>
          <w:rFonts w:hint="eastAsia"/>
        </w:rPr>
        <w:t>化</w:t>
      </w:r>
      <w:r w:rsidRPr="000626CB">
        <w:t>するためには、</w:t>
      </w:r>
      <w:r w:rsidR="00167CC8">
        <w:rPr>
          <w:rFonts w:hint="eastAsia"/>
        </w:rPr>
        <w:t>先に</w:t>
      </w:r>
      <w:r w:rsidRPr="000626CB">
        <w:t>ルール</w:t>
      </w:r>
      <w:r w:rsidR="000829B1" w:rsidRPr="00003158">
        <w:rPr>
          <w:rFonts w:hint="eastAsia"/>
        </w:rPr>
        <w:t>の</w:t>
      </w:r>
      <w:r w:rsidR="000829B1" w:rsidRPr="000626CB">
        <w:t>サービスを</w:t>
      </w:r>
      <w:r w:rsidR="000829B1" w:rsidRPr="00003158">
        <w:rPr>
          <w:rFonts w:hint="eastAsia"/>
        </w:rPr>
        <w:t>行う</w:t>
      </w:r>
      <w:r w:rsidRPr="000626CB">
        <w:t>単位</w:t>
      </w:r>
      <w:r w:rsidRPr="0049256C">
        <w:t>ルールシステムを選択する必要がある。</w:t>
      </w:r>
      <w:del w:id="3347" w:author="IRK" w:date="2020-03-09T14:55:00Z">
        <w:r w:rsidR="00F815D3" w:rsidRPr="0049256C" w:rsidDel="00C126FE">
          <w:delText>表</w:delText>
        </w:r>
        <w:r w:rsidR="007F5552" w:rsidDel="00C126FE">
          <w:rPr>
            <w:rFonts w:hint="eastAsia"/>
          </w:rPr>
          <w:delText>91</w:delText>
        </w:r>
      </w:del>
      <w:ins w:id="3348" w:author="IRK" w:date="2020-03-09T14:55:00Z">
        <w:r w:rsidR="00C126FE">
          <w:rPr>
            <w:rFonts w:hint="eastAsia"/>
          </w:rPr>
          <w:t>次の表</w:t>
        </w:r>
      </w:ins>
      <w:r w:rsidRPr="0049256C">
        <w:t>は、単位ルールシステムを選択する段階を示している。</w:t>
      </w:r>
    </w:p>
    <w:p w14:paraId="75353245" w14:textId="77777777" w:rsidR="005B6671" w:rsidRPr="0049256C" w:rsidRDefault="005B6671" w:rsidP="00EC7890"/>
    <w:p w14:paraId="0EF221C6" w14:textId="4C7D3D87" w:rsidR="00F815D3" w:rsidRPr="0049256C" w:rsidRDefault="00F815D3" w:rsidP="007D3017">
      <w:pPr>
        <w:pStyle w:val="afff6"/>
      </w:pPr>
      <w:bookmarkStart w:id="3349" w:name="_Ref34658199"/>
      <w:bookmarkStart w:id="3350" w:name="_Toc34839558"/>
      <w:del w:id="3351" w:author="IRK" w:date="2020-03-09T14:55:00Z">
        <w:r w:rsidRPr="0049256C" w:rsidDel="00C126FE">
          <w:delText>[</w:delText>
        </w:r>
        <w:r w:rsidRPr="0049256C" w:rsidDel="00C126FE">
          <w:delText>表</w:delText>
        </w:r>
        <w:r w:rsidRPr="0049256C" w:rsidDel="00C126FE">
          <w:delText xml:space="preserve"> </w:delText>
        </w:r>
        <w:r w:rsidR="003561C7" w:rsidRPr="0049256C" w:rsidDel="00C126FE">
          <w:fldChar w:fldCharType="begin"/>
        </w:r>
        <w:r w:rsidR="003561C7" w:rsidRPr="0049256C" w:rsidDel="00C126FE">
          <w:delInstrText xml:space="preserve"> SEQ [</w:delInstrText>
        </w:r>
        <w:r w:rsidR="003561C7" w:rsidRPr="0049256C" w:rsidDel="00C126FE">
          <w:delInstrText>表</w:delInstrText>
        </w:r>
        <w:r w:rsidR="003561C7" w:rsidRPr="0049256C" w:rsidDel="00C126FE">
          <w:delInstrText xml:space="preserve"> \* ARABIC </w:delInstrText>
        </w:r>
        <w:r w:rsidR="003561C7" w:rsidRPr="0049256C" w:rsidDel="00C126FE">
          <w:fldChar w:fldCharType="separate"/>
        </w:r>
        <w:r w:rsidR="000132DF" w:rsidDel="00C126FE">
          <w:rPr>
            <w:noProof/>
          </w:rPr>
          <w:delText>91</w:delText>
        </w:r>
        <w:r w:rsidR="003561C7" w:rsidRPr="0049256C" w:rsidDel="00C126FE">
          <w:rPr>
            <w:noProof/>
          </w:rPr>
          <w:fldChar w:fldCharType="end"/>
        </w:r>
        <w:r w:rsidRPr="0049256C" w:rsidDel="00C126FE">
          <w:rPr>
            <w:rFonts w:hint="eastAsia"/>
          </w:rPr>
          <w:delText>]</w:delText>
        </w:r>
      </w:del>
      <w:ins w:id="3352" w:author="IRK" w:date="2020-03-09T14:55:00Z">
        <w:r w:rsidR="00C126FE">
          <w:rPr>
            <w:rFonts w:hint="eastAsia"/>
          </w:rPr>
          <w:t>[</w:t>
        </w:r>
        <w:r w:rsidR="00C126FE">
          <w:rPr>
            <w:rFonts w:hint="eastAsia"/>
          </w:rPr>
          <w:t>表</w:t>
        </w:r>
        <w:r w:rsidR="00C126FE">
          <w:rPr>
            <w:rFonts w:hint="eastAsia"/>
          </w:rPr>
          <w:t xml:space="preserve"> </w:t>
        </w:r>
        <w:r w:rsidR="00C126FE">
          <w:fldChar w:fldCharType="begin"/>
        </w:r>
        <w:r w:rsidR="00C126FE">
          <w:instrText xml:space="preserve"> </w:instrText>
        </w:r>
        <w:r w:rsidR="00C126FE">
          <w:rPr>
            <w:rFonts w:hint="eastAsia"/>
          </w:rPr>
          <w:instrText xml:space="preserve">SEQ </w:instrText>
        </w:r>
        <w:r w:rsidR="00C126FE">
          <w:rPr>
            <w:rFonts w:hint="eastAsia"/>
          </w:rPr>
          <w:instrText>表</w:instrText>
        </w:r>
        <w:r w:rsidR="00C126FE">
          <w:rPr>
            <w:rFonts w:hint="eastAsia"/>
          </w:rPr>
          <w:instrText xml:space="preserve"> \* ARABIC</w:instrText>
        </w:r>
        <w:r w:rsidR="00C126FE">
          <w:instrText xml:space="preserve"> </w:instrText>
        </w:r>
      </w:ins>
      <w:r w:rsidR="00C126FE">
        <w:fldChar w:fldCharType="separate"/>
      </w:r>
      <w:r w:rsidR="00AB1F2F">
        <w:rPr>
          <w:noProof/>
        </w:rPr>
        <w:t>92</w:t>
      </w:r>
      <w:ins w:id="3353" w:author="IRK" w:date="2020-03-09T14:55:00Z">
        <w:r w:rsidR="00C126FE">
          <w:fldChar w:fldCharType="end"/>
        </w:r>
        <w:r w:rsidR="00C126FE">
          <w:rPr>
            <w:rFonts w:hint="eastAsia"/>
          </w:rPr>
          <w:t>]</w:t>
        </w:r>
      </w:ins>
      <w:bookmarkEnd w:id="3349"/>
      <w:bookmarkEnd w:id="335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354" w:author="IRK" w:date="2020-04-16T14:07:00Z">
          <w:tblPr>
            <w:tblW w:w="0" w:type="auto"/>
            <w:tblInd w:w="108" w:type="dxa"/>
            <w:tblLook w:val="04A0" w:firstRow="1" w:lastRow="0" w:firstColumn="1" w:lastColumn="0" w:noHBand="0" w:noVBand="1"/>
          </w:tblPr>
        </w:tblPrChange>
      </w:tblPr>
      <w:tblGrid>
        <w:gridCol w:w="9356"/>
        <w:tblGridChange w:id="3355">
          <w:tblGrid>
            <w:gridCol w:w="9356"/>
          </w:tblGrid>
        </w:tblGridChange>
      </w:tblGrid>
      <w:tr w:rsidR="005B6671" w:rsidRPr="0049256C" w14:paraId="432E15E8" w14:textId="77777777" w:rsidTr="001E2D35">
        <w:trPr>
          <w:jc w:val="center"/>
        </w:trPr>
        <w:tc>
          <w:tcPr>
            <w:tcW w:w="9356" w:type="dxa"/>
            <w:tcPrChange w:id="3356" w:author="IRK" w:date="2020-04-16T14:07:00Z">
              <w:tcPr>
                <w:tcW w:w="9356" w:type="dxa"/>
              </w:tcPr>
            </w:tcPrChange>
          </w:tcPr>
          <w:p w14:paraId="14D67369" w14:textId="77777777" w:rsidR="005B6671" w:rsidRPr="0049256C" w:rsidRDefault="005B6671">
            <w:pPr>
              <w:pStyle w:val="16"/>
              <w:pPrChange w:id="3357" w:author="IRK" w:date="2020-04-27T17:26:00Z">
                <w:pPr/>
              </w:pPrChange>
            </w:pPr>
            <w:r w:rsidRPr="0049256C">
              <w:t>********************************************************************************</w:t>
            </w:r>
          </w:p>
          <w:p w14:paraId="02163DD1" w14:textId="77777777" w:rsidR="005B6671" w:rsidRPr="0049256C" w:rsidRDefault="005B6671">
            <w:pPr>
              <w:pStyle w:val="16"/>
              <w:pPrChange w:id="3358" w:author="IRK" w:date="2020-04-27T17:26:00Z">
                <w:pPr/>
              </w:pPrChange>
            </w:pPr>
          </w:p>
          <w:p w14:paraId="2A4E3705" w14:textId="77777777" w:rsidR="005B6671" w:rsidRPr="0049256C" w:rsidRDefault="005B6671">
            <w:pPr>
              <w:pStyle w:val="16"/>
              <w:pPrChange w:id="3359" w:author="IRK" w:date="2020-04-27T17:26:00Z">
                <w:pPr/>
              </w:pPrChange>
            </w:pPr>
            <w:r w:rsidRPr="0049256C">
              <w:rPr>
                <w:rFonts w:hint="eastAsia"/>
              </w:rPr>
              <w:t>サービスタイプ選択</w:t>
            </w:r>
            <w:r w:rsidRPr="0049256C">
              <w:t xml:space="preserve"> -&gt; </w:t>
            </w:r>
            <w:r w:rsidRPr="0049256C">
              <w:rPr>
                <w:rFonts w:hint="eastAsia"/>
              </w:rPr>
              <w:t>単位ルールシステム選択</w:t>
            </w:r>
          </w:p>
          <w:p w14:paraId="15A18839" w14:textId="77777777" w:rsidR="005B6671" w:rsidRPr="0049256C" w:rsidRDefault="005B6671">
            <w:pPr>
              <w:pStyle w:val="16"/>
              <w:pPrChange w:id="3360" w:author="IRK" w:date="2020-04-27T17:26:00Z">
                <w:pPr/>
              </w:pPrChange>
            </w:pPr>
          </w:p>
          <w:p w14:paraId="70F3AF2C" w14:textId="77777777" w:rsidR="005B6671" w:rsidRPr="0049256C" w:rsidRDefault="005B6671">
            <w:pPr>
              <w:pStyle w:val="16"/>
              <w:pPrChange w:id="3361" w:author="IRK" w:date="2020-04-27T17:26:00Z">
                <w:pPr/>
              </w:pPrChange>
            </w:pPr>
            <w:r w:rsidRPr="0049256C">
              <w:t>********************************************************************************</w:t>
            </w:r>
          </w:p>
          <w:p w14:paraId="4F941B3A" w14:textId="77777777" w:rsidR="005B6671" w:rsidRPr="0049256C" w:rsidRDefault="005B6671">
            <w:pPr>
              <w:pStyle w:val="16"/>
              <w:pPrChange w:id="3362" w:author="IRK" w:date="2020-04-27T17:26:00Z">
                <w:pPr/>
              </w:pPrChange>
            </w:pPr>
          </w:p>
          <w:p w14:paraId="7FE55DCD" w14:textId="76644701" w:rsidR="005B6671" w:rsidRPr="0049256C" w:rsidRDefault="005B6671">
            <w:pPr>
              <w:pStyle w:val="16"/>
              <w:rPr>
                <w:rFonts w:eastAsiaTheme="minorEastAsia"/>
              </w:rPr>
              <w:pPrChange w:id="3363" w:author="IRK" w:date="2020-04-27T17:26:00Z">
                <w:pPr/>
              </w:pPrChange>
            </w:pPr>
            <w:r w:rsidRPr="0049256C">
              <w:t>TCP</w:t>
            </w:r>
            <w:r w:rsidRPr="0049256C">
              <w:rPr>
                <w:rFonts w:hint="eastAsia"/>
              </w:rPr>
              <w:t>コネクタサービスを</w:t>
            </w:r>
            <w:r w:rsidR="005B231E">
              <w:rPr>
                <w:rFonts w:hint="eastAsia"/>
              </w:rPr>
              <w:t>使用して、</w:t>
            </w:r>
            <w:r w:rsidRPr="0049256C">
              <w:rPr>
                <w:rFonts w:hint="eastAsia"/>
              </w:rPr>
              <w:t>ルールサービス</w:t>
            </w:r>
            <w:r w:rsidR="00D1691B">
              <w:rPr>
                <w:rFonts w:hint="eastAsia"/>
              </w:rPr>
              <w:t>したい</w:t>
            </w:r>
            <w:r w:rsidRPr="0049256C">
              <w:rPr>
                <w:rFonts w:hint="eastAsia"/>
              </w:rPr>
              <w:t>単位ルールシステムを選択してください。</w:t>
            </w:r>
          </w:p>
          <w:p w14:paraId="1D4C8A98" w14:textId="5FEE21FB" w:rsidR="005B6671" w:rsidRPr="0049256C" w:rsidRDefault="005B6671">
            <w:pPr>
              <w:pStyle w:val="16"/>
              <w:pPrChange w:id="3364" w:author="IRK" w:date="2020-04-27T17:26:00Z">
                <w:pPr>
                  <w:tabs>
                    <w:tab w:val="left" w:pos="601"/>
                  </w:tabs>
                  <w:ind w:left="318"/>
                </w:pPr>
              </w:pPrChange>
            </w:pPr>
            <w:r w:rsidRPr="0049256C">
              <w:t>1.</w:t>
            </w:r>
            <w:del w:id="3365" w:author="IRK" w:date="2020-04-16T14:08:00Z">
              <w:r w:rsidRPr="0049256C" w:rsidDel="000F6DFD">
                <w:rPr>
                  <w:rFonts w:eastAsiaTheme="minorEastAsia"/>
                </w:rPr>
                <w:tab/>
              </w:r>
            </w:del>
            <w:r w:rsidRPr="0049256C">
              <w:t>DEV</w:t>
            </w:r>
          </w:p>
          <w:p w14:paraId="1C6DAC48" w14:textId="4D9A8DF3" w:rsidR="005B6671" w:rsidRPr="0049256C" w:rsidRDefault="005B6671">
            <w:pPr>
              <w:pStyle w:val="16"/>
              <w:pPrChange w:id="3366" w:author="IRK" w:date="2020-04-27T17:25:00Z">
                <w:pPr>
                  <w:tabs>
                    <w:tab w:val="left" w:pos="601"/>
                  </w:tabs>
                  <w:ind w:left="318"/>
                </w:pPr>
              </w:pPrChange>
            </w:pPr>
            <w:del w:id="3367" w:author="IRK" w:date="2020-04-16T14:08:00Z">
              <w:r w:rsidRPr="0049256C" w:rsidDel="000F6DFD">
                <w:rPr>
                  <w:rFonts w:eastAsiaTheme="minorEastAsia"/>
                </w:rPr>
                <w:tab/>
              </w:r>
            </w:del>
            <w:r w:rsidRPr="0049256C">
              <w:t>Development</w:t>
            </w:r>
          </w:p>
          <w:p w14:paraId="36770F70" w14:textId="77777777" w:rsidR="005B6671" w:rsidRPr="00FD18DA" w:rsidRDefault="005B6671">
            <w:pPr>
              <w:pStyle w:val="16"/>
              <w:rPr>
                <w:rFonts w:eastAsia="Malgun Gothic"/>
                <w:lang w:eastAsia="ko-KR"/>
              </w:rPr>
              <w:pPrChange w:id="3368" w:author="IRK" w:date="2020-04-27T17:26:00Z">
                <w:pPr>
                  <w:tabs>
                    <w:tab w:val="left" w:pos="601"/>
                  </w:tabs>
                  <w:ind w:left="318"/>
                </w:pPr>
              </w:pPrChange>
            </w:pPr>
            <w:r w:rsidRPr="0049256C">
              <w:t>2.</w:t>
            </w:r>
            <w:del w:id="3369" w:author="IRK" w:date="2020-04-16T14:08:00Z">
              <w:r w:rsidRPr="0049256C" w:rsidDel="000F6DFD">
                <w:rPr>
                  <w:rFonts w:eastAsiaTheme="minorEastAsia"/>
                </w:rPr>
                <w:tab/>
              </w:r>
            </w:del>
            <w:r w:rsidRPr="0049256C">
              <w:t>PROD</w:t>
            </w:r>
          </w:p>
          <w:p w14:paraId="109807E5" w14:textId="3D446F1B" w:rsidR="005B6671" w:rsidRPr="0049256C" w:rsidRDefault="005B6671">
            <w:pPr>
              <w:pStyle w:val="16"/>
              <w:pPrChange w:id="3370" w:author="IRK" w:date="2020-04-27T17:25:00Z">
                <w:pPr>
                  <w:tabs>
                    <w:tab w:val="left" w:pos="601"/>
                  </w:tabs>
                  <w:ind w:left="318"/>
                </w:pPr>
              </w:pPrChange>
            </w:pPr>
            <w:del w:id="3371" w:author="IRK" w:date="2020-04-16T14:08:00Z">
              <w:r w:rsidRPr="0049256C" w:rsidDel="000F6DFD">
                <w:rPr>
                  <w:rFonts w:eastAsiaTheme="minorEastAsia"/>
                </w:rPr>
                <w:tab/>
              </w:r>
            </w:del>
            <w:r w:rsidRPr="0049256C">
              <w:t>Production</w:t>
            </w:r>
          </w:p>
          <w:p w14:paraId="33738541" w14:textId="77777777" w:rsidR="005B6671" w:rsidRPr="0049256C" w:rsidRDefault="005B6671">
            <w:pPr>
              <w:pStyle w:val="16"/>
              <w:pPrChange w:id="3372" w:author="IRK" w:date="2020-04-27T17:26:00Z">
                <w:pPr/>
              </w:pPrChange>
            </w:pPr>
          </w:p>
          <w:p w14:paraId="71CBD6C4" w14:textId="77777777" w:rsidR="005B6671" w:rsidRPr="0049256C" w:rsidRDefault="005B6671">
            <w:pPr>
              <w:pStyle w:val="16"/>
              <w:pPrChange w:id="3373" w:author="IRK" w:date="2020-04-27T17:26:00Z">
                <w:pPr/>
              </w:pPrChange>
            </w:pPr>
          </w:p>
          <w:p w14:paraId="33FB1A56" w14:textId="77777777" w:rsidR="005B6671" w:rsidRPr="0049256C" w:rsidRDefault="005B6671">
            <w:pPr>
              <w:pStyle w:val="16"/>
              <w:pPrChange w:id="3374" w:author="IRK" w:date="2020-04-27T17:26:00Z">
                <w:pPr/>
              </w:pPrChange>
            </w:pPr>
            <w:r w:rsidRPr="0049256C">
              <w:rPr>
                <w:rFonts w:hint="eastAsia"/>
              </w:rPr>
              <w:t>選択してください。</w:t>
            </w:r>
            <w:r w:rsidRPr="0049256C">
              <w:rPr>
                <w:rFonts w:hint="eastAsia"/>
              </w:rPr>
              <w:t>&gt;&gt; 2</w:t>
            </w:r>
          </w:p>
        </w:tc>
      </w:tr>
    </w:tbl>
    <w:p w14:paraId="7B1A0A19" w14:textId="77777777" w:rsidR="005B6671" w:rsidRPr="0049256C" w:rsidRDefault="005B6671" w:rsidP="00EC7890"/>
    <w:p w14:paraId="31024AE2" w14:textId="0383DE54" w:rsidR="005B6671" w:rsidRPr="0049256C" w:rsidRDefault="005B6671" w:rsidP="00EC7890">
      <w:r w:rsidRPr="0049256C">
        <w:t>ルールビルダーサービスが移管専用に設定されて</w:t>
      </w:r>
      <w:r w:rsidRPr="000626CB">
        <w:t>いる場合、</w:t>
      </w:r>
      <w:r w:rsidR="00905A82" w:rsidRPr="00905A82">
        <w:rPr>
          <w:rFonts w:hint="eastAsia"/>
        </w:rPr>
        <w:t>最初段階</w:t>
      </w:r>
      <w:r w:rsidRPr="00003158">
        <w:rPr>
          <w:rFonts w:hint="eastAsia"/>
        </w:rPr>
        <w:t>の</w:t>
      </w:r>
      <w:r w:rsidRPr="0049256C">
        <w:t>単位ルールシステムは</w:t>
      </w:r>
      <w:del w:id="3375" w:author="IRK" w:date="2020-03-09T14:56:00Z">
        <w:r w:rsidR="00F815D3" w:rsidRPr="0049256C" w:rsidDel="00372D3A">
          <w:delText>表</w:delText>
        </w:r>
        <w:r w:rsidR="007F5552" w:rsidDel="00372D3A">
          <w:rPr>
            <w:rFonts w:hint="eastAsia"/>
          </w:rPr>
          <w:delText>91</w:delText>
        </w:r>
      </w:del>
      <w:ins w:id="3376" w:author="IRK" w:date="2020-03-09T14:56:00Z">
        <w:r w:rsidR="00372D3A">
          <w:fldChar w:fldCharType="begin"/>
        </w:r>
        <w:r w:rsidR="00372D3A">
          <w:instrText xml:space="preserve"> </w:instrText>
        </w:r>
        <w:r w:rsidR="00372D3A">
          <w:rPr>
            <w:rFonts w:hint="eastAsia"/>
          </w:rPr>
          <w:instrText>REF _Ref34658199 \h</w:instrText>
        </w:r>
        <w:r w:rsidR="00372D3A">
          <w:instrText xml:space="preserve"> </w:instrText>
        </w:r>
      </w:ins>
      <w:r w:rsidR="00372D3A">
        <w:fldChar w:fldCharType="separate"/>
      </w:r>
      <w:ins w:id="3377" w:author="IRK" w:date="2020-03-09T14:55:00Z">
        <w:r w:rsidR="00AB1F2F">
          <w:rPr>
            <w:rFonts w:hint="eastAsia"/>
          </w:rPr>
          <w:t>[</w:t>
        </w:r>
        <w:r w:rsidR="00AB1F2F">
          <w:rPr>
            <w:rFonts w:hint="eastAsia"/>
          </w:rPr>
          <w:t>表</w:t>
        </w:r>
        <w:r w:rsidR="00AB1F2F">
          <w:rPr>
            <w:rFonts w:hint="eastAsia"/>
          </w:rPr>
          <w:t xml:space="preserve"> </w:t>
        </w:r>
      </w:ins>
      <w:r w:rsidR="00AB1F2F">
        <w:rPr>
          <w:noProof/>
        </w:rPr>
        <w:t>92</w:t>
      </w:r>
      <w:ins w:id="3378" w:author="IRK" w:date="2020-03-09T14:55:00Z">
        <w:r w:rsidR="00AB1F2F">
          <w:rPr>
            <w:rFonts w:hint="eastAsia"/>
          </w:rPr>
          <w:t>]</w:t>
        </w:r>
      </w:ins>
      <w:ins w:id="3379" w:author="IRK" w:date="2020-03-09T14:56:00Z">
        <w:r w:rsidR="00372D3A">
          <w:fldChar w:fldCharType="end"/>
        </w:r>
      </w:ins>
      <w:r w:rsidRPr="0049256C">
        <w:t>の一覧に表示されず、選択することもできない。選択できる単位ルールシステムがない場合は、次の警告メッセージが表示される。</w:t>
      </w:r>
    </w:p>
    <w:p w14:paraId="3FFF85DC" w14:textId="77777777" w:rsidR="005B6671" w:rsidRPr="0049256C" w:rsidRDefault="005B6671" w:rsidP="00EC7890"/>
    <w:p w14:paraId="712AC970" w14:textId="6C70AB9A" w:rsidR="00B51998" w:rsidRPr="0049256C" w:rsidRDefault="00B51998" w:rsidP="007D3017">
      <w:pPr>
        <w:pStyle w:val="afff6"/>
      </w:pPr>
      <w:bookmarkStart w:id="3380" w:name="_Toc34839559"/>
      <w:del w:id="3381" w:author="IRK" w:date="2020-03-09T14:56:00Z">
        <w:r w:rsidRPr="0049256C" w:rsidDel="00372D3A">
          <w:delText>[</w:delText>
        </w:r>
        <w:r w:rsidRPr="0049256C" w:rsidDel="00372D3A">
          <w:delText>表</w:delText>
        </w:r>
        <w:r w:rsidRPr="0049256C" w:rsidDel="00372D3A">
          <w:delText xml:space="preserve"> </w:delText>
        </w:r>
        <w:r w:rsidR="003561C7" w:rsidRPr="0049256C" w:rsidDel="00372D3A">
          <w:fldChar w:fldCharType="begin"/>
        </w:r>
        <w:r w:rsidR="003561C7" w:rsidRPr="0049256C" w:rsidDel="00372D3A">
          <w:delInstrText xml:space="preserve"> SEQ [</w:delInstrText>
        </w:r>
        <w:r w:rsidR="003561C7" w:rsidRPr="0049256C" w:rsidDel="00372D3A">
          <w:delInstrText>表</w:delInstrText>
        </w:r>
        <w:r w:rsidR="003561C7" w:rsidRPr="0049256C" w:rsidDel="00372D3A">
          <w:delInstrText xml:space="preserve"> \* ARABIC </w:delInstrText>
        </w:r>
        <w:r w:rsidR="003561C7" w:rsidRPr="0049256C" w:rsidDel="00372D3A">
          <w:fldChar w:fldCharType="separate"/>
        </w:r>
        <w:r w:rsidR="000132DF" w:rsidDel="00372D3A">
          <w:rPr>
            <w:noProof/>
          </w:rPr>
          <w:delText>92</w:delText>
        </w:r>
        <w:r w:rsidR="003561C7" w:rsidRPr="0049256C" w:rsidDel="00372D3A">
          <w:rPr>
            <w:noProof/>
          </w:rPr>
          <w:fldChar w:fldCharType="end"/>
        </w:r>
        <w:r w:rsidRPr="0049256C" w:rsidDel="00372D3A">
          <w:rPr>
            <w:rFonts w:hint="eastAsia"/>
          </w:rPr>
          <w:delText>]</w:delText>
        </w:r>
      </w:del>
      <w:ins w:id="3382" w:author="IRK" w:date="2020-03-09T14:56:00Z">
        <w:r w:rsidR="00372D3A">
          <w:rPr>
            <w:rFonts w:hint="eastAsia"/>
          </w:rPr>
          <w:t>[</w:t>
        </w:r>
        <w:r w:rsidR="00372D3A">
          <w:rPr>
            <w:rFonts w:hint="eastAsia"/>
          </w:rPr>
          <w:t>表</w:t>
        </w:r>
        <w:r w:rsidR="00372D3A">
          <w:rPr>
            <w:rFonts w:hint="eastAsia"/>
          </w:rPr>
          <w:t xml:space="preserve"> </w:t>
        </w:r>
        <w:r w:rsidR="00372D3A">
          <w:fldChar w:fldCharType="begin"/>
        </w:r>
        <w:r w:rsidR="00372D3A">
          <w:instrText xml:space="preserve"> </w:instrText>
        </w:r>
        <w:r w:rsidR="00372D3A">
          <w:rPr>
            <w:rFonts w:hint="eastAsia"/>
          </w:rPr>
          <w:instrText xml:space="preserve">SEQ </w:instrText>
        </w:r>
        <w:r w:rsidR="00372D3A">
          <w:rPr>
            <w:rFonts w:hint="eastAsia"/>
          </w:rPr>
          <w:instrText>表</w:instrText>
        </w:r>
        <w:r w:rsidR="00372D3A">
          <w:rPr>
            <w:rFonts w:hint="eastAsia"/>
          </w:rPr>
          <w:instrText xml:space="preserve"> \* ARABIC</w:instrText>
        </w:r>
        <w:r w:rsidR="00372D3A">
          <w:instrText xml:space="preserve"> </w:instrText>
        </w:r>
      </w:ins>
      <w:r w:rsidR="00372D3A">
        <w:fldChar w:fldCharType="separate"/>
      </w:r>
      <w:r w:rsidR="00AB1F2F">
        <w:rPr>
          <w:noProof/>
        </w:rPr>
        <w:t>93</w:t>
      </w:r>
      <w:ins w:id="3383" w:author="IRK" w:date="2020-03-09T14:56:00Z">
        <w:r w:rsidR="00372D3A">
          <w:fldChar w:fldCharType="end"/>
        </w:r>
        <w:r w:rsidR="00372D3A">
          <w:rPr>
            <w:rFonts w:hint="eastAsia"/>
          </w:rPr>
          <w:t>]</w:t>
        </w:r>
      </w:ins>
      <w:bookmarkEnd w:id="338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384" w:author="IRK" w:date="2020-04-16T14:07:00Z">
          <w:tblPr>
            <w:tblW w:w="0" w:type="auto"/>
            <w:tblInd w:w="108" w:type="dxa"/>
            <w:tblLook w:val="04A0" w:firstRow="1" w:lastRow="0" w:firstColumn="1" w:lastColumn="0" w:noHBand="0" w:noVBand="1"/>
          </w:tblPr>
        </w:tblPrChange>
      </w:tblPr>
      <w:tblGrid>
        <w:gridCol w:w="9356"/>
        <w:tblGridChange w:id="3385">
          <w:tblGrid>
            <w:gridCol w:w="9356"/>
          </w:tblGrid>
        </w:tblGridChange>
      </w:tblGrid>
      <w:tr w:rsidR="005B6671" w:rsidRPr="0049256C" w14:paraId="002E8EF8" w14:textId="77777777" w:rsidTr="001E2D35">
        <w:trPr>
          <w:jc w:val="center"/>
        </w:trPr>
        <w:tc>
          <w:tcPr>
            <w:tcW w:w="9356" w:type="dxa"/>
            <w:tcPrChange w:id="3386" w:author="IRK" w:date="2020-04-16T14:07:00Z">
              <w:tcPr>
                <w:tcW w:w="9356" w:type="dxa"/>
              </w:tcPr>
            </w:tcPrChange>
          </w:tcPr>
          <w:p w14:paraId="48BF26E2" w14:textId="77777777" w:rsidR="005B6671" w:rsidRPr="0049256C" w:rsidRDefault="005B6671">
            <w:pPr>
              <w:pStyle w:val="16"/>
              <w:rPr>
                <w:rFonts w:eastAsiaTheme="minorEastAsia"/>
              </w:rPr>
              <w:pPrChange w:id="3387" w:author="IRK" w:date="2020-04-27T17:26:00Z">
                <w:pPr/>
              </w:pPrChange>
            </w:pPr>
            <w:r w:rsidRPr="0049256C">
              <w:t>[</w:t>
            </w:r>
            <w:r w:rsidRPr="0049256C">
              <w:rPr>
                <w:rFonts w:hint="eastAsia"/>
              </w:rPr>
              <w:t>警告</w:t>
            </w:r>
            <w:r w:rsidRPr="0049256C">
              <w:t xml:space="preserve">] </w:t>
            </w:r>
            <w:r w:rsidRPr="0049256C">
              <w:rPr>
                <w:rFonts w:hint="eastAsia"/>
              </w:rPr>
              <w:t>使用可能な単位ルールシステムがありません。単位ルールシステムを先に登録してください。</w:t>
            </w:r>
          </w:p>
          <w:p w14:paraId="68437D66" w14:textId="1CEEF3BA" w:rsidR="005B6671" w:rsidRPr="0049256C" w:rsidRDefault="005B6671">
            <w:pPr>
              <w:pStyle w:val="16"/>
              <w:rPr>
                <w:rFonts w:eastAsiaTheme="minorEastAsia"/>
              </w:rPr>
              <w:pPrChange w:id="3388" w:author="IRK" w:date="2020-04-27T17:26:00Z">
                <w:pPr/>
              </w:pPrChange>
            </w:pPr>
            <w:r w:rsidRPr="0049256C">
              <w:rPr>
                <w:rFonts w:hint="eastAsia"/>
              </w:rPr>
              <w:t>[</w:t>
            </w:r>
            <w:r w:rsidRPr="0049256C">
              <w:rPr>
                <w:rFonts w:hint="eastAsia"/>
              </w:rPr>
              <w:t>エンタ</w:t>
            </w:r>
            <w:r w:rsidRPr="00A65C39">
              <w:rPr>
                <w:rFonts w:hint="eastAsia"/>
                <w:rPrChange w:id="3389" w:author="IRK" w:date="2020-03-12T13:12:00Z">
                  <w:rPr>
                    <w:rFonts w:ascii="ＭＳ 明朝" w:eastAsia="ＭＳ 明朝" w:hAnsi="ＭＳ 明朝" w:cs="ＭＳ 明朝" w:hint="eastAsia"/>
                  </w:rPr>
                </w:rPrChange>
              </w:rPr>
              <w:t>ー</w:t>
            </w:r>
            <w:r w:rsidRPr="0049256C">
              <w:rPr>
                <w:rFonts w:hint="eastAsia"/>
              </w:rPr>
              <w:t>キ</w:t>
            </w:r>
            <w:r w:rsidRPr="00A65C39">
              <w:rPr>
                <w:rFonts w:hint="eastAsia"/>
                <w:rPrChange w:id="3390" w:author="IRK" w:date="2020-03-12T13:12:00Z">
                  <w:rPr>
                    <w:rFonts w:ascii="ＭＳ 明朝" w:eastAsia="ＭＳ 明朝" w:hAnsi="ＭＳ 明朝" w:cs="ＭＳ 明朝" w:hint="eastAsia"/>
                  </w:rPr>
                </w:rPrChange>
              </w:rPr>
              <w:t>ー</w:t>
            </w:r>
            <w:r w:rsidRPr="0049256C">
              <w:rPr>
                <w:rFonts w:hint="eastAsia"/>
              </w:rPr>
              <w:t>を</w:t>
            </w:r>
            <w:r w:rsidR="007B7CEA" w:rsidRPr="007B7CEA">
              <w:rPr>
                <w:rFonts w:hint="eastAsia"/>
              </w:rPr>
              <w:t>押下してく</w:t>
            </w:r>
            <w:r w:rsidRPr="0049256C">
              <w:rPr>
                <w:rFonts w:hint="eastAsia"/>
              </w:rPr>
              <w:t>ださい。</w:t>
            </w:r>
            <w:r w:rsidRPr="0049256C">
              <w:rPr>
                <w:rFonts w:hint="eastAsia"/>
              </w:rPr>
              <w:t>]</w:t>
            </w:r>
          </w:p>
        </w:tc>
      </w:tr>
    </w:tbl>
    <w:p w14:paraId="59CA6A31" w14:textId="77777777" w:rsidR="005B6671" w:rsidRPr="0049256C" w:rsidRDefault="005B6671" w:rsidP="00EC7890"/>
    <w:p w14:paraId="4558C5C1" w14:textId="2D4E54AA" w:rsidR="005B6671" w:rsidRPr="0049256C" w:rsidRDefault="005B6671" w:rsidP="00EC7890">
      <w:r w:rsidRPr="0049256C">
        <w:t>TCP</w:t>
      </w:r>
      <w:r w:rsidRPr="0049256C">
        <w:t>コネクタサービスを有効にする単位ルールシステムを選択すると、</w:t>
      </w:r>
      <w:del w:id="3391" w:author="IRK" w:date="2020-03-09T14:56:00Z">
        <w:r w:rsidRPr="0049256C" w:rsidDel="00372D3A">
          <w:delText>2.4.5.2</w:delText>
        </w:r>
      </w:del>
      <w:ins w:id="3392" w:author="IRK" w:date="2020-03-10T22:22:00Z">
        <w:r w:rsidR="008E3CAF">
          <w:rPr>
            <w:rFonts w:hint="eastAsia"/>
          </w:rPr>
          <w:t>「</w:t>
        </w:r>
      </w:ins>
      <w:ins w:id="3393" w:author="IRK" w:date="2020-03-09T14:56:00Z">
        <w:r w:rsidR="00372D3A">
          <w:fldChar w:fldCharType="begin"/>
        </w:r>
        <w:r w:rsidR="00372D3A">
          <w:instrText xml:space="preserve"> </w:instrText>
        </w:r>
        <w:r w:rsidR="00372D3A">
          <w:rPr>
            <w:rFonts w:hint="eastAsia"/>
          </w:rPr>
          <w:instrText>REF _Ref34658235 \r \h</w:instrText>
        </w:r>
        <w:r w:rsidR="00372D3A">
          <w:instrText xml:space="preserve"> </w:instrText>
        </w:r>
      </w:ins>
      <w:r w:rsidR="00372D3A">
        <w:fldChar w:fldCharType="separate"/>
      </w:r>
      <w:r w:rsidR="00AB1F2F">
        <w:t>2.4.5.2</w:t>
      </w:r>
      <w:ins w:id="3394" w:author="IRK" w:date="2020-03-09T14:56:00Z">
        <w:r w:rsidR="00372D3A">
          <w:fldChar w:fldCharType="end"/>
        </w:r>
      </w:ins>
      <w:ins w:id="3395" w:author="IRK" w:date="2020-04-16T13:53:00Z">
        <w:r w:rsidR="00FE0639">
          <w:rPr>
            <w:rFonts w:hint="eastAsia"/>
          </w:rPr>
          <w:t xml:space="preserve"> </w:t>
        </w:r>
      </w:ins>
      <w:ins w:id="3396" w:author="IRK" w:date="2020-03-09T14:57:00Z">
        <w:r w:rsidR="00372D3A">
          <w:fldChar w:fldCharType="begin"/>
        </w:r>
        <w:r w:rsidR="00372D3A">
          <w:instrText xml:space="preserve"> REF _Ref34658235 \h </w:instrText>
        </w:r>
      </w:ins>
      <w:r w:rsidR="00372D3A">
        <w:fldChar w:fldCharType="separate"/>
      </w:r>
      <w:r w:rsidR="00AB1F2F" w:rsidRPr="0049256C">
        <w:t>TCP</w:t>
      </w:r>
      <w:r w:rsidR="00AB1F2F" w:rsidRPr="0049256C">
        <w:t>コネクタサーバグループ一覧</w:t>
      </w:r>
      <w:ins w:id="3397" w:author="IRK" w:date="2020-03-09T14:57:00Z">
        <w:r w:rsidR="00372D3A">
          <w:fldChar w:fldCharType="end"/>
        </w:r>
      </w:ins>
      <w:ins w:id="3398" w:author="IRK" w:date="2020-03-10T22:22:00Z">
        <w:r w:rsidR="008E3CAF">
          <w:rPr>
            <w:rFonts w:hint="eastAsia"/>
          </w:rPr>
          <w:t>」</w:t>
        </w:r>
      </w:ins>
      <w:r w:rsidRPr="0049256C">
        <w:t>に移動する。</w:t>
      </w:r>
    </w:p>
    <w:p w14:paraId="79A75500" w14:textId="77777777" w:rsidR="005B6671" w:rsidRPr="0049256C" w:rsidRDefault="005B6671" w:rsidP="00EC7890"/>
    <w:p w14:paraId="2374E3AD" w14:textId="77777777" w:rsidR="005B6671" w:rsidRPr="0049256C" w:rsidRDefault="005B6671">
      <w:pPr>
        <w:pStyle w:val="42"/>
        <w:numPr>
          <w:ilvl w:val="3"/>
          <w:numId w:val="139"/>
        </w:numPr>
        <w:rPr>
          <w:lang w:eastAsia="ja-JP"/>
        </w:rPr>
        <w:pPrChange w:id="3399" w:author="IRK" w:date="2020-05-11T09:39:00Z">
          <w:pPr>
            <w:pStyle w:val="42"/>
            <w:numPr>
              <w:numId w:val="27"/>
            </w:numPr>
            <w:spacing w:before="0" w:after="100" w:line="280" w:lineRule="exact"/>
          </w:pPr>
        </w:pPrChange>
      </w:pPr>
      <w:bookmarkStart w:id="3400" w:name="_Ref34658235"/>
      <w:r w:rsidRPr="0049256C">
        <w:rPr>
          <w:lang w:eastAsia="ja-JP"/>
        </w:rPr>
        <w:t>TCP</w:t>
      </w:r>
      <w:r w:rsidRPr="0049256C">
        <w:rPr>
          <w:lang w:eastAsia="ja-JP"/>
        </w:rPr>
        <w:t>コネクタサーバグループ一覧</w:t>
      </w:r>
      <w:bookmarkEnd w:id="3400"/>
    </w:p>
    <w:p w14:paraId="564F354B" w14:textId="074216CC" w:rsidR="005B6671" w:rsidRPr="0049256C" w:rsidRDefault="00B51998" w:rsidP="00EC7890">
      <w:del w:id="3401" w:author="IRK" w:date="2020-03-09T14:57:00Z">
        <w:r w:rsidRPr="0049256C" w:rsidDel="00372D3A">
          <w:delText>表</w:delText>
        </w:r>
        <w:r w:rsidR="007F5552" w:rsidDel="00372D3A">
          <w:rPr>
            <w:rFonts w:hint="eastAsia"/>
          </w:rPr>
          <w:delText>93</w:delText>
        </w:r>
      </w:del>
      <w:ins w:id="3402" w:author="IRK" w:date="2020-03-09T14:57:00Z">
        <w:r w:rsidR="00372D3A">
          <w:rPr>
            <w:rFonts w:hint="eastAsia"/>
          </w:rPr>
          <w:t>次の表</w:t>
        </w:r>
      </w:ins>
      <w:r w:rsidR="005B6671" w:rsidRPr="0049256C">
        <w:t>は、設定クラスタに有効</w:t>
      </w:r>
      <w:r w:rsidR="005B6671" w:rsidRPr="0049256C">
        <w:rPr>
          <w:rFonts w:hint="eastAsia"/>
        </w:rPr>
        <w:t>化された</w:t>
      </w:r>
      <w:r w:rsidR="005B6671" w:rsidRPr="0049256C">
        <w:t>PROD</w:t>
      </w:r>
      <w:r w:rsidR="005B6671" w:rsidRPr="0049256C">
        <w:t>単位ルールシステムの</w:t>
      </w:r>
      <w:r w:rsidR="005B6671" w:rsidRPr="0049256C">
        <w:t>TCP</w:t>
      </w:r>
      <w:r w:rsidR="005B6671" w:rsidRPr="0049256C">
        <w:t>コネクタサーバグループの一覧を示している。</w:t>
      </w:r>
    </w:p>
    <w:p w14:paraId="37BC6918" w14:textId="55613FB4" w:rsidR="001A6A0C" w:rsidRDefault="001A6A0C">
      <w:pPr>
        <w:jc w:val="left"/>
      </w:pPr>
    </w:p>
    <w:p w14:paraId="002FF739" w14:textId="43D12CEF" w:rsidR="00B51998" w:rsidRPr="0049256C" w:rsidRDefault="00B51998" w:rsidP="007D3017">
      <w:pPr>
        <w:pStyle w:val="afff6"/>
      </w:pPr>
      <w:bookmarkStart w:id="3403" w:name="_Toc34839560"/>
      <w:del w:id="3404" w:author="IRK" w:date="2020-03-11T17:18:00Z">
        <w:r w:rsidRPr="0049256C" w:rsidDel="00501B62">
          <w:delText>[</w:delText>
        </w:r>
        <w:r w:rsidRPr="0049256C" w:rsidDel="00501B62">
          <w:delText>表</w:delText>
        </w:r>
        <w:r w:rsidRPr="0049256C" w:rsidDel="00501B62">
          <w:delText xml:space="preserve"> </w:delText>
        </w:r>
        <w:r w:rsidR="003561C7" w:rsidRPr="0049256C" w:rsidDel="00501B62">
          <w:fldChar w:fldCharType="begin"/>
        </w:r>
        <w:r w:rsidR="003561C7" w:rsidRPr="0049256C" w:rsidDel="00501B62">
          <w:delInstrText xml:space="preserve"> SEQ [</w:delInstrText>
        </w:r>
        <w:r w:rsidR="003561C7" w:rsidRPr="0049256C" w:rsidDel="00501B62">
          <w:delInstrText>表</w:delInstrText>
        </w:r>
        <w:r w:rsidR="003561C7" w:rsidRPr="0049256C" w:rsidDel="00501B62">
          <w:delInstrText xml:space="preserve"> \* ARABIC </w:delInstrText>
        </w:r>
        <w:r w:rsidR="003561C7" w:rsidRPr="0049256C" w:rsidDel="00501B62">
          <w:fldChar w:fldCharType="separate"/>
        </w:r>
        <w:r w:rsidR="000132DF" w:rsidDel="00501B62">
          <w:rPr>
            <w:noProof/>
          </w:rPr>
          <w:delText>93</w:delText>
        </w:r>
        <w:r w:rsidR="003561C7" w:rsidRPr="0049256C" w:rsidDel="00501B62">
          <w:rPr>
            <w:noProof/>
          </w:rPr>
          <w:fldChar w:fldCharType="end"/>
        </w:r>
        <w:r w:rsidRPr="0049256C" w:rsidDel="00501B62">
          <w:rPr>
            <w:rFonts w:hint="eastAsia"/>
          </w:rPr>
          <w:delText>]</w:delText>
        </w:r>
      </w:del>
      <w:ins w:id="3405" w:author="IRK" w:date="2020-03-11T17:18:00Z">
        <w:r w:rsidR="00501B62">
          <w:rPr>
            <w:rFonts w:hint="eastAsia"/>
          </w:rPr>
          <w:t>[</w:t>
        </w:r>
      </w:ins>
      <w:ins w:id="3406" w:author="IRK" w:date="2020-03-09T14:57:00Z">
        <w:r w:rsidR="00372D3A">
          <w:rPr>
            <w:rFonts w:hint="eastAsia"/>
          </w:rPr>
          <w:t>表</w:t>
        </w:r>
        <w:r w:rsidR="00372D3A">
          <w:rPr>
            <w:rFonts w:hint="eastAsia"/>
          </w:rPr>
          <w:t xml:space="preserve"> </w:t>
        </w:r>
        <w:r w:rsidR="00372D3A">
          <w:fldChar w:fldCharType="begin"/>
        </w:r>
        <w:r w:rsidR="00372D3A">
          <w:instrText xml:space="preserve"> </w:instrText>
        </w:r>
        <w:r w:rsidR="00372D3A">
          <w:rPr>
            <w:rFonts w:hint="eastAsia"/>
          </w:rPr>
          <w:instrText xml:space="preserve">SEQ </w:instrText>
        </w:r>
        <w:r w:rsidR="00372D3A">
          <w:rPr>
            <w:rFonts w:hint="eastAsia"/>
          </w:rPr>
          <w:instrText>表</w:instrText>
        </w:r>
        <w:r w:rsidR="00372D3A">
          <w:rPr>
            <w:rFonts w:hint="eastAsia"/>
          </w:rPr>
          <w:instrText xml:space="preserve"> \* ARABIC</w:instrText>
        </w:r>
        <w:r w:rsidR="00372D3A">
          <w:instrText xml:space="preserve"> </w:instrText>
        </w:r>
      </w:ins>
      <w:r w:rsidR="00372D3A">
        <w:fldChar w:fldCharType="separate"/>
      </w:r>
      <w:r w:rsidR="00AB1F2F">
        <w:rPr>
          <w:noProof/>
        </w:rPr>
        <w:t>94</w:t>
      </w:r>
      <w:bookmarkEnd w:id="3403"/>
      <w:ins w:id="3407" w:author="IRK" w:date="2020-03-09T14:57:00Z">
        <w:r w:rsidR="00372D3A">
          <w:fldChar w:fldCharType="end"/>
        </w:r>
      </w:ins>
      <w:ins w:id="3408" w:author="IRK" w:date="2020-03-11T17:18:00Z">
        <w:r w:rsidR="00501B62">
          <w:rPr>
            <w:rFonts w:hint="eastAsia"/>
          </w:rPr>
          <w:t>]</w:t>
        </w:r>
      </w:ins>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409" w:author="IRK" w:date="2020-04-16T14:09:00Z">
          <w:tblPr>
            <w:tblW w:w="0" w:type="auto"/>
            <w:tblInd w:w="108" w:type="dxa"/>
            <w:tblLook w:val="04A0" w:firstRow="1" w:lastRow="0" w:firstColumn="1" w:lastColumn="0" w:noHBand="0" w:noVBand="1"/>
          </w:tblPr>
        </w:tblPrChange>
      </w:tblPr>
      <w:tblGrid>
        <w:gridCol w:w="9356"/>
        <w:tblGridChange w:id="3410">
          <w:tblGrid>
            <w:gridCol w:w="9356"/>
          </w:tblGrid>
        </w:tblGridChange>
      </w:tblGrid>
      <w:tr w:rsidR="005B6671" w:rsidRPr="0049256C" w14:paraId="7E174FA0" w14:textId="77777777" w:rsidTr="001E2D35">
        <w:trPr>
          <w:jc w:val="center"/>
        </w:trPr>
        <w:tc>
          <w:tcPr>
            <w:tcW w:w="9356" w:type="dxa"/>
            <w:tcPrChange w:id="3411" w:author="IRK" w:date="2020-04-16T14:09:00Z">
              <w:tcPr>
                <w:tcW w:w="9356" w:type="dxa"/>
              </w:tcPr>
            </w:tcPrChange>
          </w:tcPr>
          <w:p w14:paraId="5218984E" w14:textId="77777777" w:rsidR="005B6671" w:rsidRPr="0049256C" w:rsidRDefault="005B6671">
            <w:pPr>
              <w:pStyle w:val="16"/>
              <w:pPrChange w:id="3412" w:author="IRK" w:date="2020-04-27T17:26:00Z">
                <w:pPr/>
              </w:pPrChange>
            </w:pPr>
            <w:r w:rsidRPr="0049256C">
              <w:t>********************************************************************************</w:t>
            </w:r>
          </w:p>
          <w:p w14:paraId="1497D955" w14:textId="77777777" w:rsidR="005B6671" w:rsidRPr="0049256C" w:rsidRDefault="005B6671">
            <w:pPr>
              <w:pStyle w:val="16"/>
              <w:pPrChange w:id="3413" w:author="IRK" w:date="2020-04-27T17:26:00Z">
                <w:pPr/>
              </w:pPrChange>
            </w:pPr>
          </w:p>
          <w:p w14:paraId="2079420F" w14:textId="77777777" w:rsidR="005B6671" w:rsidRPr="0049256C" w:rsidRDefault="005B6671">
            <w:pPr>
              <w:pStyle w:val="16"/>
              <w:pPrChange w:id="3414" w:author="IRK" w:date="2020-04-27T17:26:00Z">
                <w:pPr/>
              </w:pPrChange>
            </w:pPr>
            <w:r w:rsidRPr="0049256C">
              <w:rPr>
                <w:rFonts w:hint="eastAsia"/>
              </w:rPr>
              <w:t>サービスタイプ選択</w:t>
            </w:r>
            <w:r w:rsidRPr="0049256C">
              <w:t xml:space="preserve"> -&gt; TCP</w:t>
            </w:r>
            <w:r w:rsidRPr="0049256C">
              <w:rPr>
                <w:rFonts w:hint="eastAsia"/>
              </w:rPr>
              <w:t>コネクタサーバグループリスト</w:t>
            </w:r>
          </w:p>
          <w:p w14:paraId="66E80B6B" w14:textId="77777777" w:rsidR="005B6671" w:rsidRPr="0049256C" w:rsidRDefault="005B6671">
            <w:pPr>
              <w:pStyle w:val="16"/>
              <w:pPrChange w:id="3415" w:author="IRK" w:date="2020-04-27T17:26:00Z">
                <w:pPr/>
              </w:pPrChange>
            </w:pPr>
          </w:p>
          <w:p w14:paraId="6F0AFD22" w14:textId="77777777" w:rsidR="005B6671" w:rsidRPr="0049256C" w:rsidRDefault="005B6671">
            <w:pPr>
              <w:pStyle w:val="16"/>
              <w:pPrChange w:id="3416" w:author="IRK" w:date="2020-04-27T17:26:00Z">
                <w:pPr/>
              </w:pPrChange>
            </w:pPr>
            <w:r w:rsidRPr="0049256C">
              <w:t>********************************************************************************</w:t>
            </w:r>
          </w:p>
          <w:p w14:paraId="139DE575" w14:textId="77777777" w:rsidR="005B6671" w:rsidRPr="0049256C" w:rsidRDefault="005B6671">
            <w:pPr>
              <w:pStyle w:val="16"/>
              <w:pPrChange w:id="3417" w:author="IRK" w:date="2020-04-27T17:26:00Z">
                <w:pPr/>
              </w:pPrChange>
            </w:pPr>
          </w:p>
          <w:p w14:paraId="2B7886C2" w14:textId="77777777" w:rsidR="005B6671" w:rsidRPr="0049256C" w:rsidRDefault="005B6671">
            <w:pPr>
              <w:pStyle w:val="16"/>
              <w:pPrChange w:id="3418" w:author="IRK" w:date="2020-04-27T17:26:00Z">
                <w:pPr/>
              </w:pPrChange>
            </w:pPr>
            <w:r w:rsidRPr="0049256C">
              <w:rPr>
                <w:rFonts w:hint="eastAsia"/>
              </w:rPr>
              <w:t>単位ルールシステム</w:t>
            </w:r>
            <w:r w:rsidRPr="0049256C">
              <w:t>'PROD'</w:t>
            </w:r>
            <w:r w:rsidRPr="0049256C">
              <w:rPr>
                <w:rFonts w:hint="eastAsia"/>
              </w:rPr>
              <w:t>に登録された</w:t>
            </w:r>
            <w:r w:rsidRPr="0049256C">
              <w:t>TCP</w:t>
            </w:r>
            <w:r w:rsidRPr="0049256C">
              <w:rPr>
                <w:rFonts w:hint="eastAsia"/>
              </w:rPr>
              <w:t>コネクタサーバグループのリストです。</w:t>
            </w:r>
          </w:p>
          <w:p w14:paraId="49D67E5E" w14:textId="77777777" w:rsidR="005B6671" w:rsidRPr="0049256C" w:rsidRDefault="005B6671">
            <w:pPr>
              <w:pStyle w:val="16"/>
              <w:pPrChange w:id="3419" w:author="IRK" w:date="2020-04-27T17:26:00Z">
                <w:pPr/>
              </w:pPrChange>
            </w:pPr>
          </w:p>
          <w:p w14:paraId="44BAB756" w14:textId="77777777" w:rsidR="005B6671" w:rsidRPr="0049256C" w:rsidRDefault="005B6671">
            <w:pPr>
              <w:pStyle w:val="16"/>
              <w:pPrChange w:id="3420" w:author="IRK" w:date="2020-04-27T17:26:00Z">
                <w:pPr/>
              </w:pPrChange>
            </w:pPr>
            <w:r w:rsidRPr="0049256C">
              <w:t>[</w:t>
            </w:r>
            <w:r w:rsidRPr="0049256C">
              <w:rPr>
                <w:rFonts w:hint="eastAsia"/>
              </w:rPr>
              <w:t>項目</w:t>
            </w:r>
            <w:r w:rsidRPr="0049256C">
              <w:t>]</w:t>
            </w:r>
          </w:p>
          <w:p w14:paraId="4A183A41" w14:textId="77777777" w:rsidR="005B6671" w:rsidRPr="0049256C" w:rsidRDefault="005B6671">
            <w:pPr>
              <w:pStyle w:val="16"/>
              <w:pPrChange w:id="3421" w:author="IRK" w:date="2020-04-27T17:26:00Z">
                <w:pPr/>
              </w:pPrChange>
            </w:pPr>
            <w:r w:rsidRPr="0049256C">
              <w:t>------------------------------------------------------------------------------------</w:t>
            </w:r>
          </w:p>
          <w:p w14:paraId="1E7FAB8D" w14:textId="77777777" w:rsidR="005B6671" w:rsidRPr="0049256C" w:rsidRDefault="005B6671">
            <w:pPr>
              <w:pStyle w:val="16"/>
              <w:rPr>
                <w:spacing w:val="-8"/>
              </w:rPr>
              <w:pPrChange w:id="3422" w:author="IRK" w:date="2020-04-27T17:26:00Z">
                <w:pPr/>
              </w:pPrChange>
            </w:pPr>
            <w:r w:rsidRPr="0049256C">
              <w:rPr>
                <w:spacing w:val="-8"/>
              </w:rPr>
              <w:t xml:space="preserve">   </w:t>
            </w:r>
            <w:r w:rsidRPr="0049256C">
              <w:rPr>
                <w:rFonts w:eastAsiaTheme="minorEastAsia"/>
                <w:spacing w:val="-8"/>
              </w:rPr>
              <w:t xml:space="preserve">  </w:t>
            </w:r>
            <w:r w:rsidRPr="0049256C">
              <w:rPr>
                <w:spacing w:val="-8"/>
              </w:rPr>
              <w:t xml:space="preserve"> | </w:t>
            </w:r>
            <w:r w:rsidRPr="0049256C">
              <w:rPr>
                <w:rFonts w:ascii="ＭＳ Ｐゴシック" w:hAnsi="ＭＳ Ｐゴシック" w:hint="eastAsia"/>
                <w:spacing w:val="-8"/>
              </w:rPr>
              <w:t>名称</w:t>
            </w:r>
            <w:r w:rsidRPr="0049256C">
              <w:rPr>
                <w:spacing w:val="-8"/>
              </w:rPr>
              <w:t xml:space="preserve">  </w:t>
            </w:r>
            <w:r w:rsidRPr="0049256C">
              <w:rPr>
                <w:rFonts w:eastAsiaTheme="minorEastAsia"/>
                <w:spacing w:val="-8"/>
              </w:rPr>
              <w:t xml:space="preserve"> </w:t>
            </w:r>
            <w:r w:rsidRPr="0049256C">
              <w:rPr>
                <w:spacing w:val="-8"/>
              </w:rPr>
              <w:t xml:space="preserve"> | </w:t>
            </w:r>
            <w:r w:rsidRPr="0049256C">
              <w:rPr>
                <w:rFonts w:ascii="ＭＳ Ｐゴシック" w:hAnsi="ＭＳ Ｐゴシック" w:hint="eastAsia"/>
                <w:spacing w:val="-8"/>
              </w:rPr>
              <w:t>モード</w:t>
            </w:r>
            <w:r w:rsidRPr="0049256C">
              <w:rPr>
                <w:spacing w:val="-8"/>
              </w:rPr>
              <w:t xml:space="preserve">      </w:t>
            </w:r>
            <w:r w:rsidRPr="0049256C">
              <w:rPr>
                <w:rFonts w:eastAsiaTheme="minorEastAsia"/>
                <w:spacing w:val="-8"/>
              </w:rPr>
              <w:t xml:space="preserve">    </w:t>
            </w:r>
            <w:r w:rsidRPr="0049256C">
              <w:rPr>
                <w:spacing w:val="-8"/>
              </w:rPr>
              <w:t xml:space="preserve">   | </w:t>
            </w:r>
            <w:r w:rsidRPr="0049256C">
              <w:rPr>
                <w:rFonts w:ascii="ＭＳ Ｐゴシック" w:hAnsi="ＭＳ Ｐゴシック" w:hint="eastAsia"/>
                <w:spacing w:val="-8"/>
              </w:rPr>
              <w:t>サーバ数</w:t>
            </w:r>
            <w:r w:rsidRPr="0049256C">
              <w:rPr>
                <w:spacing w:val="-8"/>
              </w:rPr>
              <w:t xml:space="preserve"> | </w:t>
            </w:r>
            <w:r w:rsidRPr="0049256C">
              <w:rPr>
                <w:rFonts w:ascii="ＭＳ Ｐゴシック" w:hAnsi="ＭＳ Ｐゴシック" w:hint="eastAsia"/>
                <w:spacing w:val="-8"/>
              </w:rPr>
              <w:t>ローカル優先</w:t>
            </w:r>
            <w:r w:rsidRPr="0049256C">
              <w:rPr>
                <w:spacing w:val="-8"/>
              </w:rPr>
              <w:t xml:space="preserve"> |</w:t>
            </w:r>
            <w:r w:rsidRPr="0049256C">
              <w:rPr>
                <w:rFonts w:ascii="ＭＳ Ｐゴシック" w:hAnsi="ＭＳ Ｐゴシック"/>
                <w:spacing w:val="-8"/>
              </w:rPr>
              <w:t xml:space="preserve"> </w:t>
            </w:r>
            <w:r w:rsidRPr="0049256C">
              <w:rPr>
                <w:rFonts w:ascii="ＭＳ Ｐゴシック" w:hAnsi="ＭＳ Ｐゴシック" w:hint="eastAsia"/>
                <w:spacing w:val="-8"/>
              </w:rPr>
              <w:t>平均同時処理量</w:t>
            </w:r>
            <w:r w:rsidRPr="0049256C">
              <w:rPr>
                <w:spacing w:val="-8"/>
              </w:rPr>
              <w:t xml:space="preserve"> | </w:t>
            </w:r>
            <w:r w:rsidRPr="0049256C">
              <w:rPr>
                <w:rFonts w:ascii="ＭＳ Ｐゴシック" w:hAnsi="ＭＳ Ｐゴシック" w:hint="eastAsia"/>
                <w:spacing w:val="-8"/>
              </w:rPr>
              <w:t>最大同時処理量</w:t>
            </w:r>
            <w:r w:rsidRPr="0049256C">
              <w:rPr>
                <w:rFonts w:ascii="ＭＳ Ｐゴシック" w:hAnsi="ＭＳ Ｐゴシック"/>
                <w:spacing w:val="-8"/>
              </w:rPr>
              <w:t xml:space="preserve"> </w:t>
            </w:r>
            <w:r w:rsidRPr="0049256C">
              <w:rPr>
                <w:spacing w:val="-8"/>
              </w:rPr>
              <w:t xml:space="preserve">| </w:t>
            </w:r>
            <w:r w:rsidRPr="0049256C">
              <w:rPr>
                <w:rFonts w:ascii="ＭＳ Ｐゴシック" w:hAnsi="ＭＳ Ｐゴシック" w:hint="eastAsia"/>
                <w:spacing w:val="-8"/>
              </w:rPr>
              <w:t>ローカル</w:t>
            </w:r>
            <w:r w:rsidRPr="0049256C">
              <w:rPr>
                <w:spacing w:val="-8"/>
              </w:rPr>
              <w:t xml:space="preserve"> |</w:t>
            </w:r>
          </w:p>
          <w:p w14:paraId="22E51532" w14:textId="77777777" w:rsidR="005B6671" w:rsidRPr="0049256C" w:rsidRDefault="005B6671">
            <w:pPr>
              <w:pStyle w:val="16"/>
              <w:pPrChange w:id="3423" w:author="IRK" w:date="2020-04-27T17:26:00Z">
                <w:pPr/>
              </w:pPrChange>
            </w:pPr>
            <w:r w:rsidRPr="0049256C">
              <w:t>------------------------------------------------------------------------------------</w:t>
            </w:r>
          </w:p>
          <w:p w14:paraId="496AD1E4" w14:textId="77777777" w:rsidR="005B6671" w:rsidRPr="0049256C" w:rsidRDefault="005B6671">
            <w:pPr>
              <w:pStyle w:val="16"/>
              <w:rPr>
                <w:spacing w:val="-8"/>
              </w:rPr>
              <w:pPrChange w:id="3424" w:author="IRK" w:date="2020-04-27T17:26:00Z">
                <w:pPr/>
              </w:pPrChange>
            </w:pPr>
            <w:r w:rsidRPr="0049256C">
              <w:rPr>
                <w:spacing w:val="-8"/>
              </w:rPr>
              <w:t xml:space="preserve">  1 | online | load-balance</w:t>
            </w:r>
            <w:r w:rsidRPr="0049256C">
              <w:rPr>
                <w:rFonts w:eastAsiaTheme="minorEastAsia"/>
                <w:spacing w:val="-8"/>
              </w:rPr>
              <w:t xml:space="preserve"> </w:t>
            </w:r>
            <w:r w:rsidRPr="0049256C">
              <w:rPr>
                <w:spacing w:val="-8"/>
              </w:rPr>
              <w:t xml:space="preserve"> | </w:t>
            </w:r>
            <w:r w:rsidRPr="0049256C">
              <w:rPr>
                <w:rFonts w:eastAsiaTheme="minorEastAsia"/>
                <w:spacing w:val="-8"/>
              </w:rPr>
              <w:t xml:space="preserve">  </w:t>
            </w:r>
            <w:r w:rsidRPr="0049256C">
              <w:rPr>
                <w:spacing w:val="-8"/>
              </w:rPr>
              <w:t xml:space="preserve">1 </w:t>
            </w:r>
            <w:r w:rsidRPr="0049256C">
              <w:rPr>
                <w:rFonts w:eastAsiaTheme="minorEastAsia"/>
                <w:spacing w:val="-8"/>
              </w:rPr>
              <w:t xml:space="preserve">    </w:t>
            </w:r>
            <w:r w:rsidRPr="0049256C">
              <w:rPr>
                <w:spacing w:val="-8"/>
              </w:rPr>
              <w:t xml:space="preserve">  | N        </w:t>
            </w:r>
            <w:r w:rsidRPr="0049256C">
              <w:rPr>
                <w:rFonts w:eastAsiaTheme="minorEastAsia"/>
                <w:spacing w:val="-8"/>
              </w:rPr>
              <w:t xml:space="preserve">    </w:t>
            </w:r>
            <w:r w:rsidRPr="0049256C">
              <w:rPr>
                <w:spacing w:val="-8"/>
              </w:rPr>
              <w:t xml:space="preserve"> | 100            | 100            |  </w:t>
            </w:r>
            <w:r w:rsidRPr="0049256C">
              <w:rPr>
                <w:rFonts w:eastAsiaTheme="minorEastAsia"/>
                <w:spacing w:val="-8"/>
              </w:rPr>
              <w:t xml:space="preserve">     </w:t>
            </w:r>
            <w:r w:rsidRPr="0049256C">
              <w:rPr>
                <w:spacing w:val="-8"/>
              </w:rPr>
              <w:t xml:space="preserve">    |</w:t>
            </w:r>
          </w:p>
          <w:p w14:paraId="2202F08C" w14:textId="77777777" w:rsidR="005B6671" w:rsidRPr="0049256C" w:rsidRDefault="005B6671">
            <w:pPr>
              <w:pStyle w:val="16"/>
              <w:pPrChange w:id="3425" w:author="IRK" w:date="2020-04-27T17:26:00Z">
                <w:pPr/>
              </w:pPrChange>
            </w:pPr>
            <w:r w:rsidRPr="0049256C">
              <w:t>------------------------------------------------------------------------------------</w:t>
            </w:r>
          </w:p>
          <w:p w14:paraId="65D2E0BB" w14:textId="77777777" w:rsidR="005B6671" w:rsidRPr="0049256C" w:rsidRDefault="005B6671">
            <w:pPr>
              <w:pStyle w:val="16"/>
              <w:pPrChange w:id="3426" w:author="IRK" w:date="2020-04-27T17:26:00Z">
                <w:pPr/>
              </w:pPrChange>
            </w:pPr>
          </w:p>
          <w:p w14:paraId="660456C6" w14:textId="77777777" w:rsidR="005B6671" w:rsidRPr="0049256C" w:rsidRDefault="005B6671">
            <w:pPr>
              <w:pStyle w:val="16"/>
              <w:pPrChange w:id="3427" w:author="IRK" w:date="2020-04-27T17:26:00Z">
                <w:pPr/>
              </w:pPrChange>
            </w:pPr>
            <w:r w:rsidRPr="0049256C">
              <w:t>[</w:t>
            </w:r>
            <w:r w:rsidRPr="0049256C">
              <w:rPr>
                <w:rFonts w:hint="eastAsia"/>
              </w:rPr>
              <w:t>可能な作業</w:t>
            </w:r>
            <w:r w:rsidRPr="0049256C">
              <w:t>]</w:t>
            </w:r>
          </w:p>
          <w:p w14:paraId="4F81D8E6" w14:textId="5158C272" w:rsidR="005B6671" w:rsidRPr="000626CB" w:rsidRDefault="005B6671">
            <w:pPr>
              <w:pStyle w:val="16"/>
              <w:pPrChange w:id="3428" w:author="IRK" w:date="2020-04-27T17:26:00Z">
                <w:pPr/>
              </w:pPrChange>
            </w:pPr>
            <w:r w:rsidRPr="0049256C">
              <w:t xml:space="preserve">a. </w:t>
            </w:r>
            <w:r w:rsidRPr="0049256C">
              <w:rPr>
                <w:rFonts w:hint="eastAsia"/>
              </w:rPr>
              <w:t>グループ管理</w:t>
            </w:r>
            <w:r w:rsidRPr="0049256C">
              <w:t xml:space="preserve">    b. </w:t>
            </w:r>
            <w:r w:rsidRPr="0049256C">
              <w:rPr>
                <w:rFonts w:hint="eastAsia"/>
              </w:rPr>
              <w:t>ローカルインストールノードの</w:t>
            </w:r>
            <w:r w:rsidRPr="0049256C">
              <w:t>TCP</w:t>
            </w:r>
            <w:r w:rsidR="00970F4A" w:rsidRPr="000626CB">
              <w:rPr>
                <w:rFonts w:hint="eastAsia"/>
              </w:rPr>
              <w:t>コネクタサービスを</w:t>
            </w:r>
            <w:r w:rsidR="00373C0B">
              <w:rPr>
                <w:rFonts w:hint="eastAsia"/>
              </w:rPr>
              <w:t>有効</w:t>
            </w:r>
            <w:r w:rsidRPr="000626CB">
              <w:rPr>
                <w:rFonts w:hint="eastAsia"/>
              </w:rPr>
              <w:t>化</w:t>
            </w:r>
          </w:p>
          <w:p w14:paraId="436AC9C5" w14:textId="77777777" w:rsidR="005B6671" w:rsidRPr="00874BB2" w:rsidRDefault="005B6671">
            <w:pPr>
              <w:pStyle w:val="16"/>
              <w:pPrChange w:id="3429" w:author="IRK" w:date="2020-04-27T17:26:00Z">
                <w:pPr/>
              </w:pPrChange>
            </w:pPr>
          </w:p>
          <w:p w14:paraId="72CB58B7" w14:textId="52BA1EAD" w:rsidR="005B6671" w:rsidRPr="0049256C" w:rsidRDefault="00E3603F">
            <w:pPr>
              <w:pStyle w:val="16"/>
              <w:pPrChange w:id="3430" w:author="IRK" w:date="2020-04-27T17:26:00Z">
                <w:pPr/>
              </w:pPrChange>
            </w:pPr>
            <w:r w:rsidRPr="00874BB2">
              <w:rPr>
                <w:rFonts w:hint="eastAsia"/>
              </w:rPr>
              <w:t>作業を選択してください。スキップするにはエンターキーを</w:t>
            </w:r>
            <w:r w:rsidRPr="00003158">
              <w:rPr>
                <w:rFonts w:hint="eastAsia"/>
              </w:rPr>
              <w:t>押下</w:t>
            </w:r>
            <w:r w:rsidR="005B6671" w:rsidRPr="000626CB">
              <w:rPr>
                <w:rFonts w:hint="eastAsia"/>
              </w:rPr>
              <w:t>してください。</w:t>
            </w:r>
            <w:r w:rsidR="005B6671" w:rsidRPr="000626CB">
              <w:rPr>
                <w:rFonts w:hint="eastAsia"/>
              </w:rPr>
              <w:t xml:space="preserve"> &gt;&gt;</w:t>
            </w:r>
          </w:p>
        </w:tc>
      </w:tr>
    </w:tbl>
    <w:p w14:paraId="19D451D2" w14:textId="77777777" w:rsidR="005B6671" w:rsidRPr="0049256C" w:rsidRDefault="005B6671" w:rsidP="00EC7890"/>
    <w:p w14:paraId="015395B2" w14:textId="3112CD68" w:rsidR="005B6671" w:rsidRPr="0049256C" w:rsidRDefault="005B6671" w:rsidP="00EC7890">
      <w:r w:rsidRPr="0049256C">
        <w:t>TCP</w:t>
      </w:r>
      <w:r w:rsidRPr="0049256C">
        <w:t>コネクタサーバは、負荷分散</w:t>
      </w:r>
      <w:r w:rsidRPr="0049256C">
        <w:t>(Load Balancing)</w:t>
      </w:r>
      <w:r w:rsidRPr="0049256C">
        <w:t>またはフェールオーバー</w:t>
      </w:r>
      <w:r w:rsidRPr="0049256C">
        <w:t>(Fail Over)</w:t>
      </w:r>
      <w:r w:rsidRPr="0049256C">
        <w:t>目的でグループ化される。このグループを、</w:t>
      </w:r>
      <w:r w:rsidRPr="0049256C">
        <w:t>TCP</w:t>
      </w:r>
      <w:r w:rsidR="00E3603F">
        <w:t>コネクタサーバグループという。これに関する詳細</w:t>
      </w:r>
      <w:r w:rsidRPr="0049256C">
        <w:t>については、</w:t>
      </w:r>
      <w:del w:id="3431" w:author="IRK" w:date="2020-03-09T14:57:00Z">
        <w:r w:rsidRPr="0049256C" w:rsidDel="00372D3A">
          <w:delText>3.8.4.2</w:delText>
        </w:r>
        <w:r w:rsidRPr="0049256C" w:rsidDel="00372D3A">
          <w:rPr>
            <w:rFonts w:hint="eastAsia"/>
          </w:rPr>
          <w:delText xml:space="preserve"> TCP</w:delText>
        </w:r>
        <w:r w:rsidRPr="0049256C" w:rsidDel="00372D3A">
          <w:rPr>
            <w:rFonts w:hint="eastAsia"/>
          </w:rPr>
          <w:delText>コネクタサーバグループ</w:delText>
        </w:r>
      </w:del>
      <w:ins w:id="3432" w:author="IRK" w:date="2020-03-10T22:22:00Z">
        <w:r w:rsidR="008E3CAF">
          <w:rPr>
            <w:rFonts w:hint="eastAsia"/>
          </w:rPr>
          <w:t>「</w:t>
        </w:r>
      </w:ins>
      <w:ins w:id="3433" w:author="IRK" w:date="2020-03-09T14:57:00Z">
        <w:r w:rsidR="00372D3A">
          <w:fldChar w:fldCharType="begin"/>
        </w:r>
        <w:r w:rsidR="00372D3A">
          <w:instrText xml:space="preserve"> </w:instrText>
        </w:r>
        <w:r w:rsidR="00372D3A">
          <w:rPr>
            <w:rFonts w:hint="eastAsia"/>
          </w:rPr>
          <w:instrText>REF _Ref34658286 \r \h</w:instrText>
        </w:r>
        <w:r w:rsidR="00372D3A">
          <w:instrText xml:space="preserve"> </w:instrText>
        </w:r>
      </w:ins>
      <w:r w:rsidR="00372D3A">
        <w:fldChar w:fldCharType="separate"/>
      </w:r>
      <w:r w:rsidR="00AB1F2F">
        <w:t>3.8.4.2</w:t>
      </w:r>
      <w:ins w:id="3434" w:author="IRK" w:date="2020-03-09T14:57:00Z">
        <w:r w:rsidR="00372D3A">
          <w:fldChar w:fldCharType="end"/>
        </w:r>
      </w:ins>
      <w:ins w:id="3435" w:author="IRK" w:date="2020-04-16T13:53:00Z">
        <w:r w:rsidR="00FE0639">
          <w:rPr>
            <w:rFonts w:hint="eastAsia"/>
          </w:rPr>
          <w:t xml:space="preserve"> </w:t>
        </w:r>
      </w:ins>
      <w:ins w:id="3436" w:author="IRK" w:date="2020-03-09T14:57:00Z">
        <w:r w:rsidR="00372D3A">
          <w:fldChar w:fldCharType="begin"/>
        </w:r>
        <w:r w:rsidR="00372D3A">
          <w:instrText xml:space="preserve"> REF _Ref34658286 \h </w:instrText>
        </w:r>
      </w:ins>
      <w:r w:rsidR="00372D3A">
        <w:fldChar w:fldCharType="separate"/>
      </w:r>
      <w:r w:rsidR="00AB1F2F" w:rsidRPr="0049256C">
        <w:t>TCP</w:t>
      </w:r>
      <w:r w:rsidR="00AB1F2F" w:rsidRPr="0049256C">
        <w:t>コネクタサーバグループ</w:t>
      </w:r>
      <w:ins w:id="3437" w:author="IRK" w:date="2020-03-09T14:57:00Z">
        <w:r w:rsidR="00372D3A">
          <w:fldChar w:fldCharType="end"/>
        </w:r>
      </w:ins>
      <w:ins w:id="3438" w:author="IRK" w:date="2020-03-10T22:22:00Z">
        <w:r w:rsidR="008E3CAF">
          <w:rPr>
            <w:rFonts w:hint="eastAsia"/>
          </w:rPr>
          <w:t>」</w:t>
        </w:r>
      </w:ins>
      <w:r w:rsidRPr="0049256C">
        <w:t>を参照のこと。</w:t>
      </w:r>
    </w:p>
    <w:p w14:paraId="04C51EE2" w14:textId="77777777" w:rsidR="00677767" w:rsidRPr="0049256C" w:rsidRDefault="00677767" w:rsidP="00EC7890"/>
    <w:p w14:paraId="3D353D40" w14:textId="484469D1" w:rsidR="005B6671" w:rsidRPr="0049256C" w:rsidRDefault="005B6671" w:rsidP="00EC7890">
      <w:r w:rsidRPr="0049256C">
        <w:t>項目一覧の各フィールドの意味は、次の</w:t>
      </w:r>
      <w:del w:id="3439" w:author="IRK" w:date="2020-03-11T16:19:00Z">
        <w:r w:rsidRPr="0049256C" w:rsidDel="003A26C2">
          <w:delText>通り</w:delText>
        </w:r>
      </w:del>
      <w:ins w:id="3440" w:author="IRK" w:date="2020-03-11T16:19:00Z">
        <w:r w:rsidR="003A26C2">
          <w:rPr>
            <w:rFonts w:hint="eastAsia"/>
          </w:rPr>
          <w:t>とおり</w:t>
        </w:r>
      </w:ins>
      <w:r w:rsidRPr="0049256C">
        <w:t>である。</w:t>
      </w:r>
    </w:p>
    <w:p w14:paraId="3E7B8AA7" w14:textId="0F90FDBA" w:rsidR="005B6671" w:rsidRPr="00003158" w:rsidRDefault="00E3603F" w:rsidP="001E2D35">
      <w:pPr>
        <w:pStyle w:val="10"/>
      </w:pPr>
      <w:r w:rsidRPr="00003158">
        <w:rPr>
          <w:rFonts w:hint="eastAsia"/>
        </w:rPr>
        <w:t>名称</w:t>
      </w:r>
    </w:p>
    <w:p w14:paraId="248310AC" w14:textId="0ED5B4F6" w:rsidR="005B6671" w:rsidRPr="0049256C" w:rsidRDefault="005B6671" w:rsidP="001E2D35">
      <w:pPr>
        <w:pStyle w:val="13"/>
      </w:pPr>
      <w:r w:rsidRPr="0049256C">
        <w:t>TCP</w:t>
      </w:r>
      <w:r w:rsidRPr="0049256C">
        <w:t>コネクタサーバグループの</w:t>
      </w:r>
      <w:r w:rsidR="00167CC8">
        <w:rPr>
          <w:rFonts w:hint="eastAsia"/>
        </w:rPr>
        <w:t>名称</w:t>
      </w:r>
      <w:r w:rsidRPr="0049256C">
        <w:t>である。</w:t>
      </w:r>
    </w:p>
    <w:p w14:paraId="53234E74" w14:textId="77777777" w:rsidR="005B6671" w:rsidRPr="0049256C" w:rsidRDefault="005B6671" w:rsidP="001E2D35">
      <w:pPr>
        <w:pStyle w:val="10"/>
      </w:pPr>
      <w:r w:rsidRPr="0049256C">
        <w:t>モード</w:t>
      </w:r>
    </w:p>
    <w:p w14:paraId="0C85AC48" w14:textId="77777777" w:rsidR="005B6671" w:rsidRPr="0049256C" w:rsidRDefault="005B6671" w:rsidP="001E2D35">
      <w:pPr>
        <w:pStyle w:val="13"/>
      </w:pPr>
      <w:r w:rsidRPr="0049256C">
        <w:t>TCP</w:t>
      </w:r>
      <w:r w:rsidRPr="0049256C">
        <w:t>コネクタサーバグループの高可用性ポリシーである。</w:t>
      </w:r>
      <w:r w:rsidRPr="0049256C">
        <w:t>load-balance</w:t>
      </w:r>
      <w:r w:rsidRPr="0049256C">
        <w:t>はこのグループが負荷分散を目的と</w:t>
      </w:r>
      <w:r w:rsidRPr="0049256C">
        <w:rPr>
          <w:rFonts w:hint="eastAsia"/>
        </w:rPr>
        <w:t>し</w:t>
      </w:r>
      <w:r w:rsidRPr="0049256C">
        <w:t>、</w:t>
      </w:r>
      <w:r w:rsidRPr="0049256C">
        <w:t>fail-over</w:t>
      </w:r>
      <w:r w:rsidRPr="0049256C">
        <w:t>はフェールオーバーを目的と</w:t>
      </w:r>
      <w:r w:rsidRPr="0049256C">
        <w:rPr>
          <w:rFonts w:hint="eastAsia"/>
        </w:rPr>
        <w:t>する</w:t>
      </w:r>
      <w:r w:rsidRPr="0049256C">
        <w:t>ことを意味する。</w:t>
      </w:r>
    </w:p>
    <w:p w14:paraId="7F2F0E75" w14:textId="77777777" w:rsidR="005B6671" w:rsidRPr="0049256C" w:rsidRDefault="005B6671" w:rsidP="001E2D35">
      <w:pPr>
        <w:pStyle w:val="10"/>
      </w:pPr>
      <w:r w:rsidRPr="0049256C">
        <w:t>サーバ数</w:t>
      </w:r>
    </w:p>
    <w:p w14:paraId="4B4AA992" w14:textId="378BF72B" w:rsidR="005B6671" w:rsidRPr="0049256C" w:rsidRDefault="00905A82" w:rsidP="001E2D35">
      <w:pPr>
        <w:pStyle w:val="13"/>
      </w:pPr>
      <w:r w:rsidRPr="00905A82">
        <w:rPr>
          <w:rFonts w:hint="eastAsia"/>
        </w:rPr>
        <w:t>このグループに含まれるサーバ数を示す。</w:t>
      </w:r>
    </w:p>
    <w:p w14:paraId="0A5824AD" w14:textId="77777777" w:rsidR="005B6671" w:rsidRPr="0049256C" w:rsidRDefault="005B6671" w:rsidP="001E2D35">
      <w:pPr>
        <w:pStyle w:val="10"/>
      </w:pPr>
      <w:r w:rsidRPr="0049256C">
        <w:t>ローカル優先</w:t>
      </w:r>
    </w:p>
    <w:p w14:paraId="7283C421" w14:textId="0F95F023" w:rsidR="005B6671" w:rsidRPr="0049256C" w:rsidRDefault="005B6671" w:rsidP="001E2D35">
      <w:pPr>
        <w:pStyle w:val="13"/>
      </w:pPr>
      <w:r w:rsidRPr="0049256C">
        <w:t>ローカル優先オプションが有効であるかを</w:t>
      </w:r>
      <w:r w:rsidR="00DE4B7A">
        <w:rPr>
          <w:rFonts w:hint="eastAsia"/>
        </w:rPr>
        <w:t>表す</w:t>
      </w:r>
      <w:r w:rsidRPr="0049256C">
        <w:t>。</w:t>
      </w:r>
    </w:p>
    <w:p w14:paraId="44082A89" w14:textId="77777777" w:rsidR="005B6671" w:rsidRPr="0049256C" w:rsidRDefault="005B6671" w:rsidP="001E2D35">
      <w:pPr>
        <w:pStyle w:val="10"/>
      </w:pPr>
      <w:r w:rsidRPr="0049256C">
        <w:t>平均同時処理量</w:t>
      </w:r>
      <w:r w:rsidRPr="0049256C">
        <w:rPr>
          <w:rFonts w:hint="eastAsia"/>
        </w:rPr>
        <w:t>および</w:t>
      </w:r>
      <w:r w:rsidRPr="0049256C">
        <w:t>最大同時処理量</w:t>
      </w:r>
    </w:p>
    <w:p w14:paraId="0854B00D" w14:textId="53C733CC" w:rsidR="001A6A0C" w:rsidRDefault="005B6671" w:rsidP="001E2D35">
      <w:pPr>
        <w:pStyle w:val="13"/>
      </w:pPr>
      <w:r w:rsidRPr="0049256C">
        <w:t>TCP</w:t>
      </w:r>
      <w:r w:rsidRPr="0049256C">
        <w:t>サーバグループが処理する同時ルールサービス</w:t>
      </w:r>
      <w:r w:rsidRPr="0049256C">
        <w:rPr>
          <w:rFonts w:hint="eastAsia"/>
        </w:rPr>
        <w:t>の想定</w:t>
      </w:r>
      <w:r w:rsidRPr="0049256C">
        <w:t>処理量である。</w:t>
      </w:r>
    </w:p>
    <w:p w14:paraId="33F293E0" w14:textId="77777777" w:rsidR="005B6671" w:rsidRPr="0049256C" w:rsidRDefault="005B6671" w:rsidP="001E2D35">
      <w:pPr>
        <w:pStyle w:val="10"/>
      </w:pPr>
      <w:r w:rsidRPr="0049256C">
        <w:t>ローカル</w:t>
      </w:r>
    </w:p>
    <w:p w14:paraId="7C1FD834" w14:textId="17777A1C" w:rsidR="005B6671" w:rsidRDefault="005B6671" w:rsidP="001E2D35">
      <w:pPr>
        <w:pStyle w:val="13"/>
      </w:pPr>
      <w:r w:rsidRPr="0049256C">
        <w:t>ローカルインストールノードの</w:t>
      </w:r>
      <w:r w:rsidRPr="0049256C">
        <w:t>TCP</w:t>
      </w:r>
      <w:r w:rsidRPr="0049256C">
        <w:t>コネクタサーバがこのグループに属しているかを</w:t>
      </w:r>
      <w:r w:rsidR="00DE4B7A">
        <w:rPr>
          <w:rFonts w:hint="eastAsia"/>
        </w:rPr>
        <w:t>表す</w:t>
      </w:r>
      <w:r w:rsidRPr="0049256C">
        <w:t>。</w:t>
      </w:r>
    </w:p>
    <w:p w14:paraId="652D6654" w14:textId="77777777" w:rsidR="00167CC8" w:rsidRPr="0049256C" w:rsidRDefault="00167CC8" w:rsidP="00EC7890">
      <w:pPr>
        <w:ind w:left="910"/>
      </w:pPr>
    </w:p>
    <w:p w14:paraId="6CB64F4E" w14:textId="1D970F1A" w:rsidR="005B6671" w:rsidRPr="0049256C" w:rsidRDefault="005B6671" w:rsidP="00EC7890">
      <w:r w:rsidRPr="0049256C">
        <w:t>作業メニューは、次の</w:t>
      </w:r>
      <w:del w:id="3441" w:author="IRK" w:date="2020-03-11T16:19:00Z">
        <w:r w:rsidRPr="0049256C" w:rsidDel="003A26C2">
          <w:delText>通り</w:delText>
        </w:r>
      </w:del>
      <w:ins w:id="3442" w:author="IRK" w:date="2020-03-11T16:19:00Z">
        <w:r w:rsidR="003A26C2">
          <w:rPr>
            <w:rFonts w:hint="eastAsia"/>
          </w:rPr>
          <w:t>とおり</w:t>
        </w:r>
      </w:ins>
      <w:r w:rsidRPr="0049256C">
        <w:t>である。</w:t>
      </w:r>
    </w:p>
    <w:p w14:paraId="290D4C76" w14:textId="395EEBD8" w:rsidR="005B6671" w:rsidRPr="0049256C" w:rsidRDefault="005B6671" w:rsidP="001E2D35">
      <w:pPr>
        <w:pStyle w:val="10"/>
      </w:pPr>
      <w:r w:rsidRPr="0049256C">
        <w:t>グループ管理</w:t>
      </w:r>
      <w:r w:rsidRPr="0049256C">
        <w:t>(</w:t>
      </w:r>
      <w:del w:id="3443" w:author="IRK" w:date="2020-03-09T14:59:00Z">
        <w:r w:rsidRPr="0049256C" w:rsidDel="00372D3A">
          <w:delText>2.4.5.6</w:delText>
        </w:r>
      </w:del>
      <w:ins w:id="3444" w:author="IRK" w:date="2020-03-10T22:22:00Z">
        <w:r w:rsidR="008E3CAF">
          <w:rPr>
            <w:rFonts w:hint="eastAsia"/>
          </w:rPr>
          <w:t>「</w:t>
        </w:r>
      </w:ins>
      <w:ins w:id="3445" w:author="IRK" w:date="2020-03-09T14:59:00Z">
        <w:r w:rsidR="00372D3A">
          <w:fldChar w:fldCharType="begin"/>
        </w:r>
        <w:r w:rsidR="00372D3A">
          <w:instrText xml:space="preserve"> </w:instrText>
        </w:r>
        <w:r w:rsidR="00372D3A">
          <w:rPr>
            <w:rFonts w:hint="eastAsia"/>
          </w:rPr>
          <w:instrText>REF _Ref34658373 \r \h</w:instrText>
        </w:r>
        <w:r w:rsidR="00372D3A">
          <w:instrText xml:space="preserve"> </w:instrText>
        </w:r>
      </w:ins>
      <w:r w:rsidR="00372D3A">
        <w:fldChar w:fldCharType="separate"/>
      </w:r>
      <w:r w:rsidR="00AB1F2F">
        <w:t>2.4.5.6</w:t>
      </w:r>
      <w:ins w:id="3446" w:author="IRK" w:date="2020-03-09T14:59:00Z">
        <w:r w:rsidR="00372D3A">
          <w:fldChar w:fldCharType="end"/>
        </w:r>
      </w:ins>
      <w:ins w:id="3447" w:author="IRK" w:date="2020-04-16T13:53:00Z">
        <w:r w:rsidR="00FE0639">
          <w:rPr>
            <w:rFonts w:hint="eastAsia"/>
          </w:rPr>
          <w:t xml:space="preserve"> </w:t>
        </w:r>
      </w:ins>
      <w:ins w:id="3448" w:author="IRK" w:date="2020-03-09T14:59:00Z">
        <w:r w:rsidR="00372D3A">
          <w:fldChar w:fldCharType="begin"/>
        </w:r>
        <w:r w:rsidR="00372D3A">
          <w:instrText xml:space="preserve"> REF _Ref34658373 \h </w:instrText>
        </w:r>
      </w:ins>
      <w:r w:rsidR="00372D3A">
        <w:fldChar w:fldCharType="separate"/>
      </w:r>
      <w:r w:rsidR="00AB1F2F" w:rsidRPr="0049256C">
        <w:t>TCP</w:t>
      </w:r>
      <w:r w:rsidR="00AB1F2F" w:rsidRPr="0049256C">
        <w:t>コネクタサーバ一覧</w:t>
      </w:r>
      <w:ins w:id="3449" w:author="IRK" w:date="2020-03-09T14:59:00Z">
        <w:r w:rsidR="00372D3A">
          <w:fldChar w:fldCharType="end"/>
        </w:r>
      </w:ins>
      <w:ins w:id="3450" w:author="IRK" w:date="2020-03-10T22:22:00Z">
        <w:r w:rsidR="008E3CAF">
          <w:rPr>
            <w:rFonts w:hint="eastAsia"/>
          </w:rPr>
          <w:t>」</w:t>
        </w:r>
      </w:ins>
      <w:r w:rsidRPr="0049256C">
        <w:t>)</w:t>
      </w:r>
    </w:p>
    <w:p w14:paraId="7E3B1EB5" w14:textId="77777777" w:rsidR="005B6671" w:rsidRPr="0049256C" w:rsidRDefault="005B6671" w:rsidP="001E2D35">
      <w:pPr>
        <w:pStyle w:val="13"/>
      </w:pPr>
      <w:r w:rsidRPr="0049256C">
        <w:t>選択した</w:t>
      </w:r>
      <w:r w:rsidRPr="0049256C">
        <w:t>TCP</w:t>
      </w:r>
      <w:r w:rsidRPr="0049256C">
        <w:t>サーバグループの設定を変更する。</w:t>
      </w:r>
    </w:p>
    <w:p w14:paraId="3D160FC6" w14:textId="098A87E0" w:rsidR="005B6671" w:rsidRPr="00382563" w:rsidRDefault="005B6671" w:rsidP="001E2D35">
      <w:pPr>
        <w:pStyle w:val="10"/>
      </w:pPr>
      <w:r w:rsidRPr="00382563">
        <w:t>ローカルインストールノードの</w:t>
      </w:r>
      <w:r w:rsidRPr="00382563">
        <w:t>TCP</w:t>
      </w:r>
      <w:r w:rsidR="00E3603F" w:rsidRPr="00382563">
        <w:t>コネクタサービスを有効</w:t>
      </w:r>
      <w:r w:rsidR="00E3603F" w:rsidRPr="00003158">
        <w:rPr>
          <w:rFonts w:hint="eastAsia"/>
        </w:rPr>
        <w:t>化</w:t>
      </w:r>
      <w:r w:rsidRPr="00382563">
        <w:t>(</w:t>
      </w:r>
      <w:del w:id="3451" w:author="IRK" w:date="2020-03-09T14:59:00Z">
        <w:r w:rsidRPr="00382563" w:rsidDel="00372D3A">
          <w:delText>2.4.5.3</w:delText>
        </w:r>
      </w:del>
      <w:ins w:id="3452" w:author="IRK" w:date="2020-03-10T22:23:00Z">
        <w:r w:rsidR="008E3CAF">
          <w:rPr>
            <w:rFonts w:hint="eastAsia"/>
          </w:rPr>
          <w:t>「</w:t>
        </w:r>
      </w:ins>
      <w:ins w:id="3453" w:author="IRK" w:date="2020-03-09T14:59:00Z">
        <w:r w:rsidR="00372D3A">
          <w:fldChar w:fldCharType="begin"/>
        </w:r>
        <w:r w:rsidR="00372D3A">
          <w:instrText xml:space="preserve"> </w:instrText>
        </w:r>
        <w:r w:rsidR="00372D3A">
          <w:rPr>
            <w:rFonts w:hint="eastAsia"/>
          </w:rPr>
          <w:instrText>REF _Ref34658392 \r \h</w:instrText>
        </w:r>
        <w:r w:rsidR="00372D3A">
          <w:instrText xml:space="preserve"> </w:instrText>
        </w:r>
      </w:ins>
      <w:r w:rsidR="00372D3A">
        <w:fldChar w:fldCharType="separate"/>
      </w:r>
      <w:r w:rsidR="00AB1F2F">
        <w:t>2.4.5.3</w:t>
      </w:r>
      <w:ins w:id="3454" w:author="IRK" w:date="2020-03-09T14:59:00Z">
        <w:r w:rsidR="00372D3A">
          <w:fldChar w:fldCharType="end"/>
        </w:r>
      </w:ins>
      <w:ins w:id="3455" w:author="IRK" w:date="2020-04-16T13:53:00Z">
        <w:r w:rsidR="00FE0639">
          <w:rPr>
            <w:rFonts w:hint="eastAsia"/>
          </w:rPr>
          <w:t xml:space="preserve"> </w:t>
        </w:r>
      </w:ins>
      <w:ins w:id="3456" w:author="IRK" w:date="2020-03-09T14:59:00Z">
        <w:r w:rsidR="00372D3A">
          <w:fldChar w:fldCharType="begin"/>
        </w:r>
        <w:r w:rsidR="00372D3A">
          <w:instrText xml:space="preserve"> REF _Ref34658392 \h </w:instrText>
        </w:r>
      </w:ins>
      <w:r w:rsidR="00372D3A">
        <w:fldChar w:fldCharType="separate"/>
      </w:r>
      <w:r w:rsidR="00AB1F2F" w:rsidRPr="0049256C">
        <w:t>TCP</w:t>
      </w:r>
      <w:r w:rsidR="00AB1F2F" w:rsidRPr="0049256C">
        <w:t>コネクタサービス接続情報</w:t>
      </w:r>
      <w:ins w:id="3457" w:author="IRK" w:date="2020-03-09T14:59:00Z">
        <w:r w:rsidR="00372D3A">
          <w:fldChar w:fldCharType="end"/>
        </w:r>
      </w:ins>
      <w:ins w:id="3458" w:author="IRK" w:date="2020-03-10T22:23:00Z">
        <w:r w:rsidR="008E3CAF">
          <w:rPr>
            <w:rFonts w:hint="eastAsia"/>
          </w:rPr>
          <w:t>」</w:t>
        </w:r>
      </w:ins>
      <w:r w:rsidRPr="00382563">
        <w:t>)</w:t>
      </w:r>
    </w:p>
    <w:p w14:paraId="1267E8E3" w14:textId="77777777" w:rsidR="005B6671" w:rsidRPr="0049256C" w:rsidRDefault="005B6671" w:rsidP="001E2D35">
      <w:pPr>
        <w:pStyle w:val="13"/>
      </w:pPr>
      <w:r w:rsidRPr="0049256C">
        <w:t>ローカルインストールノードで</w:t>
      </w:r>
      <w:r w:rsidRPr="0049256C">
        <w:t>TCP</w:t>
      </w:r>
      <w:r w:rsidRPr="0049256C">
        <w:t>コネクタサービスを有効にする。ローカルインストールノードで</w:t>
      </w:r>
      <w:r w:rsidRPr="0049256C">
        <w:t>TCP</w:t>
      </w:r>
      <w:r w:rsidRPr="0049256C">
        <w:t>コネクタサービスが無効時</w:t>
      </w:r>
      <w:r w:rsidRPr="0049256C">
        <w:rPr>
          <w:rFonts w:hint="eastAsia"/>
        </w:rPr>
        <w:t>のみ</w:t>
      </w:r>
      <w:r w:rsidRPr="0049256C">
        <w:t>表示される。</w:t>
      </w:r>
    </w:p>
    <w:p w14:paraId="375E0AA8" w14:textId="18EE5B13" w:rsidR="005B6671" w:rsidRPr="00382563" w:rsidRDefault="005B6671" w:rsidP="001E2D35">
      <w:pPr>
        <w:pStyle w:val="10"/>
      </w:pPr>
      <w:r w:rsidRPr="00382563">
        <w:t>ローカルインストールノードの</w:t>
      </w:r>
      <w:r w:rsidRPr="00382563">
        <w:t>TCP</w:t>
      </w:r>
      <w:r w:rsidR="00E3603F" w:rsidRPr="00382563">
        <w:t>コネクタサービスを無効</w:t>
      </w:r>
      <w:r w:rsidR="00E3603F" w:rsidRPr="00003158">
        <w:rPr>
          <w:rFonts w:hint="eastAsia"/>
        </w:rPr>
        <w:t>化</w:t>
      </w:r>
    </w:p>
    <w:p w14:paraId="2DCB9FBB" w14:textId="77777777" w:rsidR="005B6671" w:rsidRPr="0049256C" w:rsidRDefault="005B6671" w:rsidP="001E2D35">
      <w:pPr>
        <w:pStyle w:val="13"/>
      </w:pPr>
      <w:r w:rsidRPr="0049256C">
        <w:t>ローカルインストールノードで</w:t>
      </w:r>
      <w:r w:rsidRPr="0049256C">
        <w:t>TCP</w:t>
      </w:r>
      <w:r w:rsidRPr="0049256C">
        <w:t>コネクタサービスを無効にする。ローカルインストールノードで</w:t>
      </w:r>
      <w:r w:rsidRPr="0049256C">
        <w:t>TCP</w:t>
      </w:r>
      <w:r w:rsidRPr="0049256C">
        <w:t>コネクタサービスが有効時</w:t>
      </w:r>
      <w:r w:rsidRPr="0049256C">
        <w:rPr>
          <w:rFonts w:hint="eastAsia"/>
        </w:rPr>
        <w:t>のみ</w:t>
      </w:r>
      <w:r w:rsidRPr="0049256C">
        <w:t>表示される。</w:t>
      </w:r>
    </w:p>
    <w:p w14:paraId="77BB9475" w14:textId="77777777" w:rsidR="005B6671" w:rsidRPr="0049256C" w:rsidRDefault="005B6671" w:rsidP="00EC7890"/>
    <w:p w14:paraId="723B504D" w14:textId="77777777" w:rsidR="005B6671" w:rsidRPr="0049256C" w:rsidRDefault="005B6671">
      <w:pPr>
        <w:pStyle w:val="42"/>
        <w:numPr>
          <w:ilvl w:val="3"/>
          <w:numId w:val="139"/>
        </w:numPr>
        <w:rPr>
          <w:lang w:eastAsia="ja-JP"/>
        </w:rPr>
        <w:pPrChange w:id="3459" w:author="IRK" w:date="2020-05-11T09:39:00Z">
          <w:pPr>
            <w:pStyle w:val="42"/>
            <w:numPr>
              <w:numId w:val="27"/>
            </w:numPr>
            <w:spacing w:before="0" w:after="100" w:line="280" w:lineRule="exact"/>
          </w:pPr>
        </w:pPrChange>
      </w:pPr>
      <w:bookmarkStart w:id="3460" w:name="_Ref34658392"/>
      <w:r w:rsidRPr="0049256C">
        <w:rPr>
          <w:lang w:eastAsia="ja-JP"/>
        </w:rPr>
        <w:t>TCP</w:t>
      </w:r>
      <w:r w:rsidRPr="0049256C">
        <w:rPr>
          <w:lang w:eastAsia="ja-JP"/>
        </w:rPr>
        <w:t>コネクタサービス接続情報</w:t>
      </w:r>
      <w:bookmarkEnd w:id="3460"/>
    </w:p>
    <w:p w14:paraId="6884874A" w14:textId="04EECC08" w:rsidR="005B6671" w:rsidRPr="0049256C" w:rsidRDefault="005B6671" w:rsidP="00EC7890">
      <w:r w:rsidRPr="0049256C">
        <w:t>TCP</w:t>
      </w:r>
      <w:r w:rsidRPr="0049256C">
        <w:t>コネクタサービスを有効にするメニューを選択すると、</w:t>
      </w:r>
      <w:del w:id="3461" w:author="IRK" w:date="2020-03-09T14:59:00Z">
        <w:r w:rsidR="002541D5" w:rsidRPr="0049256C" w:rsidDel="00372D3A">
          <w:delText>表</w:delText>
        </w:r>
        <w:r w:rsidR="00F04E38" w:rsidDel="00372D3A">
          <w:rPr>
            <w:rFonts w:hint="eastAsia"/>
          </w:rPr>
          <w:delText>9</w:delText>
        </w:r>
        <w:r w:rsidR="00F44558" w:rsidDel="00372D3A">
          <w:rPr>
            <w:rFonts w:hint="eastAsia"/>
          </w:rPr>
          <w:delText>4</w:delText>
        </w:r>
      </w:del>
      <w:ins w:id="3462" w:author="IRK" w:date="2020-03-09T14:59:00Z">
        <w:r w:rsidR="00372D3A">
          <w:rPr>
            <w:rFonts w:hint="eastAsia"/>
          </w:rPr>
          <w:t>次の表</w:t>
        </w:r>
      </w:ins>
      <w:r w:rsidRPr="0049256C">
        <w:t>のような</w:t>
      </w:r>
      <w:r w:rsidRPr="0049256C">
        <w:t>TCP</w:t>
      </w:r>
      <w:r w:rsidRPr="0049256C">
        <w:t>コネクタサービス接続情報の設定段階が表示される。</w:t>
      </w:r>
    </w:p>
    <w:p w14:paraId="3F4722AF" w14:textId="77777777" w:rsidR="005B6671" w:rsidRPr="0049256C" w:rsidRDefault="005B6671" w:rsidP="00EC7890"/>
    <w:p w14:paraId="1686F712" w14:textId="54028255" w:rsidR="002541D5" w:rsidRPr="0049256C" w:rsidRDefault="002541D5" w:rsidP="007D3017">
      <w:pPr>
        <w:pStyle w:val="afff6"/>
      </w:pPr>
      <w:bookmarkStart w:id="3463" w:name="_Toc34839561"/>
      <w:del w:id="3464" w:author="IRK" w:date="2020-03-09T14:59:00Z">
        <w:r w:rsidRPr="0049256C" w:rsidDel="00372D3A">
          <w:delText>[</w:delText>
        </w:r>
        <w:r w:rsidRPr="0049256C" w:rsidDel="00372D3A">
          <w:delText>表</w:delText>
        </w:r>
        <w:r w:rsidRPr="0049256C" w:rsidDel="00372D3A">
          <w:delText xml:space="preserve"> </w:delText>
        </w:r>
        <w:r w:rsidR="003561C7" w:rsidRPr="0049256C" w:rsidDel="00372D3A">
          <w:fldChar w:fldCharType="begin"/>
        </w:r>
        <w:r w:rsidR="003561C7" w:rsidRPr="0049256C" w:rsidDel="00372D3A">
          <w:delInstrText xml:space="preserve"> SEQ [</w:delInstrText>
        </w:r>
        <w:r w:rsidR="003561C7" w:rsidRPr="0049256C" w:rsidDel="00372D3A">
          <w:delInstrText>表</w:delInstrText>
        </w:r>
        <w:r w:rsidR="003561C7" w:rsidRPr="0049256C" w:rsidDel="00372D3A">
          <w:delInstrText xml:space="preserve"> \* ARABIC </w:delInstrText>
        </w:r>
        <w:r w:rsidR="003561C7" w:rsidRPr="0049256C" w:rsidDel="00372D3A">
          <w:fldChar w:fldCharType="separate"/>
        </w:r>
        <w:r w:rsidR="000132DF" w:rsidDel="00372D3A">
          <w:rPr>
            <w:noProof/>
          </w:rPr>
          <w:delText>94</w:delText>
        </w:r>
        <w:r w:rsidR="003561C7" w:rsidRPr="0049256C" w:rsidDel="00372D3A">
          <w:rPr>
            <w:noProof/>
          </w:rPr>
          <w:fldChar w:fldCharType="end"/>
        </w:r>
        <w:r w:rsidRPr="0049256C" w:rsidDel="00372D3A">
          <w:rPr>
            <w:rFonts w:hint="eastAsia"/>
          </w:rPr>
          <w:delText>]</w:delText>
        </w:r>
      </w:del>
      <w:ins w:id="3465" w:author="IRK" w:date="2020-03-09T14:59:00Z">
        <w:r w:rsidR="00372D3A">
          <w:rPr>
            <w:rFonts w:hint="eastAsia"/>
          </w:rPr>
          <w:t>[</w:t>
        </w:r>
        <w:r w:rsidR="00372D3A">
          <w:rPr>
            <w:rFonts w:hint="eastAsia"/>
          </w:rPr>
          <w:t>表</w:t>
        </w:r>
        <w:r w:rsidR="00372D3A">
          <w:rPr>
            <w:rFonts w:hint="eastAsia"/>
          </w:rPr>
          <w:t xml:space="preserve"> </w:t>
        </w:r>
        <w:r w:rsidR="00372D3A">
          <w:fldChar w:fldCharType="begin"/>
        </w:r>
        <w:r w:rsidR="00372D3A">
          <w:instrText xml:space="preserve"> </w:instrText>
        </w:r>
        <w:r w:rsidR="00372D3A">
          <w:rPr>
            <w:rFonts w:hint="eastAsia"/>
          </w:rPr>
          <w:instrText xml:space="preserve">SEQ </w:instrText>
        </w:r>
        <w:r w:rsidR="00372D3A">
          <w:rPr>
            <w:rFonts w:hint="eastAsia"/>
          </w:rPr>
          <w:instrText>表</w:instrText>
        </w:r>
        <w:r w:rsidR="00372D3A">
          <w:rPr>
            <w:rFonts w:hint="eastAsia"/>
          </w:rPr>
          <w:instrText xml:space="preserve"> \* ARABIC</w:instrText>
        </w:r>
        <w:r w:rsidR="00372D3A">
          <w:instrText xml:space="preserve"> </w:instrText>
        </w:r>
      </w:ins>
      <w:r w:rsidR="00372D3A">
        <w:fldChar w:fldCharType="separate"/>
      </w:r>
      <w:r w:rsidR="00AB1F2F">
        <w:rPr>
          <w:noProof/>
        </w:rPr>
        <w:t>95</w:t>
      </w:r>
      <w:ins w:id="3466" w:author="IRK" w:date="2020-03-09T14:59:00Z">
        <w:r w:rsidR="00372D3A">
          <w:fldChar w:fldCharType="end"/>
        </w:r>
        <w:r w:rsidR="00372D3A">
          <w:rPr>
            <w:rFonts w:hint="eastAsia"/>
          </w:rPr>
          <w:t>]</w:t>
        </w:r>
      </w:ins>
      <w:bookmarkEnd w:id="346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467" w:author="IRK" w:date="2020-04-16T14:09:00Z">
          <w:tblPr>
            <w:tblW w:w="0" w:type="auto"/>
            <w:tblInd w:w="108" w:type="dxa"/>
            <w:tblLook w:val="04A0" w:firstRow="1" w:lastRow="0" w:firstColumn="1" w:lastColumn="0" w:noHBand="0" w:noVBand="1"/>
          </w:tblPr>
        </w:tblPrChange>
      </w:tblPr>
      <w:tblGrid>
        <w:gridCol w:w="9356"/>
        <w:tblGridChange w:id="3468">
          <w:tblGrid>
            <w:gridCol w:w="9356"/>
          </w:tblGrid>
        </w:tblGridChange>
      </w:tblGrid>
      <w:tr w:rsidR="005B6671" w:rsidRPr="0049256C" w14:paraId="556F28D9" w14:textId="77777777" w:rsidTr="001E2D35">
        <w:trPr>
          <w:jc w:val="center"/>
        </w:trPr>
        <w:tc>
          <w:tcPr>
            <w:tcW w:w="9356" w:type="dxa"/>
            <w:tcPrChange w:id="3469" w:author="IRK" w:date="2020-04-16T14:09:00Z">
              <w:tcPr>
                <w:tcW w:w="9356" w:type="dxa"/>
              </w:tcPr>
            </w:tcPrChange>
          </w:tcPr>
          <w:p w14:paraId="270A76A2" w14:textId="77777777" w:rsidR="005B6671" w:rsidRPr="0049256C" w:rsidRDefault="005B6671">
            <w:pPr>
              <w:pStyle w:val="16"/>
              <w:pPrChange w:id="3470" w:author="IRK" w:date="2020-04-27T17:26:00Z">
                <w:pPr/>
              </w:pPrChange>
            </w:pPr>
            <w:r w:rsidRPr="0049256C">
              <w:t>********************************************************************************</w:t>
            </w:r>
          </w:p>
          <w:p w14:paraId="5775DD45" w14:textId="77777777" w:rsidR="005B6671" w:rsidRPr="0049256C" w:rsidRDefault="005B6671">
            <w:pPr>
              <w:pStyle w:val="16"/>
              <w:pPrChange w:id="3471" w:author="IRK" w:date="2020-04-27T17:26:00Z">
                <w:pPr/>
              </w:pPrChange>
            </w:pPr>
          </w:p>
          <w:p w14:paraId="5FB697A6" w14:textId="77777777" w:rsidR="005B6671" w:rsidRPr="0049256C" w:rsidRDefault="005B6671">
            <w:pPr>
              <w:pStyle w:val="16"/>
              <w:pPrChange w:id="3472" w:author="IRK" w:date="2020-04-27T17:26:00Z">
                <w:pPr/>
              </w:pPrChange>
            </w:pPr>
            <w:r w:rsidRPr="0049256C">
              <w:rPr>
                <w:rFonts w:hint="eastAsia"/>
              </w:rPr>
              <w:t>サービスタイプ選択</w:t>
            </w:r>
            <w:r w:rsidRPr="0049256C">
              <w:t xml:space="preserve"> -&gt; TCP</w:t>
            </w:r>
            <w:r w:rsidRPr="0049256C">
              <w:rPr>
                <w:rFonts w:hint="eastAsia"/>
              </w:rPr>
              <w:t>コネクタサーバグループリスト</w:t>
            </w:r>
            <w:r w:rsidRPr="0049256C">
              <w:t xml:space="preserve"> -&gt; TCP</w:t>
            </w:r>
            <w:r w:rsidRPr="0049256C">
              <w:rPr>
                <w:rFonts w:hint="eastAsia"/>
              </w:rPr>
              <w:t>コネクタサービスの接続情報</w:t>
            </w:r>
          </w:p>
          <w:p w14:paraId="7AE4B79C" w14:textId="77777777" w:rsidR="005B6671" w:rsidRPr="0049256C" w:rsidRDefault="005B6671">
            <w:pPr>
              <w:pStyle w:val="16"/>
              <w:pPrChange w:id="3473" w:author="IRK" w:date="2020-04-27T17:26:00Z">
                <w:pPr/>
              </w:pPrChange>
            </w:pPr>
          </w:p>
          <w:p w14:paraId="3364C2A0" w14:textId="77777777" w:rsidR="005B6671" w:rsidRPr="0049256C" w:rsidRDefault="005B6671">
            <w:pPr>
              <w:pStyle w:val="16"/>
              <w:pPrChange w:id="3474" w:author="IRK" w:date="2020-04-27T17:26:00Z">
                <w:pPr/>
              </w:pPrChange>
            </w:pPr>
            <w:r w:rsidRPr="0049256C">
              <w:t>********************************************************************************</w:t>
            </w:r>
          </w:p>
          <w:p w14:paraId="3B8B3DC8" w14:textId="77777777" w:rsidR="005B6671" w:rsidRPr="0049256C" w:rsidRDefault="005B6671">
            <w:pPr>
              <w:pStyle w:val="16"/>
              <w:pPrChange w:id="3475" w:author="IRK" w:date="2020-04-27T17:26:00Z">
                <w:pPr/>
              </w:pPrChange>
            </w:pPr>
          </w:p>
          <w:p w14:paraId="67CDEA56" w14:textId="77777777" w:rsidR="005B6671" w:rsidRPr="0049256C" w:rsidRDefault="005B6671">
            <w:pPr>
              <w:pStyle w:val="16"/>
              <w:pPrChange w:id="3476" w:author="IRK" w:date="2020-04-27T17:26:00Z">
                <w:pPr/>
              </w:pPrChange>
            </w:pPr>
            <w:r w:rsidRPr="0049256C">
              <w:t>TCP</w:t>
            </w:r>
            <w:r w:rsidRPr="0049256C">
              <w:rPr>
                <w:rFonts w:hint="eastAsia"/>
              </w:rPr>
              <w:t>コネクタサービスの接続情報を入力してください。</w:t>
            </w:r>
          </w:p>
          <w:p w14:paraId="61A3C66C" w14:textId="77777777" w:rsidR="005B6671" w:rsidRPr="0049256C" w:rsidRDefault="005B6671">
            <w:pPr>
              <w:pStyle w:val="16"/>
              <w:pPrChange w:id="3477" w:author="IRK" w:date="2020-04-27T17:26:00Z">
                <w:pPr/>
              </w:pPrChange>
            </w:pPr>
          </w:p>
          <w:p w14:paraId="63000DA0" w14:textId="161F1455" w:rsidR="005B6671" w:rsidRPr="0049256C" w:rsidRDefault="005B6671">
            <w:pPr>
              <w:pStyle w:val="16"/>
              <w:pPrChange w:id="3478" w:author="IRK" w:date="2020-04-27T17:26:00Z">
                <w:pPr/>
              </w:pPrChange>
            </w:pPr>
            <w:r w:rsidRPr="0049256C">
              <w:t>[</w:t>
            </w:r>
            <w:r w:rsidRPr="0049256C">
              <w:rPr>
                <w:rFonts w:hint="eastAsia"/>
              </w:rPr>
              <w:t>必須</w:t>
            </w:r>
            <w:r w:rsidRPr="0049256C">
              <w:t xml:space="preserve">] </w:t>
            </w:r>
            <w:del w:id="3479" w:author="IRK" w:date="2020-03-10T10:23:00Z">
              <w:r w:rsidRPr="0049256C" w:rsidDel="007A2B09">
                <w:rPr>
                  <w:rFonts w:hint="eastAsia"/>
                </w:rPr>
                <w:delText>バインド</w:delText>
              </w:r>
            </w:del>
            <w:ins w:id="3480" w:author="IRK" w:date="2020-03-10T10:23:00Z">
              <w:r w:rsidR="007A2B09">
                <w:rPr>
                  <w:rFonts w:hint="eastAsia"/>
                </w:rPr>
                <w:t>接続</w:t>
              </w:r>
            </w:ins>
            <w:r w:rsidRPr="0049256C">
              <w:rPr>
                <w:rFonts w:hint="eastAsia"/>
              </w:rPr>
              <w:t>するアドレス</w:t>
            </w:r>
          </w:p>
          <w:p w14:paraId="14179EA6" w14:textId="77777777" w:rsidR="005B6671" w:rsidRPr="0049256C" w:rsidRDefault="005B6671">
            <w:pPr>
              <w:pStyle w:val="16"/>
              <w:pPrChange w:id="3481" w:author="IRK" w:date="2020-04-27T17:26:00Z">
                <w:pPr/>
              </w:pPrChange>
            </w:pPr>
            <w:r w:rsidRPr="0049256C">
              <w:t xml:space="preserve">    1. 10.10.10.1</w:t>
            </w:r>
          </w:p>
          <w:p w14:paraId="692E12E1" w14:textId="5F6DC392" w:rsidR="005B6671" w:rsidRPr="0049256C" w:rsidRDefault="005B6671">
            <w:pPr>
              <w:pStyle w:val="16"/>
              <w:pPrChange w:id="3482" w:author="IRK" w:date="2020-04-27T17:26:00Z">
                <w:pPr/>
              </w:pPrChange>
            </w:pPr>
            <w:r w:rsidRPr="0049256C">
              <w:t xml:space="preserve">    2. 10.10.10.</w:t>
            </w:r>
            <w:del w:id="3483" w:author="IRK" w:date="2020-03-10T10:23:00Z">
              <w:r w:rsidRPr="0049256C" w:rsidDel="007A2B09">
                <w:delText>101</w:delText>
              </w:r>
            </w:del>
            <w:ins w:id="3484" w:author="IRK" w:date="2020-03-10T10:23:00Z">
              <w:r w:rsidR="007A2B09">
                <w:rPr>
                  <w:rFonts w:hint="eastAsia"/>
                </w:rPr>
                <w:t>2</w:t>
              </w:r>
            </w:ins>
          </w:p>
          <w:p w14:paraId="27973401" w14:textId="77777777" w:rsidR="005B6671" w:rsidRDefault="005B6671">
            <w:pPr>
              <w:pStyle w:val="16"/>
              <w:rPr>
                <w:ins w:id="3485" w:author="IRK" w:date="2020-03-10T10:24:00Z"/>
              </w:rPr>
              <w:pPrChange w:id="3486" w:author="IRK" w:date="2020-04-27T17:26:00Z">
                <w:pPr/>
              </w:pPrChange>
            </w:pPr>
            <w:r w:rsidRPr="0049256C">
              <w:t xml:space="preserve">    3. 192.168.0.1</w:t>
            </w:r>
          </w:p>
          <w:p w14:paraId="10F49CE5" w14:textId="1333C367" w:rsidR="007A2B09" w:rsidRPr="0049256C" w:rsidRDefault="007A2B09">
            <w:pPr>
              <w:pStyle w:val="16"/>
              <w:pPrChange w:id="3487" w:author="IRK" w:date="2020-04-27T17:26:00Z">
                <w:pPr/>
              </w:pPrChange>
            </w:pPr>
            <w:ins w:id="3488" w:author="IRK" w:date="2020-03-10T10:24:00Z">
              <w:r>
                <w:rPr>
                  <w:rFonts w:hint="eastAsia"/>
                </w:rPr>
                <w:t xml:space="preserve">    4. 127.0.0.1</w:t>
              </w:r>
            </w:ins>
          </w:p>
          <w:p w14:paraId="6EB2E446" w14:textId="6A30EACD" w:rsidR="005B6671" w:rsidRPr="0049256C" w:rsidRDefault="005B6671">
            <w:pPr>
              <w:pStyle w:val="16"/>
              <w:pPrChange w:id="3489" w:author="IRK" w:date="2020-04-27T17:26:00Z">
                <w:pPr/>
              </w:pPrChange>
            </w:pPr>
            <w:r w:rsidRPr="0049256C">
              <w:t>&gt;&gt;</w:t>
            </w:r>
            <w:del w:id="3490" w:author="IRK" w:date="2020-03-10T10:24:00Z">
              <w:r w:rsidRPr="0049256C" w:rsidDel="007A2B09">
                <w:delText xml:space="preserve"> 1</w:delText>
              </w:r>
            </w:del>
          </w:p>
          <w:p w14:paraId="5FEC506E" w14:textId="77777777" w:rsidR="005B6671" w:rsidRPr="0049256C" w:rsidRDefault="005B6671">
            <w:pPr>
              <w:pStyle w:val="16"/>
              <w:pPrChange w:id="3491" w:author="IRK" w:date="2020-04-27T17:26:00Z">
                <w:pPr/>
              </w:pPrChange>
            </w:pPr>
            <w:r w:rsidRPr="0049256C">
              <w:t>[</w:t>
            </w:r>
            <w:r w:rsidRPr="0049256C">
              <w:rPr>
                <w:rFonts w:hint="eastAsia"/>
              </w:rPr>
              <w:t>必須</w:t>
            </w:r>
            <w:r w:rsidRPr="0049256C">
              <w:t xml:space="preserve">] </w:t>
            </w:r>
            <w:r w:rsidRPr="0049256C">
              <w:rPr>
                <w:rFonts w:hint="eastAsia"/>
              </w:rPr>
              <w:t>ポート</w:t>
            </w:r>
            <w:r w:rsidRPr="0049256C">
              <w:t xml:space="preserve"> &gt;&gt; 25800</w:t>
            </w:r>
          </w:p>
          <w:p w14:paraId="07D687AC" w14:textId="0B28B622" w:rsidR="005B6671" w:rsidRPr="0049256C" w:rsidRDefault="005B6671">
            <w:pPr>
              <w:pStyle w:val="16"/>
              <w:pPrChange w:id="3492" w:author="IRK" w:date="2020-04-27T17:26:00Z">
                <w:pPr/>
              </w:pPrChange>
            </w:pPr>
            <w:r w:rsidRPr="0049256C">
              <w:t>[</w:t>
            </w:r>
            <w:r w:rsidRPr="0049256C">
              <w:rPr>
                <w:rFonts w:hint="eastAsia"/>
              </w:rPr>
              <w:t>必須</w:t>
            </w:r>
            <w:r w:rsidRPr="0049256C">
              <w:t xml:space="preserve">] </w:t>
            </w:r>
            <w:r w:rsidRPr="0049256C">
              <w:rPr>
                <w:rFonts w:hint="eastAsia"/>
              </w:rPr>
              <w:t>使用するルール</w:t>
            </w:r>
            <w:r w:rsidR="00E57F83">
              <w:rPr>
                <w:rFonts w:hint="eastAsia"/>
              </w:rPr>
              <w:t>DB</w:t>
            </w:r>
            <w:r w:rsidRPr="0049256C">
              <w:rPr>
                <w:rFonts w:hint="eastAsia"/>
              </w:rPr>
              <w:t>を選択してください。</w:t>
            </w:r>
          </w:p>
          <w:p w14:paraId="4C1F80B0" w14:textId="77777777" w:rsidR="005B6671" w:rsidRPr="0049256C" w:rsidRDefault="005B6671">
            <w:pPr>
              <w:pStyle w:val="16"/>
              <w:pPrChange w:id="3493" w:author="IRK" w:date="2020-04-27T17:26:00Z">
                <w:pPr/>
              </w:pPrChange>
            </w:pPr>
            <w:r w:rsidRPr="0049256C">
              <w:t xml:space="preserve">    1. RULEDB1</w:t>
            </w:r>
          </w:p>
          <w:p w14:paraId="6F98CA68" w14:textId="77777777" w:rsidR="005B6671" w:rsidRPr="0049256C" w:rsidRDefault="005B6671">
            <w:pPr>
              <w:pStyle w:val="16"/>
              <w:pPrChange w:id="3494" w:author="IRK" w:date="2020-04-27T17:26:00Z">
                <w:pPr/>
              </w:pPrChange>
            </w:pPr>
            <w:r w:rsidRPr="0049256C">
              <w:t xml:space="preserve">    2. RULEDB2</w:t>
            </w:r>
          </w:p>
          <w:p w14:paraId="5399FC41" w14:textId="77777777" w:rsidR="005B6671" w:rsidRPr="0049256C" w:rsidRDefault="005B6671">
            <w:pPr>
              <w:pStyle w:val="16"/>
              <w:pPrChange w:id="3495" w:author="IRK" w:date="2020-04-27T17:26:00Z">
                <w:pPr/>
              </w:pPrChange>
            </w:pPr>
            <w:r w:rsidRPr="0049256C">
              <w:rPr>
                <w:rFonts w:hint="eastAsia"/>
              </w:rPr>
              <w:t>&gt;&gt; 1</w:t>
            </w:r>
          </w:p>
        </w:tc>
      </w:tr>
    </w:tbl>
    <w:p w14:paraId="6D9686D5" w14:textId="33C97C4A" w:rsidR="001A6A0C" w:rsidRDefault="001A6A0C"/>
    <w:p w14:paraId="38236653" w14:textId="21433397" w:rsidR="00CC5B66" w:rsidRPr="00CC5B66" w:rsidRDefault="005B6671" w:rsidP="00EC7890">
      <w:pPr>
        <w:rPr>
          <w:rFonts w:ascii="BatangChe" w:eastAsiaTheme="minorEastAsia" w:hAnsi="BatangChe" w:cs="BatangChe"/>
          <w:b/>
        </w:rPr>
      </w:pPr>
      <w:del w:id="3496" w:author="IRK" w:date="2020-03-10T10:24:00Z">
        <w:r w:rsidRPr="0049256C" w:rsidDel="00AB058E">
          <w:delText>バインド</w:delText>
        </w:r>
      </w:del>
      <w:ins w:id="3497" w:author="IRK" w:date="2020-03-10T10:25:00Z">
        <w:r w:rsidR="00AB058E">
          <w:rPr>
            <w:rFonts w:hint="eastAsia"/>
          </w:rPr>
          <w:t>接続</w:t>
        </w:r>
      </w:ins>
      <w:r w:rsidRPr="0049256C">
        <w:t>するアドレスとポートは、リモートのルールアプリケーションがこの</w:t>
      </w:r>
      <w:r w:rsidRPr="0049256C">
        <w:t>TCP</w:t>
      </w:r>
      <w:r w:rsidRPr="0049256C">
        <w:t>コネクタサーバに接続</w:t>
      </w:r>
      <w:r w:rsidRPr="0049256C">
        <w:rPr>
          <w:rFonts w:hint="eastAsia"/>
        </w:rPr>
        <w:t>時</w:t>
      </w:r>
      <w:r w:rsidRPr="0049256C">
        <w:t>に使用されるアドレスとポートである。アドレスの一覧には、このホストのネットワークアドレス</w:t>
      </w:r>
      <w:del w:id="3498" w:author="IRK" w:date="2020-03-10T10:25:00Z">
        <w:r w:rsidRPr="0049256C" w:rsidDel="00AB058E">
          <w:delText>のうち</w:delText>
        </w:r>
        <w:r w:rsidR="00905A82" w:rsidRPr="00905A82" w:rsidDel="00AB058E">
          <w:rPr>
            <w:rFonts w:hint="eastAsia"/>
          </w:rPr>
          <w:delText>ループバックアドレス以外の</w:delText>
        </w:r>
        <w:r w:rsidR="00CC5B66" w:rsidRPr="0049256C" w:rsidDel="00AB058E">
          <w:delText>アドレス</w:delText>
        </w:r>
      </w:del>
      <w:r w:rsidR="00CC5B66" w:rsidRPr="0049256C">
        <w:t>が</w:t>
      </w:r>
      <w:r w:rsidR="00CC5B66" w:rsidRPr="0049256C">
        <w:rPr>
          <w:rFonts w:hint="eastAsia"/>
        </w:rPr>
        <w:t>表示される</w:t>
      </w:r>
      <w:r w:rsidR="00CC5B66" w:rsidRPr="0049256C">
        <w:t>。このうち、リモートアプリケーションが接続可能なアドレスの中から</w:t>
      </w:r>
      <w:r w:rsidR="00CC5B66" w:rsidRPr="0049256C">
        <w:t>1</w:t>
      </w:r>
      <w:r w:rsidR="00CC5B66" w:rsidRPr="0049256C">
        <w:t>つを選択する。</w:t>
      </w:r>
    </w:p>
    <w:p w14:paraId="329DCF15" w14:textId="411951EC" w:rsidR="005B6671" w:rsidRPr="0049256C" w:rsidRDefault="005B6671" w:rsidP="00EC7890">
      <w:r w:rsidRPr="0049256C">
        <w:t>ポートは</w:t>
      </w:r>
      <w:r w:rsidR="00BA6E96">
        <w:t>システム管理者と協議して付与し、この時ファイアウォール設定も</w:t>
      </w:r>
      <w:r w:rsidR="00BA6E96">
        <w:rPr>
          <w:rFonts w:hint="eastAsia"/>
        </w:rPr>
        <w:t>同時に</w:t>
      </w:r>
      <w:r w:rsidRPr="0049256C">
        <w:t>確認する</w:t>
      </w:r>
      <w:r w:rsidR="00BA6E96">
        <w:rPr>
          <w:rFonts w:hint="eastAsia"/>
        </w:rPr>
        <w:t>ことを推奨する</w:t>
      </w:r>
      <w:r w:rsidRPr="0049256C">
        <w:t>。</w:t>
      </w:r>
    </w:p>
    <w:p w14:paraId="6B1E1B76" w14:textId="77777777" w:rsidR="005B6671" w:rsidRPr="0049256C" w:rsidRDefault="005B6671" w:rsidP="00EC7890"/>
    <w:p w14:paraId="7D107EF7" w14:textId="77777777" w:rsidR="005B6671" w:rsidRPr="0049256C" w:rsidRDefault="005B6671" w:rsidP="00EC7890">
      <w:r w:rsidRPr="0049256C">
        <w:t>使用するルールデータベースにはこの単位システム</w:t>
      </w:r>
      <w:r w:rsidRPr="0049256C">
        <w:t>(</w:t>
      </w:r>
      <w:r w:rsidRPr="0049256C">
        <w:t>この例では</w:t>
      </w:r>
      <w:r w:rsidRPr="0049256C">
        <w:t>PROD)</w:t>
      </w:r>
      <w:r w:rsidRPr="0049256C">
        <w:t>に登録されたすべてのルールデータベースが並び、そのうちの</w:t>
      </w:r>
      <w:r w:rsidRPr="0049256C">
        <w:t>1</w:t>
      </w:r>
      <w:r w:rsidRPr="0049256C">
        <w:t>つを選択する。</w:t>
      </w:r>
      <w:r w:rsidRPr="0049256C">
        <w:t>TCP</w:t>
      </w:r>
      <w:r w:rsidRPr="0049256C">
        <w:t>コネクタサーバは、ここで指定されたルールデータベースからルールデータを照会する。データベースの負荷の程度やシステムの条件などを考慮してルールデータベースを選択する。</w:t>
      </w:r>
    </w:p>
    <w:p w14:paraId="7CE3C8BB" w14:textId="228B5E04" w:rsidR="005B6671" w:rsidRPr="0049256C" w:rsidRDefault="005B6671" w:rsidP="00EC7890">
      <w:r w:rsidRPr="0049256C">
        <w:t>接続情報を入力すると、</w:t>
      </w:r>
      <w:del w:id="3499" w:author="IRK" w:date="2020-03-09T15:00:00Z">
        <w:r w:rsidRPr="0049256C" w:rsidDel="00372D3A">
          <w:delText>2.4.5.4</w:delText>
        </w:r>
      </w:del>
      <w:ins w:id="3500" w:author="IRK" w:date="2020-03-10T22:23:00Z">
        <w:r w:rsidR="008E3CAF">
          <w:rPr>
            <w:rFonts w:hint="eastAsia"/>
          </w:rPr>
          <w:t>「</w:t>
        </w:r>
      </w:ins>
      <w:ins w:id="3501" w:author="IRK" w:date="2020-03-09T15:00:00Z">
        <w:r w:rsidR="00372D3A">
          <w:fldChar w:fldCharType="begin"/>
        </w:r>
        <w:r w:rsidR="00372D3A">
          <w:instrText xml:space="preserve"> </w:instrText>
        </w:r>
        <w:r w:rsidR="00372D3A">
          <w:rPr>
            <w:rFonts w:hint="eastAsia"/>
          </w:rPr>
          <w:instrText>REF _Ref34658442 \r \h</w:instrText>
        </w:r>
        <w:r w:rsidR="00372D3A">
          <w:instrText xml:space="preserve"> </w:instrText>
        </w:r>
      </w:ins>
      <w:r w:rsidR="00372D3A">
        <w:fldChar w:fldCharType="separate"/>
      </w:r>
      <w:r w:rsidR="00AB1F2F">
        <w:t>2.4.5.4</w:t>
      </w:r>
      <w:ins w:id="3502" w:author="IRK" w:date="2020-03-09T15:00:00Z">
        <w:r w:rsidR="00372D3A">
          <w:fldChar w:fldCharType="end"/>
        </w:r>
      </w:ins>
      <w:ins w:id="3503" w:author="IRK" w:date="2020-04-16T13:53:00Z">
        <w:r w:rsidR="00FE0639">
          <w:rPr>
            <w:rFonts w:hint="eastAsia"/>
          </w:rPr>
          <w:t xml:space="preserve"> </w:t>
        </w:r>
      </w:ins>
      <w:ins w:id="3504" w:author="IRK" w:date="2020-03-09T15:00:00Z">
        <w:r w:rsidR="00372D3A">
          <w:fldChar w:fldCharType="begin"/>
        </w:r>
        <w:r w:rsidR="00372D3A">
          <w:instrText xml:space="preserve"> REF _Ref34658442 \h </w:instrText>
        </w:r>
      </w:ins>
      <w:r w:rsidR="00372D3A">
        <w:fldChar w:fldCharType="separate"/>
      </w:r>
      <w:r w:rsidR="00AB1F2F" w:rsidRPr="0049256C">
        <w:t>TCP</w:t>
      </w:r>
      <w:r w:rsidR="00AB1F2F" w:rsidRPr="0049256C">
        <w:t>サーバグループの選択</w:t>
      </w:r>
      <w:ins w:id="3505" w:author="IRK" w:date="2020-03-09T15:00:00Z">
        <w:r w:rsidR="00372D3A">
          <w:fldChar w:fldCharType="end"/>
        </w:r>
      </w:ins>
      <w:ins w:id="3506" w:author="IRK" w:date="2020-03-10T22:23:00Z">
        <w:r w:rsidR="008E3CAF">
          <w:rPr>
            <w:rFonts w:hint="eastAsia"/>
          </w:rPr>
          <w:t>」</w:t>
        </w:r>
      </w:ins>
      <w:r w:rsidRPr="0049256C">
        <w:t>に移動する。</w:t>
      </w:r>
    </w:p>
    <w:p w14:paraId="4998A9A4" w14:textId="77777777" w:rsidR="005B6671" w:rsidRPr="0049256C" w:rsidRDefault="005B6671" w:rsidP="00EC7890"/>
    <w:p w14:paraId="00B0CE3A" w14:textId="77777777" w:rsidR="005B6671" w:rsidRPr="0049256C" w:rsidRDefault="005B6671">
      <w:pPr>
        <w:pStyle w:val="42"/>
        <w:numPr>
          <w:ilvl w:val="3"/>
          <w:numId w:val="139"/>
        </w:numPr>
        <w:rPr>
          <w:lang w:eastAsia="ja-JP"/>
        </w:rPr>
        <w:pPrChange w:id="3507" w:author="IRK" w:date="2020-05-11T09:40:00Z">
          <w:pPr>
            <w:pStyle w:val="42"/>
            <w:numPr>
              <w:numId w:val="27"/>
            </w:numPr>
            <w:spacing w:before="0" w:after="100" w:line="280" w:lineRule="exact"/>
          </w:pPr>
        </w:pPrChange>
      </w:pPr>
      <w:bookmarkStart w:id="3508" w:name="_Ref34658442"/>
      <w:r w:rsidRPr="0049256C">
        <w:rPr>
          <w:lang w:eastAsia="ja-JP"/>
        </w:rPr>
        <w:t>TCP</w:t>
      </w:r>
      <w:r w:rsidRPr="0049256C">
        <w:rPr>
          <w:lang w:eastAsia="ja-JP"/>
        </w:rPr>
        <w:t>サーバグループの選択</w:t>
      </w:r>
      <w:bookmarkEnd w:id="3508"/>
    </w:p>
    <w:p w14:paraId="19E42BCA" w14:textId="675E9856" w:rsidR="005B6671" w:rsidRPr="0049256C" w:rsidRDefault="00905A82" w:rsidP="00EC7890">
      <w:del w:id="3509" w:author="IRK" w:date="2020-03-09T15:00:00Z">
        <w:r w:rsidRPr="00905A82" w:rsidDel="00372D3A">
          <w:rPr>
            <w:rFonts w:hint="eastAsia"/>
          </w:rPr>
          <w:delText>表</w:delText>
        </w:r>
        <w:r w:rsidRPr="00905A82" w:rsidDel="00372D3A">
          <w:rPr>
            <w:rFonts w:hint="eastAsia"/>
          </w:rPr>
          <w:delText>95</w:delText>
        </w:r>
      </w:del>
      <w:ins w:id="3510" w:author="IRK" w:date="2020-03-09T15:00:00Z">
        <w:r w:rsidR="00372D3A">
          <w:rPr>
            <w:rFonts w:hint="eastAsia"/>
          </w:rPr>
          <w:t>次の表</w:t>
        </w:r>
      </w:ins>
      <w:r w:rsidRPr="00905A82">
        <w:rPr>
          <w:rFonts w:hint="eastAsia"/>
        </w:rPr>
        <w:t>は、有効</w:t>
      </w:r>
      <w:r w:rsidRPr="00905A82">
        <w:rPr>
          <w:rFonts w:hint="eastAsia"/>
        </w:rPr>
        <w:t>TCP</w:t>
      </w:r>
      <w:r w:rsidRPr="00905A82">
        <w:rPr>
          <w:rFonts w:hint="eastAsia"/>
        </w:rPr>
        <w:t>コネクタサーバの所属グループを指定する段階である。</w:t>
      </w:r>
      <w:del w:id="3511" w:author="IRK" w:date="2020-03-10T15:15:00Z">
        <w:r w:rsidRPr="0049256C" w:rsidDel="00172D9C">
          <w:delText xml:space="preserve"> </w:delText>
        </w:r>
      </w:del>
    </w:p>
    <w:p w14:paraId="61709802" w14:textId="77777777" w:rsidR="005B6671" w:rsidRPr="0049256C" w:rsidRDefault="005B6671" w:rsidP="00EC7890"/>
    <w:p w14:paraId="7D46171B" w14:textId="44E7311F" w:rsidR="002541D5" w:rsidRPr="0049256C" w:rsidRDefault="002541D5" w:rsidP="007D3017">
      <w:pPr>
        <w:pStyle w:val="afff6"/>
      </w:pPr>
      <w:bookmarkStart w:id="3512" w:name="_Toc34839562"/>
      <w:del w:id="3513" w:author="IRK" w:date="2020-03-09T15:00:00Z">
        <w:r w:rsidRPr="0049256C" w:rsidDel="00372D3A">
          <w:delText>[</w:delText>
        </w:r>
        <w:r w:rsidRPr="0049256C" w:rsidDel="00372D3A">
          <w:delText>表</w:delText>
        </w:r>
        <w:r w:rsidRPr="0049256C" w:rsidDel="00372D3A">
          <w:delText xml:space="preserve"> </w:delText>
        </w:r>
        <w:r w:rsidR="003561C7" w:rsidRPr="0049256C" w:rsidDel="00372D3A">
          <w:fldChar w:fldCharType="begin"/>
        </w:r>
        <w:r w:rsidR="003561C7" w:rsidRPr="0049256C" w:rsidDel="00372D3A">
          <w:delInstrText xml:space="preserve"> SEQ [</w:delInstrText>
        </w:r>
        <w:r w:rsidR="003561C7" w:rsidRPr="0049256C" w:rsidDel="00372D3A">
          <w:delInstrText>表</w:delInstrText>
        </w:r>
        <w:r w:rsidR="003561C7" w:rsidRPr="0049256C" w:rsidDel="00372D3A">
          <w:delInstrText xml:space="preserve"> \* ARABIC </w:delInstrText>
        </w:r>
        <w:r w:rsidR="003561C7" w:rsidRPr="0049256C" w:rsidDel="00372D3A">
          <w:fldChar w:fldCharType="separate"/>
        </w:r>
        <w:r w:rsidR="000132DF" w:rsidDel="00372D3A">
          <w:rPr>
            <w:noProof/>
          </w:rPr>
          <w:delText>95</w:delText>
        </w:r>
        <w:r w:rsidR="003561C7" w:rsidRPr="0049256C" w:rsidDel="00372D3A">
          <w:rPr>
            <w:noProof/>
          </w:rPr>
          <w:fldChar w:fldCharType="end"/>
        </w:r>
        <w:r w:rsidRPr="0049256C" w:rsidDel="00372D3A">
          <w:rPr>
            <w:rFonts w:hint="eastAsia"/>
          </w:rPr>
          <w:delText>]</w:delText>
        </w:r>
      </w:del>
      <w:ins w:id="3514" w:author="IRK" w:date="2020-03-09T15:00:00Z">
        <w:r w:rsidR="00372D3A">
          <w:rPr>
            <w:rFonts w:hint="eastAsia"/>
          </w:rPr>
          <w:t>[</w:t>
        </w:r>
        <w:r w:rsidR="00372D3A">
          <w:rPr>
            <w:rFonts w:hint="eastAsia"/>
          </w:rPr>
          <w:t>表</w:t>
        </w:r>
        <w:r w:rsidR="00372D3A">
          <w:rPr>
            <w:rFonts w:hint="eastAsia"/>
          </w:rPr>
          <w:t xml:space="preserve"> </w:t>
        </w:r>
        <w:r w:rsidR="00372D3A">
          <w:fldChar w:fldCharType="begin"/>
        </w:r>
        <w:r w:rsidR="00372D3A">
          <w:instrText xml:space="preserve"> </w:instrText>
        </w:r>
        <w:r w:rsidR="00372D3A">
          <w:rPr>
            <w:rFonts w:hint="eastAsia"/>
          </w:rPr>
          <w:instrText xml:space="preserve">SEQ </w:instrText>
        </w:r>
        <w:r w:rsidR="00372D3A">
          <w:rPr>
            <w:rFonts w:hint="eastAsia"/>
          </w:rPr>
          <w:instrText>表</w:instrText>
        </w:r>
        <w:r w:rsidR="00372D3A">
          <w:rPr>
            <w:rFonts w:hint="eastAsia"/>
          </w:rPr>
          <w:instrText xml:space="preserve"> \* ARABIC</w:instrText>
        </w:r>
        <w:r w:rsidR="00372D3A">
          <w:instrText xml:space="preserve"> </w:instrText>
        </w:r>
      </w:ins>
      <w:r w:rsidR="00372D3A">
        <w:fldChar w:fldCharType="separate"/>
      </w:r>
      <w:r w:rsidR="00AB1F2F">
        <w:rPr>
          <w:noProof/>
        </w:rPr>
        <w:t>96</w:t>
      </w:r>
      <w:ins w:id="3515" w:author="IRK" w:date="2020-03-09T15:00:00Z">
        <w:r w:rsidR="00372D3A">
          <w:fldChar w:fldCharType="end"/>
        </w:r>
        <w:r w:rsidR="00372D3A">
          <w:rPr>
            <w:rFonts w:hint="eastAsia"/>
          </w:rPr>
          <w:t>]</w:t>
        </w:r>
      </w:ins>
      <w:bookmarkEnd w:id="351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516" w:author="IRK" w:date="2020-04-16T14:09:00Z">
          <w:tblPr>
            <w:tblW w:w="0" w:type="auto"/>
            <w:tblInd w:w="108" w:type="dxa"/>
            <w:tblLook w:val="04A0" w:firstRow="1" w:lastRow="0" w:firstColumn="1" w:lastColumn="0" w:noHBand="0" w:noVBand="1"/>
          </w:tblPr>
        </w:tblPrChange>
      </w:tblPr>
      <w:tblGrid>
        <w:gridCol w:w="9356"/>
        <w:tblGridChange w:id="3517">
          <w:tblGrid>
            <w:gridCol w:w="9356"/>
          </w:tblGrid>
        </w:tblGridChange>
      </w:tblGrid>
      <w:tr w:rsidR="005B6671" w:rsidRPr="0049256C" w14:paraId="6DC870AC" w14:textId="77777777" w:rsidTr="001E2D35">
        <w:trPr>
          <w:jc w:val="center"/>
        </w:trPr>
        <w:tc>
          <w:tcPr>
            <w:tcW w:w="9356" w:type="dxa"/>
            <w:tcPrChange w:id="3518" w:author="IRK" w:date="2020-04-16T14:09:00Z">
              <w:tcPr>
                <w:tcW w:w="9356" w:type="dxa"/>
              </w:tcPr>
            </w:tcPrChange>
          </w:tcPr>
          <w:p w14:paraId="37846FD6" w14:textId="77777777" w:rsidR="005B6671" w:rsidRPr="0049256C" w:rsidRDefault="005B6671">
            <w:pPr>
              <w:pStyle w:val="16"/>
              <w:pPrChange w:id="3519" w:author="IRK" w:date="2020-04-27T17:26:00Z">
                <w:pPr/>
              </w:pPrChange>
            </w:pPr>
            <w:r w:rsidRPr="0049256C">
              <w:t>********************************************************************************</w:t>
            </w:r>
          </w:p>
          <w:p w14:paraId="6EC3447F" w14:textId="77777777" w:rsidR="005B6671" w:rsidRPr="0049256C" w:rsidRDefault="005B6671">
            <w:pPr>
              <w:pStyle w:val="16"/>
              <w:pPrChange w:id="3520" w:author="IRK" w:date="2020-04-27T17:26:00Z">
                <w:pPr/>
              </w:pPrChange>
            </w:pPr>
          </w:p>
          <w:p w14:paraId="5427C195" w14:textId="77777777" w:rsidR="005B6671" w:rsidRPr="0049256C" w:rsidRDefault="005B6671">
            <w:pPr>
              <w:pStyle w:val="16"/>
              <w:pPrChange w:id="3521" w:author="IRK" w:date="2020-04-27T17:26:00Z">
                <w:pPr/>
              </w:pPrChange>
            </w:pPr>
            <w:r w:rsidRPr="0049256C">
              <w:rPr>
                <w:rFonts w:hint="eastAsia"/>
              </w:rPr>
              <w:t>サービスタイプ選択</w:t>
            </w:r>
            <w:r w:rsidRPr="0049256C">
              <w:t xml:space="preserve"> -&gt; TCP</w:t>
            </w:r>
            <w:r w:rsidRPr="0049256C">
              <w:rPr>
                <w:rFonts w:hint="eastAsia"/>
              </w:rPr>
              <w:t>コネクタサーバグループリスト</w:t>
            </w:r>
            <w:r w:rsidRPr="0049256C">
              <w:t xml:space="preserve"> -&gt; TCP</w:t>
            </w:r>
            <w:r w:rsidRPr="0049256C">
              <w:rPr>
                <w:rFonts w:hint="eastAsia"/>
              </w:rPr>
              <w:t>コネクタサーバグループの選択</w:t>
            </w:r>
          </w:p>
          <w:p w14:paraId="143A5E4D" w14:textId="77777777" w:rsidR="005B6671" w:rsidRPr="0049256C" w:rsidRDefault="005B6671">
            <w:pPr>
              <w:pStyle w:val="16"/>
              <w:pPrChange w:id="3522" w:author="IRK" w:date="2020-04-27T17:26:00Z">
                <w:pPr/>
              </w:pPrChange>
            </w:pPr>
          </w:p>
          <w:p w14:paraId="1E407C67" w14:textId="77777777" w:rsidR="005B6671" w:rsidRPr="0049256C" w:rsidRDefault="005B6671">
            <w:pPr>
              <w:pStyle w:val="16"/>
              <w:pPrChange w:id="3523" w:author="IRK" w:date="2020-04-27T17:26:00Z">
                <w:pPr/>
              </w:pPrChange>
            </w:pPr>
            <w:r w:rsidRPr="0049256C">
              <w:t>********************************************************************************</w:t>
            </w:r>
          </w:p>
          <w:p w14:paraId="2AF13963" w14:textId="77777777" w:rsidR="005B6671" w:rsidRPr="0049256C" w:rsidRDefault="005B6671">
            <w:pPr>
              <w:pStyle w:val="16"/>
              <w:pPrChange w:id="3524" w:author="IRK" w:date="2020-04-27T17:26:00Z">
                <w:pPr/>
              </w:pPrChange>
            </w:pPr>
          </w:p>
          <w:p w14:paraId="033346C3" w14:textId="77777777" w:rsidR="005B6671" w:rsidRPr="0049256C" w:rsidRDefault="005B6671">
            <w:pPr>
              <w:pStyle w:val="16"/>
              <w:pPrChange w:id="3525" w:author="IRK" w:date="2020-04-27T17:26:00Z">
                <w:pPr/>
              </w:pPrChange>
            </w:pPr>
            <w:r w:rsidRPr="0049256C">
              <w:t>TCP</w:t>
            </w:r>
            <w:r w:rsidRPr="0049256C">
              <w:rPr>
                <w:rFonts w:hint="eastAsia"/>
              </w:rPr>
              <w:t>コネクタサーバに含むグループを選択してください。</w:t>
            </w:r>
          </w:p>
          <w:p w14:paraId="612E585E" w14:textId="77777777" w:rsidR="005B6671" w:rsidRPr="0049256C" w:rsidRDefault="005B6671">
            <w:pPr>
              <w:pStyle w:val="16"/>
              <w:pPrChange w:id="3526" w:author="IRK" w:date="2020-04-27T17:26:00Z">
                <w:pPr/>
              </w:pPrChange>
            </w:pPr>
            <w:r w:rsidRPr="0049256C">
              <w:t xml:space="preserve">    1. online</w:t>
            </w:r>
          </w:p>
          <w:p w14:paraId="4A00EA76" w14:textId="66BE2BDC" w:rsidR="005B6671" w:rsidRPr="0049256C" w:rsidRDefault="005B6671">
            <w:pPr>
              <w:pStyle w:val="16"/>
              <w:pPrChange w:id="3527" w:author="IRK" w:date="2020-04-27T17:26:00Z">
                <w:pPr/>
              </w:pPrChange>
            </w:pPr>
            <w:r w:rsidRPr="0049256C">
              <w:t xml:space="preserve">    2. (</w:t>
            </w:r>
            <w:r w:rsidR="005D01BC" w:rsidRPr="005D01BC">
              <w:rPr>
                <w:rFonts w:hint="eastAsia"/>
              </w:rPr>
              <w:t>新規</w:t>
            </w:r>
            <w:r w:rsidRPr="0049256C">
              <w:rPr>
                <w:rFonts w:hint="eastAsia"/>
              </w:rPr>
              <w:t>グループ</w:t>
            </w:r>
            <w:r w:rsidR="005D01BC">
              <w:rPr>
                <w:rFonts w:hint="eastAsia"/>
              </w:rPr>
              <w:t>生成</w:t>
            </w:r>
            <w:r w:rsidRPr="0049256C">
              <w:t>)</w:t>
            </w:r>
          </w:p>
          <w:p w14:paraId="202F9952" w14:textId="77777777" w:rsidR="005B6671" w:rsidRPr="0049256C" w:rsidRDefault="005B6671">
            <w:pPr>
              <w:pStyle w:val="16"/>
              <w:pPrChange w:id="3528" w:author="IRK" w:date="2020-04-27T17:26:00Z">
                <w:pPr/>
              </w:pPrChange>
            </w:pPr>
          </w:p>
          <w:p w14:paraId="5D199A35" w14:textId="77777777" w:rsidR="005B6671" w:rsidRPr="0049256C" w:rsidRDefault="005B6671">
            <w:pPr>
              <w:pStyle w:val="16"/>
              <w:pPrChange w:id="3529" w:author="IRK" w:date="2020-04-27T17:26:00Z">
                <w:pPr/>
              </w:pPrChange>
            </w:pPr>
          </w:p>
          <w:p w14:paraId="3A3DBEAB" w14:textId="77777777" w:rsidR="005B6671" w:rsidRPr="0049256C" w:rsidRDefault="005B6671">
            <w:pPr>
              <w:pStyle w:val="16"/>
              <w:pPrChange w:id="3530" w:author="IRK" w:date="2020-04-27T17:26:00Z">
                <w:pPr/>
              </w:pPrChange>
            </w:pPr>
            <w:r w:rsidRPr="0049256C">
              <w:rPr>
                <w:rFonts w:hint="eastAsia"/>
              </w:rPr>
              <w:t>選択してください。</w:t>
            </w:r>
            <w:r w:rsidRPr="0049256C">
              <w:rPr>
                <w:rFonts w:hint="eastAsia"/>
              </w:rPr>
              <w:t>&gt;&gt;</w:t>
            </w:r>
          </w:p>
        </w:tc>
      </w:tr>
    </w:tbl>
    <w:p w14:paraId="75274179" w14:textId="77777777" w:rsidR="005B6671" w:rsidRPr="0049256C" w:rsidRDefault="005B6671" w:rsidP="00EC7890"/>
    <w:p w14:paraId="7E07C1C7" w14:textId="0ECC5E60" w:rsidR="005B6671" w:rsidRPr="0049256C" w:rsidRDefault="005B6671" w:rsidP="00EC7890">
      <w:r w:rsidRPr="0049256C">
        <w:t>一覧にはこの単位システムで</w:t>
      </w:r>
      <w:r w:rsidRPr="0049256C">
        <w:rPr>
          <w:rFonts w:hint="eastAsia"/>
        </w:rPr>
        <w:t>既に</w:t>
      </w:r>
      <w:r w:rsidRPr="0049256C">
        <w:t>作成されているグループが表示され、これらのグループの中から</w:t>
      </w:r>
      <w:r w:rsidRPr="0049256C">
        <w:t>1</w:t>
      </w:r>
      <w:r w:rsidRPr="0049256C">
        <w:t>つを選択できる。</w:t>
      </w:r>
      <w:r w:rsidRPr="0049256C">
        <w:rPr>
          <w:rFonts w:hint="eastAsia"/>
        </w:rPr>
        <w:t>なお</w:t>
      </w:r>
      <w:r w:rsidRPr="0049256C">
        <w:t>、新しいグループを作成することもできる。既存のグループを選択すると</w:t>
      </w:r>
      <w:r w:rsidRPr="0049256C">
        <w:t>TCP</w:t>
      </w:r>
      <w:r w:rsidRPr="0049256C">
        <w:t>コネクタサーバが有効</w:t>
      </w:r>
      <w:r w:rsidRPr="0049256C">
        <w:rPr>
          <w:rFonts w:hint="eastAsia"/>
        </w:rPr>
        <w:t>になり</w:t>
      </w:r>
      <w:del w:id="3531" w:author="IRK" w:date="2020-03-09T15:00:00Z">
        <w:r w:rsidRPr="0049256C" w:rsidDel="00372D3A">
          <w:delText>2.4.5.2</w:delText>
        </w:r>
      </w:del>
      <w:ins w:id="3532" w:author="IRK" w:date="2020-03-10T22:23:00Z">
        <w:r w:rsidR="008E3CAF">
          <w:rPr>
            <w:rFonts w:hint="eastAsia"/>
          </w:rPr>
          <w:t>「</w:t>
        </w:r>
      </w:ins>
      <w:ins w:id="3533" w:author="IRK" w:date="2020-03-09T15:01:00Z">
        <w:r w:rsidR="00372D3A">
          <w:fldChar w:fldCharType="begin"/>
        </w:r>
        <w:r w:rsidR="00372D3A">
          <w:instrText xml:space="preserve"> </w:instrText>
        </w:r>
        <w:r w:rsidR="00372D3A">
          <w:rPr>
            <w:rFonts w:hint="eastAsia"/>
          </w:rPr>
          <w:instrText>REF _Ref34658235 \r \h</w:instrText>
        </w:r>
        <w:r w:rsidR="00372D3A">
          <w:instrText xml:space="preserve"> </w:instrText>
        </w:r>
      </w:ins>
      <w:r w:rsidR="00372D3A">
        <w:fldChar w:fldCharType="separate"/>
      </w:r>
      <w:r w:rsidR="00AB1F2F">
        <w:t>2.4.5.2</w:t>
      </w:r>
      <w:ins w:id="3534" w:author="IRK" w:date="2020-03-09T15:01:00Z">
        <w:r w:rsidR="00372D3A">
          <w:fldChar w:fldCharType="end"/>
        </w:r>
      </w:ins>
      <w:ins w:id="3535" w:author="IRK" w:date="2020-04-16T13:53:00Z">
        <w:r w:rsidR="00FE0639">
          <w:rPr>
            <w:rFonts w:hint="eastAsia"/>
          </w:rPr>
          <w:t xml:space="preserve"> </w:t>
        </w:r>
      </w:ins>
      <w:ins w:id="3536" w:author="IRK" w:date="2020-03-09T15:01:00Z">
        <w:r w:rsidR="00372D3A">
          <w:fldChar w:fldCharType="begin"/>
        </w:r>
        <w:r w:rsidR="00372D3A">
          <w:instrText xml:space="preserve"> REF _Ref34658235 \h </w:instrText>
        </w:r>
      </w:ins>
      <w:r w:rsidR="00372D3A">
        <w:fldChar w:fldCharType="separate"/>
      </w:r>
      <w:r w:rsidR="00AB1F2F" w:rsidRPr="0049256C">
        <w:t>TCP</w:t>
      </w:r>
      <w:r w:rsidR="00AB1F2F" w:rsidRPr="0049256C">
        <w:t>コネクタサーバグループ一覧</w:t>
      </w:r>
      <w:ins w:id="3537" w:author="IRK" w:date="2020-03-09T15:01:00Z">
        <w:r w:rsidR="00372D3A">
          <w:fldChar w:fldCharType="end"/>
        </w:r>
      </w:ins>
      <w:ins w:id="3538" w:author="IRK" w:date="2020-03-10T22:23:00Z">
        <w:r w:rsidR="008E3CAF">
          <w:rPr>
            <w:rFonts w:hint="eastAsia"/>
          </w:rPr>
          <w:t>」</w:t>
        </w:r>
      </w:ins>
      <w:r w:rsidRPr="0049256C">
        <w:t>に戻り、新しいグループの作成を選択すると</w:t>
      </w:r>
      <w:del w:id="3539" w:author="IRK" w:date="2020-03-09T15:01:00Z">
        <w:r w:rsidRPr="0049256C" w:rsidDel="00372D3A">
          <w:delText>2.4.5.5</w:delText>
        </w:r>
      </w:del>
      <w:ins w:id="3540" w:author="IRK" w:date="2020-03-10T22:23:00Z">
        <w:r w:rsidR="008E3CAF">
          <w:rPr>
            <w:rFonts w:hint="eastAsia"/>
          </w:rPr>
          <w:t>「</w:t>
        </w:r>
      </w:ins>
      <w:ins w:id="3541" w:author="IRK" w:date="2020-03-09T15:01:00Z">
        <w:r w:rsidR="00372D3A">
          <w:fldChar w:fldCharType="begin"/>
        </w:r>
        <w:r w:rsidR="00372D3A">
          <w:instrText xml:space="preserve"> </w:instrText>
        </w:r>
        <w:r w:rsidR="00372D3A">
          <w:rPr>
            <w:rFonts w:hint="eastAsia"/>
          </w:rPr>
          <w:instrText>REF _Ref34658496 \r \h</w:instrText>
        </w:r>
        <w:r w:rsidR="00372D3A">
          <w:instrText xml:space="preserve"> </w:instrText>
        </w:r>
      </w:ins>
      <w:r w:rsidR="00372D3A">
        <w:fldChar w:fldCharType="separate"/>
      </w:r>
      <w:r w:rsidR="00AB1F2F">
        <w:t>2.4.5.5</w:t>
      </w:r>
      <w:ins w:id="3542" w:author="IRK" w:date="2020-03-09T15:01:00Z">
        <w:r w:rsidR="00372D3A">
          <w:fldChar w:fldCharType="end"/>
        </w:r>
      </w:ins>
      <w:ins w:id="3543" w:author="IRK" w:date="2020-04-16T13:53:00Z">
        <w:r w:rsidR="00FE0639">
          <w:rPr>
            <w:rFonts w:hint="eastAsia"/>
          </w:rPr>
          <w:t xml:space="preserve"> </w:t>
        </w:r>
      </w:ins>
      <w:ins w:id="3544" w:author="IRK" w:date="2020-03-09T15:01:00Z">
        <w:r w:rsidR="00372D3A">
          <w:fldChar w:fldCharType="begin"/>
        </w:r>
        <w:r w:rsidR="00372D3A">
          <w:instrText xml:space="preserve"> REF _Ref34658496 \h </w:instrText>
        </w:r>
      </w:ins>
      <w:r w:rsidR="00372D3A">
        <w:fldChar w:fldCharType="separate"/>
      </w:r>
      <w:r w:rsidR="00AB1F2F" w:rsidRPr="0049256C">
        <w:t>TCP</w:t>
      </w:r>
      <w:r w:rsidR="00AB1F2F" w:rsidRPr="0049256C">
        <w:t>コネクタサーバグループの設定</w:t>
      </w:r>
      <w:ins w:id="3545" w:author="IRK" w:date="2020-03-09T15:01:00Z">
        <w:r w:rsidR="00372D3A">
          <w:fldChar w:fldCharType="end"/>
        </w:r>
      </w:ins>
      <w:ins w:id="3546" w:author="IRK" w:date="2020-03-10T22:23:00Z">
        <w:r w:rsidR="008E3CAF">
          <w:rPr>
            <w:rFonts w:hint="eastAsia"/>
          </w:rPr>
          <w:t>」</w:t>
        </w:r>
      </w:ins>
      <w:r w:rsidRPr="0049256C">
        <w:t>に移動する。</w:t>
      </w:r>
    </w:p>
    <w:p w14:paraId="0AA1F532" w14:textId="77777777" w:rsidR="005B6671" w:rsidRPr="0049256C" w:rsidRDefault="005B6671" w:rsidP="00EC7890"/>
    <w:p w14:paraId="0248230F" w14:textId="77777777" w:rsidR="005B6671" w:rsidRPr="0049256C" w:rsidRDefault="005B6671">
      <w:pPr>
        <w:pStyle w:val="42"/>
        <w:numPr>
          <w:ilvl w:val="3"/>
          <w:numId w:val="139"/>
        </w:numPr>
        <w:rPr>
          <w:lang w:eastAsia="ja-JP"/>
        </w:rPr>
        <w:pPrChange w:id="3547" w:author="IRK" w:date="2020-05-11T09:40:00Z">
          <w:pPr>
            <w:pStyle w:val="42"/>
            <w:numPr>
              <w:numId w:val="27"/>
            </w:numPr>
            <w:spacing w:before="0" w:after="100" w:line="280" w:lineRule="exact"/>
          </w:pPr>
        </w:pPrChange>
      </w:pPr>
      <w:bookmarkStart w:id="3548" w:name="_Ref34658496"/>
      <w:r w:rsidRPr="0049256C">
        <w:rPr>
          <w:lang w:eastAsia="ja-JP"/>
        </w:rPr>
        <w:t>TCP</w:t>
      </w:r>
      <w:r w:rsidRPr="0049256C">
        <w:rPr>
          <w:lang w:eastAsia="ja-JP"/>
        </w:rPr>
        <w:t>コネクタサーバグループの設定</w:t>
      </w:r>
      <w:bookmarkEnd w:id="3548"/>
    </w:p>
    <w:p w14:paraId="2475AA27" w14:textId="613DD04C" w:rsidR="005B6671" w:rsidRPr="0049256C" w:rsidRDefault="005D15F3" w:rsidP="00EC7890">
      <w:del w:id="3549" w:author="IRK" w:date="2020-03-09T15:01:00Z">
        <w:r w:rsidRPr="0049256C" w:rsidDel="00372D3A">
          <w:delText>表</w:delText>
        </w:r>
        <w:r w:rsidRPr="0049256C" w:rsidDel="00372D3A">
          <w:delText>9</w:delText>
        </w:r>
        <w:r w:rsidR="00F44558" w:rsidDel="00372D3A">
          <w:rPr>
            <w:rFonts w:hint="eastAsia"/>
          </w:rPr>
          <w:delText>6</w:delText>
        </w:r>
      </w:del>
      <w:ins w:id="3550" w:author="IRK" w:date="2020-03-09T15:01:00Z">
        <w:r w:rsidR="00372D3A">
          <w:rPr>
            <w:rFonts w:hint="eastAsia"/>
          </w:rPr>
          <w:t>次の表</w:t>
        </w:r>
      </w:ins>
      <w:r w:rsidR="005B6671" w:rsidRPr="0049256C">
        <w:t>は、</w:t>
      </w:r>
      <w:r w:rsidR="005B6671" w:rsidRPr="0049256C">
        <w:t>TCP</w:t>
      </w:r>
      <w:r w:rsidR="005B6671" w:rsidRPr="0049256C">
        <w:t>コネクタサーバグループを設定する段階を示</w:t>
      </w:r>
      <w:r w:rsidR="00167CC8">
        <w:rPr>
          <w:rFonts w:hint="eastAsia"/>
        </w:rPr>
        <w:t>す</w:t>
      </w:r>
      <w:r w:rsidR="005B6671" w:rsidRPr="0049256C">
        <w:t>。</w:t>
      </w:r>
      <w:del w:id="3551" w:author="IRK" w:date="2020-03-10T10:25:00Z">
        <w:r w:rsidR="005B6671" w:rsidRPr="0049256C" w:rsidDel="00AB058E">
          <w:delText>この段階は、</w:delText>
        </w:r>
      </w:del>
      <w:del w:id="3552" w:author="IRK" w:date="2020-03-09T15:01:00Z">
        <w:r w:rsidR="005B6671" w:rsidRPr="0049256C" w:rsidDel="00372D3A">
          <w:delText>2.4.5.4</w:delText>
        </w:r>
      </w:del>
      <w:del w:id="3553" w:author="IRK" w:date="2020-03-10T10:25:00Z">
        <w:r w:rsidR="005B6671" w:rsidRPr="0049256C" w:rsidDel="00AB058E">
          <w:delText>で新しいグループを作成した場合、または</w:delText>
        </w:r>
      </w:del>
      <w:del w:id="3554" w:author="IRK" w:date="2020-03-09T15:01:00Z">
        <w:r w:rsidR="005B6671" w:rsidRPr="0049256C" w:rsidDel="00372D3A">
          <w:delText>2.4.5.6</w:delText>
        </w:r>
      </w:del>
      <w:del w:id="3555" w:author="IRK" w:date="2020-03-10T10:25:00Z">
        <w:r w:rsidR="00BA6E96" w:rsidDel="00AB058E">
          <w:delText>でグループ設定変更を選択した場合に</w:delText>
        </w:r>
        <w:r w:rsidR="00BA6E96" w:rsidDel="00AB058E">
          <w:rPr>
            <w:rFonts w:hint="eastAsia"/>
          </w:rPr>
          <w:delText>移動</w:delText>
        </w:r>
        <w:r w:rsidR="005B6671" w:rsidRPr="0049256C" w:rsidDel="00AB058E">
          <w:delText>できる。</w:delText>
        </w:r>
      </w:del>
    </w:p>
    <w:p w14:paraId="193E66A5" w14:textId="469BF181" w:rsidR="001A6A0C" w:rsidRDefault="001A6A0C">
      <w:pPr>
        <w:jc w:val="left"/>
      </w:pPr>
    </w:p>
    <w:p w14:paraId="338C7866" w14:textId="2DBB7AA3" w:rsidR="005D15F3" w:rsidRPr="0049256C" w:rsidRDefault="005D15F3" w:rsidP="007D3017">
      <w:pPr>
        <w:pStyle w:val="afff6"/>
      </w:pPr>
      <w:bookmarkStart w:id="3556" w:name="_Toc34839563"/>
      <w:del w:id="3557" w:author="IRK" w:date="2020-03-09T15:02:00Z">
        <w:r w:rsidRPr="0049256C" w:rsidDel="00372D3A">
          <w:delText>[</w:delText>
        </w:r>
        <w:r w:rsidRPr="0049256C" w:rsidDel="00372D3A">
          <w:delText>表</w:delText>
        </w:r>
        <w:r w:rsidRPr="0049256C" w:rsidDel="00372D3A">
          <w:delText xml:space="preserve"> </w:delText>
        </w:r>
        <w:r w:rsidR="003561C7" w:rsidRPr="0049256C" w:rsidDel="00372D3A">
          <w:fldChar w:fldCharType="begin"/>
        </w:r>
        <w:r w:rsidR="003561C7" w:rsidRPr="0049256C" w:rsidDel="00372D3A">
          <w:delInstrText xml:space="preserve"> SEQ [</w:delInstrText>
        </w:r>
        <w:r w:rsidR="003561C7" w:rsidRPr="0049256C" w:rsidDel="00372D3A">
          <w:delInstrText>表</w:delInstrText>
        </w:r>
        <w:r w:rsidR="003561C7" w:rsidRPr="0049256C" w:rsidDel="00372D3A">
          <w:delInstrText xml:space="preserve"> \* ARABIC </w:delInstrText>
        </w:r>
        <w:r w:rsidR="003561C7" w:rsidRPr="0049256C" w:rsidDel="00372D3A">
          <w:fldChar w:fldCharType="separate"/>
        </w:r>
        <w:r w:rsidR="000132DF" w:rsidDel="00372D3A">
          <w:rPr>
            <w:noProof/>
          </w:rPr>
          <w:delText>96</w:delText>
        </w:r>
        <w:r w:rsidR="003561C7" w:rsidRPr="0049256C" w:rsidDel="00372D3A">
          <w:rPr>
            <w:noProof/>
          </w:rPr>
          <w:fldChar w:fldCharType="end"/>
        </w:r>
        <w:r w:rsidRPr="0049256C" w:rsidDel="00372D3A">
          <w:rPr>
            <w:rFonts w:hint="eastAsia"/>
          </w:rPr>
          <w:delText>]</w:delText>
        </w:r>
      </w:del>
      <w:ins w:id="3558" w:author="IRK" w:date="2020-03-09T15:02:00Z">
        <w:r w:rsidR="00372D3A">
          <w:rPr>
            <w:rFonts w:hint="eastAsia"/>
          </w:rPr>
          <w:t>[</w:t>
        </w:r>
        <w:r w:rsidR="00372D3A">
          <w:rPr>
            <w:rFonts w:hint="eastAsia"/>
          </w:rPr>
          <w:t>表</w:t>
        </w:r>
        <w:r w:rsidR="00372D3A">
          <w:rPr>
            <w:rFonts w:hint="eastAsia"/>
          </w:rPr>
          <w:t xml:space="preserve"> </w:t>
        </w:r>
        <w:r w:rsidR="00372D3A">
          <w:fldChar w:fldCharType="begin"/>
        </w:r>
        <w:r w:rsidR="00372D3A">
          <w:instrText xml:space="preserve"> </w:instrText>
        </w:r>
        <w:r w:rsidR="00372D3A">
          <w:rPr>
            <w:rFonts w:hint="eastAsia"/>
          </w:rPr>
          <w:instrText xml:space="preserve">SEQ </w:instrText>
        </w:r>
        <w:r w:rsidR="00372D3A">
          <w:rPr>
            <w:rFonts w:hint="eastAsia"/>
          </w:rPr>
          <w:instrText>表</w:instrText>
        </w:r>
        <w:r w:rsidR="00372D3A">
          <w:rPr>
            <w:rFonts w:hint="eastAsia"/>
          </w:rPr>
          <w:instrText xml:space="preserve"> \* ARABIC</w:instrText>
        </w:r>
        <w:r w:rsidR="00372D3A">
          <w:instrText xml:space="preserve"> </w:instrText>
        </w:r>
      </w:ins>
      <w:r w:rsidR="00372D3A">
        <w:fldChar w:fldCharType="separate"/>
      </w:r>
      <w:r w:rsidR="00AB1F2F">
        <w:rPr>
          <w:noProof/>
        </w:rPr>
        <w:t>97</w:t>
      </w:r>
      <w:ins w:id="3559" w:author="IRK" w:date="2020-03-09T15:02:00Z">
        <w:r w:rsidR="00372D3A">
          <w:fldChar w:fldCharType="end"/>
        </w:r>
        <w:r w:rsidR="00372D3A">
          <w:rPr>
            <w:rFonts w:hint="eastAsia"/>
          </w:rPr>
          <w:t>]</w:t>
        </w:r>
      </w:ins>
      <w:bookmarkEnd w:id="355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560" w:author="IRK" w:date="2020-04-16T14:09:00Z">
          <w:tblPr>
            <w:tblW w:w="0" w:type="auto"/>
            <w:tblInd w:w="108" w:type="dxa"/>
            <w:tblLook w:val="04A0" w:firstRow="1" w:lastRow="0" w:firstColumn="1" w:lastColumn="0" w:noHBand="0" w:noVBand="1"/>
          </w:tblPr>
        </w:tblPrChange>
      </w:tblPr>
      <w:tblGrid>
        <w:gridCol w:w="9356"/>
        <w:tblGridChange w:id="3561">
          <w:tblGrid>
            <w:gridCol w:w="9356"/>
          </w:tblGrid>
        </w:tblGridChange>
      </w:tblGrid>
      <w:tr w:rsidR="005B6671" w:rsidRPr="0049256C" w14:paraId="306EDBB4" w14:textId="77777777" w:rsidTr="001E2D35">
        <w:trPr>
          <w:jc w:val="center"/>
        </w:trPr>
        <w:tc>
          <w:tcPr>
            <w:tcW w:w="9356" w:type="dxa"/>
            <w:tcPrChange w:id="3562" w:author="IRK" w:date="2020-04-16T14:09:00Z">
              <w:tcPr>
                <w:tcW w:w="9356" w:type="dxa"/>
              </w:tcPr>
            </w:tcPrChange>
          </w:tcPr>
          <w:p w14:paraId="085145A2" w14:textId="77777777" w:rsidR="005B6671" w:rsidRPr="0049256C" w:rsidRDefault="005B6671">
            <w:pPr>
              <w:pStyle w:val="16"/>
              <w:pPrChange w:id="3563" w:author="IRK" w:date="2020-04-27T17:26:00Z">
                <w:pPr/>
              </w:pPrChange>
            </w:pPr>
            <w:r w:rsidRPr="0049256C">
              <w:t>********************************************************************************</w:t>
            </w:r>
          </w:p>
          <w:p w14:paraId="30E91E23" w14:textId="77777777" w:rsidR="005B6671" w:rsidRPr="0049256C" w:rsidRDefault="005B6671">
            <w:pPr>
              <w:pStyle w:val="16"/>
              <w:pPrChange w:id="3564" w:author="IRK" w:date="2020-04-27T17:26:00Z">
                <w:pPr/>
              </w:pPrChange>
            </w:pPr>
          </w:p>
          <w:p w14:paraId="7A35E6B9" w14:textId="77777777" w:rsidR="005B6671" w:rsidRPr="0049256C" w:rsidRDefault="005B6671">
            <w:pPr>
              <w:pStyle w:val="16"/>
              <w:pPrChange w:id="3565" w:author="IRK" w:date="2020-04-27T17:26:00Z">
                <w:pPr/>
              </w:pPrChange>
            </w:pPr>
            <w:r w:rsidRPr="0049256C">
              <w:rPr>
                <w:rFonts w:hint="eastAsia"/>
              </w:rPr>
              <w:t>サービスタイプ選択</w:t>
            </w:r>
            <w:r w:rsidRPr="0049256C">
              <w:t xml:space="preserve"> -&gt; TCP</w:t>
            </w:r>
            <w:r w:rsidRPr="0049256C">
              <w:rPr>
                <w:rFonts w:hint="eastAsia"/>
              </w:rPr>
              <w:t>コネクタサーバグループリスト</w:t>
            </w:r>
            <w:r w:rsidRPr="0049256C">
              <w:t xml:space="preserve"> -&gt; TCP</w:t>
            </w:r>
            <w:r w:rsidRPr="0049256C">
              <w:rPr>
                <w:rFonts w:hint="eastAsia"/>
              </w:rPr>
              <w:t>コネクタサーバグループの選択</w:t>
            </w:r>
            <w:r w:rsidRPr="0049256C">
              <w:t xml:space="preserve"> -&gt; TCP</w:t>
            </w:r>
            <w:r w:rsidRPr="0049256C">
              <w:rPr>
                <w:rFonts w:hint="eastAsia"/>
              </w:rPr>
              <w:t>コネクタサーバグループの設定</w:t>
            </w:r>
          </w:p>
          <w:p w14:paraId="00E14863" w14:textId="77777777" w:rsidR="005B6671" w:rsidRPr="0049256C" w:rsidRDefault="005B6671">
            <w:pPr>
              <w:pStyle w:val="16"/>
              <w:pPrChange w:id="3566" w:author="IRK" w:date="2020-04-27T17:26:00Z">
                <w:pPr/>
              </w:pPrChange>
            </w:pPr>
          </w:p>
          <w:p w14:paraId="5DA2B722" w14:textId="77777777" w:rsidR="005B6671" w:rsidRPr="0049256C" w:rsidRDefault="005B6671">
            <w:pPr>
              <w:pStyle w:val="16"/>
              <w:pPrChange w:id="3567" w:author="IRK" w:date="2020-04-27T17:26:00Z">
                <w:pPr/>
              </w:pPrChange>
            </w:pPr>
            <w:r w:rsidRPr="0049256C">
              <w:t>********************************************************************************</w:t>
            </w:r>
          </w:p>
          <w:p w14:paraId="465883E5" w14:textId="77777777" w:rsidR="005B6671" w:rsidRPr="0049256C" w:rsidRDefault="005B6671">
            <w:pPr>
              <w:pStyle w:val="16"/>
              <w:pPrChange w:id="3568" w:author="IRK" w:date="2020-04-27T17:26:00Z">
                <w:pPr/>
              </w:pPrChange>
            </w:pPr>
          </w:p>
          <w:p w14:paraId="4CC8C6C0" w14:textId="77777777" w:rsidR="005B6671" w:rsidRPr="0049256C" w:rsidRDefault="005B6671">
            <w:pPr>
              <w:pStyle w:val="16"/>
              <w:pPrChange w:id="3569" w:author="IRK" w:date="2020-04-27T17:26:00Z">
                <w:pPr/>
              </w:pPrChange>
            </w:pPr>
            <w:r w:rsidRPr="0049256C">
              <w:rPr>
                <w:rFonts w:hint="eastAsia"/>
              </w:rPr>
              <w:t>システム</w:t>
            </w:r>
            <w:r w:rsidRPr="0049256C">
              <w:t>'</w:t>
            </w:r>
            <w:r w:rsidRPr="0049256C">
              <w:rPr>
                <w:rFonts w:eastAsiaTheme="minorEastAsia"/>
              </w:rPr>
              <w:t>PROD</w:t>
            </w:r>
            <w:r w:rsidRPr="0049256C">
              <w:t>'</w:t>
            </w:r>
            <w:r w:rsidRPr="0049256C">
              <w:rPr>
                <w:rFonts w:hint="eastAsia"/>
              </w:rPr>
              <w:t>に追加する</w:t>
            </w:r>
            <w:r w:rsidRPr="0049256C">
              <w:t>TCP</w:t>
            </w:r>
            <w:r w:rsidRPr="0049256C">
              <w:rPr>
                <w:rFonts w:hint="eastAsia"/>
              </w:rPr>
              <w:t>コネクタサーバグループを設定してください。</w:t>
            </w:r>
          </w:p>
          <w:p w14:paraId="4D7D966E" w14:textId="77777777" w:rsidR="005B6671" w:rsidRPr="0049256C" w:rsidRDefault="005B6671">
            <w:pPr>
              <w:pStyle w:val="16"/>
              <w:pPrChange w:id="3570" w:author="IRK" w:date="2020-04-27T17:26:00Z">
                <w:pPr/>
              </w:pPrChange>
            </w:pPr>
          </w:p>
          <w:p w14:paraId="6600DC44" w14:textId="77777777" w:rsidR="005B6671" w:rsidRPr="0049256C" w:rsidRDefault="005B6671">
            <w:pPr>
              <w:pStyle w:val="16"/>
              <w:pPrChange w:id="3571" w:author="IRK" w:date="2020-04-27T17:26:00Z">
                <w:pPr/>
              </w:pPrChange>
            </w:pPr>
            <w:r w:rsidRPr="0049256C">
              <w:t>[</w:t>
            </w:r>
            <w:r w:rsidRPr="0049256C">
              <w:rPr>
                <w:rFonts w:hint="eastAsia"/>
              </w:rPr>
              <w:t>必須</w:t>
            </w:r>
            <w:r w:rsidRPr="0049256C">
              <w:t xml:space="preserve">] </w:t>
            </w:r>
            <w:r w:rsidRPr="0049256C">
              <w:rPr>
                <w:rFonts w:hint="eastAsia"/>
              </w:rPr>
              <w:t>グループ名称</w:t>
            </w:r>
            <w:r w:rsidRPr="0049256C">
              <w:t xml:space="preserve"> &gt;&gt; batch</w:t>
            </w:r>
          </w:p>
          <w:p w14:paraId="4A0F0288" w14:textId="77777777" w:rsidR="005B6671" w:rsidRPr="0049256C" w:rsidRDefault="005B6671">
            <w:pPr>
              <w:pStyle w:val="16"/>
              <w:pPrChange w:id="3572" w:author="IRK" w:date="2020-04-27T17:26:00Z">
                <w:pPr/>
              </w:pPrChange>
            </w:pPr>
            <w:r w:rsidRPr="0049256C">
              <w:t>[</w:t>
            </w:r>
            <w:r w:rsidRPr="0049256C">
              <w:rPr>
                <w:rFonts w:hint="eastAsia"/>
              </w:rPr>
              <w:t>必須</w:t>
            </w:r>
            <w:r w:rsidRPr="0049256C">
              <w:t>] HA(High-Availability)</w:t>
            </w:r>
            <w:r w:rsidRPr="0049256C">
              <w:rPr>
                <w:rFonts w:hint="eastAsia"/>
              </w:rPr>
              <w:t>モードを選択してください。</w:t>
            </w:r>
          </w:p>
          <w:p w14:paraId="3CE0EF7A" w14:textId="77777777" w:rsidR="005B6671" w:rsidRPr="0049256C" w:rsidRDefault="005B6671">
            <w:pPr>
              <w:pStyle w:val="16"/>
              <w:pPrChange w:id="3573" w:author="IRK" w:date="2020-04-27T17:26:00Z">
                <w:pPr/>
              </w:pPrChange>
            </w:pPr>
            <w:r w:rsidRPr="0049256C">
              <w:t xml:space="preserve">    1. FAILOVER</w:t>
            </w:r>
          </w:p>
          <w:p w14:paraId="1C4FED85" w14:textId="77777777" w:rsidR="005B6671" w:rsidRPr="0049256C" w:rsidRDefault="005B6671">
            <w:pPr>
              <w:pStyle w:val="16"/>
              <w:pPrChange w:id="3574" w:author="IRK" w:date="2020-04-27T17:26:00Z">
                <w:pPr/>
              </w:pPrChange>
            </w:pPr>
            <w:r w:rsidRPr="0049256C">
              <w:t xml:space="preserve">    2. LOADBALANCE</w:t>
            </w:r>
          </w:p>
          <w:p w14:paraId="4157C4C2" w14:textId="77777777" w:rsidR="005B6671" w:rsidRPr="0049256C" w:rsidRDefault="005B6671">
            <w:pPr>
              <w:pStyle w:val="16"/>
              <w:pPrChange w:id="3575" w:author="IRK" w:date="2020-04-27T17:26:00Z">
                <w:pPr/>
              </w:pPrChange>
            </w:pPr>
            <w:r w:rsidRPr="0049256C">
              <w:t>&gt;&gt; 2</w:t>
            </w:r>
          </w:p>
          <w:p w14:paraId="5F241E37" w14:textId="77777777" w:rsidR="005B6671" w:rsidRPr="0049256C" w:rsidRDefault="005B6671">
            <w:pPr>
              <w:pStyle w:val="16"/>
              <w:pPrChange w:id="3576" w:author="IRK" w:date="2020-04-27T17:26:00Z">
                <w:pPr/>
              </w:pPrChange>
            </w:pPr>
            <w:r w:rsidRPr="0049256C">
              <w:t>[</w:t>
            </w:r>
            <w:r w:rsidRPr="0049256C">
              <w:rPr>
                <w:rFonts w:hint="eastAsia"/>
              </w:rPr>
              <w:t>必須</w:t>
            </w:r>
            <w:r w:rsidRPr="0049256C">
              <w:t xml:space="preserve">] </w:t>
            </w:r>
            <w:r w:rsidRPr="0049256C">
              <w:rPr>
                <w:rFonts w:hint="eastAsia"/>
              </w:rPr>
              <w:t>ローカル優先を適用しますか？</w:t>
            </w:r>
          </w:p>
          <w:p w14:paraId="07A818B9" w14:textId="77777777" w:rsidR="005B6671" w:rsidRPr="0049256C" w:rsidRDefault="005B6671">
            <w:pPr>
              <w:pStyle w:val="16"/>
              <w:pPrChange w:id="3577" w:author="IRK" w:date="2020-04-27T17:26:00Z">
                <w:pPr/>
              </w:pPrChange>
            </w:pPr>
            <w:r w:rsidRPr="0049256C">
              <w:t xml:space="preserve">    1. </w:t>
            </w:r>
            <w:r w:rsidRPr="0049256C">
              <w:rPr>
                <w:rFonts w:hint="eastAsia"/>
              </w:rPr>
              <w:t>はい</w:t>
            </w:r>
          </w:p>
          <w:p w14:paraId="56C92488" w14:textId="77777777" w:rsidR="005B6671" w:rsidRPr="0049256C" w:rsidRDefault="005B6671">
            <w:pPr>
              <w:pStyle w:val="16"/>
              <w:pPrChange w:id="3578" w:author="IRK" w:date="2020-04-27T17:26:00Z">
                <w:pPr/>
              </w:pPrChange>
            </w:pPr>
            <w:r w:rsidRPr="0049256C">
              <w:t xml:space="preserve">    2. </w:t>
            </w:r>
            <w:r w:rsidRPr="0049256C">
              <w:rPr>
                <w:rFonts w:hint="eastAsia"/>
              </w:rPr>
              <w:t>いいえ</w:t>
            </w:r>
          </w:p>
          <w:p w14:paraId="7D8B5F80" w14:textId="77777777" w:rsidR="005B6671" w:rsidRPr="0049256C" w:rsidRDefault="005B6671">
            <w:pPr>
              <w:pStyle w:val="16"/>
              <w:pPrChange w:id="3579" w:author="IRK" w:date="2020-04-27T17:26:00Z">
                <w:pPr/>
              </w:pPrChange>
            </w:pPr>
            <w:r w:rsidRPr="0049256C">
              <w:t>&gt;&gt; 1</w:t>
            </w:r>
          </w:p>
          <w:p w14:paraId="66DBB97E" w14:textId="77777777" w:rsidR="005B6671" w:rsidRPr="0049256C" w:rsidRDefault="005B6671">
            <w:pPr>
              <w:pStyle w:val="16"/>
              <w:pPrChange w:id="3580" w:author="IRK" w:date="2020-04-27T17:26:00Z">
                <w:pPr/>
              </w:pPrChange>
            </w:pPr>
            <w:r w:rsidRPr="0049256C">
              <w:t>[</w:t>
            </w:r>
            <w:r w:rsidRPr="0049256C">
              <w:rPr>
                <w:rFonts w:hint="eastAsia"/>
              </w:rPr>
              <w:t>必須</w:t>
            </w:r>
            <w:r w:rsidRPr="0049256C">
              <w:t xml:space="preserve">] </w:t>
            </w:r>
            <w:r w:rsidRPr="0049256C">
              <w:rPr>
                <w:rFonts w:hint="eastAsia"/>
              </w:rPr>
              <w:t>平均同時処理量</w:t>
            </w:r>
            <w:r w:rsidRPr="0049256C">
              <w:t xml:space="preserve"> &gt;&gt; 5</w:t>
            </w:r>
          </w:p>
          <w:p w14:paraId="16680AB1" w14:textId="77777777" w:rsidR="005B6671" w:rsidRPr="0049256C" w:rsidRDefault="005B6671">
            <w:pPr>
              <w:pStyle w:val="16"/>
              <w:pPrChange w:id="3581" w:author="IRK" w:date="2020-04-27T17:26:00Z">
                <w:pPr/>
              </w:pPrChange>
            </w:pPr>
            <w:r w:rsidRPr="0049256C">
              <w:rPr>
                <w:rFonts w:hint="eastAsia"/>
              </w:rPr>
              <w:t>[</w:t>
            </w:r>
            <w:r w:rsidRPr="0049256C">
              <w:rPr>
                <w:rFonts w:hint="eastAsia"/>
              </w:rPr>
              <w:t>必須</w:t>
            </w:r>
            <w:r w:rsidRPr="0049256C">
              <w:rPr>
                <w:rFonts w:hint="eastAsia"/>
              </w:rPr>
              <w:t xml:space="preserve">] </w:t>
            </w:r>
            <w:r w:rsidRPr="0049256C">
              <w:rPr>
                <w:rFonts w:hint="eastAsia"/>
              </w:rPr>
              <w:t>最大同時処理量</w:t>
            </w:r>
            <w:r w:rsidRPr="0049256C">
              <w:rPr>
                <w:rFonts w:hint="eastAsia"/>
              </w:rPr>
              <w:t xml:space="preserve"> </w:t>
            </w:r>
            <w:r w:rsidRPr="00333094">
              <w:rPr>
                <w:rFonts w:hint="eastAsia"/>
              </w:rPr>
              <w:t>&gt;&gt;</w:t>
            </w:r>
            <w:r w:rsidRPr="0049256C">
              <w:rPr>
                <w:rFonts w:hint="eastAsia"/>
              </w:rPr>
              <w:t xml:space="preserve"> 5</w:t>
            </w:r>
          </w:p>
        </w:tc>
      </w:tr>
    </w:tbl>
    <w:p w14:paraId="23539D3B" w14:textId="77777777" w:rsidR="005B6671" w:rsidRPr="0049256C" w:rsidRDefault="005B6671" w:rsidP="00EC7890"/>
    <w:p w14:paraId="59C3AE48" w14:textId="514D512E" w:rsidR="005B6671" w:rsidRPr="0049256C" w:rsidRDefault="00BA6E96" w:rsidP="00EC7890">
      <w:r>
        <w:t>グループ</w:t>
      </w:r>
      <w:r>
        <w:rPr>
          <w:rFonts w:hint="eastAsia"/>
        </w:rPr>
        <w:t>名称</w:t>
      </w:r>
      <w:r w:rsidR="005B6671" w:rsidRPr="0049256C">
        <w:t>は、この単位ルールシステム内</w:t>
      </w:r>
      <w:r w:rsidR="005B6671" w:rsidRPr="0049256C">
        <w:rPr>
          <w:rFonts w:hint="eastAsia"/>
        </w:rPr>
        <w:t>の</w:t>
      </w:r>
      <w:r>
        <w:t>グループ識別に使用される。この</w:t>
      </w:r>
      <w:r>
        <w:rPr>
          <w:rFonts w:hint="eastAsia"/>
        </w:rPr>
        <w:t>名称</w:t>
      </w:r>
      <w:r w:rsidR="005B6671" w:rsidRPr="0049256C">
        <w:t>は、単位ルールシステム内で</w:t>
      </w:r>
      <w:r w:rsidR="0085786E" w:rsidRPr="0085786E">
        <w:rPr>
          <w:rFonts w:hint="eastAsia"/>
        </w:rPr>
        <w:t xml:space="preserve"> </w:t>
      </w:r>
      <w:r w:rsidR="0085786E" w:rsidRPr="0085786E">
        <w:rPr>
          <w:rFonts w:hint="eastAsia"/>
        </w:rPr>
        <w:t>ユニークな名称</w:t>
      </w:r>
      <w:r w:rsidR="005B6671" w:rsidRPr="0049256C">
        <w:t>とする。グループ</w:t>
      </w:r>
      <w:r w:rsidR="00167CC8">
        <w:rPr>
          <w:rFonts w:hint="eastAsia"/>
        </w:rPr>
        <w:t>名称</w:t>
      </w:r>
      <w:r w:rsidR="005B6671" w:rsidRPr="0049256C">
        <w:t>は、</w:t>
      </w:r>
      <w:del w:id="3582" w:author="IRK" w:date="2020-03-09T15:02:00Z">
        <w:r w:rsidR="005B6671" w:rsidRPr="0049256C" w:rsidDel="00372D3A">
          <w:delText>2.4.5.4</w:delText>
        </w:r>
      </w:del>
      <w:ins w:id="3583" w:author="IRK" w:date="2020-03-10T22:23:00Z">
        <w:r w:rsidR="008E3CAF">
          <w:rPr>
            <w:rFonts w:hint="eastAsia"/>
          </w:rPr>
          <w:t>「</w:t>
        </w:r>
      </w:ins>
      <w:ins w:id="3584" w:author="IRK" w:date="2020-03-09T15:02:00Z">
        <w:r w:rsidR="00372D3A">
          <w:fldChar w:fldCharType="begin"/>
        </w:r>
        <w:r w:rsidR="00372D3A">
          <w:instrText xml:space="preserve"> </w:instrText>
        </w:r>
        <w:r w:rsidR="00372D3A">
          <w:rPr>
            <w:rFonts w:hint="eastAsia"/>
          </w:rPr>
          <w:instrText>REF _Ref34658442 \r \h</w:instrText>
        </w:r>
        <w:r w:rsidR="00372D3A">
          <w:instrText xml:space="preserve"> </w:instrText>
        </w:r>
      </w:ins>
      <w:ins w:id="3585" w:author="IRK" w:date="2020-03-09T15:02:00Z">
        <w:r w:rsidR="00372D3A">
          <w:fldChar w:fldCharType="separate"/>
        </w:r>
      </w:ins>
      <w:r w:rsidR="00AB1F2F">
        <w:t>2.4.5.4</w:t>
      </w:r>
      <w:ins w:id="3586" w:author="IRK" w:date="2020-03-09T15:02:00Z">
        <w:r w:rsidR="00372D3A">
          <w:fldChar w:fldCharType="end"/>
        </w:r>
      </w:ins>
      <w:ins w:id="3587" w:author="IRK" w:date="2020-04-16T13:53:00Z">
        <w:r w:rsidR="00FE0639">
          <w:rPr>
            <w:rFonts w:hint="eastAsia"/>
          </w:rPr>
          <w:t xml:space="preserve"> </w:t>
        </w:r>
      </w:ins>
      <w:ins w:id="3588" w:author="IRK" w:date="2020-03-09T15:02:00Z">
        <w:r w:rsidR="00372D3A">
          <w:fldChar w:fldCharType="begin"/>
        </w:r>
        <w:r w:rsidR="00372D3A">
          <w:instrText xml:space="preserve"> REF _Ref34658442 \h </w:instrText>
        </w:r>
      </w:ins>
      <w:ins w:id="3589" w:author="IRK" w:date="2020-03-09T15:02:00Z">
        <w:r w:rsidR="00372D3A">
          <w:fldChar w:fldCharType="separate"/>
        </w:r>
      </w:ins>
      <w:r w:rsidR="00AB1F2F" w:rsidRPr="0049256C">
        <w:t>TCP</w:t>
      </w:r>
      <w:r w:rsidR="00AB1F2F" w:rsidRPr="0049256C">
        <w:t>サーバグループの選択</w:t>
      </w:r>
      <w:ins w:id="3590" w:author="IRK" w:date="2020-03-09T15:02:00Z">
        <w:r w:rsidR="00372D3A">
          <w:fldChar w:fldCharType="end"/>
        </w:r>
      </w:ins>
      <w:ins w:id="3591" w:author="IRK" w:date="2020-03-10T22:23:00Z">
        <w:r w:rsidR="008E3CAF">
          <w:rPr>
            <w:rFonts w:hint="eastAsia"/>
          </w:rPr>
          <w:t>」</w:t>
        </w:r>
      </w:ins>
      <w:r w:rsidR="005B6671" w:rsidRPr="0049256C">
        <w:t>でグループ追加を選択時</w:t>
      </w:r>
      <w:r w:rsidR="005B6671" w:rsidRPr="0049256C">
        <w:rPr>
          <w:rFonts w:hint="eastAsia"/>
        </w:rPr>
        <w:t>のみ</w:t>
      </w:r>
      <w:r w:rsidR="005B6671" w:rsidRPr="0049256C">
        <w:t>入力ができる。</w:t>
      </w:r>
    </w:p>
    <w:p w14:paraId="3D3F4D54" w14:textId="62EC95DF" w:rsidR="005B6671" w:rsidRPr="0049256C" w:rsidRDefault="000F6DFD" w:rsidP="00EC7890">
      <w:ins w:id="3592" w:author="IRK" w:date="2020-04-16T14:10:00Z">
        <w:r>
          <w:rPr>
            <w:rFonts w:hint="eastAsia"/>
          </w:rPr>
          <w:t>HA(</w:t>
        </w:r>
      </w:ins>
      <w:r w:rsidR="005B6671" w:rsidRPr="0049256C">
        <w:t>高可用性</w:t>
      </w:r>
      <w:ins w:id="3593" w:author="IRK" w:date="2020-04-16T14:10:00Z">
        <w:r>
          <w:rPr>
            <w:rFonts w:hint="eastAsia"/>
          </w:rPr>
          <w:t>)</w:t>
        </w:r>
      </w:ins>
      <w:r w:rsidR="005B6671" w:rsidRPr="0049256C">
        <w:t>モードは、フェールオーバーまたは負荷分散のどちらか</w:t>
      </w:r>
      <w:r w:rsidR="005B6671" w:rsidRPr="0049256C">
        <w:t>1</w:t>
      </w:r>
      <w:r w:rsidR="005B6671" w:rsidRPr="0049256C">
        <w:t>つを選択できる。高可用性モードについては、</w:t>
      </w:r>
      <w:del w:id="3594" w:author="IRK" w:date="2020-03-09T15:02:00Z">
        <w:r w:rsidR="005B6671" w:rsidRPr="0049256C" w:rsidDel="00372D3A">
          <w:delText>3.8.4.2</w:delText>
        </w:r>
        <w:r w:rsidR="005B6671" w:rsidRPr="0049256C" w:rsidDel="00372D3A">
          <w:rPr>
            <w:rFonts w:hint="eastAsia"/>
          </w:rPr>
          <w:delText xml:space="preserve"> TCP</w:delText>
        </w:r>
        <w:r w:rsidR="005B6671" w:rsidRPr="0049256C" w:rsidDel="00372D3A">
          <w:rPr>
            <w:rFonts w:hint="eastAsia"/>
          </w:rPr>
          <w:delText>コネクタサーバグループ</w:delText>
        </w:r>
      </w:del>
      <w:ins w:id="3595" w:author="IRK" w:date="2020-03-10T22:23:00Z">
        <w:r w:rsidR="008E3CAF">
          <w:rPr>
            <w:rFonts w:hint="eastAsia"/>
          </w:rPr>
          <w:t>「</w:t>
        </w:r>
      </w:ins>
      <w:ins w:id="3596" w:author="IRK" w:date="2020-03-09T15:03:00Z">
        <w:r w:rsidR="00372D3A">
          <w:fldChar w:fldCharType="begin"/>
        </w:r>
        <w:r w:rsidR="00372D3A">
          <w:instrText xml:space="preserve"> </w:instrText>
        </w:r>
        <w:r w:rsidR="00372D3A">
          <w:rPr>
            <w:rFonts w:hint="eastAsia"/>
          </w:rPr>
          <w:instrText>REF _Ref34658286 \r \h</w:instrText>
        </w:r>
        <w:r w:rsidR="00372D3A">
          <w:instrText xml:space="preserve"> </w:instrText>
        </w:r>
      </w:ins>
      <w:r w:rsidR="00372D3A">
        <w:fldChar w:fldCharType="separate"/>
      </w:r>
      <w:r w:rsidR="00AB1F2F">
        <w:t>3.8.4.2</w:t>
      </w:r>
      <w:ins w:id="3597" w:author="IRK" w:date="2020-03-09T15:03:00Z">
        <w:r w:rsidR="00372D3A">
          <w:fldChar w:fldCharType="end"/>
        </w:r>
      </w:ins>
      <w:ins w:id="3598" w:author="IRK" w:date="2020-04-16T13:53:00Z">
        <w:r w:rsidR="00FE0639">
          <w:rPr>
            <w:rFonts w:hint="eastAsia"/>
          </w:rPr>
          <w:t xml:space="preserve"> </w:t>
        </w:r>
      </w:ins>
      <w:ins w:id="3599" w:author="IRK" w:date="2020-03-09T15:03:00Z">
        <w:r w:rsidR="00372D3A">
          <w:fldChar w:fldCharType="begin"/>
        </w:r>
        <w:r w:rsidR="00372D3A">
          <w:instrText xml:space="preserve"> REF _Ref34658286 \h </w:instrText>
        </w:r>
      </w:ins>
      <w:r w:rsidR="00372D3A">
        <w:fldChar w:fldCharType="separate"/>
      </w:r>
      <w:r w:rsidR="00AB1F2F" w:rsidRPr="0049256C">
        <w:t>TCP</w:t>
      </w:r>
      <w:r w:rsidR="00AB1F2F" w:rsidRPr="0049256C">
        <w:t>コネクタサーバグループ</w:t>
      </w:r>
      <w:ins w:id="3600" w:author="IRK" w:date="2020-03-09T15:03:00Z">
        <w:r w:rsidR="00372D3A">
          <w:fldChar w:fldCharType="end"/>
        </w:r>
      </w:ins>
      <w:ins w:id="3601" w:author="IRK" w:date="2020-03-10T22:23:00Z">
        <w:r w:rsidR="008E3CAF">
          <w:rPr>
            <w:rFonts w:hint="eastAsia"/>
          </w:rPr>
          <w:t>」</w:t>
        </w:r>
      </w:ins>
      <w:r w:rsidR="005B6671" w:rsidRPr="0049256C">
        <w:t>を参照のこと。</w:t>
      </w:r>
    </w:p>
    <w:p w14:paraId="004AF0D0" w14:textId="3AA45F25" w:rsidR="005B6671" w:rsidRPr="0049256C" w:rsidRDefault="005B6671" w:rsidP="00EC7890">
      <w:r w:rsidRPr="0049256C">
        <w:t>ローカル優先モードは、このグループを使用するルールアプリケーションがサーバの優先順位に</w:t>
      </w:r>
      <w:r w:rsidRPr="0049256C">
        <w:rPr>
          <w:rFonts w:hint="eastAsia"/>
        </w:rPr>
        <w:t>関係</w:t>
      </w:r>
      <w:r w:rsidRPr="0049256C">
        <w:t>なく、アプリケーションと</w:t>
      </w:r>
      <w:r w:rsidRPr="0049256C">
        <w:rPr>
          <w:rFonts w:hint="eastAsia"/>
        </w:rPr>
        <w:t>同一</w:t>
      </w:r>
      <w:r w:rsidRPr="0049256C">
        <w:t>ホストで動作するサーバを優先して使</w:t>
      </w:r>
      <w:r w:rsidR="00BA6E96">
        <w:t>用するようにするオプションである。このオプションに関する詳細</w:t>
      </w:r>
      <w:r w:rsidRPr="0049256C">
        <w:t>については、</w:t>
      </w:r>
      <w:del w:id="3602" w:author="IRK" w:date="2020-03-09T15:03:00Z">
        <w:r w:rsidRPr="0049256C" w:rsidDel="00372D3A">
          <w:delText>3.8.4.2</w:delText>
        </w:r>
        <w:r w:rsidRPr="0049256C" w:rsidDel="00372D3A">
          <w:rPr>
            <w:rFonts w:hint="eastAsia"/>
          </w:rPr>
          <w:delText xml:space="preserve"> TCP</w:delText>
        </w:r>
        <w:r w:rsidRPr="0049256C" w:rsidDel="00372D3A">
          <w:rPr>
            <w:rFonts w:hint="eastAsia"/>
          </w:rPr>
          <w:delText>コネクタサーバグループ</w:delText>
        </w:r>
      </w:del>
      <w:ins w:id="3603" w:author="IRK" w:date="2020-03-10T22:23:00Z">
        <w:r w:rsidR="008E3CAF">
          <w:rPr>
            <w:rFonts w:hint="eastAsia"/>
          </w:rPr>
          <w:t>「</w:t>
        </w:r>
      </w:ins>
      <w:ins w:id="3604" w:author="IRK" w:date="2020-03-09T15:03:00Z">
        <w:r w:rsidR="00372D3A">
          <w:fldChar w:fldCharType="begin"/>
        </w:r>
        <w:r w:rsidR="00372D3A">
          <w:instrText xml:space="preserve"> </w:instrText>
        </w:r>
        <w:r w:rsidR="00372D3A">
          <w:rPr>
            <w:rFonts w:hint="eastAsia"/>
          </w:rPr>
          <w:instrText>REF _Ref34658286 \r \h</w:instrText>
        </w:r>
        <w:r w:rsidR="00372D3A">
          <w:instrText xml:space="preserve"> </w:instrText>
        </w:r>
      </w:ins>
      <w:ins w:id="3605" w:author="IRK" w:date="2020-03-09T15:03:00Z">
        <w:r w:rsidR="00372D3A">
          <w:fldChar w:fldCharType="separate"/>
        </w:r>
      </w:ins>
      <w:r w:rsidR="00AB1F2F">
        <w:t>3.8.4.2</w:t>
      </w:r>
      <w:ins w:id="3606" w:author="IRK" w:date="2020-03-09T15:03:00Z">
        <w:r w:rsidR="00372D3A">
          <w:fldChar w:fldCharType="end"/>
        </w:r>
      </w:ins>
      <w:ins w:id="3607" w:author="IRK" w:date="2020-04-16T13:53:00Z">
        <w:r w:rsidR="00FE0639">
          <w:rPr>
            <w:rFonts w:hint="eastAsia"/>
          </w:rPr>
          <w:t xml:space="preserve"> </w:t>
        </w:r>
      </w:ins>
      <w:ins w:id="3608" w:author="IRK" w:date="2020-03-09T15:03:00Z">
        <w:r w:rsidR="00372D3A">
          <w:fldChar w:fldCharType="begin"/>
        </w:r>
        <w:r w:rsidR="00372D3A">
          <w:instrText xml:space="preserve"> REF _Ref34658286 \h </w:instrText>
        </w:r>
      </w:ins>
      <w:ins w:id="3609" w:author="IRK" w:date="2020-03-09T15:03:00Z">
        <w:r w:rsidR="00372D3A">
          <w:fldChar w:fldCharType="separate"/>
        </w:r>
      </w:ins>
      <w:r w:rsidR="00AB1F2F" w:rsidRPr="0049256C">
        <w:t>TCP</w:t>
      </w:r>
      <w:r w:rsidR="00AB1F2F" w:rsidRPr="0049256C">
        <w:t>コネクタサーバグループ</w:t>
      </w:r>
      <w:ins w:id="3610" w:author="IRK" w:date="2020-03-09T15:03:00Z">
        <w:r w:rsidR="00372D3A">
          <w:fldChar w:fldCharType="end"/>
        </w:r>
      </w:ins>
      <w:ins w:id="3611" w:author="IRK" w:date="2020-03-10T22:23:00Z">
        <w:r w:rsidR="008E3CAF">
          <w:rPr>
            <w:rFonts w:hint="eastAsia"/>
          </w:rPr>
          <w:t>」</w:t>
        </w:r>
      </w:ins>
      <w:r w:rsidRPr="0049256C">
        <w:t>を参照のこと。</w:t>
      </w:r>
    </w:p>
    <w:p w14:paraId="18AF005F" w14:textId="77777777" w:rsidR="005B6671" w:rsidRPr="0049256C" w:rsidRDefault="005B6671" w:rsidP="00EC7890">
      <w:r w:rsidRPr="0049256C">
        <w:t>平均同時処理量と最大同時処理量は、このグループが処理する想定処理量である。想定処理量と高可用性モードによって、</w:t>
      </w:r>
      <w:r w:rsidRPr="0049256C">
        <w:t>TCP</w:t>
      </w:r>
      <w:r w:rsidRPr="0049256C">
        <w:t>コネクタサーバが占有するリソースの量が自動的に決定される。</w:t>
      </w:r>
    </w:p>
    <w:p w14:paraId="0CAE09D7" w14:textId="77777777" w:rsidR="005B6671" w:rsidRPr="0049256C" w:rsidRDefault="005B6671" w:rsidP="00EC7890"/>
    <w:p w14:paraId="0BBC41F8" w14:textId="4EE2D1BA" w:rsidR="005B6671" w:rsidRDefault="005B6671" w:rsidP="00EC7890">
      <w:pPr>
        <w:rPr>
          <w:ins w:id="3612" w:author="IRK" w:date="2020-03-09T15:03:00Z"/>
        </w:rPr>
      </w:pPr>
      <w:r w:rsidRPr="0049256C">
        <w:t>すべての情報が入力されると、</w:t>
      </w:r>
      <w:del w:id="3613" w:author="IRK" w:date="2020-03-09T15:03:00Z">
        <w:r w:rsidRPr="0049256C" w:rsidDel="00372D3A">
          <w:delText>2.4.5.6</w:delText>
        </w:r>
      </w:del>
      <w:ins w:id="3614" w:author="IRK" w:date="2020-03-10T22:23:00Z">
        <w:r w:rsidR="008E3CAF">
          <w:rPr>
            <w:rFonts w:hint="eastAsia"/>
          </w:rPr>
          <w:t>「</w:t>
        </w:r>
      </w:ins>
      <w:ins w:id="3615" w:author="IRK" w:date="2020-03-09T15:03:00Z">
        <w:r w:rsidR="00372D3A">
          <w:fldChar w:fldCharType="begin"/>
        </w:r>
        <w:r w:rsidR="00372D3A">
          <w:instrText xml:space="preserve"> </w:instrText>
        </w:r>
        <w:r w:rsidR="00372D3A">
          <w:rPr>
            <w:rFonts w:hint="eastAsia"/>
          </w:rPr>
          <w:instrText>REF _Ref34658373 \r \h</w:instrText>
        </w:r>
        <w:r w:rsidR="00372D3A">
          <w:instrText xml:space="preserve"> </w:instrText>
        </w:r>
      </w:ins>
      <w:r w:rsidR="00372D3A">
        <w:fldChar w:fldCharType="separate"/>
      </w:r>
      <w:r w:rsidR="00AB1F2F">
        <w:t>2.4.5.6</w:t>
      </w:r>
      <w:ins w:id="3616" w:author="IRK" w:date="2020-03-09T15:03:00Z">
        <w:r w:rsidR="00372D3A">
          <w:fldChar w:fldCharType="end"/>
        </w:r>
      </w:ins>
      <w:ins w:id="3617" w:author="IRK" w:date="2020-04-16T13:53:00Z">
        <w:r w:rsidR="00FE0639">
          <w:rPr>
            <w:rFonts w:hint="eastAsia"/>
          </w:rPr>
          <w:t xml:space="preserve"> </w:t>
        </w:r>
      </w:ins>
      <w:ins w:id="3618" w:author="IRK" w:date="2020-03-09T15:03:00Z">
        <w:r w:rsidR="00372D3A">
          <w:fldChar w:fldCharType="begin"/>
        </w:r>
        <w:r w:rsidR="00372D3A">
          <w:instrText xml:space="preserve"> REF _Ref34658373 \h </w:instrText>
        </w:r>
      </w:ins>
      <w:r w:rsidR="00372D3A">
        <w:fldChar w:fldCharType="separate"/>
      </w:r>
      <w:r w:rsidR="00AB1F2F" w:rsidRPr="0049256C">
        <w:t>TCP</w:t>
      </w:r>
      <w:r w:rsidR="00AB1F2F" w:rsidRPr="0049256C">
        <w:t>コネクタサーバ一覧</w:t>
      </w:r>
      <w:ins w:id="3619" w:author="IRK" w:date="2020-03-09T15:03:00Z">
        <w:r w:rsidR="00372D3A">
          <w:fldChar w:fldCharType="end"/>
        </w:r>
      </w:ins>
      <w:ins w:id="3620" w:author="IRK" w:date="2020-03-10T22:24:00Z">
        <w:r w:rsidR="008E3CAF">
          <w:rPr>
            <w:rFonts w:hint="eastAsia"/>
          </w:rPr>
          <w:t>」</w:t>
        </w:r>
      </w:ins>
      <w:r w:rsidRPr="0049256C">
        <w:t>に移動する。</w:t>
      </w:r>
    </w:p>
    <w:p w14:paraId="082412BA" w14:textId="77777777" w:rsidR="00372D3A" w:rsidRPr="0049256C" w:rsidRDefault="00372D3A" w:rsidP="00EC7890"/>
    <w:p w14:paraId="146FA980" w14:textId="77777777" w:rsidR="005B6671" w:rsidRPr="0049256C" w:rsidRDefault="005B6671">
      <w:pPr>
        <w:pStyle w:val="42"/>
        <w:numPr>
          <w:ilvl w:val="3"/>
          <w:numId w:val="139"/>
        </w:numPr>
        <w:rPr>
          <w:lang w:eastAsia="ja-JP"/>
        </w:rPr>
        <w:pPrChange w:id="3621" w:author="IRK" w:date="2020-05-11T09:40:00Z">
          <w:pPr>
            <w:pStyle w:val="42"/>
            <w:numPr>
              <w:numId w:val="27"/>
            </w:numPr>
            <w:spacing w:before="0" w:after="100" w:line="280" w:lineRule="exact"/>
          </w:pPr>
        </w:pPrChange>
      </w:pPr>
      <w:bookmarkStart w:id="3622" w:name="_Ref34658373"/>
      <w:r w:rsidRPr="0049256C">
        <w:rPr>
          <w:lang w:eastAsia="ja-JP"/>
        </w:rPr>
        <w:t>TCP</w:t>
      </w:r>
      <w:r w:rsidRPr="0049256C">
        <w:rPr>
          <w:lang w:eastAsia="ja-JP"/>
        </w:rPr>
        <w:t>コネクタサーバ一覧</w:t>
      </w:r>
      <w:bookmarkEnd w:id="3622"/>
    </w:p>
    <w:p w14:paraId="1AC6458E" w14:textId="58679450" w:rsidR="005B6671" w:rsidRDefault="005D15F3" w:rsidP="00EC7890">
      <w:pPr>
        <w:rPr>
          <w:ins w:id="3623" w:author="IRK" w:date="2020-03-09T15:04:00Z"/>
          <w:spacing w:val="-4"/>
        </w:rPr>
      </w:pPr>
      <w:del w:id="3624" w:author="IRK" w:date="2020-03-09T15:04:00Z">
        <w:r w:rsidRPr="0049256C" w:rsidDel="00AC5AB8">
          <w:delText>表</w:delText>
        </w:r>
        <w:r w:rsidRPr="0049256C" w:rsidDel="00AC5AB8">
          <w:delText>9</w:delText>
        </w:r>
        <w:r w:rsidR="00545DC8" w:rsidDel="00AC5AB8">
          <w:rPr>
            <w:rFonts w:hint="eastAsia"/>
          </w:rPr>
          <w:delText>7</w:delText>
        </w:r>
      </w:del>
      <w:ins w:id="3625" w:author="IRK" w:date="2020-03-09T15:04:00Z">
        <w:r w:rsidR="00AC5AB8">
          <w:rPr>
            <w:rFonts w:hint="eastAsia"/>
          </w:rPr>
          <w:t>次の表</w:t>
        </w:r>
      </w:ins>
      <w:r w:rsidR="005B6671" w:rsidRPr="0049256C">
        <w:t>は、</w:t>
      </w:r>
      <w:r w:rsidR="005B6671" w:rsidRPr="0049256C">
        <w:t>TCP</w:t>
      </w:r>
      <w:r w:rsidR="005B6671" w:rsidRPr="0049256C">
        <w:t>コネクタサーバグループの設定とグループに属するサーバの一覧を表示する段階である。</w:t>
      </w:r>
      <w:r w:rsidR="005B6671" w:rsidRPr="0049256C">
        <w:rPr>
          <w:spacing w:val="-4"/>
        </w:rPr>
        <w:t>この段階は、</w:t>
      </w:r>
      <w:del w:id="3626" w:author="IRK" w:date="2020-03-09T15:04:00Z">
        <w:r w:rsidR="005B6671" w:rsidRPr="0049256C" w:rsidDel="00AC5AB8">
          <w:rPr>
            <w:spacing w:val="-4"/>
          </w:rPr>
          <w:delText>2.4.5.2</w:delText>
        </w:r>
      </w:del>
      <w:ins w:id="3627" w:author="IRK" w:date="2020-03-10T22:24:00Z">
        <w:r w:rsidR="008E3CAF">
          <w:rPr>
            <w:rFonts w:hint="eastAsia"/>
            <w:spacing w:val="-4"/>
          </w:rPr>
          <w:t>「</w:t>
        </w:r>
      </w:ins>
      <w:ins w:id="3628" w:author="IRK" w:date="2020-03-09T15:04:00Z">
        <w:r w:rsidR="00AC5AB8">
          <w:rPr>
            <w:spacing w:val="-4"/>
          </w:rPr>
          <w:fldChar w:fldCharType="begin"/>
        </w:r>
        <w:r w:rsidR="00AC5AB8">
          <w:rPr>
            <w:spacing w:val="-4"/>
          </w:rPr>
          <w:instrText xml:space="preserve"> </w:instrText>
        </w:r>
        <w:r w:rsidR="00AC5AB8">
          <w:rPr>
            <w:rFonts w:hint="eastAsia"/>
            <w:spacing w:val="-4"/>
          </w:rPr>
          <w:instrText>REF _Ref34658235 \r \h</w:instrText>
        </w:r>
        <w:r w:rsidR="00AC5AB8">
          <w:rPr>
            <w:spacing w:val="-4"/>
          </w:rPr>
          <w:instrText xml:space="preserve"> </w:instrText>
        </w:r>
      </w:ins>
      <w:r w:rsidR="00AC5AB8">
        <w:rPr>
          <w:spacing w:val="-4"/>
        </w:rPr>
      </w:r>
      <w:r w:rsidR="00AC5AB8">
        <w:rPr>
          <w:spacing w:val="-4"/>
        </w:rPr>
        <w:fldChar w:fldCharType="separate"/>
      </w:r>
      <w:r w:rsidR="00AB1F2F">
        <w:rPr>
          <w:spacing w:val="-4"/>
        </w:rPr>
        <w:t>2.4.5.2</w:t>
      </w:r>
      <w:ins w:id="3629" w:author="IRK" w:date="2020-03-09T15:04:00Z">
        <w:r w:rsidR="00AC5AB8">
          <w:rPr>
            <w:spacing w:val="-4"/>
          </w:rPr>
          <w:fldChar w:fldCharType="end"/>
        </w:r>
        <w:r w:rsidR="00AC5AB8">
          <w:rPr>
            <w:spacing w:val="-4"/>
          </w:rPr>
          <w:fldChar w:fldCharType="begin"/>
        </w:r>
        <w:r w:rsidR="00AC5AB8">
          <w:rPr>
            <w:spacing w:val="-4"/>
          </w:rPr>
          <w:instrText xml:space="preserve"> REF _Ref34658235 \h </w:instrText>
        </w:r>
      </w:ins>
      <w:r w:rsidR="00AC5AB8">
        <w:rPr>
          <w:spacing w:val="-4"/>
        </w:rPr>
      </w:r>
      <w:r w:rsidR="00AC5AB8">
        <w:rPr>
          <w:spacing w:val="-4"/>
        </w:rPr>
        <w:fldChar w:fldCharType="separate"/>
      </w:r>
      <w:r w:rsidR="00AB1F2F" w:rsidRPr="0049256C">
        <w:t>TCP</w:t>
      </w:r>
      <w:r w:rsidR="00AB1F2F" w:rsidRPr="0049256C">
        <w:t>コネクタサーバグループ一覧</w:t>
      </w:r>
      <w:ins w:id="3630" w:author="IRK" w:date="2020-03-09T15:04:00Z">
        <w:r w:rsidR="00AC5AB8">
          <w:rPr>
            <w:spacing w:val="-4"/>
          </w:rPr>
          <w:fldChar w:fldCharType="end"/>
        </w:r>
      </w:ins>
      <w:ins w:id="3631" w:author="IRK" w:date="2020-03-10T22:24:00Z">
        <w:r w:rsidR="008E3CAF">
          <w:rPr>
            <w:rFonts w:hint="eastAsia"/>
            <w:spacing w:val="-4"/>
          </w:rPr>
          <w:t>」</w:t>
        </w:r>
      </w:ins>
      <w:r w:rsidR="005B6671" w:rsidRPr="0049256C">
        <w:rPr>
          <w:spacing w:val="-4"/>
        </w:rPr>
        <w:t>でグループ管理を選択</w:t>
      </w:r>
      <w:r w:rsidR="005B6671" w:rsidRPr="0049256C">
        <w:rPr>
          <w:rFonts w:hint="eastAsia"/>
          <w:spacing w:val="-4"/>
        </w:rPr>
        <w:t>する場合や</w:t>
      </w:r>
      <w:del w:id="3632" w:author="IRK" w:date="2020-03-09T15:04:00Z">
        <w:r w:rsidR="005B6671" w:rsidRPr="0049256C" w:rsidDel="00AC5AB8">
          <w:rPr>
            <w:spacing w:val="-4"/>
          </w:rPr>
          <w:delText>2.4.5.5</w:delText>
        </w:r>
      </w:del>
      <w:ins w:id="3633" w:author="IRK" w:date="2020-03-10T22:24:00Z">
        <w:r w:rsidR="008E3CAF">
          <w:rPr>
            <w:rFonts w:hint="eastAsia"/>
            <w:spacing w:val="-4"/>
          </w:rPr>
          <w:t>「</w:t>
        </w:r>
      </w:ins>
      <w:ins w:id="3634" w:author="IRK" w:date="2020-03-09T15:04:00Z">
        <w:r w:rsidR="00AC5AB8">
          <w:rPr>
            <w:spacing w:val="-4"/>
          </w:rPr>
          <w:fldChar w:fldCharType="begin"/>
        </w:r>
        <w:r w:rsidR="00AC5AB8">
          <w:rPr>
            <w:spacing w:val="-4"/>
          </w:rPr>
          <w:instrText xml:space="preserve"> </w:instrText>
        </w:r>
        <w:r w:rsidR="00AC5AB8">
          <w:rPr>
            <w:rFonts w:hint="eastAsia"/>
            <w:spacing w:val="-4"/>
          </w:rPr>
          <w:instrText>REF _Ref34658496 \r \h</w:instrText>
        </w:r>
        <w:r w:rsidR="00AC5AB8">
          <w:rPr>
            <w:spacing w:val="-4"/>
          </w:rPr>
          <w:instrText xml:space="preserve"> </w:instrText>
        </w:r>
      </w:ins>
      <w:r w:rsidR="00AC5AB8">
        <w:rPr>
          <w:spacing w:val="-4"/>
        </w:rPr>
      </w:r>
      <w:r w:rsidR="00AC5AB8">
        <w:rPr>
          <w:spacing w:val="-4"/>
        </w:rPr>
        <w:fldChar w:fldCharType="separate"/>
      </w:r>
      <w:r w:rsidR="00AB1F2F">
        <w:rPr>
          <w:spacing w:val="-4"/>
        </w:rPr>
        <w:t>2.4.5.5</w:t>
      </w:r>
      <w:ins w:id="3635" w:author="IRK" w:date="2020-03-09T15:04:00Z">
        <w:r w:rsidR="00AC5AB8">
          <w:rPr>
            <w:spacing w:val="-4"/>
          </w:rPr>
          <w:fldChar w:fldCharType="end"/>
        </w:r>
      </w:ins>
      <w:ins w:id="3636" w:author="IRK" w:date="2020-04-16T13:54:00Z">
        <w:r w:rsidR="00FE0639">
          <w:rPr>
            <w:rFonts w:hint="eastAsia"/>
            <w:spacing w:val="-4"/>
          </w:rPr>
          <w:t xml:space="preserve"> </w:t>
        </w:r>
      </w:ins>
      <w:ins w:id="3637" w:author="IRK" w:date="2020-03-09T15:04:00Z">
        <w:r w:rsidR="00AC5AB8">
          <w:rPr>
            <w:spacing w:val="-4"/>
          </w:rPr>
          <w:fldChar w:fldCharType="begin"/>
        </w:r>
        <w:r w:rsidR="00AC5AB8">
          <w:rPr>
            <w:spacing w:val="-4"/>
          </w:rPr>
          <w:instrText xml:space="preserve"> REF _Ref34658496 \h </w:instrText>
        </w:r>
      </w:ins>
      <w:r w:rsidR="00AC5AB8">
        <w:rPr>
          <w:spacing w:val="-4"/>
        </w:rPr>
      </w:r>
      <w:r w:rsidR="00AC5AB8">
        <w:rPr>
          <w:spacing w:val="-4"/>
        </w:rPr>
        <w:fldChar w:fldCharType="separate"/>
      </w:r>
      <w:r w:rsidR="00AB1F2F" w:rsidRPr="0049256C">
        <w:t>TCP</w:t>
      </w:r>
      <w:r w:rsidR="00AB1F2F" w:rsidRPr="0049256C">
        <w:t>コネクタサーバグループの設定</w:t>
      </w:r>
      <w:ins w:id="3638" w:author="IRK" w:date="2020-03-09T15:04:00Z">
        <w:r w:rsidR="00AC5AB8">
          <w:rPr>
            <w:spacing w:val="-4"/>
          </w:rPr>
          <w:fldChar w:fldCharType="end"/>
        </w:r>
      </w:ins>
      <w:ins w:id="3639" w:author="IRK" w:date="2020-03-10T22:24:00Z">
        <w:r w:rsidR="008E3CAF">
          <w:rPr>
            <w:rFonts w:hint="eastAsia"/>
            <w:spacing w:val="-4"/>
          </w:rPr>
          <w:t>」</w:t>
        </w:r>
      </w:ins>
      <w:r w:rsidR="005B6671" w:rsidRPr="0049256C">
        <w:rPr>
          <w:spacing w:val="-4"/>
        </w:rPr>
        <w:t>で新しいグループを追加した時に入ることができる。</w:t>
      </w:r>
    </w:p>
    <w:p w14:paraId="7B7C854C" w14:textId="77777777" w:rsidR="00AC5AB8" w:rsidRPr="0049256C" w:rsidRDefault="00AC5AB8" w:rsidP="00EC7890"/>
    <w:p w14:paraId="37B8F15F" w14:textId="2154064D" w:rsidR="005D15F3" w:rsidRPr="0049256C" w:rsidRDefault="005D15F3" w:rsidP="007D3017">
      <w:pPr>
        <w:pStyle w:val="afff6"/>
      </w:pPr>
      <w:bookmarkStart w:id="3640" w:name="_Ref34658746"/>
      <w:bookmarkStart w:id="3641" w:name="_Toc34839564"/>
      <w:del w:id="3642" w:author="IRK" w:date="2020-03-09T15:05:00Z">
        <w:r w:rsidRPr="0049256C" w:rsidDel="00AC5AB8">
          <w:delText>[</w:delText>
        </w:r>
        <w:r w:rsidRPr="0049256C" w:rsidDel="00AC5AB8">
          <w:delText>表</w:delText>
        </w:r>
        <w:r w:rsidRPr="0049256C" w:rsidDel="00AC5AB8">
          <w:delText xml:space="preserve"> </w:delText>
        </w:r>
        <w:r w:rsidR="003561C7" w:rsidRPr="0049256C" w:rsidDel="00AC5AB8">
          <w:fldChar w:fldCharType="begin"/>
        </w:r>
        <w:r w:rsidR="003561C7" w:rsidRPr="0049256C" w:rsidDel="00AC5AB8">
          <w:delInstrText xml:space="preserve"> SEQ [</w:delInstrText>
        </w:r>
        <w:r w:rsidR="003561C7" w:rsidRPr="0049256C" w:rsidDel="00AC5AB8">
          <w:delInstrText>表</w:delInstrText>
        </w:r>
        <w:r w:rsidR="003561C7" w:rsidRPr="0049256C" w:rsidDel="00AC5AB8">
          <w:delInstrText xml:space="preserve"> \* ARABIC </w:delInstrText>
        </w:r>
        <w:r w:rsidR="003561C7" w:rsidRPr="0049256C" w:rsidDel="00AC5AB8">
          <w:fldChar w:fldCharType="separate"/>
        </w:r>
        <w:r w:rsidR="000132DF" w:rsidDel="00AC5AB8">
          <w:rPr>
            <w:noProof/>
          </w:rPr>
          <w:delText>97</w:delText>
        </w:r>
        <w:r w:rsidR="003561C7" w:rsidRPr="0049256C" w:rsidDel="00AC5AB8">
          <w:rPr>
            <w:noProof/>
          </w:rPr>
          <w:fldChar w:fldCharType="end"/>
        </w:r>
        <w:r w:rsidRPr="0049256C" w:rsidDel="00AC5AB8">
          <w:rPr>
            <w:rFonts w:hint="eastAsia"/>
          </w:rPr>
          <w:delText>]</w:delText>
        </w:r>
      </w:del>
      <w:ins w:id="3643" w:author="IRK" w:date="2020-03-09T15:05:00Z">
        <w:r w:rsidR="00AC5AB8">
          <w:rPr>
            <w:rFonts w:hint="eastAsia"/>
          </w:rPr>
          <w:t>[</w:t>
        </w:r>
        <w:r w:rsidR="00AC5AB8">
          <w:rPr>
            <w:rFonts w:hint="eastAsia"/>
          </w:rPr>
          <w:t>表</w:t>
        </w:r>
        <w:r w:rsidR="00AC5AB8">
          <w:rPr>
            <w:rFonts w:hint="eastAsia"/>
          </w:rPr>
          <w:t xml:space="preserve"> </w:t>
        </w:r>
        <w:r w:rsidR="00AC5AB8">
          <w:fldChar w:fldCharType="begin"/>
        </w:r>
        <w:r w:rsidR="00AC5AB8">
          <w:instrText xml:space="preserve"> </w:instrText>
        </w:r>
        <w:r w:rsidR="00AC5AB8">
          <w:rPr>
            <w:rFonts w:hint="eastAsia"/>
          </w:rPr>
          <w:instrText xml:space="preserve">SEQ </w:instrText>
        </w:r>
        <w:r w:rsidR="00AC5AB8">
          <w:rPr>
            <w:rFonts w:hint="eastAsia"/>
          </w:rPr>
          <w:instrText>表</w:instrText>
        </w:r>
        <w:r w:rsidR="00AC5AB8">
          <w:rPr>
            <w:rFonts w:hint="eastAsia"/>
          </w:rPr>
          <w:instrText xml:space="preserve"> \* ARABIC</w:instrText>
        </w:r>
        <w:r w:rsidR="00AC5AB8">
          <w:instrText xml:space="preserve"> </w:instrText>
        </w:r>
      </w:ins>
      <w:r w:rsidR="00AC5AB8">
        <w:fldChar w:fldCharType="separate"/>
      </w:r>
      <w:r w:rsidR="00AB1F2F">
        <w:rPr>
          <w:noProof/>
        </w:rPr>
        <w:t>98</w:t>
      </w:r>
      <w:ins w:id="3644" w:author="IRK" w:date="2020-03-09T15:05:00Z">
        <w:r w:rsidR="00AC5AB8">
          <w:fldChar w:fldCharType="end"/>
        </w:r>
        <w:r w:rsidR="00AC5AB8">
          <w:rPr>
            <w:rFonts w:hint="eastAsia"/>
          </w:rPr>
          <w:t>]</w:t>
        </w:r>
      </w:ins>
      <w:bookmarkEnd w:id="3640"/>
      <w:bookmarkEnd w:id="364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645" w:author="IRK" w:date="2020-04-16T14:10:00Z">
          <w:tblPr>
            <w:tblW w:w="0" w:type="auto"/>
            <w:tblInd w:w="108" w:type="dxa"/>
            <w:tblLook w:val="04A0" w:firstRow="1" w:lastRow="0" w:firstColumn="1" w:lastColumn="0" w:noHBand="0" w:noVBand="1"/>
          </w:tblPr>
        </w:tblPrChange>
      </w:tblPr>
      <w:tblGrid>
        <w:gridCol w:w="9356"/>
        <w:tblGridChange w:id="3646">
          <w:tblGrid>
            <w:gridCol w:w="9356"/>
          </w:tblGrid>
        </w:tblGridChange>
      </w:tblGrid>
      <w:tr w:rsidR="005B6671" w:rsidRPr="0049256C" w14:paraId="10000FFC" w14:textId="77777777" w:rsidTr="001E2D35">
        <w:trPr>
          <w:jc w:val="center"/>
        </w:trPr>
        <w:tc>
          <w:tcPr>
            <w:tcW w:w="9356" w:type="dxa"/>
            <w:tcPrChange w:id="3647" w:author="IRK" w:date="2020-04-16T14:10:00Z">
              <w:tcPr>
                <w:tcW w:w="9356" w:type="dxa"/>
              </w:tcPr>
            </w:tcPrChange>
          </w:tcPr>
          <w:p w14:paraId="6534FD3D" w14:textId="77777777" w:rsidR="005B6671" w:rsidRPr="0049256C" w:rsidRDefault="005B6671">
            <w:pPr>
              <w:pStyle w:val="16"/>
              <w:pPrChange w:id="3648" w:author="IRK" w:date="2020-04-27T17:26:00Z">
                <w:pPr/>
              </w:pPrChange>
            </w:pPr>
            <w:r w:rsidRPr="0049256C">
              <w:t>********************************************************************************</w:t>
            </w:r>
          </w:p>
          <w:p w14:paraId="3CE3FAA2" w14:textId="77777777" w:rsidR="005B6671" w:rsidRPr="0049256C" w:rsidRDefault="005B6671">
            <w:pPr>
              <w:pStyle w:val="16"/>
              <w:pPrChange w:id="3649" w:author="IRK" w:date="2020-04-27T17:26:00Z">
                <w:pPr/>
              </w:pPrChange>
            </w:pPr>
          </w:p>
          <w:p w14:paraId="1112DACB" w14:textId="77777777" w:rsidR="005B6671" w:rsidRPr="0049256C" w:rsidRDefault="005B6671">
            <w:pPr>
              <w:pStyle w:val="16"/>
              <w:pPrChange w:id="3650" w:author="IRK" w:date="2020-04-27T17:26:00Z">
                <w:pPr/>
              </w:pPrChange>
            </w:pPr>
            <w:r w:rsidRPr="0049256C">
              <w:rPr>
                <w:rFonts w:hint="eastAsia"/>
              </w:rPr>
              <w:t>サービスタイプ選択</w:t>
            </w:r>
            <w:r w:rsidRPr="0049256C">
              <w:t xml:space="preserve"> -&gt; TCP</w:t>
            </w:r>
            <w:r w:rsidRPr="0049256C">
              <w:rPr>
                <w:rFonts w:hint="eastAsia"/>
              </w:rPr>
              <w:t>コネクタサーバグループリスト</w:t>
            </w:r>
            <w:r w:rsidRPr="0049256C">
              <w:t xml:space="preserve"> -&gt; TCP</w:t>
            </w:r>
            <w:r w:rsidRPr="0049256C">
              <w:rPr>
                <w:rFonts w:hint="eastAsia"/>
              </w:rPr>
              <w:t>コネクタサーバグループの選択</w:t>
            </w:r>
            <w:r w:rsidRPr="0049256C">
              <w:t xml:space="preserve"> -&gt; TCP</w:t>
            </w:r>
            <w:r w:rsidRPr="0049256C">
              <w:rPr>
                <w:rFonts w:hint="eastAsia"/>
              </w:rPr>
              <w:t>コネクタサーバグループの設定</w:t>
            </w:r>
            <w:r w:rsidRPr="0049256C">
              <w:t xml:space="preserve"> -&gt; TCP</w:t>
            </w:r>
            <w:r w:rsidRPr="0049256C">
              <w:rPr>
                <w:rFonts w:hint="eastAsia"/>
              </w:rPr>
              <w:t>コネクタサーバリスト</w:t>
            </w:r>
          </w:p>
          <w:p w14:paraId="1B604B3B" w14:textId="77777777" w:rsidR="005B6671" w:rsidRPr="0049256C" w:rsidRDefault="005B6671">
            <w:pPr>
              <w:pStyle w:val="16"/>
              <w:pPrChange w:id="3651" w:author="IRK" w:date="2020-04-27T17:26:00Z">
                <w:pPr/>
              </w:pPrChange>
            </w:pPr>
          </w:p>
          <w:p w14:paraId="5832D3B9" w14:textId="77777777" w:rsidR="005B6671" w:rsidRPr="0049256C" w:rsidRDefault="005B6671">
            <w:pPr>
              <w:pStyle w:val="16"/>
              <w:pPrChange w:id="3652" w:author="IRK" w:date="2020-04-27T17:26:00Z">
                <w:pPr/>
              </w:pPrChange>
            </w:pPr>
            <w:r w:rsidRPr="0049256C">
              <w:t>********************************************************************************</w:t>
            </w:r>
          </w:p>
          <w:p w14:paraId="30F15060" w14:textId="77777777" w:rsidR="005B6671" w:rsidRPr="0049256C" w:rsidRDefault="005B6671">
            <w:pPr>
              <w:pStyle w:val="16"/>
              <w:pPrChange w:id="3653" w:author="IRK" w:date="2020-04-27T17:26:00Z">
                <w:pPr/>
              </w:pPrChange>
            </w:pPr>
          </w:p>
          <w:p w14:paraId="44013FB7" w14:textId="77AED58F" w:rsidR="005B6671" w:rsidRPr="0049256C" w:rsidRDefault="005B6671">
            <w:pPr>
              <w:pStyle w:val="16"/>
              <w:pPrChange w:id="3654" w:author="IRK" w:date="2020-04-27T17:26:00Z">
                <w:pPr/>
              </w:pPrChange>
            </w:pPr>
            <w:r w:rsidRPr="0049256C">
              <w:rPr>
                <w:rFonts w:hint="eastAsia"/>
              </w:rPr>
              <w:t>単位ルールシステム</w:t>
            </w:r>
            <w:r w:rsidRPr="0049256C">
              <w:t>'PROD'</w:t>
            </w:r>
            <w:r w:rsidRPr="0049256C">
              <w:rPr>
                <w:rFonts w:hint="eastAsia"/>
              </w:rPr>
              <w:t>の</w:t>
            </w:r>
            <w:r w:rsidRPr="0049256C">
              <w:t>TCP</w:t>
            </w:r>
            <w:r w:rsidRPr="0049256C">
              <w:rPr>
                <w:rFonts w:hint="eastAsia"/>
              </w:rPr>
              <w:t>コネクタサーバグループ</w:t>
            </w:r>
            <w:r w:rsidRPr="0049256C">
              <w:t>'batch'</w:t>
            </w:r>
            <w:r w:rsidRPr="0049256C">
              <w:rPr>
                <w:rFonts w:hint="eastAsia"/>
              </w:rPr>
              <w:t>の設定とサーバのリストは次のとおりです。</w:t>
            </w:r>
          </w:p>
          <w:p w14:paraId="7EF61A41" w14:textId="77777777" w:rsidR="005B6671" w:rsidRPr="0049256C" w:rsidRDefault="005B6671">
            <w:pPr>
              <w:pStyle w:val="16"/>
              <w:pPrChange w:id="3655" w:author="IRK" w:date="2020-04-27T17:26:00Z">
                <w:pPr/>
              </w:pPrChange>
            </w:pPr>
            <w:r w:rsidRPr="0049256C">
              <w:rPr>
                <w:rFonts w:hint="eastAsia"/>
              </w:rPr>
              <w:t>モード</w:t>
            </w:r>
            <w:r w:rsidRPr="0049256C">
              <w:t>: load-balance</w:t>
            </w:r>
          </w:p>
          <w:p w14:paraId="425A3A75" w14:textId="77777777" w:rsidR="005B6671" w:rsidRPr="0049256C" w:rsidRDefault="005B6671">
            <w:pPr>
              <w:pStyle w:val="16"/>
              <w:pPrChange w:id="3656" w:author="IRK" w:date="2020-04-27T17:26:00Z">
                <w:pPr/>
              </w:pPrChange>
            </w:pPr>
            <w:r w:rsidRPr="0049256C">
              <w:rPr>
                <w:rFonts w:hint="eastAsia"/>
              </w:rPr>
              <w:t>ローカル優先</w:t>
            </w:r>
            <w:r w:rsidRPr="0049256C">
              <w:t>: Y</w:t>
            </w:r>
          </w:p>
          <w:p w14:paraId="1A816450" w14:textId="77777777" w:rsidR="005B6671" w:rsidRPr="0049256C" w:rsidRDefault="005B6671">
            <w:pPr>
              <w:pStyle w:val="16"/>
              <w:pPrChange w:id="3657" w:author="IRK" w:date="2020-04-27T17:26:00Z">
                <w:pPr/>
              </w:pPrChange>
            </w:pPr>
            <w:r w:rsidRPr="0049256C">
              <w:rPr>
                <w:rFonts w:hint="eastAsia"/>
              </w:rPr>
              <w:t>平均同時処理量</w:t>
            </w:r>
            <w:r w:rsidRPr="0049256C">
              <w:t>: 5</w:t>
            </w:r>
          </w:p>
          <w:p w14:paraId="70F20150" w14:textId="77777777" w:rsidR="005B6671" w:rsidRPr="0049256C" w:rsidRDefault="005B6671">
            <w:pPr>
              <w:pStyle w:val="16"/>
              <w:pPrChange w:id="3658" w:author="IRK" w:date="2020-04-27T17:26:00Z">
                <w:pPr/>
              </w:pPrChange>
            </w:pPr>
            <w:r w:rsidRPr="0049256C">
              <w:rPr>
                <w:rFonts w:hint="eastAsia"/>
              </w:rPr>
              <w:t>最大同時処理量</w:t>
            </w:r>
            <w:r w:rsidRPr="0049256C">
              <w:t>: 5</w:t>
            </w:r>
          </w:p>
          <w:p w14:paraId="0F29595E" w14:textId="77777777" w:rsidR="005B6671" w:rsidRPr="0049256C" w:rsidRDefault="005B6671">
            <w:pPr>
              <w:pStyle w:val="16"/>
              <w:pPrChange w:id="3659" w:author="IRK" w:date="2020-04-27T17:26:00Z">
                <w:pPr/>
              </w:pPrChange>
            </w:pPr>
            <w:r w:rsidRPr="0049256C">
              <w:t>[</w:t>
            </w:r>
            <w:r w:rsidRPr="0049256C">
              <w:rPr>
                <w:rFonts w:hint="eastAsia"/>
              </w:rPr>
              <w:t>項目</w:t>
            </w:r>
            <w:r w:rsidRPr="0049256C">
              <w:t>]</w:t>
            </w:r>
          </w:p>
          <w:p w14:paraId="40563601" w14:textId="77777777" w:rsidR="005B6671" w:rsidRPr="0049256C" w:rsidRDefault="005B6671">
            <w:pPr>
              <w:pStyle w:val="16"/>
              <w:pPrChange w:id="3660" w:author="IRK" w:date="2020-04-27T17:26:00Z">
                <w:pPr/>
              </w:pPrChange>
            </w:pPr>
            <w:r w:rsidRPr="0049256C">
              <w:t>-----------------------------------------------------------------------------</w:t>
            </w:r>
          </w:p>
          <w:p w14:paraId="46628972" w14:textId="57A0A188" w:rsidR="005B6671" w:rsidRPr="0049256C" w:rsidRDefault="005B6671">
            <w:pPr>
              <w:pStyle w:val="16"/>
              <w:pPrChange w:id="3661" w:author="IRK" w:date="2020-04-27T17:26:00Z">
                <w:pPr/>
              </w:pPrChange>
            </w:pPr>
            <w:r w:rsidRPr="0049256C">
              <w:t xml:space="preserve">    | UUID                                 | </w:t>
            </w:r>
            <w:del w:id="3662" w:author="IRK" w:date="2020-03-10T10:27:00Z">
              <w:r w:rsidRPr="0049256C" w:rsidDel="00792DD6">
                <w:rPr>
                  <w:rFonts w:ascii="ＭＳ Ｐゴシック" w:hAnsi="ＭＳ Ｐゴシック" w:hint="eastAsia"/>
                </w:rPr>
                <w:delText>バインド</w:delText>
              </w:r>
            </w:del>
            <w:ins w:id="3663" w:author="IRK" w:date="2020-03-10T10:27:00Z">
              <w:r w:rsidR="00792DD6">
                <w:rPr>
                  <w:rFonts w:ascii="ＭＳ Ｐゴシック" w:hAnsi="ＭＳ Ｐゴシック" w:hint="eastAsia"/>
                </w:rPr>
                <w:t>接続</w:t>
              </w:r>
            </w:ins>
            <w:r w:rsidRPr="0049256C">
              <w:rPr>
                <w:rFonts w:ascii="ＭＳ Ｐゴシック" w:hAnsi="ＭＳ Ｐゴシック" w:hint="eastAsia"/>
              </w:rPr>
              <w:t>するアドレス</w:t>
            </w:r>
            <w:del w:id="3664" w:author="IRK" w:date="2020-03-10T09:08:00Z">
              <w:r w:rsidR="005D15F3" w:rsidRPr="0049256C" w:rsidDel="009D2A39">
                <w:rPr>
                  <w:rFonts w:ascii="ＭＳ Ｐゴシック" w:hAnsi="ＭＳ Ｐゴシック" w:hint="eastAsia"/>
                </w:rPr>
                <w:delText xml:space="preserve">　</w:delText>
              </w:r>
            </w:del>
            <w:ins w:id="3665" w:author="IRK" w:date="2020-03-10T09:08:00Z">
              <w:r w:rsidR="009D2A39">
                <w:rPr>
                  <w:rFonts w:ascii="ＭＳ Ｐゴシック" w:hAnsi="ＭＳ Ｐゴシック" w:hint="eastAsia"/>
                </w:rPr>
                <w:t xml:space="preserve"> </w:t>
              </w:r>
            </w:ins>
            <w:r w:rsidRPr="0049256C">
              <w:t xml:space="preserve">  | </w:t>
            </w:r>
            <w:r w:rsidRPr="0049256C">
              <w:rPr>
                <w:rFonts w:ascii="ＭＳ Ｐゴシック" w:hAnsi="ＭＳ Ｐゴシック" w:hint="eastAsia"/>
              </w:rPr>
              <w:t>ポート</w:t>
            </w:r>
            <w:r w:rsidRPr="0049256C">
              <w:t xml:space="preserve">  | </w:t>
            </w:r>
            <w:r w:rsidRPr="0049256C">
              <w:rPr>
                <w:rFonts w:ascii="ＭＳ Ｐゴシック" w:hAnsi="ＭＳ Ｐゴシック" w:hint="eastAsia"/>
              </w:rPr>
              <w:t>ローカル</w:t>
            </w:r>
            <w:r w:rsidRPr="0049256C">
              <w:t xml:space="preserve"> |</w:t>
            </w:r>
          </w:p>
          <w:p w14:paraId="4D3FC663" w14:textId="77777777" w:rsidR="005B6671" w:rsidRPr="0049256C" w:rsidRDefault="005B6671">
            <w:pPr>
              <w:pStyle w:val="16"/>
              <w:pPrChange w:id="3666" w:author="IRK" w:date="2020-04-27T17:26:00Z">
                <w:pPr/>
              </w:pPrChange>
            </w:pPr>
            <w:r w:rsidRPr="0049256C">
              <w:t>-----------------------------------------------------------------------------</w:t>
            </w:r>
          </w:p>
          <w:p w14:paraId="22AA93FE" w14:textId="6736C504" w:rsidR="005B6671" w:rsidRPr="0049256C" w:rsidRDefault="005B6671">
            <w:pPr>
              <w:pStyle w:val="16"/>
              <w:pPrChange w:id="3667" w:author="IRK" w:date="2020-04-27T17:26:00Z">
                <w:pPr/>
              </w:pPrChange>
            </w:pPr>
            <w:r w:rsidRPr="0049256C">
              <w:t xml:space="preserve">  1 | 72631759-9cb6-4c33-a2ad-ba9f4d06a2cc | 10.10.10.2 | 25800 |    </w:t>
            </w:r>
            <w:del w:id="3668" w:author="IRK" w:date="2020-03-10T09:08:00Z">
              <w:r w:rsidR="005D15F3" w:rsidRPr="0049256C" w:rsidDel="009D2A39">
                <w:rPr>
                  <w:rFonts w:hint="eastAsia"/>
                </w:rPr>
                <w:delText xml:space="preserve">　　</w:delText>
              </w:r>
            </w:del>
            <w:ins w:id="3669" w:author="IRK" w:date="2020-03-10T09:08:00Z">
              <w:r w:rsidR="009D2A39">
                <w:rPr>
                  <w:rFonts w:hint="eastAsia"/>
                </w:rPr>
                <w:t xml:space="preserve">  </w:t>
              </w:r>
            </w:ins>
            <w:r w:rsidRPr="0049256C">
              <w:t xml:space="preserve">  |</w:t>
            </w:r>
          </w:p>
          <w:p w14:paraId="04FC2A74" w14:textId="77777777" w:rsidR="005B6671" w:rsidRPr="0049256C" w:rsidRDefault="005B6671">
            <w:pPr>
              <w:pStyle w:val="16"/>
              <w:pPrChange w:id="3670" w:author="IRK" w:date="2020-04-27T17:26:00Z">
                <w:pPr/>
              </w:pPrChange>
            </w:pPr>
            <w:r w:rsidRPr="0049256C">
              <w:t>-----------------------------------------------------------------------------</w:t>
            </w:r>
          </w:p>
          <w:p w14:paraId="58F559F0" w14:textId="2B9D802F" w:rsidR="005B6671" w:rsidRPr="0049256C" w:rsidRDefault="005B6671">
            <w:pPr>
              <w:pStyle w:val="16"/>
              <w:pPrChange w:id="3671" w:author="IRK" w:date="2020-04-27T17:26:00Z">
                <w:pPr/>
              </w:pPrChange>
            </w:pPr>
            <w:r w:rsidRPr="0049256C">
              <w:t xml:space="preserve">  2 | 4451bb87-facf-4768-87ee-fa075333311e | 10.10.10.1 | 25811 | V   </w:t>
            </w:r>
            <w:del w:id="3672" w:author="IRK" w:date="2020-03-10T09:08:00Z">
              <w:r w:rsidR="005D15F3" w:rsidRPr="0049256C" w:rsidDel="009D2A39">
                <w:rPr>
                  <w:rFonts w:hint="eastAsia"/>
                </w:rPr>
                <w:delText xml:space="preserve">　　</w:delText>
              </w:r>
            </w:del>
            <w:ins w:id="3673" w:author="IRK" w:date="2020-03-10T09:08:00Z">
              <w:r w:rsidR="009D2A39">
                <w:rPr>
                  <w:rFonts w:hint="eastAsia"/>
                </w:rPr>
                <w:t xml:space="preserve">  </w:t>
              </w:r>
            </w:ins>
            <w:r w:rsidRPr="0049256C">
              <w:t xml:space="preserve"> |</w:t>
            </w:r>
          </w:p>
          <w:p w14:paraId="5788360F" w14:textId="77777777" w:rsidR="005B6671" w:rsidRPr="0049256C" w:rsidRDefault="005B6671">
            <w:pPr>
              <w:pStyle w:val="16"/>
              <w:pPrChange w:id="3674" w:author="IRK" w:date="2020-04-27T17:26:00Z">
                <w:pPr/>
              </w:pPrChange>
            </w:pPr>
            <w:r w:rsidRPr="0049256C">
              <w:t>-----------------------------------------------------------------------------</w:t>
            </w:r>
          </w:p>
          <w:p w14:paraId="1F8ED08B" w14:textId="77777777" w:rsidR="005B6671" w:rsidRPr="0049256C" w:rsidRDefault="005B6671">
            <w:pPr>
              <w:pStyle w:val="16"/>
              <w:pPrChange w:id="3675" w:author="IRK" w:date="2020-04-27T17:26:00Z">
                <w:pPr/>
              </w:pPrChange>
            </w:pPr>
          </w:p>
          <w:p w14:paraId="44E317F9" w14:textId="77777777" w:rsidR="005B6671" w:rsidRPr="0049256C" w:rsidRDefault="005B6671">
            <w:pPr>
              <w:pStyle w:val="16"/>
              <w:pPrChange w:id="3676" w:author="IRK" w:date="2020-04-27T17:26:00Z">
                <w:pPr/>
              </w:pPrChange>
            </w:pPr>
            <w:r w:rsidRPr="0049256C">
              <w:t>[</w:t>
            </w:r>
            <w:r w:rsidRPr="0049256C">
              <w:rPr>
                <w:rFonts w:hint="eastAsia"/>
              </w:rPr>
              <w:t>可能な作業</w:t>
            </w:r>
            <w:r w:rsidRPr="0049256C">
              <w:t>]</w:t>
            </w:r>
          </w:p>
          <w:p w14:paraId="571B7D21" w14:textId="77777777" w:rsidR="005B6671" w:rsidRPr="0049256C" w:rsidRDefault="005B6671">
            <w:pPr>
              <w:pStyle w:val="16"/>
              <w:pPrChange w:id="3677" w:author="IRK" w:date="2020-04-27T17:26:00Z">
                <w:pPr/>
              </w:pPrChange>
            </w:pPr>
            <w:r w:rsidRPr="0049256C">
              <w:t xml:space="preserve">a. </w:t>
            </w:r>
            <w:r w:rsidRPr="0049256C">
              <w:rPr>
                <w:rFonts w:hint="eastAsia"/>
              </w:rPr>
              <w:t>グループ設定の変更</w:t>
            </w:r>
            <w:r w:rsidRPr="0049256C">
              <w:t xml:space="preserve">    b. </w:t>
            </w:r>
            <w:r w:rsidRPr="0049256C">
              <w:rPr>
                <w:rFonts w:hint="eastAsia"/>
              </w:rPr>
              <w:t>上に移動</w:t>
            </w:r>
            <w:r w:rsidRPr="0049256C">
              <w:t xml:space="preserve">    c. </w:t>
            </w:r>
            <w:r w:rsidRPr="0049256C">
              <w:rPr>
                <w:rFonts w:hint="eastAsia"/>
              </w:rPr>
              <w:t>下に移動</w:t>
            </w:r>
          </w:p>
          <w:p w14:paraId="549C3460" w14:textId="77777777" w:rsidR="005B6671" w:rsidRPr="0049256C" w:rsidRDefault="005B6671">
            <w:pPr>
              <w:pStyle w:val="16"/>
              <w:pPrChange w:id="3678" w:author="IRK" w:date="2020-04-27T17:26:00Z">
                <w:pPr/>
              </w:pPrChange>
            </w:pPr>
          </w:p>
          <w:p w14:paraId="07923B78" w14:textId="3D68AE8F" w:rsidR="005B6671" w:rsidRPr="0049256C" w:rsidRDefault="00BA6E96">
            <w:pPr>
              <w:pStyle w:val="16"/>
              <w:pPrChange w:id="3679" w:author="IRK" w:date="2020-04-27T17:26:00Z">
                <w:pPr/>
              </w:pPrChange>
            </w:pPr>
            <w:r>
              <w:rPr>
                <w:rFonts w:hint="eastAsia"/>
              </w:rPr>
              <w:t>作業を選択してください。スキップするには</w:t>
            </w:r>
            <w:r w:rsidRPr="000626CB">
              <w:rPr>
                <w:rFonts w:hint="eastAsia"/>
              </w:rPr>
              <w:t>エンターキーを</w:t>
            </w:r>
            <w:r w:rsidRPr="009A2CC8">
              <w:rPr>
                <w:rFonts w:hint="eastAsia"/>
              </w:rPr>
              <w:t>押下</w:t>
            </w:r>
            <w:r w:rsidR="005B6671" w:rsidRPr="000626CB">
              <w:rPr>
                <w:rFonts w:hint="eastAsia"/>
              </w:rPr>
              <w:t>してください</w:t>
            </w:r>
            <w:r w:rsidR="005B6671" w:rsidRPr="0049256C">
              <w:rPr>
                <w:rFonts w:hint="eastAsia"/>
              </w:rPr>
              <w:t>。</w:t>
            </w:r>
            <w:r w:rsidR="005B6671" w:rsidRPr="0049256C">
              <w:rPr>
                <w:rFonts w:hint="eastAsia"/>
              </w:rPr>
              <w:t xml:space="preserve"> </w:t>
            </w:r>
            <w:r w:rsidR="005B6671" w:rsidRPr="00333094">
              <w:rPr>
                <w:rFonts w:hint="eastAsia"/>
              </w:rPr>
              <w:t>&gt;&gt;</w:t>
            </w:r>
          </w:p>
        </w:tc>
      </w:tr>
    </w:tbl>
    <w:p w14:paraId="0E893D85" w14:textId="77777777" w:rsidR="005E5F65" w:rsidRDefault="005E5F65" w:rsidP="00EC7890"/>
    <w:p w14:paraId="7276FBE7" w14:textId="600C5660" w:rsidR="005B6671" w:rsidRPr="0049256C" w:rsidRDefault="005D15F3" w:rsidP="00EC7890">
      <w:del w:id="3680" w:author="IRK" w:date="2020-03-09T15:05:00Z">
        <w:r w:rsidRPr="0049256C" w:rsidDel="00AC5AB8">
          <w:delText>表</w:delText>
        </w:r>
        <w:r w:rsidRPr="0049256C" w:rsidDel="00AC5AB8">
          <w:delText>9</w:delText>
        </w:r>
        <w:r w:rsidR="00545DC8" w:rsidDel="00AC5AB8">
          <w:rPr>
            <w:rFonts w:hint="eastAsia"/>
          </w:rPr>
          <w:delText>7</w:delText>
        </w:r>
      </w:del>
      <w:ins w:id="3681" w:author="IRK" w:date="2020-03-12T11:29:00Z">
        <w:r w:rsidR="008A7C43">
          <w:fldChar w:fldCharType="begin"/>
        </w:r>
        <w:r w:rsidR="008A7C43">
          <w:instrText xml:space="preserve"> </w:instrText>
        </w:r>
        <w:r w:rsidR="008A7C43">
          <w:rPr>
            <w:rFonts w:hint="eastAsia"/>
          </w:rPr>
          <w:instrText>REF _Ref34658746 \h</w:instrText>
        </w:r>
        <w:r w:rsidR="008A7C43">
          <w:instrText xml:space="preserve"> </w:instrText>
        </w:r>
      </w:ins>
      <w:r w:rsidR="008A7C43">
        <w:fldChar w:fldCharType="separate"/>
      </w:r>
      <w:ins w:id="3682" w:author="IRK" w:date="2020-03-09T15:05:00Z">
        <w:r w:rsidR="00AB1F2F">
          <w:rPr>
            <w:rFonts w:hint="eastAsia"/>
          </w:rPr>
          <w:t>[</w:t>
        </w:r>
        <w:r w:rsidR="00AB1F2F">
          <w:rPr>
            <w:rFonts w:hint="eastAsia"/>
          </w:rPr>
          <w:t>表</w:t>
        </w:r>
        <w:r w:rsidR="00AB1F2F">
          <w:rPr>
            <w:rFonts w:hint="eastAsia"/>
          </w:rPr>
          <w:t xml:space="preserve"> </w:t>
        </w:r>
      </w:ins>
      <w:r w:rsidR="00AB1F2F">
        <w:rPr>
          <w:noProof/>
        </w:rPr>
        <w:t>98</w:t>
      </w:r>
      <w:ins w:id="3683" w:author="IRK" w:date="2020-03-09T15:05:00Z">
        <w:r w:rsidR="00AB1F2F">
          <w:rPr>
            <w:rFonts w:hint="eastAsia"/>
          </w:rPr>
          <w:t>]</w:t>
        </w:r>
      </w:ins>
      <w:ins w:id="3684" w:author="IRK" w:date="2020-03-12T11:29:00Z">
        <w:r w:rsidR="008A7C43">
          <w:fldChar w:fldCharType="end"/>
        </w:r>
      </w:ins>
      <w:r w:rsidR="005B6671" w:rsidRPr="0049256C">
        <w:t>は、単位ルールシステム</w:t>
      </w:r>
      <w:r w:rsidR="005B6671" w:rsidRPr="0049256C">
        <w:t>PROD</w:t>
      </w:r>
      <w:r w:rsidR="005B6671" w:rsidRPr="0049256C">
        <w:t>に登録された</w:t>
      </w:r>
      <w:r w:rsidR="004440F5">
        <w:rPr>
          <w:rFonts w:hint="eastAsia"/>
        </w:rPr>
        <w:t>batch</w:t>
      </w:r>
      <w:r w:rsidR="005B6671" w:rsidRPr="0049256C">
        <w:t>というサーバグループを示している。</w:t>
      </w:r>
      <w:ins w:id="3685" w:author="IRK" w:date="2020-03-12T11:29:00Z">
        <w:r w:rsidR="008A7C43">
          <w:rPr>
            <w:rFonts w:hint="eastAsia"/>
          </w:rPr>
          <w:t>[</w:t>
        </w:r>
        <w:r w:rsidR="008A7C43" w:rsidRPr="0049256C">
          <w:t>TCP</w:t>
        </w:r>
        <w:r w:rsidR="008A7C43" w:rsidRPr="0049256C">
          <w:rPr>
            <w:rFonts w:hint="eastAsia"/>
          </w:rPr>
          <w:t>コネクタサーバリスト</w:t>
        </w:r>
        <w:r w:rsidR="008A7C43">
          <w:rPr>
            <w:rFonts w:hint="eastAsia"/>
          </w:rPr>
          <w:t>]</w:t>
        </w:r>
      </w:ins>
      <w:r w:rsidR="005B6671" w:rsidRPr="0049256C">
        <w:t>画面の上部には、グループの高可用性設定</w:t>
      </w:r>
      <w:r w:rsidR="005B6671" w:rsidRPr="0049256C">
        <w:rPr>
          <w:rFonts w:hint="eastAsia"/>
        </w:rPr>
        <w:t>および</w:t>
      </w:r>
      <w:r w:rsidR="005B6671" w:rsidRPr="0049256C">
        <w:t>同時処理量を表示する。</w:t>
      </w:r>
    </w:p>
    <w:p w14:paraId="08F64B27" w14:textId="5E15791F" w:rsidR="005B6671" w:rsidRPr="0049256C" w:rsidRDefault="005B6671" w:rsidP="00EC7890">
      <w:r w:rsidRPr="0049256C">
        <w:t>一覧には、このグループに属する</w:t>
      </w:r>
      <w:r w:rsidRPr="0049256C">
        <w:t>TCP</w:t>
      </w:r>
      <w:r w:rsidRPr="0049256C">
        <w:t>コネクタサーバを表示する。一覧の各フィールドの意味は、次の</w:t>
      </w:r>
      <w:del w:id="3686" w:author="IRK" w:date="2020-03-11T16:19:00Z">
        <w:r w:rsidRPr="0049256C" w:rsidDel="003A26C2">
          <w:delText>通り</w:delText>
        </w:r>
      </w:del>
      <w:ins w:id="3687" w:author="IRK" w:date="2020-03-11T16:19:00Z">
        <w:r w:rsidR="003A26C2">
          <w:rPr>
            <w:rFonts w:hint="eastAsia"/>
          </w:rPr>
          <w:t>とおり</w:t>
        </w:r>
      </w:ins>
      <w:r w:rsidRPr="0049256C">
        <w:t>である。</w:t>
      </w:r>
    </w:p>
    <w:p w14:paraId="6BADCB2A" w14:textId="77777777" w:rsidR="005B6671" w:rsidRPr="0049256C" w:rsidRDefault="005B6671" w:rsidP="001E2D35">
      <w:pPr>
        <w:pStyle w:val="10"/>
      </w:pPr>
      <w:r w:rsidRPr="0049256C">
        <w:t>UUID</w:t>
      </w:r>
    </w:p>
    <w:p w14:paraId="05580CB6" w14:textId="77777777" w:rsidR="005B6671" w:rsidRPr="0049256C" w:rsidRDefault="005B6671" w:rsidP="001E2D35">
      <w:pPr>
        <w:pStyle w:val="13"/>
      </w:pPr>
      <w:r w:rsidRPr="0049256C">
        <w:t>TCP</w:t>
      </w:r>
      <w:r w:rsidRPr="0049256C">
        <w:t>コネクタサーバが有効</w:t>
      </w:r>
      <w:r w:rsidRPr="0049256C">
        <w:rPr>
          <w:rFonts w:hint="eastAsia"/>
        </w:rPr>
        <w:t>化された</w:t>
      </w:r>
      <w:r w:rsidRPr="0049256C">
        <w:t>InnoRules</w:t>
      </w:r>
      <w:r w:rsidRPr="0049256C">
        <w:t>サーバの名前でインストールされる時に付与された</w:t>
      </w:r>
      <w:r w:rsidRPr="0049256C">
        <w:t>UUID</w:t>
      </w:r>
      <w:r w:rsidRPr="0049256C">
        <w:t>である。</w:t>
      </w:r>
    </w:p>
    <w:p w14:paraId="1DEC5EBD" w14:textId="52AA7F73" w:rsidR="005B6671" w:rsidRPr="0049256C" w:rsidRDefault="005B6671" w:rsidP="001E2D35">
      <w:pPr>
        <w:pStyle w:val="10"/>
      </w:pPr>
      <w:del w:id="3688" w:author="IRK" w:date="2020-03-10T10:26:00Z">
        <w:r w:rsidRPr="0049256C" w:rsidDel="00792DD6">
          <w:delText>バインド</w:delText>
        </w:r>
      </w:del>
      <w:ins w:id="3689" w:author="IRK" w:date="2020-03-10T10:26:00Z">
        <w:r w:rsidR="00792DD6">
          <w:rPr>
            <w:rFonts w:hint="eastAsia"/>
          </w:rPr>
          <w:t>接続</w:t>
        </w:r>
      </w:ins>
      <w:r w:rsidRPr="0049256C">
        <w:t>するアドレスとポート</w:t>
      </w:r>
    </w:p>
    <w:p w14:paraId="0FFB2A1E" w14:textId="5A208B61" w:rsidR="001A6A0C" w:rsidRDefault="005B6671" w:rsidP="001E2D35">
      <w:pPr>
        <w:pStyle w:val="13"/>
      </w:pPr>
      <w:r w:rsidRPr="0049256C">
        <w:t>この</w:t>
      </w:r>
      <w:r w:rsidRPr="0049256C">
        <w:t>TCP</w:t>
      </w:r>
      <w:r w:rsidRPr="0049256C">
        <w:t>コネクタサーバに接続するための</w:t>
      </w:r>
      <w:r w:rsidRPr="0049256C">
        <w:t>IP</w:t>
      </w:r>
      <w:r w:rsidRPr="0049256C">
        <w:t>アドレスとポートである。</w:t>
      </w:r>
    </w:p>
    <w:p w14:paraId="318B6FE1" w14:textId="77777777" w:rsidR="005B6671" w:rsidRPr="0049256C" w:rsidRDefault="005B6671" w:rsidP="001E2D35">
      <w:pPr>
        <w:pStyle w:val="10"/>
      </w:pPr>
      <w:r w:rsidRPr="0049256C">
        <w:t>ローカル</w:t>
      </w:r>
    </w:p>
    <w:p w14:paraId="4D4FE04E" w14:textId="169220D7" w:rsidR="005B6671" w:rsidRPr="0049256C" w:rsidRDefault="005B6671" w:rsidP="001E2D35">
      <w:pPr>
        <w:pStyle w:val="13"/>
      </w:pPr>
      <w:r w:rsidRPr="0049256C">
        <w:t>ローカルインストールノードの</w:t>
      </w:r>
      <w:r w:rsidRPr="0049256C">
        <w:t>InnoRules</w:t>
      </w:r>
      <w:r w:rsidRPr="0049256C">
        <w:t>であるかを</w:t>
      </w:r>
      <w:r w:rsidR="00DE4B7A">
        <w:rPr>
          <w:rFonts w:hint="eastAsia"/>
        </w:rPr>
        <w:t>表す</w:t>
      </w:r>
      <w:r w:rsidRPr="0049256C">
        <w:t>。チェックされている場合は、ローカルインストールノードで有効</w:t>
      </w:r>
      <w:r w:rsidRPr="0049256C">
        <w:rPr>
          <w:rFonts w:hint="eastAsia"/>
        </w:rPr>
        <w:t>化された</w:t>
      </w:r>
      <w:r w:rsidRPr="0049256C">
        <w:t>管理サービスであることを意味する。</w:t>
      </w:r>
    </w:p>
    <w:p w14:paraId="0C5CFAD0" w14:textId="77777777" w:rsidR="005B6671" w:rsidRPr="0049256C" w:rsidRDefault="005B6671" w:rsidP="00EC7890"/>
    <w:p w14:paraId="660EB54F" w14:textId="0DA9EAC1" w:rsidR="005B6671" w:rsidRPr="0049256C" w:rsidRDefault="005B6671" w:rsidP="00EC7890">
      <w:r w:rsidRPr="0049256C">
        <w:t>作業メニューは、次の</w:t>
      </w:r>
      <w:del w:id="3690" w:author="IRK" w:date="2020-03-11T16:20:00Z">
        <w:r w:rsidRPr="0049256C" w:rsidDel="003A26C2">
          <w:delText>通り</w:delText>
        </w:r>
      </w:del>
      <w:ins w:id="3691" w:author="IRK" w:date="2020-03-11T16:20:00Z">
        <w:r w:rsidR="003A26C2">
          <w:rPr>
            <w:rFonts w:hint="eastAsia"/>
          </w:rPr>
          <w:t>とおり</w:t>
        </w:r>
      </w:ins>
      <w:r w:rsidRPr="0049256C">
        <w:t>である。</w:t>
      </w:r>
    </w:p>
    <w:p w14:paraId="5D4E76EE" w14:textId="77777777" w:rsidR="005B6671" w:rsidRPr="0049256C" w:rsidRDefault="005B6671" w:rsidP="001E2D35">
      <w:pPr>
        <w:pStyle w:val="10"/>
      </w:pPr>
      <w:r w:rsidRPr="0049256C">
        <w:t>グループ設定変更</w:t>
      </w:r>
    </w:p>
    <w:p w14:paraId="2635837F" w14:textId="18B1B7FA" w:rsidR="005B6671" w:rsidRPr="0049256C" w:rsidRDefault="005B6671" w:rsidP="001E2D35">
      <w:pPr>
        <w:pStyle w:val="13"/>
      </w:pPr>
      <w:r w:rsidRPr="0049256C">
        <w:t>TCP</w:t>
      </w:r>
      <w:r w:rsidRPr="0049256C">
        <w:t>コネクタサーバグループの設定を変更する。このメニューを選択すると、</w:t>
      </w:r>
      <w:del w:id="3692" w:author="IRK" w:date="2020-03-09T15:05:00Z">
        <w:r w:rsidRPr="0049256C" w:rsidDel="00AC5AB8">
          <w:delText>2.4.5.5</w:delText>
        </w:r>
      </w:del>
      <w:ins w:id="3693" w:author="IRK" w:date="2020-03-10T22:24:00Z">
        <w:r w:rsidR="008E3CAF">
          <w:rPr>
            <w:rFonts w:hint="eastAsia"/>
          </w:rPr>
          <w:t>「</w:t>
        </w:r>
      </w:ins>
      <w:ins w:id="3694" w:author="IRK" w:date="2020-03-09T15:05:00Z">
        <w:r w:rsidR="00AC5AB8">
          <w:fldChar w:fldCharType="begin"/>
        </w:r>
        <w:r w:rsidR="00AC5AB8">
          <w:instrText xml:space="preserve"> </w:instrText>
        </w:r>
        <w:r w:rsidR="00AC5AB8">
          <w:rPr>
            <w:rFonts w:hint="eastAsia"/>
          </w:rPr>
          <w:instrText>REF _Ref34658496 \r \h</w:instrText>
        </w:r>
        <w:r w:rsidR="00AC5AB8">
          <w:instrText xml:space="preserve"> </w:instrText>
        </w:r>
      </w:ins>
      <w:r w:rsidR="00AC5AB8">
        <w:fldChar w:fldCharType="separate"/>
      </w:r>
      <w:r w:rsidR="00AB1F2F">
        <w:t>2.4.5.5</w:t>
      </w:r>
      <w:ins w:id="3695" w:author="IRK" w:date="2020-03-09T15:05:00Z">
        <w:r w:rsidR="00AC5AB8">
          <w:fldChar w:fldCharType="end"/>
        </w:r>
      </w:ins>
      <w:ins w:id="3696" w:author="IRK" w:date="2020-04-16T13:54:00Z">
        <w:r w:rsidR="00FE0639">
          <w:rPr>
            <w:rFonts w:hint="eastAsia"/>
          </w:rPr>
          <w:t xml:space="preserve"> </w:t>
        </w:r>
      </w:ins>
      <w:ins w:id="3697" w:author="IRK" w:date="2020-03-09T15:05:00Z">
        <w:r w:rsidR="00AC5AB8">
          <w:fldChar w:fldCharType="begin"/>
        </w:r>
        <w:r w:rsidR="00AC5AB8">
          <w:instrText xml:space="preserve"> REF _Ref34658496 \h </w:instrText>
        </w:r>
      </w:ins>
      <w:r w:rsidR="00AC5AB8">
        <w:fldChar w:fldCharType="separate"/>
      </w:r>
      <w:r w:rsidR="00AB1F2F" w:rsidRPr="0049256C">
        <w:t>TCP</w:t>
      </w:r>
      <w:r w:rsidR="00AB1F2F" w:rsidRPr="0049256C">
        <w:t>コネクタサーバグループの設定</w:t>
      </w:r>
      <w:ins w:id="3698" w:author="IRK" w:date="2020-03-09T15:05:00Z">
        <w:r w:rsidR="00AC5AB8">
          <w:fldChar w:fldCharType="end"/>
        </w:r>
      </w:ins>
      <w:ins w:id="3699" w:author="IRK" w:date="2020-03-10T22:24:00Z">
        <w:r w:rsidR="008E3CAF">
          <w:rPr>
            <w:rFonts w:hint="eastAsia"/>
          </w:rPr>
          <w:t>」</w:t>
        </w:r>
      </w:ins>
      <w:r w:rsidRPr="0049256C">
        <w:t>に移動する。</w:t>
      </w:r>
    </w:p>
    <w:p w14:paraId="6E025C5A" w14:textId="610AB727" w:rsidR="005B6671" w:rsidRPr="000626CB" w:rsidRDefault="00BA6E96" w:rsidP="001E2D35">
      <w:pPr>
        <w:pStyle w:val="10"/>
      </w:pPr>
      <w:r w:rsidRPr="000626CB">
        <w:t>上</w:t>
      </w:r>
      <w:r w:rsidRPr="009A2CC8">
        <w:rPr>
          <w:rFonts w:hint="eastAsia"/>
        </w:rPr>
        <w:t>に移動</w:t>
      </w:r>
      <w:r w:rsidRPr="000626CB">
        <w:t>・下</w:t>
      </w:r>
      <w:r w:rsidRPr="009A2CC8">
        <w:rPr>
          <w:rFonts w:hint="eastAsia"/>
        </w:rPr>
        <w:t>に移動</w:t>
      </w:r>
    </w:p>
    <w:p w14:paraId="6B9DD1E4" w14:textId="74EBAF69" w:rsidR="005B6671" w:rsidRPr="0049256C" w:rsidRDefault="005B6671" w:rsidP="001E2D35">
      <w:pPr>
        <w:pStyle w:val="13"/>
      </w:pPr>
      <w:r w:rsidRPr="0049256C">
        <w:t>選択された</w:t>
      </w:r>
      <w:r w:rsidRPr="0049256C">
        <w:t>TCP</w:t>
      </w:r>
      <w:r w:rsidRPr="0049256C">
        <w:t>コネクタサーバの順序を上または下へ移動する。順序は、高可用性モードでは重視して使用される。</w:t>
      </w:r>
      <w:r w:rsidRPr="0049256C">
        <w:t>TCP</w:t>
      </w:r>
      <w:r w:rsidRPr="0049256C">
        <w:t>コネクタの順序が高可用性モードでどのような意味を持つのかについては、</w:t>
      </w:r>
      <w:del w:id="3700" w:author="IRK" w:date="2020-03-09T15:06:00Z">
        <w:r w:rsidRPr="0049256C" w:rsidDel="00AC5AB8">
          <w:delText>3.8.4.2</w:delText>
        </w:r>
        <w:r w:rsidRPr="0049256C" w:rsidDel="00AC5AB8">
          <w:rPr>
            <w:rFonts w:hint="eastAsia"/>
          </w:rPr>
          <w:delText xml:space="preserve"> TCP</w:delText>
        </w:r>
        <w:r w:rsidRPr="0049256C" w:rsidDel="00AC5AB8">
          <w:rPr>
            <w:rFonts w:hint="eastAsia"/>
          </w:rPr>
          <w:delText>コネクタサーバグループ</w:delText>
        </w:r>
      </w:del>
      <w:ins w:id="3701" w:author="IRK" w:date="2020-03-10T22:24:00Z">
        <w:r w:rsidR="008E3CAF">
          <w:rPr>
            <w:rFonts w:hint="eastAsia"/>
          </w:rPr>
          <w:t>「</w:t>
        </w:r>
      </w:ins>
      <w:ins w:id="3702" w:author="IRK" w:date="2020-03-09T15:06:00Z">
        <w:r w:rsidR="00AC5AB8">
          <w:fldChar w:fldCharType="begin"/>
        </w:r>
        <w:r w:rsidR="00AC5AB8">
          <w:instrText xml:space="preserve"> </w:instrText>
        </w:r>
        <w:r w:rsidR="00AC5AB8">
          <w:rPr>
            <w:rFonts w:hint="eastAsia"/>
          </w:rPr>
          <w:instrText>REF _Ref34658286 \r \h</w:instrText>
        </w:r>
        <w:r w:rsidR="00AC5AB8">
          <w:instrText xml:space="preserve"> </w:instrText>
        </w:r>
      </w:ins>
      <w:r w:rsidR="00AC5AB8">
        <w:fldChar w:fldCharType="separate"/>
      </w:r>
      <w:r w:rsidR="00AB1F2F">
        <w:t>3.8.4.2</w:t>
      </w:r>
      <w:ins w:id="3703" w:author="IRK" w:date="2020-03-09T15:06:00Z">
        <w:r w:rsidR="00AC5AB8">
          <w:fldChar w:fldCharType="end"/>
        </w:r>
      </w:ins>
      <w:ins w:id="3704" w:author="IRK" w:date="2020-04-16T13:54:00Z">
        <w:r w:rsidR="00FE0639">
          <w:rPr>
            <w:rFonts w:hint="eastAsia"/>
          </w:rPr>
          <w:t xml:space="preserve"> </w:t>
        </w:r>
      </w:ins>
      <w:ins w:id="3705" w:author="IRK" w:date="2020-03-09T15:06:00Z">
        <w:r w:rsidR="00AC5AB8">
          <w:fldChar w:fldCharType="begin"/>
        </w:r>
        <w:r w:rsidR="00AC5AB8">
          <w:instrText xml:space="preserve"> REF _Ref34658286 \h </w:instrText>
        </w:r>
      </w:ins>
      <w:r w:rsidR="00AC5AB8">
        <w:fldChar w:fldCharType="separate"/>
      </w:r>
      <w:r w:rsidR="00AB1F2F" w:rsidRPr="0049256C">
        <w:t>TCP</w:t>
      </w:r>
      <w:r w:rsidR="00AB1F2F" w:rsidRPr="0049256C">
        <w:t>コネクタサーバグループ</w:t>
      </w:r>
      <w:ins w:id="3706" w:author="IRK" w:date="2020-03-09T15:06:00Z">
        <w:r w:rsidR="00AC5AB8">
          <w:fldChar w:fldCharType="end"/>
        </w:r>
      </w:ins>
      <w:ins w:id="3707" w:author="IRK" w:date="2020-03-10T22:24:00Z">
        <w:r w:rsidR="008E3CAF">
          <w:rPr>
            <w:rFonts w:hint="eastAsia"/>
          </w:rPr>
          <w:t>」</w:t>
        </w:r>
      </w:ins>
      <w:r w:rsidRPr="0049256C">
        <w:t>を参照のこと。</w:t>
      </w:r>
    </w:p>
    <w:p w14:paraId="5632A0F2" w14:textId="77777777" w:rsidR="005D15F3" w:rsidRPr="0049256C" w:rsidRDefault="005D15F3" w:rsidP="00EC7890">
      <w:pPr>
        <w:ind w:left="910"/>
      </w:pPr>
    </w:p>
    <w:p w14:paraId="208A18EF" w14:textId="205BF300" w:rsidR="005B6671" w:rsidRPr="0049256C" w:rsidRDefault="005B6671">
      <w:pPr>
        <w:pStyle w:val="32"/>
        <w:numPr>
          <w:ilvl w:val="2"/>
          <w:numId w:val="139"/>
        </w:numPr>
        <w:rPr>
          <w:lang w:eastAsia="ja-JP"/>
        </w:rPr>
        <w:pPrChange w:id="3708" w:author="IRK" w:date="2020-05-11T09:40:00Z">
          <w:pPr>
            <w:pStyle w:val="32"/>
            <w:numPr>
              <w:numId w:val="27"/>
            </w:numPr>
            <w:spacing w:before="12" w:after="12"/>
            <w:jc w:val="left"/>
          </w:pPr>
        </w:pPrChange>
      </w:pPr>
      <w:bookmarkStart w:id="3709" w:name="_Toc429066557"/>
      <w:bookmarkStart w:id="3710" w:name="_Toc441755312"/>
      <w:bookmarkStart w:id="3711" w:name="_Ref34654582"/>
      <w:bookmarkStart w:id="3712" w:name="_Ref34654584"/>
      <w:bookmarkStart w:id="3713" w:name="_Ref34687491"/>
      <w:bookmarkStart w:id="3714" w:name="_Ref34687495"/>
      <w:bookmarkStart w:id="3715" w:name="_Toc40449542"/>
      <w:r w:rsidRPr="0049256C">
        <w:rPr>
          <w:rFonts w:hint="eastAsia"/>
          <w:lang w:eastAsia="ja-JP"/>
        </w:rPr>
        <w:t>ルール</w:t>
      </w:r>
      <w:bookmarkEnd w:id="3709"/>
      <w:bookmarkEnd w:id="3710"/>
      <w:r w:rsidR="00BA5E07">
        <w:rPr>
          <w:rFonts w:hint="eastAsia"/>
          <w:lang w:eastAsia="ja-JP"/>
        </w:rPr>
        <w:t>Web</w:t>
      </w:r>
      <w:r w:rsidR="00BA5E07">
        <w:rPr>
          <w:rFonts w:hint="eastAsia"/>
          <w:lang w:eastAsia="ja-JP"/>
        </w:rPr>
        <w:t>サービス</w:t>
      </w:r>
      <w:bookmarkEnd w:id="3711"/>
      <w:bookmarkEnd w:id="3712"/>
      <w:bookmarkEnd w:id="3713"/>
      <w:bookmarkEnd w:id="3714"/>
      <w:bookmarkEnd w:id="3715"/>
    </w:p>
    <w:p w14:paraId="6CEB3B19" w14:textId="75A42CB3" w:rsidR="005B6671" w:rsidRPr="0049256C" w:rsidRDefault="005B6671" w:rsidP="00EC7890">
      <w:r w:rsidRPr="0049256C">
        <w:rPr>
          <w:rFonts w:hint="eastAsia"/>
        </w:rPr>
        <w:t>ルール</w:t>
      </w:r>
      <w:r w:rsidR="00BA5E07">
        <w:rPr>
          <w:rFonts w:hint="eastAsia"/>
        </w:rPr>
        <w:t>Web</w:t>
      </w:r>
      <w:r w:rsidR="00BA5E07">
        <w:rPr>
          <w:rFonts w:hint="eastAsia"/>
        </w:rPr>
        <w:t>サービス</w:t>
      </w:r>
      <w:r w:rsidRPr="0049256C">
        <w:rPr>
          <w:rFonts w:hint="eastAsia"/>
        </w:rPr>
        <w:t>は</w:t>
      </w:r>
      <w:r w:rsidRPr="0049256C">
        <w:rPr>
          <w:rFonts w:hint="eastAsia"/>
        </w:rPr>
        <w:t>SOAP</w:t>
      </w:r>
      <w:r w:rsidR="00C30306">
        <w:rPr>
          <w:rFonts w:hint="eastAsia"/>
        </w:rPr>
        <w:t>/</w:t>
      </w:r>
      <w:r w:rsidRPr="0049256C">
        <w:rPr>
          <w:rFonts w:hint="eastAsia"/>
        </w:rPr>
        <w:t>HTTP</w:t>
      </w:r>
      <w:r w:rsidRPr="0049256C">
        <w:rPr>
          <w:rFonts w:hint="eastAsia"/>
        </w:rPr>
        <w:t>を利用してルールサービスを呼び出せるようにするサービスである。ルール</w:t>
      </w:r>
      <w:r w:rsidR="00BA5E07">
        <w:rPr>
          <w:rFonts w:hint="eastAsia"/>
        </w:rPr>
        <w:t>Web</w:t>
      </w:r>
      <w:r w:rsidR="00BA5E07">
        <w:rPr>
          <w:rFonts w:hint="eastAsia"/>
        </w:rPr>
        <w:t>サービス</w:t>
      </w:r>
      <w:r w:rsidRPr="0049256C">
        <w:rPr>
          <w:rFonts w:hint="eastAsia"/>
        </w:rPr>
        <w:t>に関する詳細</w:t>
      </w:r>
      <w:r w:rsidR="00957585">
        <w:rPr>
          <w:rFonts w:hint="eastAsia"/>
        </w:rPr>
        <w:t>については、</w:t>
      </w:r>
      <w:del w:id="3716" w:author="IRK" w:date="2020-03-09T15:06:00Z">
        <w:r w:rsidRPr="0049256C" w:rsidDel="00AC5AB8">
          <w:rPr>
            <w:rFonts w:hint="eastAsia"/>
          </w:rPr>
          <w:delText>3.8.5</w:delText>
        </w:r>
        <w:r w:rsidRPr="0049256C" w:rsidDel="00AC5AB8">
          <w:rPr>
            <w:rFonts w:hint="eastAsia"/>
          </w:rPr>
          <w:delText>ルール</w:delText>
        </w:r>
        <w:r w:rsidR="00BA5E07" w:rsidDel="00AC5AB8">
          <w:rPr>
            <w:rFonts w:hint="eastAsia"/>
          </w:rPr>
          <w:delText>Web</w:delText>
        </w:r>
        <w:r w:rsidR="00BA5E07" w:rsidDel="00AC5AB8">
          <w:rPr>
            <w:rFonts w:hint="eastAsia"/>
          </w:rPr>
          <w:delText>サービス</w:delText>
        </w:r>
      </w:del>
      <w:ins w:id="3717" w:author="IRK" w:date="2020-03-10T22:24:00Z">
        <w:r w:rsidR="008E3CAF">
          <w:rPr>
            <w:rFonts w:hint="eastAsia"/>
          </w:rPr>
          <w:t>「</w:t>
        </w:r>
      </w:ins>
      <w:ins w:id="3718" w:author="IRK" w:date="2020-03-09T15:06:00Z">
        <w:r w:rsidR="00AC5AB8">
          <w:fldChar w:fldCharType="begin"/>
        </w:r>
        <w:r w:rsidR="00AC5AB8">
          <w:instrText xml:space="preserve"> </w:instrText>
        </w:r>
        <w:r w:rsidR="00AC5AB8">
          <w:rPr>
            <w:rFonts w:hint="eastAsia"/>
          </w:rPr>
          <w:instrText>REF _Ref34658814 \r \h</w:instrText>
        </w:r>
        <w:r w:rsidR="00AC5AB8">
          <w:instrText xml:space="preserve"> </w:instrText>
        </w:r>
      </w:ins>
      <w:r w:rsidR="00AC5AB8">
        <w:fldChar w:fldCharType="separate"/>
      </w:r>
      <w:r w:rsidR="00AB1F2F">
        <w:t xml:space="preserve">3.8.5 </w:t>
      </w:r>
      <w:ins w:id="3719" w:author="IRK" w:date="2020-03-09T15:06:00Z">
        <w:r w:rsidR="00AC5AB8">
          <w:fldChar w:fldCharType="end"/>
        </w:r>
        <w:r w:rsidR="00AC5AB8">
          <w:fldChar w:fldCharType="begin"/>
        </w:r>
        <w:r w:rsidR="00AC5AB8">
          <w:instrText xml:space="preserve"> REF _Ref34658816 \h </w:instrText>
        </w:r>
      </w:ins>
      <w:r w:rsidR="00AC5AB8">
        <w:fldChar w:fldCharType="separate"/>
      </w:r>
      <w:r w:rsidR="00AB1F2F" w:rsidRPr="0049256C">
        <w:rPr>
          <w:rFonts w:hint="eastAsia"/>
        </w:rPr>
        <w:t>ルール</w:t>
      </w:r>
      <w:r w:rsidR="00AB1F2F">
        <w:rPr>
          <w:rFonts w:hint="eastAsia"/>
        </w:rPr>
        <w:t>Web</w:t>
      </w:r>
      <w:r w:rsidR="00AB1F2F">
        <w:rPr>
          <w:rFonts w:hint="eastAsia"/>
        </w:rPr>
        <w:t>サービス</w:t>
      </w:r>
      <w:ins w:id="3720" w:author="IRK" w:date="2020-03-09T15:06:00Z">
        <w:r w:rsidR="00AC5AB8">
          <w:fldChar w:fldCharType="end"/>
        </w:r>
      </w:ins>
      <w:ins w:id="3721" w:author="IRK" w:date="2020-03-10T22:24:00Z">
        <w:r w:rsidR="008E3CAF">
          <w:rPr>
            <w:rFonts w:hint="eastAsia"/>
          </w:rPr>
          <w:t>」</w:t>
        </w:r>
      </w:ins>
      <w:r w:rsidR="00C24439">
        <w:rPr>
          <w:rFonts w:hint="eastAsia"/>
        </w:rPr>
        <w:t>を</w:t>
      </w:r>
      <w:r w:rsidRPr="0049256C">
        <w:rPr>
          <w:rFonts w:hint="eastAsia"/>
        </w:rPr>
        <w:t>参照のこと。</w:t>
      </w:r>
    </w:p>
    <w:p w14:paraId="174729B7" w14:textId="77777777" w:rsidR="005B6671" w:rsidRPr="0049256C" w:rsidRDefault="005B6671" w:rsidP="00EC7890"/>
    <w:p w14:paraId="2018203B" w14:textId="1EB28210" w:rsidR="005B6671" w:rsidRPr="0049256C" w:rsidRDefault="005B6671">
      <w:pPr>
        <w:pStyle w:val="42"/>
        <w:numPr>
          <w:ilvl w:val="3"/>
          <w:numId w:val="139"/>
        </w:numPr>
        <w:rPr>
          <w:lang w:eastAsia="ja-JP"/>
        </w:rPr>
        <w:pPrChange w:id="3722" w:author="IRK" w:date="2020-05-11T09:40:00Z">
          <w:pPr>
            <w:pStyle w:val="42"/>
            <w:numPr>
              <w:numId w:val="27"/>
            </w:numPr>
          </w:pPr>
        </w:pPrChange>
      </w:pPr>
      <w:bookmarkStart w:id="3723" w:name="_Ref34660665"/>
      <w:r w:rsidRPr="0049256C">
        <w:rPr>
          <w:rFonts w:hint="eastAsia"/>
          <w:lang w:eastAsia="ja-JP"/>
        </w:rPr>
        <w:t>ルール</w:t>
      </w:r>
      <w:r w:rsidR="00BA5E07">
        <w:rPr>
          <w:rFonts w:hint="eastAsia"/>
          <w:lang w:eastAsia="ja-JP"/>
        </w:rPr>
        <w:t>Web</w:t>
      </w:r>
      <w:r w:rsidR="00BA5E07">
        <w:rPr>
          <w:rFonts w:hint="eastAsia"/>
          <w:lang w:eastAsia="ja-JP"/>
        </w:rPr>
        <w:t>サービス</w:t>
      </w:r>
      <w:bookmarkEnd w:id="3723"/>
    </w:p>
    <w:p w14:paraId="58994D9A" w14:textId="52D56C23" w:rsidR="005B6671" w:rsidRPr="0049256C" w:rsidRDefault="000A3177" w:rsidP="00EC7890">
      <w:del w:id="3724" w:author="IRK" w:date="2020-03-09T15:06:00Z">
        <w:r w:rsidRPr="0049256C" w:rsidDel="00AC5AB8">
          <w:rPr>
            <w:rFonts w:hint="eastAsia"/>
          </w:rPr>
          <w:delText>表</w:delText>
        </w:r>
        <w:r w:rsidRPr="0049256C" w:rsidDel="00AC5AB8">
          <w:rPr>
            <w:rFonts w:hint="eastAsia"/>
          </w:rPr>
          <w:delText>9</w:delText>
        </w:r>
        <w:r w:rsidR="00545DC8" w:rsidDel="00AC5AB8">
          <w:rPr>
            <w:rFonts w:hint="eastAsia"/>
          </w:rPr>
          <w:delText>8</w:delText>
        </w:r>
      </w:del>
      <w:ins w:id="3725" w:author="IRK" w:date="2020-03-09T15:06:00Z">
        <w:r w:rsidR="00AC5AB8">
          <w:rPr>
            <w:rFonts w:hint="eastAsia"/>
          </w:rPr>
          <w:t>次の表</w:t>
        </w:r>
      </w:ins>
      <w:r w:rsidR="005B6671" w:rsidRPr="0049256C">
        <w:rPr>
          <w:rFonts w:hint="eastAsia"/>
        </w:rPr>
        <w:t>は</w:t>
      </w:r>
      <w:r w:rsidR="00957585">
        <w:rPr>
          <w:rFonts w:hint="eastAsia"/>
        </w:rPr>
        <w:t>、</w:t>
      </w:r>
      <w:r w:rsidR="005B6671" w:rsidRPr="0049256C">
        <w:rPr>
          <w:rFonts w:hint="eastAsia"/>
        </w:rPr>
        <w:t>登録された単位ルールシステムのリストと各単位システムでルール</w:t>
      </w:r>
      <w:r w:rsidR="00BA5E07">
        <w:rPr>
          <w:rFonts w:hint="eastAsia"/>
        </w:rPr>
        <w:t>Web</w:t>
      </w:r>
      <w:r w:rsidR="00BA5E07">
        <w:rPr>
          <w:rFonts w:hint="eastAsia"/>
        </w:rPr>
        <w:t>サービス</w:t>
      </w:r>
      <w:r w:rsidR="005B6671" w:rsidRPr="0049256C">
        <w:rPr>
          <w:rFonts w:hint="eastAsia"/>
        </w:rPr>
        <w:t>が有効になっているかを確認する段階である。</w:t>
      </w:r>
    </w:p>
    <w:p w14:paraId="0C42E271" w14:textId="77777777" w:rsidR="005B6671" w:rsidRPr="0049256C" w:rsidRDefault="005B6671" w:rsidP="00EC7890"/>
    <w:p w14:paraId="5807C117" w14:textId="5451D8FD" w:rsidR="000A3177" w:rsidRPr="0049256C" w:rsidRDefault="000A3177" w:rsidP="007D3017">
      <w:pPr>
        <w:pStyle w:val="afff6"/>
      </w:pPr>
      <w:bookmarkStart w:id="3726" w:name="_Toc34839565"/>
      <w:del w:id="3727" w:author="IRK" w:date="2020-03-09T15:06:00Z">
        <w:r w:rsidRPr="0049256C" w:rsidDel="00AC5AB8">
          <w:delText>[</w:delText>
        </w:r>
        <w:r w:rsidRPr="0049256C" w:rsidDel="00AC5AB8">
          <w:delText>表</w:delText>
        </w:r>
        <w:r w:rsidRPr="0049256C" w:rsidDel="00AC5AB8">
          <w:delText xml:space="preserve"> </w:delText>
        </w:r>
        <w:r w:rsidR="003561C7" w:rsidRPr="0049256C" w:rsidDel="00AC5AB8">
          <w:fldChar w:fldCharType="begin"/>
        </w:r>
        <w:r w:rsidR="003561C7" w:rsidRPr="0049256C" w:rsidDel="00AC5AB8">
          <w:delInstrText xml:space="preserve"> SEQ [</w:delInstrText>
        </w:r>
        <w:r w:rsidR="003561C7" w:rsidRPr="0049256C" w:rsidDel="00AC5AB8">
          <w:delInstrText>表</w:delInstrText>
        </w:r>
        <w:r w:rsidR="003561C7" w:rsidRPr="0049256C" w:rsidDel="00AC5AB8">
          <w:delInstrText xml:space="preserve"> \* ARABIC </w:delInstrText>
        </w:r>
        <w:r w:rsidR="003561C7" w:rsidRPr="0049256C" w:rsidDel="00AC5AB8">
          <w:fldChar w:fldCharType="separate"/>
        </w:r>
        <w:r w:rsidR="000132DF" w:rsidDel="00AC5AB8">
          <w:rPr>
            <w:noProof/>
          </w:rPr>
          <w:delText>98</w:delText>
        </w:r>
        <w:r w:rsidR="003561C7" w:rsidRPr="0049256C" w:rsidDel="00AC5AB8">
          <w:rPr>
            <w:noProof/>
          </w:rPr>
          <w:fldChar w:fldCharType="end"/>
        </w:r>
        <w:r w:rsidRPr="0049256C" w:rsidDel="00AC5AB8">
          <w:rPr>
            <w:rFonts w:hint="eastAsia"/>
          </w:rPr>
          <w:delText>]</w:delText>
        </w:r>
      </w:del>
      <w:ins w:id="3728" w:author="IRK" w:date="2020-03-09T15:06:00Z">
        <w:r w:rsidR="00AC5AB8">
          <w:rPr>
            <w:rFonts w:hint="eastAsia"/>
          </w:rPr>
          <w:t>[</w:t>
        </w:r>
        <w:r w:rsidR="00AC5AB8">
          <w:rPr>
            <w:rFonts w:hint="eastAsia"/>
          </w:rPr>
          <w:t>表</w:t>
        </w:r>
        <w:r w:rsidR="00AC5AB8">
          <w:rPr>
            <w:rFonts w:hint="eastAsia"/>
          </w:rPr>
          <w:t xml:space="preserve"> </w:t>
        </w:r>
        <w:r w:rsidR="00AC5AB8">
          <w:fldChar w:fldCharType="begin"/>
        </w:r>
        <w:r w:rsidR="00AC5AB8">
          <w:instrText xml:space="preserve"> </w:instrText>
        </w:r>
        <w:r w:rsidR="00AC5AB8">
          <w:rPr>
            <w:rFonts w:hint="eastAsia"/>
          </w:rPr>
          <w:instrText xml:space="preserve">SEQ </w:instrText>
        </w:r>
        <w:r w:rsidR="00AC5AB8">
          <w:rPr>
            <w:rFonts w:hint="eastAsia"/>
          </w:rPr>
          <w:instrText>表</w:instrText>
        </w:r>
        <w:r w:rsidR="00AC5AB8">
          <w:rPr>
            <w:rFonts w:hint="eastAsia"/>
          </w:rPr>
          <w:instrText xml:space="preserve"> \* ARABIC</w:instrText>
        </w:r>
        <w:r w:rsidR="00AC5AB8">
          <w:instrText xml:space="preserve"> </w:instrText>
        </w:r>
      </w:ins>
      <w:r w:rsidR="00AC5AB8">
        <w:fldChar w:fldCharType="separate"/>
      </w:r>
      <w:r w:rsidR="00AB1F2F">
        <w:rPr>
          <w:noProof/>
        </w:rPr>
        <w:t>99</w:t>
      </w:r>
      <w:ins w:id="3729" w:author="IRK" w:date="2020-03-09T15:06:00Z">
        <w:r w:rsidR="00AC5AB8">
          <w:fldChar w:fldCharType="end"/>
        </w:r>
        <w:r w:rsidR="00AC5AB8">
          <w:rPr>
            <w:rFonts w:hint="eastAsia"/>
          </w:rPr>
          <w:t>]</w:t>
        </w:r>
      </w:ins>
      <w:bookmarkEnd w:id="372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730" w:author="IRK" w:date="2020-04-16T14:10:00Z">
          <w:tblPr>
            <w:tblW w:w="0" w:type="auto"/>
            <w:tblLook w:val="04A0" w:firstRow="1" w:lastRow="0" w:firstColumn="1" w:lastColumn="0" w:noHBand="0" w:noVBand="1"/>
          </w:tblPr>
        </w:tblPrChange>
      </w:tblPr>
      <w:tblGrid>
        <w:gridCol w:w="9515"/>
        <w:tblGridChange w:id="3731">
          <w:tblGrid>
            <w:gridCol w:w="9515"/>
          </w:tblGrid>
        </w:tblGridChange>
      </w:tblGrid>
      <w:tr w:rsidR="005B6671" w:rsidRPr="0049256C" w14:paraId="7DF0A28E" w14:textId="77777777" w:rsidTr="001E2D35">
        <w:trPr>
          <w:jc w:val="center"/>
        </w:trPr>
        <w:tc>
          <w:tcPr>
            <w:tcW w:w="9515" w:type="dxa"/>
            <w:tcPrChange w:id="3732" w:author="IRK" w:date="2020-04-16T14:10:00Z">
              <w:tcPr>
                <w:tcW w:w="9515" w:type="dxa"/>
              </w:tcPr>
            </w:tcPrChange>
          </w:tcPr>
          <w:p w14:paraId="7CF5C630" w14:textId="77777777" w:rsidR="005B6671" w:rsidRPr="0049256C" w:rsidRDefault="005B6671">
            <w:pPr>
              <w:pStyle w:val="16"/>
              <w:pPrChange w:id="3733" w:author="IRK" w:date="2020-04-27T17:26:00Z">
                <w:pPr/>
              </w:pPrChange>
            </w:pPr>
            <w:r w:rsidRPr="0049256C">
              <w:t>********************************************************************************</w:t>
            </w:r>
          </w:p>
          <w:p w14:paraId="7BC12807" w14:textId="77777777" w:rsidR="005B6671" w:rsidRPr="0049256C" w:rsidRDefault="005B6671">
            <w:pPr>
              <w:pStyle w:val="16"/>
              <w:pPrChange w:id="3734" w:author="IRK" w:date="2020-04-27T17:26:00Z">
                <w:pPr/>
              </w:pPrChange>
            </w:pPr>
          </w:p>
          <w:p w14:paraId="3C2999D7" w14:textId="1BE2E3F5" w:rsidR="005B6671" w:rsidRPr="0049256C" w:rsidRDefault="005B6671">
            <w:pPr>
              <w:pStyle w:val="16"/>
              <w:pPrChange w:id="3735" w:author="IRK" w:date="2020-04-27T17:26:00Z">
                <w:pPr/>
              </w:pPrChange>
            </w:pPr>
            <w:r w:rsidRPr="0049256C">
              <w:rPr>
                <w:rFonts w:hint="eastAsia"/>
              </w:rPr>
              <w:t>サービスタイプ選択</w:t>
            </w:r>
            <w:r w:rsidRPr="0049256C">
              <w:t xml:space="preserve"> -&gt; </w:t>
            </w:r>
            <w:r w:rsidRPr="0049256C">
              <w:rPr>
                <w:rFonts w:hint="eastAsia"/>
              </w:rPr>
              <w:t>ルール</w:t>
            </w:r>
            <w:r w:rsidR="00BA5E07">
              <w:rPr>
                <w:rFonts w:hint="eastAsia"/>
              </w:rPr>
              <w:t>Web</w:t>
            </w:r>
            <w:r w:rsidR="00BA5E07">
              <w:rPr>
                <w:rFonts w:hint="eastAsia"/>
              </w:rPr>
              <w:t>サービス</w:t>
            </w:r>
          </w:p>
          <w:p w14:paraId="22FFAC57" w14:textId="77777777" w:rsidR="005B6671" w:rsidRPr="0049256C" w:rsidRDefault="005B6671">
            <w:pPr>
              <w:pStyle w:val="16"/>
              <w:pPrChange w:id="3736" w:author="IRK" w:date="2020-04-27T17:26:00Z">
                <w:pPr/>
              </w:pPrChange>
            </w:pPr>
          </w:p>
          <w:p w14:paraId="45835A46" w14:textId="77777777" w:rsidR="005B6671" w:rsidRPr="0049256C" w:rsidRDefault="005B6671">
            <w:pPr>
              <w:pStyle w:val="16"/>
              <w:pPrChange w:id="3737" w:author="IRK" w:date="2020-04-27T17:26:00Z">
                <w:pPr/>
              </w:pPrChange>
            </w:pPr>
            <w:r w:rsidRPr="0049256C">
              <w:t>********************************************************************************</w:t>
            </w:r>
          </w:p>
          <w:p w14:paraId="5B2B1302" w14:textId="77777777" w:rsidR="005B6671" w:rsidRPr="0049256C" w:rsidRDefault="005B6671">
            <w:pPr>
              <w:pStyle w:val="16"/>
              <w:pPrChange w:id="3738" w:author="IRK" w:date="2020-04-27T17:26:00Z">
                <w:pPr/>
              </w:pPrChange>
            </w:pPr>
          </w:p>
          <w:p w14:paraId="1E851CEE" w14:textId="6A4FE380" w:rsidR="005B6671" w:rsidRPr="0049256C" w:rsidRDefault="005B6671">
            <w:pPr>
              <w:pStyle w:val="16"/>
              <w:pPrChange w:id="3739" w:author="IRK" w:date="2020-04-27T17:26:00Z">
                <w:pPr/>
              </w:pPrChange>
            </w:pPr>
            <w:r w:rsidRPr="0049256C">
              <w:rPr>
                <w:rFonts w:hint="eastAsia"/>
              </w:rPr>
              <w:t>ルール</w:t>
            </w:r>
            <w:r w:rsidR="00BA5E07">
              <w:rPr>
                <w:rFonts w:hint="eastAsia"/>
              </w:rPr>
              <w:t>Web</w:t>
            </w:r>
            <w:r w:rsidR="00BA5E07">
              <w:rPr>
                <w:rFonts w:hint="eastAsia"/>
              </w:rPr>
              <w:t>サービス</w:t>
            </w:r>
            <w:r w:rsidRPr="0049256C">
              <w:rPr>
                <w:rFonts w:hint="eastAsia"/>
              </w:rPr>
              <w:t>に対する作業を選択してください。</w:t>
            </w:r>
          </w:p>
          <w:p w14:paraId="73B38AD5" w14:textId="77777777" w:rsidR="005B6671" w:rsidRPr="0049256C" w:rsidRDefault="005B6671">
            <w:pPr>
              <w:pStyle w:val="16"/>
              <w:pPrChange w:id="3740" w:author="IRK" w:date="2020-04-27T17:26:00Z">
                <w:pPr/>
              </w:pPrChange>
            </w:pPr>
          </w:p>
          <w:p w14:paraId="1E761718" w14:textId="77777777" w:rsidR="000A3177" w:rsidRPr="0049256C" w:rsidRDefault="000A3177">
            <w:pPr>
              <w:pStyle w:val="16"/>
              <w:pPrChange w:id="3741" w:author="IRK" w:date="2020-04-27T17:26:00Z">
                <w:pPr/>
              </w:pPrChange>
            </w:pPr>
          </w:p>
          <w:p w14:paraId="49E20C4F" w14:textId="77777777" w:rsidR="005B6671" w:rsidRPr="0049256C" w:rsidRDefault="005B6671">
            <w:pPr>
              <w:pStyle w:val="16"/>
              <w:pPrChange w:id="3742" w:author="IRK" w:date="2020-04-27T17:26:00Z">
                <w:pPr/>
              </w:pPrChange>
            </w:pPr>
            <w:r w:rsidRPr="0049256C">
              <w:t>[</w:t>
            </w:r>
            <w:r w:rsidRPr="0049256C">
              <w:rPr>
                <w:rFonts w:hint="eastAsia"/>
              </w:rPr>
              <w:t>項目</w:t>
            </w:r>
            <w:r w:rsidRPr="0049256C">
              <w:t>]</w:t>
            </w:r>
          </w:p>
          <w:p w14:paraId="7FFF0125" w14:textId="77777777" w:rsidR="005B6671" w:rsidRPr="0049256C" w:rsidRDefault="005B6671">
            <w:pPr>
              <w:pStyle w:val="16"/>
              <w:pPrChange w:id="3743" w:author="IRK" w:date="2020-04-27T17:26:00Z">
                <w:pPr/>
              </w:pPrChange>
            </w:pPr>
            <w:r w:rsidRPr="0049256C">
              <w:t>----------------------------------------------------------------------</w:t>
            </w:r>
          </w:p>
          <w:p w14:paraId="74DBEF76" w14:textId="0CD69CB6" w:rsidR="005B6671" w:rsidRPr="0049256C" w:rsidRDefault="005B6671">
            <w:pPr>
              <w:pStyle w:val="16"/>
              <w:pPrChange w:id="3744" w:author="IRK" w:date="2020-04-27T17:26:00Z">
                <w:pPr/>
              </w:pPrChange>
            </w:pPr>
            <w:r w:rsidRPr="0049256C">
              <w:t xml:space="preserve">    | </w:t>
            </w:r>
            <w:r w:rsidRPr="0049256C">
              <w:rPr>
                <w:rFonts w:ascii="ＭＳ Ｐゴシック" w:hAnsi="ＭＳ Ｐゴシック" w:hint="eastAsia"/>
              </w:rPr>
              <w:t>システム</w:t>
            </w:r>
            <w:r w:rsidRPr="0049256C">
              <w:rPr>
                <w:rFonts w:ascii="ＭＳ Ｐゴシック" w:hAnsi="ＭＳ Ｐゴシック"/>
              </w:rPr>
              <w:t>ID</w:t>
            </w:r>
            <w:r w:rsidRPr="0049256C">
              <w:t xml:space="preserve"> | </w:t>
            </w:r>
            <w:r w:rsidRPr="0049256C">
              <w:rPr>
                <w:rFonts w:ascii="ＭＳ Ｐゴシック" w:hAnsi="ＭＳ Ｐゴシック" w:hint="eastAsia"/>
              </w:rPr>
              <w:t>システム名称</w:t>
            </w:r>
            <w:del w:id="3745" w:author="IRK" w:date="2020-03-10T09:08:00Z">
              <w:r w:rsidR="000A3177" w:rsidRPr="0049256C" w:rsidDel="009D2A39">
                <w:rPr>
                  <w:rFonts w:ascii="ＭＳ Ｐゴシック" w:hAnsi="ＭＳ Ｐゴシック" w:hint="eastAsia"/>
                </w:rPr>
                <w:delText xml:space="preserve">　</w:delText>
              </w:r>
            </w:del>
            <w:ins w:id="3746" w:author="IRK" w:date="2020-03-10T09:08:00Z">
              <w:r w:rsidR="009D2A39">
                <w:rPr>
                  <w:rFonts w:ascii="ＭＳ Ｐゴシック" w:hAnsi="ＭＳ Ｐゴシック" w:hint="eastAsia"/>
                </w:rPr>
                <w:t xml:space="preserve"> </w:t>
              </w:r>
            </w:ins>
            <w:r w:rsidRPr="0049256C">
              <w:t xml:space="preserve"> | </w:t>
            </w:r>
            <w:r w:rsidRPr="0049256C">
              <w:rPr>
                <w:rFonts w:ascii="ＭＳ Ｐゴシック" w:hAnsi="ＭＳ Ｐゴシック" w:hint="eastAsia"/>
              </w:rPr>
              <w:t>エイリアス</w:t>
            </w:r>
            <w:del w:id="3747" w:author="IRK" w:date="2020-03-10T09:08:00Z">
              <w:r w:rsidR="000A3177" w:rsidRPr="0049256C" w:rsidDel="009D2A39">
                <w:rPr>
                  <w:rFonts w:ascii="ＭＳ Ｐゴシック" w:hAnsi="ＭＳ Ｐゴシック" w:hint="eastAsia"/>
                </w:rPr>
                <w:delText xml:space="preserve">　</w:delText>
              </w:r>
            </w:del>
            <w:ins w:id="3748" w:author="IRK" w:date="2020-03-10T09:08:00Z">
              <w:r w:rsidR="009D2A39">
                <w:rPr>
                  <w:rFonts w:ascii="ＭＳ Ｐゴシック" w:hAnsi="ＭＳ Ｐゴシック" w:hint="eastAsia"/>
                </w:rPr>
                <w:t xml:space="preserve"> </w:t>
              </w:r>
            </w:ins>
            <w:r w:rsidRPr="0049256C">
              <w:rPr>
                <w:rFonts w:ascii="ＭＳ Ｐゴシック" w:hAnsi="ＭＳ Ｐゴシック"/>
              </w:rPr>
              <w:t xml:space="preserve"> </w:t>
            </w:r>
            <w:r w:rsidRPr="0049256C">
              <w:t xml:space="preserve">| </w:t>
            </w:r>
            <w:r w:rsidR="00BA6E96">
              <w:rPr>
                <w:rFonts w:ascii="ＭＳ Ｐゴシック" w:hAnsi="ＭＳ Ｐゴシック" w:hint="eastAsia"/>
              </w:rPr>
              <w:t>有効有無</w:t>
            </w:r>
            <w:r w:rsidRPr="0049256C">
              <w:t xml:space="preserve"> | </w:t>
            </w:r>
            <w:r w:rsidRPr="0049256C">
              <w:rPr>
                <w:rFonts w:ascii="ＭＳ Ｐゴシック" w:hAnsi="ＭＳ Ｐゴシック" w:hint="eastAsia"/>
              </w:rPr>
              <w:t>ローカル</w:t>
            </w:r>
            <w:r w:rsidRPr="0049256C">
              <w:t xml:space="preserve"> |</w:t>
            </w:r>
          </w:p>
          <w:p w14:paraId="347E67FF" w14:textId="77777777" w:rsidR="005B6671" w:rsidRPr="0049256C" w:rsidRDefault="005B6671">
            <w:pPr>
              <w:pStyle w:val="16"/>
              <w:pPrChange w:id="3749" w:author="IRK" w:date="2020-04-27T17:26:00Z">
                <w:pPr/>
              </w:pPrChange>
            </w:pPr>
            <w:r w:rsidRPr="0049256C">
              <w:t>----------------------------------------------------------------------</w:t>
            </w:r>
          </w:p>
          <w:p w14:paraId="70686B4A" w14:textId="77777777" w:rsidR="005B6671" w:rsidRPr="0049256C" w:rsidRDefault="005B6671">
            <w:pPr>
              <w:pStyle w:val="16"/>
              <w:pPrChange w:id="3750" w:author="IRK" w:date="2020-04-27T17:26:00Z">
                <w:pPr/>
              </w:pPrChange>
            </w:pPr>
            <w:r w:rsidRPr="0049256C">
              <w:t xml:space="preserve">  1 | DEV       </w:t>
            </w:r>
            <w:r w:rsidRPr="0049256C">
              <w:rPr>
                <w:rFonts w:eastAsiaTheme="minorEastAsia"/>
              </w:rPr>
              <w:t xml:space="preserve"> </w:t>
            </w:r>
            <w:r w:rsidRPr="0049256C">
              <w:t xml:space="preserve">| </w:t>
            </w:r>
            <w:r w:rsidRPr="0049256C">
              <w:rPr>
                <w:rFonts w:ascii="ＭＳ Ｐゴシック" w:hAnsi="ＭＳ Ｐゴシック" w:hint="eastAsia"/>
              </w:rPr>
              <w:t>開発系</w:t>
            </w:r>
            <w:r w:rsidRPr="0049256C">
              <w:rPr>
                <w:rFonts w:ascii="ＭＳ Ｐゴシック" w:hAnsi="ＭＳ Ｐゴシック"/>
              </w:rPr>
              <w:t xml:space="preserve"> </w:t>
            </w:r>
            <w:r w:rsidRPr="0049256C">
              <w:t xml:space="preserve">     | N/A  </w:t>
            </w:r>
            <w:r w:rsidRPr="0049256C">
              <w:rPr>
                <w:rFonts w:eastAsiaTheme="minorEastAsia"/>
              </w:rPr>
              <w:t xml:space="preserve">      </w:t>
            </w:r>
            <w:r w:rsidRPr="0049256C">
              <w:t>|            |</w:t>
            </w:r>
            <w:r w:rsidRPr="0049256C">
              <w:rPr>
                <w:rFonts w:eastAsiaTheme="minorEastAsia"/>
              </w:rPr>
              <w:t xml:space="preserve">    </w:t>
            </w:r>
            <w:r w:rsidRPr="0049256C">
              <w:t xml:space="preserve">      |</w:t>
            </w:r>
          </w:p>
          <w:p w14:paraId="70E8E4ED" w14:textId="77777777" w:rsidR="005B6671" w:rsidRPr="0049256C" w:rsidRDefault="005B6671">
            <w:pPr>
              <w:pStyle w:val="16"/>
              <w:rPr>
                <w:rFonts w:eastAsiaTheme="minorEastAsia"/>
              </w:rPr>
              <w:pPrChange w:id="3751" w:author="IRK" w:date="2020-04-27T17:26:00Z">
                <w:pPr/>
              </w:pPrChange>
            </w:pPr>
            <w:r w:rsidRPr="0049256C">
              <w:t>-----------------------------------------------------------</w:t>
            </w:r>
            <w:r w:rsidRPr="0049256C">
              <w:rPr>
                <w:rFonts w:eastAsiaTheme="minorEastAsia"/>
              </w:rPr>
              <w:t>-----------</w:t>
            </w:r>
          </w:p>
          <w:p w14:paraId="31A3396E" w14:textId="77777777" w:rsidR="005B6671" w:rsidRPr="0049256C" w:rsidRDefault="005B6671">
            <w:pPr>
              <w:pStyle w:val="16"/>
              <w:pPrChange w:id="3752" w:author="IRK" w:date="2020-04-27T17:26:00Z">
                <w:pPr/>
              </w:pPrChange>
            </w:pPr>
            <w:r w:rsidRPr="0049256C">
              <w:t xml:space="preserve">  2 | TEST      </w:t>
            </w:r>
            <w:r w:rsidRPr="0049256C">
              <w:rPr>
                <w:rFonts w:eastAsiaTheme="minorEastAsia"/>
              </w:rPr>
              <w:t xml:space="preserve"> </w:t>
            </w:r>
            <w:r w:rsidRPr="0049256C">
              <w:t xml:space="preserve">| </w:t>
            </w:r>
            <w:r w:rsidRPr="0049256C">
              <w:rPr>
                <w:rFonts w:ascii="ＭＳ Ｐゴシック" w:hAnsi="ＭＳ Ｐゴシック" w:hint="eastAsia"/>
              </w:rPr>
              <w:t>テスト系</w:t>
            </w:r>
            <w:r w:rsidRPr="0049256C">
              <w:t xml:space="preserve">    | N/A  </w:t>
            </w:r>
            <w:r w:rsidRPr="0049256C">
              <w:rPr>
                <w:rFonts w:eastAsiaTheme="minorEastAsia"/>
              </w:rPr>
              <w:t xml:space="preserve">      </w:t>
            </w:r>
            <w:r w:rsidRPr="0049256C">
              <w:t xml:space="preserve">|            |    </w:t>
            </w:r>
            <w:r w:rsidRPr="0049256C">
              <w:rPr>
                <w:rFonts w:eastAsiaTheme="minorEastAsia"/>
              </w:rPr>
              <w:t xml:space="preserve">    </w:t>
            </w:r>
            <w:r w:rsidRPr="0049256C">
              <w:t xml:space="preserve">  |</w:t>
            </w:r>
          </w:p>
          <w:p w14:paraId="5DDF0900" w14:textId="77777777" w:rsidR="005B6671" w:rsidRPr="0049256C" w:rsidRDefault="005B6671">
            <w:pPr>
              <w:pStyle w:val="16"/>
              <w:rPr>
                <w:rFonts w:eastAsiaTheme="minorEastAsia"/>
              </w:rPr>
              <w:pPrChange w:id="3753" w:author="IRK" w:date="2020-04-27T17:26:00Z">
                <w:pPr/>
              </w:pPrChange>
            </w:pPr>
            <w:r w:rsidRPr="0049256C">
              <w:t>-----------------------------------------------------------</w:t>
            </w:r>
            <w:r w:rsidRPr="0049256C">
              <w:rPr>
                <w:rFonts w:eastAsiaTheme="minorEastAsia"/>
              </w:rPr>
              <w:t>-----------</w:t>
            </w:r>
          </w:p>
          <w:p w14:paraId="50692F3F" w14:textId="77777777" w:rsidR="005B6671" w:rsidRPr="0049256C" w:rsidRDefault="005B6671">
            <w:pPr>
              <w:pStyle w:val="16"/>
              <w:pPrChange w:id="3754" w:author="IRK" w:date="2020-04-27T17:26:00Z">
                <w:pPr/>
              </w:pPrChange>
            </w:pPr>
          </w:p>
          <w:p w14:paraId="6E467374" w14:textId="77777777" w:rsidR="005B6671" w:rsidRPr="0049256C" w:rsidRDefault="005B6671">
            <w:pPr>
              <w:pStyle w:val="16"/>
              <w:pPrChange w:id="3755" w:author="IRK" w:date="2020-04-27T17:26:00Z">
                <w:pPr/>
              </w:pPrChange>
            </w:pPr>
            <w:r w:rsidRPr="0049256C">
              <w:t>[</w:t>
            </w:r>
            <w:r w:rsidRPr="0049256C">
              <w:rPr>
                <w:rFonts w:hint="eastAsia"/>
              </w:rPr>
              <w:t>可能な作業</w:t>
            </w:r>
            <w:r w:rsidRPr="0049256C">
              <w:t>]</w:t>
            </w:r>
          </w:p>
          <w:p w14:paraId="1FC814BD" w14:textId="0B369080" w:rsidR="005B6671" w:rsidRPr="000626CB" w:rsidRDefault="005B6671">
            <w:pPr>
              <w:pStyle w:val="16"/>
              <w:pPrChange w:id="3756" w:author="IRK" w:date="2020-04-27T17:26:00Z">
                <w:pPr/>
              </w:pPrChange>
            </w:pPr>
            <w:r w:rsidRPr="0049256C">
              <w:t xml:space="preserve">a. </w:t>
            </w:r>
            <w:r w:rsidRPr="0049256C">
              <w:rPr>
                <w:rFonts w:hint="eastAsia"/>
              </w:rPr>
              <w:t>ルール</w:t>
            </w:r>
            <w:r w:rsidR="00BA5E07">
              <w:rPr>
                <w:rFonts w:hint="eastAsia"/>
              </w:rPr>
              <w:t>Web</w:t>
            </w:r>
            <w:r w:rsidR="00BA5E07">
              <w:rPr>
                <w:rFonts w:hint="eastAsia"/>
              </w:rPr>
              <w:t>サービス</w:t>
            </w:r>
            <w:r w:rsidRPr="0049256C">
              <w:t>URL</w:t>
            </w:r>
            <w:r w:rsidRPr="0049256C">
              <w:rPr>
                <w:rFonts w:hint="eastAsia"/>
              </w:rPr>
              <w:t>の照会</w:t>
            </w:r>
            <w:r w:rsidRPr="0049256C">
              <w:t xml:space="preserve">    b. </w:t>
            </w:r>
            <w:r w:rsidRPr="0049256C">
              <w:rPr>
                <w:rFonts w:hint="eastAsia"/>
              </w:rPr>
              <w:t>エイリアス変更</w:t>
            </w:r>
            <w:r w:rsidRPr="0049256C">
              <w:t xml:space="preserve">    c. </w:t>
            </w:r>
            <w:r w:rsidR="00BA6E96" w:rsidRPr="000626CB">
              <w:rPr>
                <w:rFonts w:hint="eastAsia"/>
              </w:rPr>
              <w:t>ローカルインストールノード</w:t>
            </w:r>
            <w:r w:rsidR="00BA6E96" w:rsidRPr="009A2CC8">
              <w:rPr>
                <w:rFonts w:hint="eastAsia"/>
              </w:rPr>
              <w:t>の</w:t>
            </w:r>
            <w:r w:rsidR="00BA6E96" w:rsidRPr="000626CB">
              <w:rPr>
                <w:rFonts w:hint="eastAsia"/>
              </w:rPr>
              <w:t>ルール</w:t>
            </w:r>
            <w:r w:rsidR="00BA5E07">
              <w:rPr>
                <w:rFonts w:hint="eastAsia"/>
              </w:rPr>
              <w:t>Web</w:t>
            </w:r>
            <w:r w:rsidR="00BA5E07">
              <w:rPr>
                <w:rFonts w:hint="eastAsia"/>
              </w:rPr>
              <w:t>サービス</w:t>
            </w:r>
            <w:r w:rsidR="00BA6E96" w:rsidRPr="000626CB">
              <w:rPr>
                <w:rFonts w:hint="eastAsia"/>
              </w:rPr>
              <w:t>を</w:t>
            </w:r>
            <w:r w:rsidR="00BA6E96" w:rsidRPr="009A2CC8">
              <w:rPr>
                <w:rFonts w:hint="eastAsia"/>
              </w:rPr>
              <w:t>有効</w:t>
            </w:r>
            <w:r w:rsidRPr="000626CB">
              <w:rPr>
                <w:rFonts w:hint="eastAsia"/>
              </w:rPr>
              <w:t>化</w:t>
            </w:r>
          </w:p>
          <w:p w14:paraId="59D06A34" w14:textId="77777777" w:rsidR="005B6671" w:rsidRPr="0049256C" w:rsidRDefault="005B6671">
            <w:pPr>
              <w:pStyle w:val="16"/>
              <w:pPrChange w:id="3757" w:author="IRK" w:date="2020-04-27T17:26:00Z">
                <w:pPr/>
              </w:pPrChange>
            </w:pPr>
          </w:p>
          <w:p w14:paraId="2B873B09" w14:textId="4B37C141" w:rsidR="005B6671" w:rsidRPr="0049256C" w:rsidRDefault="00BA6E96">
            <w:pPr>
              <w:pStyle w:val="16"/>
              <w:rPr>
                <w:rFonts w:eastAsiaTheme="minorEastAsia"/>
              </w:rPr>
              <w:pPrChange w:id="3758" w:author="IRK" w:date="2020-04-27T17:26:00Z">
                <w:pPr/>
              </w:pPrChange>
            </w:pPr>
            <w:r>
              <w:rPr>
                <w:rFonts w:hint="eastAsia"/>
              </w:rPr>
              <w:t>作業を選択してください。スキップするには</w:t>
            </w:r>
            <w:r w:rsidRPr="000626CB">
              <w:rPr>
                <w:rFonts w:hint="eastAsia"/>
              </w:rPr>
              <w:t>エンターキーを</w:t>
            </w:r>
            <w:r w:rsidRPr="009A2CC8">
              <w:rPr>
                <w:rFonts w:hint="eastAsia"/>
              </w:rPr>
              <w:t>押下</w:t>
            </w:r>
            <w:r w:rsidR="005B6671" w:rsidRPr="000626CB">
              <w:rPr>
                <w:rFonts w:hint="eastAsia"/>
              </w:rPr>
              <w:t>して</w:t>
            </w:r>
            <w:r w:rsidR="005B6671" w:rsidRPr="0049256C">
              <w:rPr>
                <w:rFonts w:hint="eastAsia"/>
              </w:rPr>
              <w:t>ください。</w:t>
            </w:r>
            <w:r w:rsidR="005B6671" w:rsidRPr="0049256C">
              <w:rPr>
                <w:rFonts w:hint="eastAsia"/>
              </w:rPr>
              <w:t xml:space="preserve"> </w:t>
            </w:r>
            <w:r w:rsidR="005B6671" w:rsidRPr="00333094">
              <w:rPr>
                <w:rFonts w:hint="eastAsia"/>
              </w:rPr>
              <w:t>&gt;&gt;</w:t>
            </w:r>
          </w:p>
        </w:tc>
      </w:tr>
    </w:tbl>
    <w:p w14:paraId="73FCFC33" w14:textId="77777777" w:rsidR="005B6671" w:rsidRPr="0049256C" w:rsidRDefault="005B6671" w:rsidP="00EC7890"/>
    <w:p w14:paraId="4B64275D" w14:textId="67F2FBF1" w:rsidR="005B6671" w:rsidRPr="0049256C" w:rsidRDefault="005B6671" w:rsidP="00EC7890">
      <w:r w:rsidRPr="0049256C">
        <w:rPr>
          <w:rFonts w:hint="eastAsia"/>
        </w:rPr>
        <w:t>リストの各フィールドの意味は次の</w:t>
      </w:r>
      <w:del w:id="3759" w:author="IRK" w:date="2020-03-11T16:20:00Z">
        <w:r w:rsidRPr="0049256C" w:rsidDel="003A26C2">
          <w:rPr>
            <w:rFonts w:hint="eastAsia"/>
          </w:rPr>
          <w:delText>通り</w:delText>
        </w:r>
      </w:del>
      <w:ins w:id="3760" w:author="IRK" w:date="2020-03-11T16:20:00Z">
        <w:r w:rsidR="003A26C2">
          <w:rPr>
            <w:rFonts w:hint="eastAsia"/>
          </w:rPr>
          <w:t>とおり</w:t>
        </w:r>
      </w:ins>
      <w:r w:rsidRPr="0049256C">
        <w:rPr>
          <w:rFonts w:hint="eastAsia"/>
        </w:rPr>
        <w:t>である。</w:t>
      </w:r>
    </w:p>
    <w:p w14:paraId="5C46F7EB" w14:textId="112E60F5" w:rsidR="005B6671" w:rsidRPr="000626CB" w:rsidRDefault="005B6671" w:rsidP="001E2D35">
      <w:pPr>
        <w:pStyle w:val="10"/>
      </w:pPr>
      <w:r w:rsidRPr="0049256C">
        <w:rPr>
          <w:rFonts w:hint="eastAsia"/>
        </w:rPr>
        <w:t>システム</w:t>
      </w:r>
      <w:r w:rsidRPr="0049256C">
        <w:rPr>
          <w:rFonts w:hint="eastAsia"/>
        </w:rPr>
        <w:t>ID</w:t>
      </w:r>
      <w:r w:rsidR="00BA6E96">
        <w:rPr>
          <w:rFonts w:hint="eastAsia"/>
        </w:rPr>
        <w:t>とシステム</w:t>
      </w:r>
      <w:r w:rsidR="00BA6E96" w:rsidRPr="009A2CC8">
        <w:rPr>
          <w:rFonts w:hint="eastAsia"/>
        </w:rPr>
        <w:t>名称</w:t>
      </w:r>
    </w:p>
    <w:p w14:paraId="29A1EA1C" w14:textId="1DB538FF" w:rsidR="005B6671" w:rsidRPr="0049256C" w:rsidRDefault="005B6671" w:rsidP="001E2D35">
      <w:pPr>
        <w:pStyle w:val="13"/>
      </w:pPr>
      <w:r w:rsidRPr="0049256C">
        <w:rPr>
          <w:rFonts w:hint="eastAsia"/>
        </w:rPr>
        <w:t>登録された単位ルールシステムの</w:t>
      </w:r>
      <w:r w:rsidRPr="0049256C">
        <w:rPr>
          <w:rFonts w:hint="eastAsia"/>
        </w:rPr>
        <w:t>ID</w:t>
      </w:r>
      <w:r w:rsidRPr="0049256C">
        <w:rPr>
          <w:rFonts w:hint="eastAsia"/>
        </w:rPr>
        <w:t>とシステム</w:t>
      </w:r>
      <w:r w:rsidR="00957585">
        <w:rPr>
          <w:rFonts w:hint="eastAsia"/>
        </w:rPr>
        <w:t>名称</w:t>
      </w:r>
      <w:r w:rsidRPr="0049256C">
        <w:rPr>
          <w:rFonts w:hint="eastAsia"/>
        </w:rPr>
        <w:t>である。各単位ルールシステム別にルール</w:t>
      </w:r>
      <w:r w:rsidR="00BA5E07">
        <w:rPr>
          <w:rFonts w:hint="eastAsia"/>
        </w:rPr>
        <w:t>Web</w:t>
      </w:r>
      <w:r w:rsidR="00BA5E07">
        <w:rPr>
          <w:rFonts w:hint="eastAsia"/>
        </w:rPr>
        <w:t>サービス</w:t>
      </w:r>
      <w:r w:rsidRPr="0049256C">
        <w:rPr>
          <w:rFonts w:hint="eastAsia"/>
        </w:rPr>
        <w:t>の有効・無効の指定ができる。</w:t>
      </w:r>
    </w:p>
    <w:p w14:paraId="439EF1B0" w14:textId="77777777" w:rsidR="005B6671" w:rsidRPr="0049256C" w:rsidRDefault="005B6671" w:rsidP="001E2D35">
      <w:pPr>
        <w:pStyle w:val="10"/>
      </w:pPr>
      <w:r w:rsidRPr="0049256C">
        <w:rPr>
          <w:rFonts w:hint="eastAsia"/>
        </w:rPr>
        <w:t>エイリアス</w:t>
      </w:r>
    </w:p>
    <w:p w14:paraId="43AACBA6" w14:textId="7DE6AE41" w:rsidR="005B6671" w:rsidRPr="0049256C" w:rsidRDefault="00BA5E07" w:rsidP="001E2D35">
      <w:pPr>
        <w:pStyle w:val="13"/>
      </w:pPr>
      <w:r>
        <w:rPr>
          <w:rFonts w:hint="eastAsia"/>
        </w:rPr>
        <w:t>Web</w:t>
      </w:r>
      <w:r>
        <w:rPr>
          <w:rFonts w:hint="eastAsia"/>
        </w:rPr>
        <w:t>サービス</w:t>
      </w:r>
      <w:r w:rsidR="00BA6E96">
        <w:rPr>
          <w:rFonts w:hint="eastAsia"/>
        </w:rPr>
        <w:t>を利用してルールを呼び出す</w:t>
      </w:r>
      <w:r w:rsidR="00522907">
        <w:rPr>
          <w:rFonts w:hint="eastAsia"/>
        </w:rPr>
        <w:t>時</w:t>
      </w:r>
      <w:r w:rsidR="00BA6E96">
        <w:rPr>
          <w:rFonts w:hint="eastAsia"/>
        </w:rPr>
        <w:t>、</w:t>
      </w:r>
      <w:r w:rsidR="00BA6E96" w:rsidRPr="009A2CC8">
        <w:rPr>
          <w:rFonts w:hint="eastAsia"/>
        </w:rPr>
        <w:t>どの</w:t>
      </w:r>
      <w:r w:rsidR="005B6671" w:rsidRPr="0049256C">
        <w:rPr>
          <w:rFonts w:hint="eastAsia"/>
        </w:rPr>
        <w:t>単位システムのルールを呼び出すかを</w:t>
      </w:r>
      <w:del w:id="3761" w:author="IRK" w:date="2020-04-16T14:12:00Z">
        <w:r w:rsidR="005B6671" w:rsidRPr="0049256C" w:rsidDel="003E5ED7">
          <w:rPr>
            <w:rFonts w:hint="eastAsia"/>
          </w:rPr>
          <w:delText>指定するために</w:delText>
        </w:r>
      </w:del>
      <w:ins w:id="3762" w:author="IRK" w:date="2020-04-16T14:12:00Z">
        <w:r w:rsidR="003E5ED7">
          <w:rPr>
            <w:rFonts w:hint="eastAsia"/>
          </w:rPr>
          <w:t>示す</w:t>
        </w:r>
      </w:ins>
      <w:r w:rsidR="005B6671" w:rsidRPr="0049256C">
        <w:rPr>
          <w:rFonts w:hint="eastAsia"/>
        </w:rPr>
        <w:t>エイリアス</w:t>
      </w:r>
      <w:ins w:id="3763" w:author="IRK" w:date="2020-04-16T14:12:00Z">
        <w:r w:rsidR="003E5ED7">
          <w:rPr>
            <w:rFonts w:hint="eastAsia"/>
          </w:rPr>
          <w:t>である。</w:t>
        </w:r>
      </w:ins>
      <w:ins w:id="3764" w:author="IRK" w:date="2020-04-16T14:13:00Z">
        <w:r w:rsidR="003E5ED7">
          <w:rPr>
            <w:rFonts w:hint="eastAsia"/>
          </w:rPr>
          <w:t>エイリアスを指定すると、システム</w:t>
        </w:r>
        <w:r w:rsidR="003E5ED7">
          <w:rPr>
            <w:rFonts w:hint="eastAsia"/>
          </w:rPr>
          <w:t>ID</w:t>
        </w:r>
        <w:r w:rsidR="003E5ED7">
          <w:rPr>
            <w:rFonts w:hint="eastAsia"/>
          </w:rPr>
          <w:t>の代わりにエイリアス</w:t>
        </w:r>
      </w:ins>
      <w:r w:rsidR="005B6671" w:rsidRPr="0049256C">
        <w:rPr>
          <w:rFonts w:hint="eastAsia"/>
        </w:rPr>
        <w:t>が</w:t>
      </w:r>
      <w:r w:rsidR="005B6671" w:rsidRPr="0049256C">
        <w:rPr>
          <w:rFonts w:hint="eastAsia"/>
        </w:rPr>
        <w:t>URL</w:t>
      </w:r>
      <w:r w:rsidR="005B6671" w:rsidRPr="0049256C">
        <w:rPr>
          <w:rFonts w:hint="eastAsia"/>
        </w:rPr>
        <w:t>に挿入される。</w:t>
      </w:r>
    </w:p>
    <w:p w14:paraId="0A536990" w14:textId="79D28977" w:rsidR="005B6671" w:rsidRPr="0049256C" w:rsidRDefault="005B6671" w:rsidP="001E2D35">
      <w:pPr>
        <w:pStyle w:val="10"/>
      </w:pPr>
      <w:r w:rsidRPr="0049256C">
        <w:rPr>
          <w:rFonts w:hint="eastAsia"/>
        </w:rPr>
        <w:t>有効有無</w:t>
      </w:r>
    </w:p>
    <w:p w14:paraId="3D056D03" w14:textId="3ACCBC4C" w:rsidR="005B6671" w:rsidRPr="0049256C" w:rsidRDefault="005B6671" w:rsidP="001E2D35">
      <w:pPr>
        <w:pStyle w:val="13"/>
      </w:pPr>
      <w:r w:rsidRPr="0049256C">
        <w:rPr>
          <w:rFonts w:hint="eastAsia"/>
        </w:rPr>
        <w:t>ローカルインストールノードを含めて設定クラスタ内でこ</w:t>
      </w:r>
      <w:r w:rsidR="00BA6E96">
        <w:rPr>
          <w:rFonts w:hint="eastAsia"/>
        </w:rPr>
        <w:t>の単位ルールシステムのためのルール</w:t>
      </w:r>
      <w:r w:rsidR="00BA5E07">
        <w:rPr>
          <w:rFonts w:hint="eastAsia"/>
        </w:rPr>
        <w:t>Web</w:t>
      </w:r>
      <w:r w:rsidR="00BA5E07">
        <w:rPr>
          <w:rFonts w:hint="eastAsia"/>
        </w:rPr>
        <w:t>サービス</w:t>
      </w:r>
      <w:r w:rsidR="00BA6E96">
        <w:rPr>
          <w:rFonts w:hint="eastAsia"/>
        </w:rPr>
        <w:t>の有効有無を表示する</w:t>
      </w:r>
      <w:r w:rsidRPr="0049256C">
        <w:rPr>
          <w:rFonts w:hint="eastAsia"/>
        </w:rPr>
        <w:t>。</w:t>
      </w:r>
    </w:p>
    <w:p w14:paraId="1433F2AB" w14:textId="77777777" w:rsidR="005B6671" w:rsidRPr="0049256C" w:rsidRDefault="005B6671" w:rsidP="001E2D35">
      <w:pPr>
        <w:pStyle w:val="10"/>
      </w:pPr>
      <w:r w:rsidRPr="0049256C">
        <w:rPr>
          <w:rFonts w:hint="eastAsia"/>
        </w:rPr>
        <w:t>ローカル</w:t>
      </w:r>
    </w:p>
    <w:p w14:paraId="27F15726" w14:textId="7C1F268F" w:rsidR="005B6671" w:rsidRPr="0049256C" w:rsidRDefault="005B6671" w:rsidP="001E2D35">
      <w:pPr>
        <w:pStyle w:val="13"/>
      </w:pPr>
      <w:r w:rsidRPr="0049256C">
        <w:rPr>
          <w:rFonts w:hint="eastAsia"/>
        </w:rPr>
        <w:t>ローカルインストールノードにこ</w:t>
      </w:r>
      <w:r w:rsidR="00BA6E96">
        <w:rPr>
          <w:rFonts w:hint="eastAsia"/>
        </w:rPr>
        <w:t>の単位ルールシステムのためのルール</w:t>
      </w:r>
      <w:r w:rsidR="00BA5E07">
        <w:rPr>
          <w:rFonts w:hint="eastAsia"/>
        </w:rPr>
        <w:t>Web</w:t>
      </w:r>
      <w:r w:rsidR="00BA5E07">
        <w:rPr>
          <w:rFonts w:hint="eastAsia"/>
        </w:rPr>
        <w:t>サービス</w:t>
      </w:r>
      <w:r w:rsidR="00BA6E96">
        <w:rPr>
          <w:rFonts w:hint="eastAsia"/>
        </w:rPr>
        <w:t>が有効</w:t>
      </w:r>
      <w:r w:rsidR="00957585">
        <w:rPr>
          <w:rFonts w:hint="eastAsia"/>
        </w:rPr>
        <w:t>か</w:t>
      </w:r>
      <w:del w:id="3765" w:author="IRK" w:date="2020-04-16T14:13:00Z">
        <w:r w:rsidR="00BA6E96" w:rsidDel="003E5ED7">
          <w:rPr>
            <w:rFonts w:hint="eastAsia"/>
          </w:rPr>
          <w:delText>有無</w:delText>
        </w:r>
      </w:del>
      <w:ins w:id="3766" w:author="IRK" w:date="2020-04-16T14:13:00Z">
        <w:r w:rsidR="003E5ED7">
          <w:rPr>
            <w:rFonts w:hint="eastAsia"/>
          </w:rPr>
          <w:t>どう</w:t>
        </w:r>
      </w:ins>
      <w:r w:rsidR="00957585">
        <w:rPr>
          <w:rFonts w:hint="eastAsia"/>
        </w:rPr>
        <w:t>か</w:t>
      </w:r>
      <w:r w:rsidR="00BA6E96">
        <w:rPr>
          <w:rFonts w:hint="eastAsia"/>
        </w:rPr>
        <w:t>を表示する</w:t>
      </w:r>
      <w:r w:rsidRPr="0049256C">
        <w:rPr>
          <w:rFonts w:hint="eastAsia"/>
        </w:rPr>
        <w:t>。</w:t>
      </w:r>
    </w:p>
    <w:p w14:paraId="70A91C27" w14:textId="77777777" w:rsidR="005B6671" w:rsidRPr="0049256C" w:rsidRDefault="005B6671" w:rsidP="00EC7890"/>
    <w:p w14:paraId="22A9EBB9" w14:textId="08604816" w:rsidR="005B6671" w:rsidRPr="0049256C" w:rsidRDefault="005B6671" w:rsidP="00EC7890">
      <w:r w:rsidRPr="0049256C">
        <w:rPr>
          <w:rFonts w:hint="eastAsia"/>
        </w:rPr>
        <w:t>作業メニューは次の</w:t>
      </w:r>
      <w:del w:id="3767" w:author="IRK" w:date="2020-03-11T16:20:00Z">
        <w:r w:rsidRPr="0049256C" w:rsidDel="003A26C2">
          <w:rPr>
            <w:rFonts w:hint="eastAsia"/>
          </w:rPr>
          <w:delText>通り</w:delText>
        </w:r>
      </w:del>
      <w:ins w:id="3768" w:author="IRK" w:date="2020-03-11T16:20:00Z">
        <w:r w:rsidR="003A26C2">
          <w:rPr>
            <w:rFonts w:hint="eastAsia"/>
          </w:rPr>
          <w:t>とおり</w:t>
        </w:r>
      </w:ins>
      <w:r w:rsidRPr="0049256C">
        <w:rPr>
          <w:rFonts w:hint="eastAsia"/>
        </w:rPr>
        <w:t>である。</w:t>
      </w:r>
    </w:p>
    <w:p w14:paraId="6BC4CCE1" w14:textId="4055D597" w:rsidR="005B6671" w:rsidRPr="0049256C" w:rsidRDefault="005B6671" w:rsidP="001E2D35">
      <w:pPr>
        <w:pStyle w:val="10"/>
      </w:pPr>
      <w:r w:rsidRPr="0049256C">
        <w:rPr>
          <w:rFonts w:hint="eastAsia"/>
        </w:rPr>
        <w:t>ルール</w:t>
      </w:r>
      <w:r w:rsidR="00BA5E07">
        <w:rPr>
          <w:rFonts w:hint="eastAsia"/>
        </w:rPr>
        <w:t>Web</w:t>
      </w:r>
      <w:r w:rsidR="00BA5E07">
        <w:rPr>
          <w:rFonts w:hint="eastAsia"/>
        </w:rPr>
        <w:t>サービス</w:t>
      </w:r>
      <w:r w:rsidRPr="0049256C">
        <w:rPr>
          <w:rFonts w:hint="eastAsia"/>
        </w:rPr>
        <w:t>URL</w:t>
      </w:r>
      <w:r w:rsidR="005D01BC" w:rsidRPr="005D01BC">
        <w:rPr>
          <w:rFonts w:hint="eastAsia"/>
        </w:rPr>
        <w:t>の</w:t>
      </w:r>
      <w:r w:rsidRPr="0049256C">
        <w:rPr>
          <w:rFonts w:hint="eastAsia"/>
        </w:rPr>
        <w:t>照会</w:t>
      </w:r>
    </w:p>
    <w:p w14:paraId="77F4C82C" w14:textId="23000C63" w:rsidR="005B6671" w:rsidRPr="0049256C" w:rsidRDefault="005B6671" w:rsidP="001E2D35">
      <w:pPr>
        <w:pStyle w:val="13"/>
      </w:pPr>
      <w:r w:rsidRPr="0049256C">
        <w:rPr>
          <w:rFonts w:hint="eastAsia"/>
        </w:rPr>
        <w:t>単位ルールシステムのルール</w:t>
      </w:r>
      <w:r w:rsidR="00BA5E07">
        <w:rPr>
          <w:rFonts w:hint="eastAsia"/>
        </w:rPr>
        <w:t>Web</w:t>
      </w:r>
      <w:r w:rsidR="00BA5E07">
        <w:rPr>
          <w:rFonts w:hint="eastAsia"/>
        </w:rPr>
        <w:t>サービス</w:t>
      </w:r>
      <w:r w:rsidRPr="0049256C">
        <w:rPr>
          <w:rFonts w:hint="eastAsia"/>
        </w:rPr>
        <w:t>を呼び出せる</w:t>
      </w:r>
      <w:r w:rsidRPr="0049256C">
        <w:rPr>
          <w:rFonts w:hint="eastAsia"/>
        </w:rPr>
        <w:t>URL</w:t>
      </w:r>
      <w:r w:rsidR="00BA6E96">
        <w:rPr>
          <w:rFonts w:hint="eastAsia"/>
        </w:rPr>
        <w:t>のリストを表示す</w:t>
      </w:r>
      <w:r w:rsidRPr="0049256C">
        <w:rPr>
          <w:rFonts w:hint="eastAsia"/>
        </w:rPr>
        <w:t>る。複数の</w:t>
      </w:r>
      <w:r w:rsidRPr="0049256C">
        <w:rPr>
          <w:rFonts w:hint="eastAsia"/>
        </w:rPr>
        <w:t>InnoRules</w:t>
      </w:r>
      <w:r w:rsidRPr="0049256C">
        <w:rPr>
          <w:rFonts w:hint="eastAsia"/>
        </w:rPr>
        <w:t>サーバが、ある単位ルールシステムのルールを</w:t>
      </w:r>
      <w:r w:rsidR="00BA5E07">
        <w:rPr>
          <w:rFonts w:hint="eastAsia"/>
        </w:rPr>
        <w:t>Web</w:t>
      </w:r>
      <w:r w:rsidR="00BA5E07">
        <w:rPr>
          <w:rFonts w:hint="eastAsia"/>
        </w:rPr>
        <w:t>サービス</w:t>
      </w:r>
      <w:r w:rsidRPr="0049256C">
        <w:rPr>
          <w:rFonts w:hint="eastAsia"/>
        </w:rPr>
        <w:t>化できる</w:t>
      </w:r>
      <w:del w:id="3769" w:author="IRK" w:date="2020-03-11T15:42:00Z">
        <w:r w:rsidRPr="0049256C" w:rsidDel="003D3631">
          <w:rPr>
            <w:rFonts w:hint="eastAsia"/>
          </w:rPr>
          <w:delText>ので</w:delText>
        </w:r>
      </w:del>
      <w:ins w:id="3770" w:author="IRK" w:date="2020-03-11T15:42:00Z">
        <w:r w:rsidR="003D3631">
          <w:rPr>
            <w:rFonts w:hint="eastAsia"/>
          </w:rPr>
          <w:t>ため</w:t>
        </w:r>
      </w:ins>
      <w:r w:rsidRPr="0049256C">
        <w:rPr>
          <w:rFonts w:hint="eastAsia"/>
        </w:rPr>
        <w:t>、</w:t>
      </w:r>
      <w:r w:rsidRPr="0049256C">
        <w:rPr>
          <w:rFonts w:hint="eastAsia"/>
        </w:rPr>
        <w:t>URL</w:t>
      </w:r>
      <w:r w:rsidRPr="0049256C">
        <w:rPr>
          <w:rFonts w:hint="eastAsia"/>
        </w:rPr>
        <w:t>は複数になる。ルール</w:t>
      </w:r>
      <w:r w:rsidR="00BA5E07">
        <w:rPr>
          <w:rFonts w:hint="eastAsia"/>
        </w:rPr>
        <w:t>Web</w:t>
      </w:r>
      <w:r w:rsidR="00BA5E07">
        <w:rPr>
          <w:rFonts w:hint="eastAsia"/>
        </w:rPr>
        <w:t>サービス</w:t>
      </w:r>
      <w:r w:rsidRPr="0049256C">
        <w:rPr>
          <w:rFonts w:hint="eastAsia"/>
        </w:rPr>
        <w:t>を呼び出すアプリケーションにこの</w:t>
      </w:r>
      <w:r w:rsidRPr="0049256C">
        <w:rPr>
          <w:rFonts w:hint="eastAsia"/>
        </w:rPr>
        <w:t>URL</w:t>
      </w:r>
      <w:r w:rsidRPr="0049256C">
        <w:rPr>
          <w:rFonts w:hint="eastAsia"/>
        </w:rPr>
        <w:t>を提供できる。</w:t>
      </w:r>
    </w:p>
    <w:p w14:paraId="7A2DB113" w14:textId="77777777" w:rsidR="005B6671" w:rsidRPr="0049256C" w:rsidRDefault="005B6671" w:rsidP="001E2D35">
      <w:pPr>
        <w:pStyle w:val="10"/>
      </w:pPr>
      <w:r w:rsidRPr="0049256C">
        <w:rPr>
          <w:rFonts w:hint="eastAsia"/>
        </w:rPr>
        <w:t>エイリアス変更</w:t>
      </w:r>
    </w:p>
    <w:p w14:paraId="45EF2B20" w14:textId="10B534D3" w:rsidR="005B6671" w:rsidRPr="0049256C" w:rsidRDefault="005B6671" w:rsidP="001E2D35">
      <w:pPr>
        <w:pStyle w:val="13"/>
      </w:pPr>
      <w:r w:rsidRPr="0049256C">
        <w:rPr>
          <w:rFonts w:hint="eastAsia"/>
        </w:rPr>
        <w:t>エイリアスを変更する。このメニューを選択すると</w:t>
      </w:r>
      <w:r w:rsidR="00957585">
        <w:rPr>
          <w:rFonts w:hint="eastAsia"/>
        </w:rPr>
        <w:t>、</w:t>
      </w:r>
      <w:del w:id="3771" w:author="IRK" w:date="2020-03-09T15:07:00Z">
        <w:r w:rsidRPr="0049256C" w:rsidDel="00AC5AB8">
          <w:rPr>
            <w:rFonts w:hint="eastAsia"/>
          </w:rPr>
          <w:delText>2.4.6.2</w:delText>
        </w:r>
      </w:del>
      <w:ins w:id="3772" w:author="IRK" w:date="2020-03-10T22:24:00Z">
        <w:r w:rsidR="008E3CAF">
          <w:rPr>
            <w:rFonts w:hint="eastAsia"/>
          </w:rPr>
          <w:t>「</w:t>
        </w:r>
      </w:ins>
      <w:ins w:id="3773" w:author="IRK" w:date="2020-03-09T15:07:00Z">
        <w:r w:rsidR="00AC5AB8">
          <w:fldChar w:fldCharType="begin"/>
        </w:r>
        <w:r w:rsidR="00AC5AB8">
          <w:instrText xml:space="preserve"> </w:instrText>
        </w:r>
        <w:r w:rsidR="00AC5AB8">
          <w:rPr>
            <w:rFonts w:hint="eastAsia"/>
          </w:rPr>
          <w:instrText>REF _Ref34658867 \r \h</w:instrText>
        </w:r>
        <w:r w:rsidR="00AC5AB8">
          <w:instrText xml:space="preserve"> </w:instrText>
        </w:r>
      </w:ins>
      <w:r w:rsidR="00AC5AB8">
        <w:fldChar w:fldCharType="separate"/>
      </w:r>
      <w:r w:rsidR="00AB1F2F">
        <w:t>2.4.6.2</w:t>
      </w:r>
      <w:ins w:id="3774" w:author="IRK" w:date="2020-03-09T15:07:00Z">
        <w:r w:rsidR="00AC5AB8">
          <w:fldChar w:fldCharType="end"/>
        </w:r>
      </w:ins>
      <w:ins w:id="3775" w:author="IRK" w:date="2020-04-16T13:54:00Z">
        <w:r w:rsidR="00FE0639">
          <w:rPr>
            <w:rFonts w:hint="eastAsia"/>
          </w:rPr>
          <w:t xml:space="preserve"> </w:t>
        </w:r>
      </w:ins>
      <w:ins w:id="3776" w:author="IRK" w:date="2020-03-09T15:07:00Z">
        <w:r w:rsidR="00AC5AB8">
          <w:fldChar w:fldCharType="begin"/>
        </w:r>
        <w:r w:rsidR="00AC5AB8">
          <w:instrText xml:space="preserve"> REF _Ref34658867 \h </w:instrText>
        </w:r>
      </w:ins>
      <w:r w:rsidR="00AC5AB8">
        <w:fldChar w:fldCharType="separate"/>
      </w:r>
      <w:r w:rsidR="00AB1F2F" w:rsidRPr="0049256C">
        <w:rPr>
          <w:rFonts w:hint="eastAsia"/>
        </w:rPr>
        <w:t>ルール</w:t>
      </w:r>
      <w:r w:rsidR="00AB1F2F">
        <w:rPr>
          <w:rFonts w:hint="eastAsia"/>
        </w:rPr>
        <w:t>Web</w:t>
      </w:r>
      <w:r w:rsidR="00AB1F2F">
        <w:rPr>
          <w:rFonts w:hint="eastAsia"/>
        </w:rPr>
        <w:t>サービス</w:t>
      </w:r>
      <w:r w:rsidR="00AB1F2F" w:rsidRPr="0049256C">
        <w:rPr>
          <w:rFonts w:hint="eastAsia"/>
        </w:rPr>
        <w:t>システムのエイリアスを変更</w:t>
      </w:r>
      <w:ins w:id="3777" w:author="IRK" w:date="2020-03-09T15:07:00Z">
        <w:r w:rsidR="00AC5AB8">
          <w:fldChar w:fldCharType="end"/>
        </w:r>
      </w:ins>
      <w:ins w:id="3778" w:author="IRK" w:date="2020-03-10T22:24:00Z">
        <w:r w:rsidR="008E3CAF">
          <w:rPr>
            <w:rFonts w:hint="eastAsia"/>
          </w:rPr>
          <w:t>」</w:t>
        </w:r>
      </w:ins>
      <w:r w:rsidR="00957585">
        <w:rPr>
          <w:rFonts w:hint="eastAsia"/>
        </w:rPr>
        <w:t>に</w:t>
      </w:r>
      <w:r w:rsidRPr="0049256C">
        <w:rPr>
          <w:rFonts w:hint="eastAsia"/>
        </w:rPr>
        <w:t>移動する。</w:t>
      </w:r>
    </w:p>
    <w:p w14:paraId="035642F8" w14:textId="2591C93D" w:rsidR="005B6671" w:rsidRPr="0049256C" w:rsidRDefault="005B6671" w:rsidP="001E2D35">
      <w:pPr>
        <w:pStyle w:val="10"/>
      </w:pPr>
      <w:r w:rsidRPr="0049256C">
        <w:rPr>
          <w:rFonts w:hint="eastAsia"/>
        </w:rPr>
        <w:t>ローカルインストールノード</w:t>
      </w:r>
      <w:r w:rsidR="005D01BC">
        <w:rPr>
          <w:rFonts w:hint="eastAsia"/>
        </w:rPr>
        <w:t>の</w:t>
      </w:r>
      <w:r w:rsidRPr="0049256C">
        <w:rPr>
          <w:rFonts w:hint="eastAsia"/>
        </w:rPr>
        <w:t>ルール</w:t>
      </w:r>
      <w:r w:rsidR="00BA5E07">
        <w:rPr>
          <w:rFonts w:hint="eastAsia"/>
        </w:rPr>
        <w:t>Web</w:t>
      </w:r>
      <w:r w:rsidR="00BA5E07">
        <w:rPr>
          <w:rFonts w:hint="eastAsia"/>
        </w:rPr>
        <w:t>サービス</w:t>
      </w:r>
      <w:r w:rsidRPr="0049256C">
        <w:rPr>
          <w:rFonts w:hint="eastAsia"/>
        </w:rPr>
        <w:t>を有効</w:t>
      </w:r>
      <w:r w:rsidR="005D01BC">
        <w:rPr>
          <w:rFonts w:hint="eastAsia"/>
        </w:rPr>
        <w:t>化</w:t>
      </w:r>
    </w:p>
    <w:p w14:paraId="1F53DD7E" w14:textId="12B848DD" w:rsidR="005B6671" w:rsidRPr="0049256C" w:rsidRDefault="005B6671" w:rsidP="001E2D35">
      <w:pPr>
        <w:pStyle w:val="13"/>
      </w:pPr>
      <w:r w:rsidRPr="0049256C">
        <w:rPr>
          <w:rFonts w:hint="eastAsia"/>
        </w:rPr>
        <w:t>ローカルインストールノードの</w:t>
      </w:r>
      <w:r w:rsidRPr="0049256C">
        <w:rPr>
          <w:rFonts w:hint="eastAsia"/>
        </w:rPr>
        <w:t>InnoRules</w:t>
      </w:r>
      <w:r w:rsidRPr="0049256C">
        <w:rPr>
          <w:rFonts w:hint="eastAsia"/>
        </w:rPr>
        <w:t>サーバでルール</w:t>
      </w:r>
      <w:r w:rsidR="00BA5E07">
        <w:rPr>
          <w:rFonts w:hint="eastAsia"/>
        </w:rPr>
        <w:t>Web</w:t>
      </w:r>
      <w:r w:rsidR="00BA5E07">
        <w:rPr>
          <w:rFonts w:hint="eastAsia"/>
        </w:rPr>
        <w:t>サービス</w:t>
      </w:r>
      <w:r w:rsidRPr="0049256C">
        <w:rPr>
          <w:rFonts w:hint="eastAsia"/>
        </w:rPr>
        <w:t>を有効・無効にする。このメニューを選択すると</w:t>
      </w:r>
      <w:r w:rsidR="00957585">
        <w:rPr>
          <w:rFonts w:hint="eastAsia"/>
        </w:rPr>
        <w:t>、</w:t>
      </w:r>
      <w:del w:id="3779" w:author="IRK" w:date="2020-03-09T15:07:00Z">
        <w:r w:rsidRPr="0049256C" w:rsidDel="00AC5AB8">
          <w:rPr>
            <w:rFonts w:hint="eastAsia"/>
          </w:rPr>
          <w:delText>2.4.6.3</w:delText>
        </w:r>
      </w:del>
      <w:ins w:id="3780" w:author="IRK" w:date="2020-03-10T22:24:00Z">
        <w:r w:rsidR="008E3CAF">
          <w:rPr>
            <w:rFonts w:hint="eastAsia"/>
          </w:rPr>
          <w:t>「</w:t>
        </w:r>
      </w:ins>
      <w:ins w:id="3781" w:author="IRK" w:date="2020-03-09T15:07:00Z">
        <w:r w:rsidR="00AC5AB8">
          <w:fldChar w:fldCharType="begin"/>
        </w:r>
        <w:r w:rsidR="00AC5AB8">
          <w:instrText xml:space="preserve"> </w:instrText>
        </w:r>
        <w:r w:rsidR="00AC5AB8">
          <w:rPr>
            <w:rFonts w:hint="eastAsia"/>
          </w:rPr>
          <w:instrText>REF _Ref34658886 \r \h</w:instrText>
        </w:r>
        <w:r w:rsidR="00AC5AB8">
          <w:instrText xml:space="preserve"> </w:instrText>
        </w:r>
      </w:ins>
      <w:r w:rsidR="00AC5AB8">
        <w:fldChar w:fldCharType="separate"/>
      </w:r>
      <w:r w:rsidR="00AB1F2F">
        <w:t>2.4.6.3</w:t>
      </w:r>
      <w:ins w:id="3782" w:author="IRK" w:date="2020-03-09T15:07:00Z">
        <w:r w:rsidR="00AC5AB8">
          <w:fldChar w:fldCharType="end"/>
        </w:r>
      </w:ins>
      <w:ins w:id="3783" w:author="IRK" w:date="2020-04-16T13:54:00Z">
        <w:r w:rsidR="00FE0639">
          <w:rPr>
            <w:rFonts w:hint="eastAsia"/>
          </w:rPr>
          <w:t xml:space="preserve"> </w:t>
        </w:r>
      </w:ins>
      <w:ins w:id="3784" w:author="IRK" w:date="2020-03-09T15:07:00Z">
        <w:r w:rsidR="00AC5AB8">
          <w:fldChar w:fldCharType="begin"/>
        </w:r>
        <w:r w:rsidR="00AC5AB8">
          <w:instrText xml:space="preserve"> REF _Ref34658886 \h </w:instrText>
        </w:r>
      </w:ins>
      <w:r w:rsidR="00AC5AB8">
        <w:fldChar w:fldCharType="separate"/>
      </w:r>
      <w:r w:rsidR="00AB1F2F" w:rsidRPr="0049256C">
        <w:rPr>
          <w:rFonts w:hint="eastAsia"/>
        </w:rPr>
        <w:t>ルール</w:t>
      </w:r>
      <w:r w:rsidR="00AB1F2F">
        <w:rPr>
          <w:rFonts w:hint="eastAsia"/>
        </w:rPr>
        <w:t>Web</w:t>
      </w:r>
      <w:r w:rsidR="00AB1F2F">
        <w:rPr>
          <w:rFonts w:hint="eastAsia"/>
        </w:rPr>
        <w:t>サービス</w:t>
      </w:r>
      <w:r w:rsidR="00AB1F2F" w:rsidRPr="0049256C">
        <w:rPr>
          <w:rFonts w:hint="eastAsia"/>
        </w:rPr>
        <w:t>を有効にする</w:t>
      </w:r>
      <w:ins w:id="3785" w:author="IRK" w:date="2020-03-09T15:07:00Z">
        <w:r w:rsidR="00AC5AB8">
          <w:fldChar w:fldCharType="end"/>
        </w:r>
      </w:ins>
      <w:ins w:id="3786" w:author="IRK" w:date="2020-03-10T22:25:00Z">
        <w:r w:rsidR="008E3CAF">
          <w:rPr>
            <w:rFonts w:hint="eastAsia"/>
          </w:rPr>
          <w:t>」</w:t>
        </w:r>
      </w:ins>
      <w:r w:rsidR="00957585">
        <w:rPr>
          <w:rFonts w:hint="eastAsia"/>
        </w:rPr>
        <w:t>に</w:t>
      </w:r>
      <w:r w:rsidRPr="0049256C">
        <w:rPr>
          <w:rFonts w:hint="eastAsia"/>
        </w:rPr>
        <w:t>移動する。</w:t>
      </w:r>
    </w:p>
    <w:p w14:paraId="09F497AB" w14:textId="77777777" w:rsidR="00677767" w:rsidRPr="0049256C" w:rsidRDefault="00677767" w:rsidP="001E2D35"/>
    <w:p w14:paraId="0C7845DF" w14:textId="64EA4657" w:rsidR="005B6671" w:rsidRPr="0049256C" w:rsidRDefault="005B6671">
      <w:pPr>
        <w:pStyle w:val="42"/>
        <w:numPr>
          <w:ilvl w:val="3"/>
          <w:numId w:val="139"/>
        </w:numPr>
        <w:rPr>
          <w:lang w:eastAsia="ja-JP"/>
        </w:rPr>
        <w:pPrChange w:id="3787" w:author="IRK" w:date="2020-05-11T09:40:00Z">
          <w:pPr>
            <w:pStyle w:val="42"/>
            <w:numPr>
              <w:numId w:val="27"/>
            </w:numPr>
          </w:pPr>
        </w:pPrChange>
      </w:pPr>
      <w:bookmarkStart w:id="3788" w:name="_Ref34658867"/>
      <w:r w:rsidRPr="0049256C">
        <w:rPr>
          <w:rFonts w:hint="eastAsia"/>
          <w:lang w:eastAsia="ja-JP"/>
        </w:rPr>
        <w:t>ルール</w:t>
      </w:r>
      <w:r w:rsidR="00BA5E07">
        <w:rPr>
          <w:rFonts w:hint="eastAsia"/>
          <w:lang w:eastAsia="ja-JP"/>
        </w:rPr>
        <w:t>Web</w:t>
      </w:r>
      <w:r w:rsidR="00BA5E07">
        <w:rPr>
          <w:rFonts w:hint="eastAsia"/>
          <w:lang w:eastAsia="ja-JP"/>
        </w:rPr>
        <w:t>サービス</w:t>
      </w:r>
      <w:r w:rsidRPr="0049256C">
        <w:rPr>
          <w:rFonts w:hint="eastAsia"/>
          <w:lang w:eastAsia="ja-JP"/>
        </w:rPr>
        <w:t>システムのエイリアスを変更</w:t>
      </w:r>
      <w:bookmarkEnd w:id="3788"/>
    </w:p>
    <w:p w14:paraId="7D1D4178" w14:textId="29D44E5D" w:rsidR="005B6671" w:rsidRPr="0049256C" w:rsidRDefault="005B6671" w:rsidP="00EC7890">
      <w:r w:rsidRPr="0049256C">
        <w:rPr>
          <w:rFonts w:hint="eastAsia"/>
        </w:rPr>
        <w:t>1</w:t>
      </w:r>
      <w:r w:rsidRPr="0049256C">
        <w:rPr>
          <w:rFonts w:hint="eastAsia"/>
        </w:rPr>
        <w:t>つの</w:t>
      </w:r>
      <w:r w:rsidRPr="0049256C">
        <w:rPr>
          <w:rFonts w:hint="eastAsia"/>
        </w:rPr>
        <w:t>InnoRules</w:t>
      </w:r>
      <w:r w:rsidRPr="0049256C">
        <w:rPr>
          <w:rFonts w:hint="eastAsia"/>
        </w:rPr>
        <w:t>サーバが複数の単位ルールシステムのルールを</w:t>
      </w:r>
      <w:r w:rsidR="00BA5E07">
        <w:rPr>
          <w:rFonts w:hint="eastAsia"/>
        </w:rPr>
        <w:t>Web</w:t>
      </w:r>
      <w:r w:rsidR="00BA5E07">
        <w:rPr>
          <w:rFonts w:hint="eastAsia"/>
        </w:rPr>
        <w:t>サービス</w:t>
      </w:r>
      <w:r w:rsidRPr="0049256C">
        <w:rPr>
          <w:rFonts w:hint="eastAsia"/>
        </w:rPr>
        <w:t>化できる</w:t>
      </w:r>
      <w:del w:id="3789" w:author="IRK" w:date="2020-03-11T15:42:00Z">
        <w:r w:rsidRPr="0049256C" w:rsidDel="003D3631">
          <w:rPr>
            <w:rFonts w:hint="eastAsia"/>
          </w:rPr>
          <w:delText>ので</w:delText>
        </w:r>
      </w:del>
      <w:ins w:id="3790" w:author="IRK" w:date="2020-03-11T15:42:00Z">
        <w:r w:rsidR="003D3631">
          <w:rPr>
            <w:rFonts w:hint="eastAsia"/>
          </w:rPr>
          <w:t>ため</w:t>
        </w:r>
      </w:ins>
      <w:r w:rsidRPr="0049256C">
        <w:rPr>
          <w:rFonts w:hint="eastAsia"/>
        </w:rPr>
        <w:t>、</w:t>
      </w:r>
      <w:r w:rsidRPr="0049256C">
        <w:rPr>
          <w:rFonts w:hint="eastAsia"/>
        </w:rPr>
        <w:t>URL</w:t>
      </w:r>
      <w:r w:rsidRPr="0049256C">
        <w:rPr>
          <w:rFonts w:hint="eastAsia"/>
        </w:rPr>
        <w:t>に単位ルールシステムを指定できなければならない。単位ルールシステムの</w:t>
      </w:r>
      <w:r w:rsidRPr="0049256C">
        <w:rPr>
          <w:rFonts w:hint="eastAsia"/>
        </w:rPr>
        <w:t>ID</w:t>
      </w:r>
      <w:r w:rsidRPr="0049256C">
        <w:rPr>
          <w:rFonts w:hint="eastAsia"/>
        </w:rPr>
        <w:t>を使用する場合、</w:t>
      </w:r>
      <w:r w:rsidRPr="0049256C">
        <w:rPr>
          <w:rFonts w:hint="eastAsia"/>
        </w:rPr>
        <w:t>URL</w:t>
      </w:r>
      <w:r w:rsidRPr="0049256C">
        <w:rPr>
          <w:rFonts w:hint="eastAsia"/>
        </w:rPr>
        <w:t>にシステム</w:t>
      </w:r>
      <w:r w:rsidRPr="0049256C">
        <w:rPr>
          <w:rFonts w:hint="eastAsia"/>
        </w:rPr>
        <w:t>ID</w:t>
      </w:r>
      <w:r w:rsidRPr="0049256C">
        <w:rPr>
          <w:rFonts w:hint="eastAsia"/>
        </w:rPr>
        <w:t>が表示される</w:t>
      </w:r>
      <w:del w:id="3791" w:author="IRK" w:date="2020-03-11T15:43:00Z">
        <w:r w:rsidRPr="0049256C" w:rsidDel="003D3631">
          <w:rPr>
            <w:rFonts w:hint="eastAsia"/>
          </w:rPr>
          <w:delText>ので</w:delText>
        </w:r>
      </w:del>
      <w:ins w:id="3792" w:author="IRK" w:date="2020-03-11T15:43:00Z">
        <w:r w:rsidR="003D3631">
          <w:rPr>
            <w:rFonts w:hint="eastAsia"/>
          </w:rPr>
          <w:t>ため</w:t>
        </w:r>
      </w:ins>
      <w:r w:rsidRPr="0049256C">
        <w:rPr>
          <w:rFonts w:hint="eastAsia"/>
        </w:rPr>
        <w:t>、これを避けるために単位システム別に名前を付与できる。この名前をルール</w:t>
      </w:r>
      <w:r w:rsidR="00BA5E07">
        <w:rPr>
          <w:rFonts w:hint="eastAsia"/>
        </w:rPr>
        <w:t>Web</w:t>
      </w:r>
      <w:r w:rsidR="00BA5E07">
        <w:rPr>
          <w:rFonts w:hint="eastAsia"/>
        </w:rPr>
        <w:t>サービス</w:t>
      </w:r>
      <w:r w:rsidRPr="0049256C">
        <w:rPr>
          <w:rFonts w:hint="eastAsia"/>
        </w:rPr>
        <w:t>システムエイリアスという。ルール</w:t>
      </w:r>
      <w:r w:rsidR="00BA5E07">
        <w:rPr>
          <w:rFonts w:hint="eastAsia"/>
        </w:rPr>
        <w:t>Web</w:t>
      </w:r>
      <w:r w:rsidR="00BA5E07">
        <w:rPr>
          <w:rFonts w:hint="eastAsia"/>
        </w:rPr>
        <w:t>サービス</w:t>
      </w:r>
      <w:r w:rsidRPr="0049256C">
        <w:rPr>
          <w:rFonts w:hint="eastAsia"/>
        </w:rPr>
        <w:t>URL</w:t>
      </w:r>
      <w:r w:rsidRPr="0049256C">
        <w:rPr>
          <w:rFonts w:hint="eastAsia"/>
        </w:rPr>
        <w:t>は次の形式を従う。</w:t>
      </w:r>
    </w:p>
    <w:p w14:paraId="6665810B" w14:textId="72F14062" w:rsidR="005B6671" w:rsidRPr="0049256C" w:rsidRDefault="005B6671">
      <w:pPr>
        <w:pPrChange w:id="3793" w:author="IRK" w:date="2020-05-11T09:57:00Z">
          <w:pPr>
            <w:ind w:leftChars="200" w:left="392"/>
          </w:pPr>
        </w:pPrChange>
      </w:pPr>
      <w:r w:rsidRPr="0049256C">
        <w:t>http://[IP]:[PORT]/innorules/services/ws/[</w:t>
      </w:r>
      <w:r w:rsidR="00A166B6" w:rsidRPr="0049256C">
        <w:t>A</w:t>
      </w:r>
      <w:r w:rsidR="00A166B6">
        <w:t>LIAS</w:t>
      </w:r>
      <w:r w:rsidRPr="0049256C">
        <w:t>]/[</w:t>
      </w:r>
      <w:r w:rsidR="00A166B6" w:rsidRPr="0049256C">
        <w:t>S</w:t>
      </w:r>
      <w:r w:rsidR="00A166B6">
        <w:t>ERVICE</w:t>
      </w:r>
      <w:r w:rsidR="00A166B6" w:rsidRPr="0049256C">
        <w:t>N</w:t>
      </w:r>
      <w:r w:rsidR="00A166B6">
        <w:t>AME</w:t>
      </w:r>
      <w:r w:rsidRPr="0049256C">
        <w:t>]</w:t>
      </w:r>
    </w:p>
    <w:p w14:paraId="5F1464ED" w14:textId="2BD9DAC5" w:rsidR="005B6671" w:rsidRPr="0049256C" w:rsidRDefault="005B6671" w:rsidP="00EC7890">
      <w:r w:rsidRPr="0049256C">
        <w:rPr>
          <w:rFonts w:hint="eastAsia"/>
        </w:rPr>
        <w:t>ここで、</w:t>
      </w:r>
      <w:r w:rsidRPr="0049256C">
        <w:rPr>
          <w:rFonts w:hint="eastAsia"/>
        </w:rPr>
        <w:t>IP</w:t>
      </w:r>
      <w:r w:rsidRPr="0049256C">
        <w:rPr>
          <w:rFonts w:hint="eastAsia"/>
        </w:rPr>
        <w:t>と</w:t>
      </w:r>
      <w:r w:rsidRPr="0049256C">
        <w:rPr>
          <w:rFonts w:hint="eastAsia"/>
        </w:rPr>
        <w:t>PORT</w:t>
      </w:r>
      <w:r w:rsidRPr="0049256C">
        <w:rPr>
          <w:rFonts w:hint="eastAsia"/>
        </w:rPr>
        <w:t>は</w:t>
      </w:r>
      <w:r w:rsidRPr="0049256C">
        <w:rPr>
          <w:rFonts w:hint="eastAsia"/>
        </w:rPr>
        <w:t>InnoRules</w:t>
      </w:r>
      <w:r w:rsidRPr="0049256C">
        <w:rPr>
          <w:rFonts w:hint="eastAsia"/>
        </w:rPr>
        <w:t>サーバのアドレスとサービスポートであり、</w:t>
      </w:r>
      <w:r w:rsidR="00A166B6" w:rsidRPr="0049256C">
        <w:rPr>
          <w:rFonts w:hint="eastAsia"/>
        </w:rPr>
        <w:t>A</w:t>
      </w:r>
      <w:r w:rsidR="00A166B6">
        <w:t>LIAS</w:t>
      </w:r>
      <w:r w:rsidRPr="0049256C">
        <w:rPr>
          <w:rFonts w:hint="eastAsia"/>
        </w:rPr>
        <w:t>はルール</w:t>
      </w:r>
      <w:r w:rsidR="00BA5E07">
        <w:rPr>
          <w:rFonts w:hint="eastAsia"/>
        </w:rPr>
        <w:t>Web</w:t>
      </w:r>
      <w:r w:rsidR="00BA5E07">
        <w:rPr>
          <w:rFonts w:hint="eastAsia"/>
        </w:rPr>
        <w:t>サービス</w:t>
      </w:r>
      <w:r w:rsidRPr="0049256C">
        <w:rPr>
          <w:rFonts w:hint="eastAsia"/>
        </w:rPr>
        <w:t>システムエイリアスである。</w:t>
      </w:r>
      <w:r w:rsidR="00A166B6" w:rsidRPr="0049256C">
        <w:rPr>
          <w:rFonts w:hint="eastAsia"/>
        </w:rPr>
        <w:t>S</w:t>
      </w:r>
      <w:r w:rsidR="00A166B6">
        <w:t>ERVICE</w:t>
      </w:r>
      <w:r w:rsidR="00A166B6" w:rsidRPr="0049256C">
        <w:rPr>
          <w:rFonts w:hint="eastAsia"/>
        </w:rPr>
        <w:t>N</w:t>
      </w:r>
      <w:r w:rsidR="00A166B6">
        <w:t>AME</w:t>
      </w:r>
      <w:r w:rsidRPr="0049256C">
        <w:rPr>
          <w:rFonts w:hint="eastAsia"/>
        </w:rPr>
        <w:t>は</w:t>
      </w:r>
      <w:r w:rsidR="00BA5E07">
        <w:rPr>
          <w:rFonts w:hint="eastAsia"/>
        </w:rPr>
        <w:t>Web</w:t>
      </w:r>
      <w:r w:rsidR="00BA5E07">
        <w:rPr>
          <w:rFonts w:hint="eastAsia"/>
        </w:rPr>
        <w:t>サービス</w:t>
      </w:r>
      <w:r w:rsidRPr="0049256C">
        <w:rPr>
          <w:rFonts w:hint="eastAsia"/>
        </w:rPr>
        <w:t>するルールに与えられるサービス名である。</w:t>
      </w:r>
    </w:p>
    <w:p w14:paraId="2C70C173" w14:textId="77777777" w:rsidR="005B6671" w:rsidRPr="0049256C" w:rsidRDefault="005B6671" w:rsidP="00EC7890"/>
    <w:p w14:paraId="7CBA1B16" w14:textId="750FDC67" w:rsidR="005B6671" w:rsidRPr="0049256C" w:rsidRDefault="005B6671" w:rsidP="00EC7890">
      <w:r w:rsidRPr="0049256C">
        <w:rPr>
          <w:rFonts w:hint="eastAsia"/>
        </w:rPr>
        <w:t>InnoRules</w:t>
      </w:r>
      <w:r w:rsidRPr="0049256C">
        <w:rPr>
          <w:rFonts w:hint="eastAsia"/>
        </w:rPr>
        <w:t>サーバが</w:t>
      </w:r>
      <w:r w:rsidRPr="0049256C">
        <w:rPr>
          <w:rFonts w:hint="eastAsia"/>
        </w:rPr>
        <w:t>1</w:t>
      </w:r>
      <w:r w:rsidRPr="0049256C">
        <w:rPr>
          <w:rFonts w:hint="eastAsia"/>
        </w:rPr>
        <w:t>つの単位ルールシステムのみに</w:t>
      </w:r>
      <w:r w:rsidR="00BA5E07">
        <w:rPr>
          <w:rFonts w:hint="eastAsia"/>
        </w:rPr>
        <w:t>Web</w:t>
      </w:r>
      <w:r w:rsidR="00BA5E07">
        <w:rPr>
          <w:rFonts w:hint="eastAsia"/>
        </w:rPr>
        <w:t>サービス</w:t>
      </w:r>
      <w:r w:rsidRPr="0049256C">
        <w:rPr>
          <w:rFonts w:hint="eastAsia"/>
        </w:rPr>
        <w:t>の提供や、主にサービスする単位システムがある場合、この単位システムにエイリアスを付与しない場合もある。エイリアスが付与されていないルール</w:t>
      </w:r>
      <w:r w:rsidR="00BA5E07">
        <w:rPr>
          <w:rFonts w:hint="eastAsia"/>
        </w:rPr>
        <w:t>Web</w:t>
      </w:r>
      <w:r w:rsidR="00BA5E07">
        <w:rPr>
          <w:rFonts w:hint="eastAsia"/>
        </w:rPr>
        <w:t>サービス</w:t>
      </w:r>
      <w:r w:rsidRPr="0049256C">
        <w:rPr>
          <w:rFonts w:hint="eastAsia"/>
        </w:rPr>
        <w:t>を基本ルール</w:t>
      </w:r>
      <w:r w:rsidR="00BA5E07">
        <w:rPr>
          <w:rFonts w:hint="eastAsia"/>
        </w:rPr>
        <w:t>Web</w:t>
      </w:r>
      <w:r w:rsidR="00BA5E07">
        <w:rPr>
          <w:rFonts w:hint="eastAsia"/>
        </w:rPr>
        <w:t>サービス</w:t>
      </w:r>
      <w:r w:rsidRPr="0049256C">
        <w:rPr>
          <w:rFonts w:hint="eastAsia"/>
        </w:rPr>
        <w:t>という。ただし、設定クラスタには</w:t>
      </w:r>
      <w:r w:rsidRPr="0049256C">
        <w:rPr>
          <w:rFonts w:hint="eastAsia"/>
        </w:rPr>
        <w:t>1</w:t>
      </w:r>
      <w:r w:rsidRPr="0049256C">
        <w:rPr>
          <w:rFonts w:hint="eastAsia"/>
        </w:rPr>
        <w:t>つの単位システムのみを基本ルール</w:t>
      </w:r>
      <w:r w:rsidR="00BA5E07">
        <w:rPr>
          <w:rFonts w:hint="eastAsia"/>
        </w:rPr>
        <w:t>Web</w:t>
      </w:r>
      <w:r w:rsidR="00BA5E07">
        <w:rPr>
          <w:rFonts w:hint="eastAsia"/>
        </w:rPr>
        <w:t>サービス</w:t>
      </w:r>
      <w:r w:rsidRPr="0049256C">
        <w:rPr>
          <w:rFonts w:hint="eastAsia"/>
        </w:rPr>
        <w:t>で指定できる。</w:t>
      </w:r>
    </w:p>
    <w:p w14:paraId="0AAE11AF" w14:textId="77777777" w:rsidR="005B6671" w:rsidRPr="0049256C" w:rsidRDefault="005B6671" w:rsidP="00EC7890"/>
    <w:p w14:paraId="52E90F42" w14:textId="09122161" w:rsidR="005B6671" w:rsidRPr="0049256C" w:rsidRDefault="005B6671" w:rsidP="00EC7890">
      <w:r w:rsidRPr="0049256C">
        <w:rPr>
          <w:rFonts w:hint="eastAsia"/>
        </w:rPr>
        <w:t>エイリアスは</w:t>
      </w:r>
      <w:r w:rsidRPr="0049256C">
        <w:rPr>
          <w:rFonts w:hint="eastAsia"/>
        </w:rPr>
        <w:t>10</w:t>
      </w:r>
      <w:r w:rsidRPr="0049256C">
        <w:rPr>
          <w:rFonts w:hint="eastAsia"/>
        </w:rPr>
        <w:t>文字以内の</w:t>
      </w:r>
      <w:del w:id="3794" w:author="IRK" w:date="2020-05-08T17:19:00Z">
        <w:r w:rsidRPr="0049256C" w:rsidDel="00800787">
          <w:rPr>
            <w:rFonts w:hint="eastAsia"/>
          </w:rPr>
          <w:delText>英</w:delText>
        </w:r>
      </w:del>
      <w:ins w:id="3795" w:author="IRK" w:date="2020-05-08T17:19:00Z">
        <w:r w:rsidR="00800787" w:rsidRPr="00800787">
          <w:rPr>
            <w:rFonts w:hint="eastAsia"/>
          </w:rPr>
          <w:t>アルファベットの大小</w:t>
        </w:r>
      </w:ins>
      <w:r w:rsidRPr="0049256C">
        <w:rPr>
          <w:rFonts w:hint="eastAsia"/>
        </w:rPr>
        <w:t>文字、数字</w:t>
      </w:r>
      <w:del w:id="3796" w:author="IRK" w:date="2020-05-08T17:19:00Z">
        <w:r w:rsidRPr="0049256C" w:rsidDel="00800787">
          <w:rPr>
            <w:rFonts w:hint="eastAsia"/>
          </w:rPr>
          <w:delText>、</w:delText>
        </w:r>
      </w:del>
      <w:r w:rsidRPr="005B6484">
        <w:rPr>
          <w:rFonts w:hint="eastAsia"/>
        </w:rPr>
        <w:t>またはアンダースコア</w:t>
      </w:r>
      <w:r w:rsidR="00777D82" w:rsidRPr="00945E3B">
        <w:t>(‘_’)</w:t>
      </w:r>
      <w:ins w:id="3797" w:author="IRK" w:date="2020-05-08T17:19:00Z">
        <w:r w:rsidR="00800787">
          <w:rPr>
            <w:rFonts w:hint="eastAsia"/>
          </w:rPr>
          <w:t>のみ</w:t>
        </w:r>
      </w:ins>
      <w:r w:rsidRPr="005B6484">
        <w:rPr>
          <w:rFonts w:hint="eastAsia"/>
        </w:rPr>
        <w:t>で構成される</w:t>
      </w:r>
      <w:r w:rsidRPr="0049256C">
        <w:rPr>
          <w:rFonts w:hint="eastAsia"/>
        </w:rPr>
        <w:t>。</w:t>
      </w:r>
    </w:p>
    <w:p w14:paraId="51FB4904" w14:textId="77777777" w:rsidR="005B6671" w:rsidRPr="0049256C" w:rsidRDefault="005B6671" w:rsidP="00EC7890"/>
    <w:p w14:paraId="302D09D4" w14:textId="40F348FF" w:rsidR="005B6671" w:rsidRPr="0049256C" w:rsidRDefault="000A3177" w:rsidP="00EC7890">
      <w:del w:id="3798" w:author="IRK" w:date="2020-03-09T15:08:00Z">
        <w:r w:rsidRPr="0049256C" w:rsidDel="00AC5AB8">
          <w:rPr>
            <w:rFonts w:hint="eastAsia"/>
          </w:rPr>
          <w:delText>表</w:delText>
        </w:r>
        <w:r w:rsidRPr="0049256C" w:rsidDel="00AC5AB8">
          <w:rPr>
            <w:rFonts w:hint="eastAsia"/>
          </w:rPr>
          <w:delText>9</w:delText>
        </w:r>
        <w:r w:rsidR="00545DC8" w:rsidDel="00AC5AB8">
          <w:rPr>
            <w:rFonts w:hint="eastAsia"/>
          </w:rPr>
          <w:delText>9</w:delText>
        </w:r>
      </w:del>
      <w:ins w:id="3799" w:author="IRK" w:date="2020-03-09T15:08:00Z">
        <w:r w:rsidR="00AC5AB8">
          <w:rPr>
            <w:rFonts w:hint="eastAsia"/>
          </w:rPr>
          <w:t>次の表</w:t>
        </w:r>
      </w:ins>
      <w:r w:rsidR="005B6671" w:rsidRPr="0049256C">
        <w:rPr>
          <w:rFonts w:hint="eastAsia"/>
        </w:rPr>
        <w:t>は</w:t>
      </w:r>
      <w:r w:rsidR="000515C0">
        <w:rPr>
          <w:rFonts w:hint="eastAsia"/>
        </w:rPr>
        <w:t>、</w:t>
      </w:r>
      <w:r w:rsidR="005B6671" w:rsidRPr="0049256C">
        <w:rPr>
          <w:rFonts w:hint="eastAsia"/>
        </w:rPr>
        <w:t>エイリアスを指定する段階</w:t>
      </w:r>
      <w:r w:rsidR="000515C0">
        <w:rPr>
          <w:rFonts w:hint="eastAsia"/>
        </w:rPr>
        <w:t>である</w:t>
      </w:r>
      <w:r w:rsidR="005B6671" w:rsidRPr="0049256C">
        <w:rPr>
          <w:rFonts w:hint="eastAsia"/>
        </w:rPr>
        <w:t>。</w:t>
      </w:r>
    </w:p>
    <w:p w14:paraId="4ADEC8A8" w14:textId="0CA414D9" w:rsidR="001C0DB5" w:rsidRDefault="001C0DB5">
      <w:pPr>
        <w:jc w:val="left"/>
        <w:rPr>
          <w:ins w:id="3800" w:author="IRK" w:date="2020-04-24T11:01:00Z"/>
        </w:rPr>
      </w:pPr>
    </w:p>
    <w:p w14:paraId="058DD805" w14:textId="2DA4E18E" w:rsidR="005B6671" w:rsidRPr="0049256C" w:rsidDel="001C0DB5" w:rsidRDefault="005B6671" w:rsidP="001E2D35">
      <w:pPr>
        <w:pStyle w:val="afff6"/>
        <w:rPr>
          <w:del w:id="3801" w:author="IRK" w:date="2020-04-24T11:01:00Z"/>
        </w:rPr>
      </w:pPr>
    </w:p>
    <w:p w14:paraId="18E1D6DB" w14:textId="6CDF45D4" w:rsidR="000A3177" w:rsidRPr="0049256C" w:rsidRDefault="000A3177" w:rsidP="007D3017">
      <w:pPr>
        <w:pStyle w:val="afff6"/>
      </w:pPr>
      <w:bookmarkStart w:id="3802" w:name="_Toc34839566"/>
      <w:del w:id="3803" w:author="IRK" w:date="2020-03-09T15:08:00Z">
        <w:r w:rsidRPr="0049256C" w:rsidDel="00AC5AB8">
          <w:delText>[</w:delText>
        </w:r>
        <w:r w:rsidRPr="0049256C" w:rsidDel="00AC5AB8">
          <w:delText>表</w:delText>
        </w:r>
        <w:r w:rsidRPr="0049256C" w:rsidDel="00AC5AB8">
          <w:delText xml:space="preserve"> </w:delText>
        </w:r>
        <w:r w:rsidR="003561C7" w:rsidRPr="0049256C" w:rsidDel="00AC5AB8">
          <w:fldChar w:fldCharType="begin"/>
        </w:r>
        <w:r w:rsidR="003561C7" w:rsidRPr="0049256C" w:rsidDel="00AC5AB8">
          <w:delInstrText xml:space="preserve"> SEQ [</w:delInstrText>
        </w:r>
        <w:r w:rsidR="003561C7" w:rsidRPr="0049256C" w:rsidDel="00AC5AB8">
          <w:delInstrText>表</w:delInstrText>
        </w:r>
        <w:r w:rsidR="003561C7" w:rsidRPr="0049256C" w:rsidDel="00AC5AB8">
          <w:delInstrText xml:space="preserve"> \* ARABIC </w:delInstrText>
        </w:r>
        <w:r w:rsidR="003561C7" w:rsidRPr="0049256C" w:rsidDel="00AC5AB8">
          <w:fldChar w:fldCharType="separate"/>
        </w:r>
        <w:r w:rsidR="000132DF" w:rsidDel="00AC5AB8">
          <w:rPr>
            <w:noProof/>
          </w:rPr>
          <w:delText>99</w:delText>
        </w:r>
        <w:r w:rsidR="003561C7" w:rsidRPr="0049256C" w:rsidDel="00AC5AB8">
          <w:rPr>
            <w:noProof/>
          </w:rPr>
          <w:fldChar w:fldCharType="end"/>
        </w:r>
        <w:r w:rsidRPr="0049256C" w:rsidDel="00AC5AB8">
          <w:rPr>
            <w:rFonts w:hint="eastAsia"/>
          </w:rPr>
          <w:delText>]</w:delText>
        </w:r>
      </w:del>
      <w:ins w:id="3804" w:author="IRK" w:date="2020-03-09T15:08:00Z">
        <w:r w:rsidR="00AC5AB8">
          <w:rPr>
            <w:rFonts w:hint="eastAsia"/>
          </w:rPr>
          <w:t>[</w:t>
        </w:r>
        <w:r w:rsidR="00AC5AB8">
          <w:rPr>
            <w:rFonts w:hint="eastAsia"/>
          </w:rPr>
          <w:t>表</w:t>
        </w:r>
        <w:r w:rsidR="00AC5AB8">
          <w:rPr>
            <w:rFonts w:hint="eastAsia"/>
          </w:rPr>
          <w:t xml:space="preserve"> </w:t>
        </w:r>
        <w:r w:rsidR="00AC5AB8">
          <w:fldChar w:fldCharType="begin"/>
        </w:r>
        <w:r w:rsidR="00AC5AB8">
          <w:instrText xml:space="preserve"> </w:instrText>
        </w:r>
        <w:r w:rsidR="00AC5AB8">
          <w:rPr>
            <w:rFonts w:hint="eastAsia"/>
          </w:rPr>
          <w:instrText xml:space="preserve">SEQ </w:instrText>
        </w:r>
        <w:r w:rsidR="00AC5AB8">
          <w:rPr>
            <w:rFonts w:hint="eastAsia"/>
          </w:rPr>
          <w:instrText>表</w:instrText>
        </w:r>
        <w:r w:rsidR="00AC5AB8">
          <w:rPr>
            <w:rFonts w:hint="eastAsia"/>
          </w:rPr>
          <w:instrText xml:space="preserve"> \* ARABIC</w:instrText>
        </w:r>
        <w:r w:rsidR="00AC5AB8">
          <w:instrText xml:space="preserve"> </w:instrText>
        </w:r>
      </w:ins>
      <w:r w:rsidR="00AC5AB8">
        <w:fldChar w:fldCharType="separate"/>
      </w:r>
      <w:r w:rsidR="00AB1F2F">
        <w:rPr>
          <w:noProof/>
        </w:rPr>
        <w:t>100</w:t>
      </w:r>
      <w:ins w:id="3805" w:author="IRK" w:date="2020-03-09T15:08:00Z">
        <w:r w:rsidR="00AC5AB8">
          <w:fldChar w:fldCharType="end"/>
        </w:r>
        <w:r w:rsidR="00AC5AB8">
          <w:rPr>
            <w:rFonts w:hint="eastAsia"/>
          </w:rPr>
          <w:t>]</w:t>
        </w:r>
      </w:ins>
      <w:bookmarkEnd w:id="380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806" w:author="IRK" w:date="2020-04-16T14:10:00Z">
          <w:tblPr>
            <w:tblW w:w="0" w:type="auto"/>
            <w:tblLook w:val="04A0" w:firstRow="1" w:lastRow="0" w:firstColumn="1" w:lastColumn="0" w:noHBand="0" w:noVBand="1"/>
          </w:tblPr>
        </w:tblPrChange>
      </w:tblPr>
      <w:tblGrid>
        <w:gridCol w:w="9515"/>
        <w:tblGridChange w:id="3807">
          <w:tblGrid>
            <w:gridCol w:w="9515"/>
          </w:tblGrid>
        </w:tblGridChange>
      </w:tblGrid>
      <w:tr w:rsidR="005B6671" w:rsidRPr="0049256C" w14:paraId="0C92015D" w14:textId="77777777" w:rsidTr="001E2D35">
        <w:trPr>
          <w:jc w:val="center"/>
        </w:trPr>
        <w:tc>
          <w:tcPr>
            <w:tcW w:w="9515" w:type="dxa"/>
            <w:tcPrChange w:id="3808" w:author="IRK" w:date="2020-04-16T14:10:00Z">
              <w:tcPr>
                <w:tcW w:w="9515" w:type="dxa"/>
              </w:tcPr>
            </w:tcPrChange>
          </w:tcPr>
          <w:p w14:paraId="5FC4A92D" w14:textId="77777777" w:rsidR="005B6671" w:rsidRPr="0049256C" w:rsidRDefault="005B6671">
            <w:pPr>
              <w:pStyle w:val="16"/>
              <w:pPrChange w:id="3809" w:author="IRK" w:date="2020-04-27T17:26:00Z">
                <w:pPr/>
              </w:pPrChange>
            </w:pPr>
            <w:r w:rsidRPr="0049256C">
              <w:t>********************************************************************************</w:t>
            </w:r>
          </w:p>
          <w:p w14:paraId="169AFC84" w14:textId="77777777" w:rsidR="005B6671" w:rsidRPr="0049256C" w:rsidRDefault="005B6671">
            <w:pPr>
              <w:pStyle w:val="16"/>
              <w:pPrChange w:id="3810" w:author="IRK" w:date="2020-04-27T17:26:00Z">
                <w:pPr/>
              </w:pPrChange>
            </w:pPr>
          </w:p>
          <w:p w14:paraId="52D60D46" w14:textId="7BD5E5BD" w:rsidR="005B6671" w:rsidRPr="0049256C" w:rsidRDefault="005B6671">
            <w:pPr>
              <w:pStyle w:val="16"/>
              <w:pPrChange w:id="3811" w:author="IRK" w:date="2020-04-27T17:26:00Z">
                <w:pPr/>
              </w:pPrChange>
            </w:pPr>
            <w:r w:rsidRPr="0049256C">
              <w:rPr>
                <w:rFonts w:hint="eastAsia"/>
              </w:rPr>
              <w:t>サービスタイプ選択</w:t>
            </w:r>
            <w:r w:rsidRPr="0049256C">
              <w:t xml:space="preserve"> -&gt; </w:t>
            </w:r>
            <w:r w:rsidRPr="0049256C">
              <w:rPr>
                <w:rFonts w:hint="eastAsia"/>
              </w:rPr>
              <w:t>ルール</w:t>
            </w:r>
            <w:r w:rsidR="00BA5E07">
              <w:rPr>
                <w:rFonts w:hint="eastAsia"/>
              </w:rPr>
              <w:t>Web</w:t>
            </w:r>
            <w:r w:rsidR="00BA5E07">
              <w:rPr>
                <w:rFonts w:hint="eastAsia"/>
              </w:rPr>
              <w:t>サービス</w:t>
            </w:r>
            <w:r w:rsidRPr="0049256C">
              <w:t xml:space="preserve"> -&gt; </w:t>
            </w:r>
            <w:r w:rsidRPr="0049256C">
              <w:rPr>
                <w:rFonts w:hint="eastAsia"/>
              </w:rPr>
              <w:t>ルール</w:t>
            </w:r>
            <w:r w:rsidR="00BA5E07">
              <w:rPr>
                <w:rFonts w:hint="eastAsia"/>
              </w:rPr>
              <w:t>Web</w:t>
            </w:r>
            <w:r w:rsidR="00BA5E07">
              <w:rPr>
                <w:rFonts w:hint="eastAsia"/>
              </w:rPr>
              <w:t>サービス</w:t>
            </w:r>
            <w:r w:rsidRPr="0049256C">
              <w:rPr>
                <w:rFonts w:hint="eastAsia"/>
              </w:rPr>
              <w:t>システムのエイリアス変更</w:t>
            </w:r>
          </w:p>
          <w:p w14:paraId="78C80E8B" w14:textId="77777777" w:rsidR="005B6671" w:rsidRPr="0049256C" w:rsidRDefault="005B6671">
            <w:pPr>
              <w:pStyle w:val="16"/>
              <w:pPrChange w:id="3812" w:author="IRK" w:date="2020-04-27T17:26:00Z">
                <w:pPr/>
              </w:pPrChange>
            </w:pPr>
          </w:p>
          <w:p w14:paraId="2DE2DBB7" w14:textId="77777777" w:rsidR="005B6671" w:rsidRPr="0049256C" w:rsidRDefault="005B6671">
            <w:pPr>
              <w:pStyle w:val="16"/>
              <w:pPrChange w:id="3813" w:author="IRK" w:date="2020-04-27T17:26:00Z">
                <w:pPr/>
              </w:pPrChange>
            </w:pPr>
            <w:r w:rsidRPr="0049256C">
              <w:t>********************************************************************************</w:t>
            </w:r>
          </w:p>
          <w:p w14:paraId="7313C0A3" w14:textId="77777777" w:rsidR="005B6671" w:rsidRPr="0049256C" w:rsidRDefault="005B6671">
            <w:pPr>
              <w:pStyle w:val="16"/>
              <w:pPrChange w:id="3814" w:author="IRK" w:date="2020-04-27T17:26:00Z">
                <w:pPr/>
              </w:pPrChange>
            </w:pPr>
          </w:p>
          <w:p w14:paraId="57D22027" w14:textId="77777777" w:rsidR="005B6671" w:rsidRPr="0049256C" w:rsidRDefault="005B6671">
            <w:pPr>
              <w:pStyle w:val="16"/>
              <w:rPr>
                <w:rFonts w:eastAsiaTheme="minorEastAsia"/>
              </w:rPr>
              <w:pPrChange w:id="3815" w:author="IRK" w:date="2020-04-27T17:26:00Z">
                <w:pPr/>
              </w:pPrChange>
            </w:pPr>
            <w:r w:rsidRPr="0049256C">
              <w:rPr>
                <w:rFonts w:hint="eastAsia"/>
              </w:rPr>
              <w:t>単位ルールシステム</w:t>
            </w:r>
            <w:r w:rsidRPr="0049256C">
              <w:t>'DEV'</w:t>
            </w:r>
            <w:r w:rsidRPr="0049256C">
              <w:rPr>
                <w:rFonts w:hint="eastAsia"/>
              </w:rPr>
              <w:t>のエイリアスを変更します。エイリアスを指定しない場合、</w:t>
            </w:r>
          </w:p>
          <w:p w14:paraId="33286A96" w14:textId="57DB8EE0" w:rsidR="005B6671" w:rsidRPr="0049256C" w:rsidRDefault="005B6671">
            <w:pPr>
              <w:pStyle w:val="16"/>
              <w:rPr>
                <w:rFonts w:eastAsiaTheme="minorEastAsia"/>
              </w:rPr>
              <w:pPrChange w:id="3816" w:author="IRK" w:date="2020-04-27T17:26:00Z">
                <w:pPr/>
              </w:pPrChange>
            </w:pPr>
            <w:r w:rsidRPr="0049256C">
              <w:rPr>
                <w:rFonts w:hint="eastAsia"/>
              </w:rPr>
              <w:t>この単位システムが基本ルール</w:t>
            </w:r>
            <w:r w:rsidR="00BA5E07">
              <w:rPr>
                <w:rFonts w:hint="eastAsia"/>
              </w:rPr>
              <w:t>Web</w:t>
            </w:r>
            <w:r w:rsidR="00BA5E07">
              <w:rPr>
                <w:rFonts w:hint="eastAsia"/>
              </w:rPr>
              <w:t>サービス</w:t>
            </w:r>
            <w:r w:rsidRPr="0049256C">
              <w:rPr>
                <w:rFonts w:hint="eastAsia"/>
              </w:rPr>
              <w:t>としてサービスされます。</w:t>
            </w:r>
          </w:p>
          <w:p w14:paraId="308DBDFB" w14:textId="1D051419" w:rsidR="005B6671" w:rsidRPr="0049256C" w:rsidRDefault="005B6671">
            <w:pPr>
              <w:pStyle w:val="16"/>
              <w:pPrChange w:id="3817" w:author="IRK" w:date="2020-04-27T17:26:00Z">
                <w:pPr/>
              </w:pPrChange>
            </w:pPr>
            <w:r w:rsidRPr="0049256C">
              <w:rPr>
                <w:rFonts w:hint="eastAsia"/>
              </w:rPr>
              <w:t>基本ルール</w:t>
            </w:r>
            <w:r w:rsidR="00BA5E07">
              <w:rPr>
                <w:rFonts w:hint="eastAsia"/>
              </w:rPr>
              <w:t>Web</w:t>
            </w:r>
            <w:r w:rsidR="00BA5E07">
              <w:rPr>
                <w:rFonts w:hint="eastAsia"/>
              </w:rPr>
              <w:t>サービス</w:t>
            </w:r>
            <w:r w:rsidRPr="0049256C">
              <w:rPr>
                <w:rFonts w:hint="eastAsia"/>
              </w:rPr>
              <w:t>は単位システム</w:t>
            </w:r>
            <w:r w:rsidRPr="0049256C">
              <w:t>1</w:t>
            </w:r>
            <w:r w:rsidR="00C5667D">
              <w:t>つのみ</w:t>
            </w:r>
            <w:r w:rsidR="00C5667D" w:rsidRPr="005B6484">
              <w:t>指定</w:t>
            </w:r>
            <w:r w:rsidRPr="005B6484">
              <w:t>で</w:t>
            </w:r>
            <w:r w:rsidR="00C5667D" w:rsidRPr="009A2CC8">
              <w:rPr>
                <w:rFonts w:hint="eastAsia"/>
              </w:rPr>
              <w:t>きま</w:t>
            </w:r>
            <w:r w:rsidRPr="005B6484">
              <w:t>す。</w:t>
            </w:r>
            <w:r w:rsidRPr="005B6484">
              <w:t>(</w:t>
            </w:r>
            <w:r w:rsidRPr="005B6484">
              <w:rPr>
                <w:rFonts w:hint="eastAsia"/>
              </w:rPr>
              <w:t>デフォルト値</w:t>
            </w:r>
            <w:r w:rsidRPr="0049256C">
              <w:t>: DEV)</w:t>
            </w:r>
          </w:p>
          <w:p w14:paraId="48BE1695" w14:textId="77777777" w:rsidR="005B6671" w:rsidRPr="0049256C" w:rsidRDefault="005B6671">
            <w:pPr>
              <w:pStyle w:val="16"/>
              <w:pPrChange w:id="3818" w:author="IRK" w:date="2020-04-27T17:26:00Z">
                <w:pPr/>
              </w:pPrChange>
            </w:pPr>
          </w:p>
          <w:p w14:paraId="3F752826" w14:textId="77777777" w:rsidR="005B6671" w:rsidRPr="0087461A" w:rsidRDefault="005B6671">
            <w:pPr>
              <w:pStyle w:val="16"/>
              <w:pPrChange w:id="3819" w:author="IRK" w:date="2020-05-11T09:57:00Z">
                <w:pPr/>
              </w:pPrChange>
            </w:pPr>
            <w:r w:rsidRPr="0049256C">
              <w:rPr>
                <w:rFonts w:hint="eastAsia"/>
              </w:rPr>
              <w:t xml:space="preserve"> </w:t>
            </w:r>
            <w:r w:rsidRPr="00333094">
              <w:rPr>
                <w:rFonts w:hint="eastAsia"/>
              </w:rPr>
              <w:t>&gt;&gt;</w:t>
            </w:r>
          </w:p>
        </w:tc>
      </w:tr>
    </w:tbl>
    <w:p w14:paraId="5304DD1A" w14:textId="77777777" w:rsidR="005B6671" w:rsidRPr="0049256C" w:rsidRDefault="005B6671" w:rsidP="00EC7890"/>
    <w:p w14:paraId="7CA31458" w14:textId="42D00154" w:rsidR="005B6671" w:rsidRPr="0049256C" w:rsidRDefault="000515C0" w:rsidP="00EC7890">
      <w:r>
        <w:rPr>
          <w:rFonts w:hint="eastAsia"/>
        </w:rPr>
        <w:t>デフォルト</w:t>
      </w:r>
      <w:r w:rsidR="005B6671" w:rsidRPr="0049256C">
        <w:rPr>
          <w:rFonts w:hint="eastAsia"/>
        </w:rPr>
        <w:t>値としては既に指定されたエイリアスが設定される。エイリアスは他の単位システムのエイリアスと重複できない。こ</w:t>
      </w:r>
      <w:r w:rsidR="00C5667D">
        <w:rPr>
          <w:rFonts w:hint="eastAsia"/>
        </w:rPr>
        <w:t>の単位ルールシステムを基本ルール</w:t>
      </w:r>
      <w:r w:rsidR="00BA5E07">
        <w:rPr>
          <w:rFonts w:hint="eastAsia"/>
        </w:rPr>
        <w:t>Web</w:t>
      </w:r>
      <w:r w:rsidR="00BA5E07">
        <w:rPr>
          <w:rFonts w:hint="eastAsia"/>
        </w:rPr>
        <w:t>サービス</w:t>
      </w:r>
      <w:r w:rsidR="00C5667D">
        <w:rPr>
          <w:rFonts w:hint="eastAsia"/>
        </w:rPr>
        <w:t>でサービス</w:t>
      </w:r>
      <w:r w:rsidR="005B6671" w:rsidRPr="0049256C">
        <w:rPr>
          <w:rFonts w:hint="eastAsia"/>
        </w:rPr>
        <w:t>する場合、</w:t>
      </w:r>
      <w:r w:rsidR="005B6671" w:rsidRPr="0049256C">
        <w:rPr>
          <w:rFonts w:hint="eastAsia"/>
        </w:rPr>
        <w:t>^e</w:t>
      </w:r>
      <w:r w:rsidR="005B6671" w:rsidRPr="0049256C">
        <w:rPr>
          <w:rFonts w:hint="eastAsia"/>
        </w:rPr>
        <w:t>を入力して設定する。設定終了後</w:t>
      </w:r>
      <w:del w:id="3820" w:author="IRK" w:date="2020-03-09T15:37:00Z">
        <w:r w:rsidR="005B6671" w:rsidRPr="0049256C" w:rsidDel="00E4299E">
          <w:rPr>
            <w:rFonts w:hint="eastAsia"/>
          </w:rPr>
          <w:delText>2.4.6.1</w:delText>
        </w:r>
      </w:del>
      <w:ins w:id="3821" w:author="IRK" w:date="2020-03-10T22:25:00Z">
        <w:r w:rsidR="008E3CAF">
          <w:rPr>
            <w:rFonts w:hint="eastAsia"/>
          </w:rPr>
          <w:t>「</w:t>
        </w:r>
      </w:ins>
      <w:ins w:id="3822" w:author="IRK" w:date="2020-03-09T15:37:00Z">
        <w:r w:rsidR="00E4299E">
          <w:fldChar w:fldCharType="begin"/>
        </w:r>
        <w:r w:rsidR="00E4299E">
          <w:instrText xml:space="preserve"> </w:instrText>
        </w:r>
        <w:r w:rsidR="00E4299E">
          <w:rPr>
            <w:rFonts w:hint="eastAsia"/>
          </w:rPr>
          <w:instrText>REF _Ref34660665 \r \h</w:instrText>
        </w:r>
        <w:r w:rsidR="00E4299E">
          <w:instrText xml:space="preserve"> </w:instrText>
        </w:r>
      </w:ins>
      <w:r w:rsidR="00E4299E">
        <w:fldChar w:fldCharType="separate"/>
      </w:r>
      <w:r w:rsidR="00AB1F2F">
        <w:t>2.4.6.1</w:t>
      </w:r>
      <w:ins w:id="3823" w:author="IRK" w:date="2020-03-09T15:37:00Z">
        <w:r w:rsidR="00E4299E">
          <w:fldChar w:fldCharType="end"/>
        </w:r>
      </w:ins>
      <w:ins w:id="3824" w:author="IRK" w:date="2020-04-16T13:54:00Z">
        <w:r w:rsidR="00FE0639">
          <w:rPr>
            <w:rFonts w:hint="eastAsia"/>
          </w:rPr>
          <w:t xml:space="preserve"> </w:t>
        </w:r>
      </w:ins>
      <w:ins w:id="3825" w:author="IRK" w:date="2020-03-09T15:37:00Z">
        <w:r w:rsidR="00E4299E">
          <w:fldChar w:fldCharType="begin"/>
        </w:r>
        <w:r w:rsidR="00E4299E">
          <w:instrText xml:space="preserve"> REF _Ref34660665 \h </w:instrText>
        </w:r>
      </w:ins>
      <w:r w:rsidR="00E4299E">
        <w:fldChar w:fldCharType="separate"/>
      </w:r>
      <w:r w:rsidR="00AB1F2F" w:rsidRPr="0049256C">
        <w:rPr>
          <w:rFonts w:hint="eastAsia"/>
        </w:rPr>
        <w:t>ルール</w:t>
      </w:r>
      <w:r w:rsidR="00AB1F2F">
        <w:rPr>
          <w:rFonts w:hint="eastAsia"/>
        </w:rPr>
        <w:t>Web</w:t>
      </w:r>
      <w:r w:rsidR="00AB1F2F">
        <w:rPr>
          <w:rFonts w:hint="eastAsia"/>
        </w:rPr>
        <w:t>サービス</w:t>
      </w:r>
      <w:ins w:id="3826" w:author="IRK" w:date="2020-03-09T15:37:00Z">
        <w:r w:rsidR="00E4299E">
          <w:fldChar w:fldCharType="end"/>
        </w:r>
      </w:ins>
      <w:ins w:id="3827" w:author="IRK" w:date="2020-03-10T22:25:00Z">
        <w:r w:rsidR="008E3CAF">
          <w:rPr>
            <w:rFonts w:hint="eastAsia"/>
          </w:rPr>
          <w:t>」</w:t>
        </w:r>
      </w:ins>
      <w:r w:rsidR="005B6671" w:rsidRPr="0049256C">
        <w:rPr>
          <w:rFonts w:hint="eastAsia"/>
        </w:rPr>
        <w:t>に移動する。</w:t>
      </w:r>
    </w:p>
    <w:p w14:paraId="1750755F" w14:textId="296DBEBB" w:rsidR="004B68A5" w:rsidRDefault="004B68A5">
      <w:pPr>
        <w:jc w:val="left"/>
        <w:rPr>
          <w:rFonts w:cs="Times New Roman"/>
          <w:b/>
          <w:bCs/>
          <w:spacing w:val="0"/>
          <w:sz w:val="22"/>
          <w:szCs w:val="24"/>
          <w:lang w:eastAsia="ko-KR"/>
        </w:rPr>
      </w:pPr>
      <w:del w:id="3828" w:author="IRK" w:date="2020-04-24T11:02:00Z">
        <w:r w:rsidDel="001C0DB5">
          <w:br w:type="page"/>
        </w:r>
      </w:del>
    </w:p>
    <w:p w14:paraId="04B38BAA" w14:textId="59015881" w:rsidR="005B6671" w:rsidRPr="0049256C" w:rsidRDefault="005B6671">
      <w:pPr>
        <w:pStyle w:val="42"/>
        <w:numPr>
          <w:ilvl w:val="3"/>
          <w:numId w:val="139"/>
        </w:numPr>
        <w:rPr>
          <w:lang w:eastAsia="ja-JP"/>
        </w:rPr>
        <w:pPrChange w:id="3829" w:author="IRK" w:date="2020-05-11T09:40:00Z">
          <w:pPr>
            <w:pStyle w:val="42"/>
            <w:numPr>
              <w:numId w:val="27"/>
            </w:numPr>
          </w:pPr>
        </w:pPrChange>
      </w:pPr>
      <w:bookmarkStart w:id="3830" w:name="_Ref34658886"/>
      <w:r w:rsidRPr="0049256C">
        <w:rPr>
          <w:rFonts w:hint="eastAsia"/>
          <w:lang w:eastAsia="ja-JP"/>
        </w:rPr>
        <w:t>ルール</w:t>
      </w:r>
      <w:r w:rsidR="00BA5E07">
        <w:rPr>
          <w:rFonts w:hint="eastAsia"/>
          <w:lang w:eastAsia="ja-JP"/>
        </w:rPr>
        <w:t>Web</w:t>
      </w:r>
      <w:r w:rsidR="00BA5E07">
        <w:rPr>
          <w:rFonts w:hint="eastAsia"/>
          <w:lang w:eastAsia="ja-JP"/>
        </w:rPr>
        <w:t>サービス</w:t>
      </w:r>
      <w:r w:rsidRPr="0049256C">
        <w:rPr>
          <w:rFonts w:hint="eastAsia"/>
          <w:lang w:eastAsia="ja-JP"/>
        </w:rPr>
        <w:t>を有効にする</w:t>
      </w:r>
      <w:bookmarkEnd w:id="3830"/>
    </w:p>
    <w:p w14:paraId="7701BD8A" w14:textId="7467677F" w:rsidR="005B6671" w:rsidRDefault="005B6671" w:rsidP="00EC7890">
      <w:r w:rsidRPr="0049256C">
        <w:rPr>
          <w:rFonts w:hint="eastAsia"/>
        </w:rPr>
        <w:t>1</w:t>
      </w:r>
      <w:r w:rsidRPr="0049256C">
        <w:rPr>
          <w:rFonts w:hint="eastAsia"/>
        </w:rPr>
        <w:t>つの</w:t>
      </w:r>
      <w:r w:rsidRPr="0049256C">
        <w:rPr>
          <w:rFonts w:hint="eastAsia"/>
        </w:rPr>
        <w:t>InnoRules</w:t>
      </w:r>
      <w:r w:rsidRPr="0049256C">
        <w:rPr>
          <w:rFonts w:hint="eastAsia"/>
        </w:rPr>
        <w:t>サーバは複数の単位ルールシステムに対してルール</w:t>
      </w:r>
      <w:r w:rsidR="00BA5E07">
        <w:rPr>
          <w:rFonts w:hint="eastAsia"/>
        </w:rPr>
        <w:t>Web</w:t>
      </w:r>
      <w:r w:rsidR="00BA5E07">
        <w:rPr>
          <w:rFonts w:hint="eastAsia"/>
        </w:rPr>
        <w:t>サービス</w:t>
      </w:r>
      <w:r w:rsidRPr="0049256C">
        <w:rPr>
          <w:rFonts w:hint="eastAsia"/>
        </w:rPr>
        <w:t>ができる。</w:t>
      </w:r>
      <w:del w:id="3831" w:author="IRK" w:date="2020-03-09T15:39:00Z">
        <w:r w:rsidR="000A3177" w:rsidRPr="0049256C" w:rsidDel="00E4299E">
          <w:rPr>
            <w:rFonts w:hint="eastAsia"/>
          </w:rPr>
          <w:delText>表</w:delText>
        </w:r>
        <w:r w:rsidR="00545DC8" w:rsidDel="00E4299E">
          <w:delText>100</w:delText>
        </w:r>
      </w:del>
      <w:ins w:id="3832" w:author="IRK" w:date="2020-03-09T15:39:00Z">
        <w:r w:rsidR="00E4299E">
          <w:rPr>
            <w:rFonts w:hint="eastAsia"/>
          </w:rPr>
          <w:t>次の表</w:t>
        </w:r>
      </w:ins>
      <w:r w:rsidRPr="0049256C">
        <w:rPr>
          <w:rFonts w:hint="eastAsia"/>
        </w:rPr>
        <w:t>は</w:t>
      </w:r>
      <w:r w:rsidR="00BA5E07">
        <w:rPr>
          <w:rFonts w:hint="eastAsia"/>
        </w:rPr>
        <w:t>Web</w:t>
      </w:r>
      <w:r w:rsidR="00BA5E07">
        <w:rPr>
          <w:rFonts w:hint="eastAsia"/>
        </w:rPr>
        <w:t>サービス</w:t>
      </w:r>
      <w:r w:rsidRPr="0049256C">
        <w:rPr>
          <w:rFonts w:hint="eastAsia"/>
        </w:rPr>
        <w:t>を有効にする単位ルールシステムを選択する段階</w:t>
      </w:r>
      <w:r w:rsidR="000515C0">
        <w:rPr>
          <w:rFonts w:hint="eastAsia"/>
        </w:rPr>
        <w:t>である</w:t>
      </w:r>
      <w:r w:rsidRPr="0049256C">
        <w:rPr>
          <w:rFonts w:hint="eastAsia"/>
        </w:rPr>
        <w:t>。</w:t>
      </w:r>
    </w:p>
    <w:p w14:paraId="246298AB" w14:textId="124F8B07" w:rsidR="001A6A0C" w:rsidRDefault="001A6A0C">
      <w:pPr>
        <w:jc w:val="left"/>
      </w:pPr>
    </w:p>
    <w:p w14:paraId="43835403" w14:textId="08E21505" w:rsidR="000A3177" w:rsidRPr="0049256C" w:rsidRDefault="000A3177" w:rsidP="007D3017">
      <w:pPr>
        <w:pStyle w:val="afff6"/>
      </w:pPr>
      <w:bookmarkStart w:id="3833" w:name="_Toc34839567"/>
      <w:del w:id="3834" w:author="IRK" w:date="2020-03-09T15:39: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100</w:delText>
        </w:r>
        <w:r w:rsidR="003561C7" w:rsidRPr="0049256C" w:rsidDel="00E4299E">
          <w:rPr>
            <w:noProof/>
          </w:rPr>
          <w:fldChar w:fldCharType="end"/>
        </w:r>
        <w:r w:rsidRPr="0049256C" w:rsidDel="00E4299E">
          <w:rPr>
            <w:rFonts w:hint="eastAsia"/>
          </w:rPr>
          <w:delText>]</w:delText>
        </w:r>
      </w:del>
      <w:ins w:id="3835" w:author="IRK" w:date="2020-03-09T15:39: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101</w:t>
      </w:r>
      <w:ins w:id="3836" w:author="IRK" w:date="2020-03-09T15:39:00Z">
        <w:r w:rsidR="00E4299E">
          <w:fldChar w:fldCharType="end"/>
        </w:r>
        <w:r w:rsidR="00E4299E">
          <w:rPr>
            <w:rFonts w:hint="eastAsia"/>
          </w:rPr>
          <w:t>]</w:t>
        </w:r>
      </w:ins>
      <w:bookmarkEnd w:id="383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837" w:author="IRK" w:date="2020-04-16T14:15:00Z">
          <w:tblPr>
            <w:tblW w:w="0" w:type="auto"/>
            <w:tblLook w:val="04A0" w:firstRow="1" w:lastRow="0" w:firstColumn="1" w:lastColumn="0" w:noHBand="0" w:noVBand="1"/>
          </w:tblPr>
        </w:tblPrChange>
      </w:tblPr>
      <w:tblGrid>
        <w:gridCol w:w="9515"/>
        <w:tblGridChange w:id="3838">
          <w:tblGrid>
            <w:gridCol w:w="9515"/>
          </w:tblGrid>
        </w:tblGridChange>
      </w:tblGrid>
      <w:tr w:rsidR="005B6671" w:rsidRPr="0049256C" w14:paraId="6A950163" w14:textId="77777777" w:rsidTr="001E2D35">
        <w:trPr>
          <w:jc w:val="center"/>
        </w:trPr>
        <w:tc>
          <w:tcPr>
            <w:tcW w:w="9515" w:type="dxa"/>
            <w:tcPrChange w:id="3839" w:author="IRK" w:date="2020-04-16T14:15:00Z">
              <w:tcPr>
                <w:tcW w:w="9515" w:type="dxa"/>
              </w:tcPr>
            </w:tcPrChange>
          </w:tcPr>
          <w:p w14:paraId="309AA0CD" w14:textId="77777777" w:rsidR="005B6671" w:rsidRPr="0049256C" w:rsidRDefault="005B6671">
            <w:pPr>
              <w:pStyle w:val="16"/>
              <w:pPrChange w:id="3840" w:author="IRK" w:date="2020-04-27T17:26:00Z">
                <w:pPr/>
              </w:pPrChange>
            </w:pPr>
            <w:r w:rsidRPr="0049256C">
              <w:t>********************************************************************************</w:t>
            </w:r>
          </w:p>
          <w:p w14:paraId="3717B77C" w14:textId="77777777" w:rsidR="005B6671" w:rsidRPr="0049256C" w:rsidRDefault="005B6671">
            <w:pPr>
              <w:pStyle w:val="16"/>
              <w:pPrChange w:id="3841" w:author="IRK" w:date="2020-04-27T17:26:00Z">
                <w:pPr/>
              </w:pPrChange>
            </w:pPr>
          </w:p>
          <w:p w14:paraId="23E6CFD0" w14:textId="2757ED39" w:rsidR="005B6671" w:rsidRPr="005B6484" w:rsidRDefault="005B6671">
            <w:pPr>
              <w:pStyle w:val="16"/>
              <w:pPrChange w:id="3842" w:author="IRK" w:date="2020-04-27T17:26:00Z">
                <w:pPr/>
              </w:pPrChange>
            </w:pPr>
            <w:r w:rsidRPr="0049256C">
              <w:rPr>
                <w:rFonts w:hint="eastAsia"/>
              </w:rPr>
              <w:t>サービスタイプ選択</w:t>
            </w:r>
            <w:r w:rsidRPr="0049256C">
              <w:t xml:space="preserve"> -&gt; </w:t>
            </w:r>
            <w:r w:rsidRPr="0049256C">
              <w:rPr>
                <w:rFonts w:hint="eastAsia"/>
              </w:rPr>
              <w:t>ルール</w:t>
            </w:r>
            <w:r w:rsidR="00BA5E07">
              <w:rPr>
                <w:rFonts w:hint="eastAsia"/>
              </w:rPr>
              <w:t>Web</w:t>
            </w:r>
            <w:r w:rsidR="00BA5E07">
              <w:rPr>
                <w:rFonts w:hint="eastAsia"/>
              </w:rPr>
              <w:t>サービス</w:t>
            </w:r>
            <w:r w:rsidRPr="0049256C">
              <w:t xml:space="preserve"> -&gt; </w:t>
            </w:r>
            <w:r w:rsidR="00C5667D" w:rsidRPr="005B6484">
              <w:rPr>
                <w:rFonts w:hint="eastAsia"/>
              </w:rPr>
              <w:t>ルール</w:t>
            </w:r>
            <w:r w:rsidR="00BA5E07">
              <w:rPr>
                <w:rFonts w:hint="eastAsia"/>
              </w:rPr>
              <w:t>Web</w:t>
            </w:r>
            <w:r w:rsidR="00BA5E07">
              <w:rPr>
                <w:rFonts w:hint="eastAsia"/>
              </w:rPr>
              <w:t>サービス</w:t>
            </w:r>
            <w:r w:rsidR="00C5667D" w:rsidRPr="009A2CC8">
              <w:rPr>
                <w:rFonts w:hint="eastAsia"/>
              </w:rPr>
              <w:t>有効</w:t>
            </w:r>
            <w:r w:rsidRPr="005B6484">
              <w:rPr>
                <w:rFonts w:hint="eastAsia"/>
              </w:rPr>
              <w:t>化</w:t>
            </w:r>
          </w:p>
          <w:p w14:paraId="68BF2824" w14:textId="77777777" w:rsidR="005B6671" w:rsidRPr="00874BB2" w:rsidRDefault="005B6671">
            <w:pPr>
              <w:pStyle w:val="16"/>
              <w:pPrChange w:id="3843" w:author="IRK" w:date="2020-04-27T17:26:00Z">
                <w:pPr/>
              </w:pPrChange>
            </w:pPr>
          </w:p>
          <w:p w14:paraId="0873D528" w14:textId="77777777" w:rsidR="005B6671" w:rsidRPr="009C7D44" w:rsidRDefault="005B6671">
            <w:pPr>
              <w:pStyle w:val="16"/>
              <w:pPrChange w:id="3844" w:author="IRK" w:date="2020-04-27T17:26:00Z">
                <w:pPr/>
              </w:pPrChange>
            </w:pPr>
            <w:r w:rsidRPr="009C7D44">
              <w:t>********************************************************************************</w:t>
            </w:r>
          </w:p>
          <w:p w14:paraId="5EC51E78" w14:textId="77777777" w:rsidR="005B6671" w:rsidRPr="00E5446E" w:rsidRDefault="005B6671">
            <w:pPr>
              <w:pStyle w:val="16"/>
              <w:pPrChange w:id="3845" w:author="IRK" w:date="2020-04-27T17:26:00Z">
                <w:pPr/>
              </w:pPrChange>
            </w:pPr>
          </w:p>
          <w:p w14:paraId="4B2ED19C" w14:textId="03EBE63B" w:rsidR="005B6671" w:rsidRPr="005B6484" w:rsidRDefault="005B6671">
            <w:pPr>
              <w:pStyle w:val="16"/>
              <w:pPrChange w:id="3846" w:author="IRK" w:date="2020-04-27T17:26:00Z">
                <w:pPr/>
              </w:pPrChange>
            </w:pPr>
            <w:r w:rsidRPr="00C4577D">
              <w:rPr>
                <w:rFonts w:hint="eastAsia"/>
              </w:rPr>
              <w:t>ルール</w:t>
            </w:r>
            <w:r w:rsidR="00BA5E07">
              <w:rPr>
                <w:rFonts w:hint="eastAsia"/>
              </w:rPr>
              <w:t>Web</w:t>
            </w:r>
            <w:r w:rsidR="00BA5E07">
              <w:rPr>
                <w:rFonts w:hint="eastAsia"/>
              </w:rPr>
              <w:t>サービス</w:t>
            </w:r>
            <w:r w:rsidRPr="00C4577D">
              <w:rPr>
                <w:rFonts w:hint="eastAsia"/>
              </w:rPr>
              <w:t>を</w:t>
            </w:r>
            <w:r w:rsidR="002E35FE">
              <w:rPr>
                <w:rFonts w:hint="eastAsia"/>
              </w:rPr>
              <w:t>有効化</w:t>
            </w:r>
            <w:r w:rsidRPr="00C4577D">
              <w:rPr>
                <w:rFonts w:hint="eastAsia"/>
              </w:rPr>
              <w:t>するシステムを</w:t>
            </w:r>
            <w:r w:rsidR="00970F4A" w:rsidRPr="00337416">
              <w:rPr>
                <w:rFonts w:hint="eastAsia"/>
              </w:rPr>
              <w:t>選択してください。未選択のシステムはルール</w:t>
            </w:r>
            <w:r w:rsidR="00BA5E07">
              <w:rPr>
                <w:rFonts w:hint="eastAsia"/>
              </w:rPr>
              <w:t>Web</w:t>
            </w:r>
            <w:r w:rsidR="00BA5E07">
              <w:rPr>
                <w:rFonts w:hint="eastAsia"/>
              </w:rPr>
              <w:t>サービス</w:t>
            </w:r>
            <w:r w:rsidR="00970F4A" w:rsidRPr="005271B4">
              <w:rPr>
                <w:rFonts w:hint="eastAsia"/>
              </w:rPr>
              <w:t>が</w:t>
            </w:r>
            <w:r w:rsidR="00970F4A" w:rsidRPr="009A2CC8">
              <w:rPr>
                <w:rFonts w:hint="eastAsia"/>
              </w:rPr>
              <w:t>無効</w:t>
            </w:r>
            <w:r w:rsidRPr="005B6484">
              <w:rPr>
                <w:rFonts w:hint="eastAsia"/>
              </w:rPr>
              <w:t>化されます。</w:t>
            </w:r>
          </w:p>
          <w:p w14:paraId="5E2C3CB7" w14:textId="0A924E6F" w:rsidR="005B6671" w:rsidRDefault="005B6671">
            <w:pPr>
              <w:pStyle w:val="16"/>
              <w:pPrChange w:id="3847" w:author="IRK" w:date="2020-04-27T17:26:00Z">
                <w:pPr/>
              </w:pPrChange>
            </w:pPr>
            <w:r w:rsidRPr="005B6484">
              <w:rPr>
                <w:rFonts w:hint="eastAsia"/>
              </w:rPr>
              <w:t>何も選択しない場合、</w:t>
            </w:r>
            <w:r w:rsidR="00970F4A" w:rsidRPr="005B6484">
              <w:rPr>
                <w:rFonts w:hint="eastAsia"/>
              </w:rPr>
              <w:t>ローカルインストールノードの</w:t>
            </w:r>
            <w:r w:rsidR="00CE604A">
              <w:rPr>
                <w:rFonts w:hint="eastAsia"/>
              </w:rPr>
              <w:t>すべて</w:t>
            </w:r>
            <w:r w:rsidR="00970F4A" w:rsidRPr="005B6484">
              <w:rPr>
                <w:rFonts w:hint="eastAsia"/>
              </w:rPr>
              <w:t>のルール</w:t>
            </w:r>
            <w:r w:rsidR="00BA5E07">
              <w:rPr>
                <w:rFonts w:hint="eastAsia"/>
              </w:rPr>
              <w:t>Web</w:t>
            </w:r>
            <w:r w:rsidR="00BA5E07">
              <w:rPr>
                <w:rFonts w:hint="eastAsia"/>
              </w:rPr>
              <w:t>サービス</w:t>
            </w:r>
            <w:r w:rsidR="00970F4A" w:rsidRPr="005B6484">
              <w:rPr>
                <w:rFonts w:hint="eastAsia"/>
              </w:rPr>
              <w:t>が</w:t>
            </w:r>
            <w:r w:rsidR="00970F4A" w:rsidRPr="009A2CC8">
              <w:rPr>
                <w:rFonts w:hint="eastAsia"/>
              </w:rPr>
              <w:t>無効</w:t>
            </w:r>
            <w:r w:rsidRPr="005B6484">
              <w:rPr>
                <w:rFonts w:hint="eastAsia"/>
              </w:rPr>
              <w:t>化されます。</w:t>
            </w:r>
          </w:p>
          <w:p w14:paraId="5C12EB33" w14:textId="77777777" w:rsidR="005B6484" w:rsidRPr="005B6484" w:rsidRDefault="005B6484">
            <w:pPr>
              <w:pStyle w:val="16"/>
              <w:pPrChange w:id="3848" w:author="IRK" w:date="2020-04-27T17:26:00Z">
                <w:pPr>
                  <w:tabs>
                    <w:tab w:val="left" w:pos="4927"/>
                  </w:tabs>
                </w:pPr>
              </w:pPrChange>
            </w:pPr>
          </w:p>
          <w:p w14:paraId="622219A9" w14:textId="77777777" w:rsidR="005B6671" w:rsidRPr="0049256C" w:rsidRDefault="005B6671">
            <w:pPr>
              <w:pStyle w:val="16"/>
              <w:pPrChange w:id="3849" w:author="IRK" w:date="2020-04-27T17:26:00Z">
                <w:pPr/>
              </w:pPrChange>
            </w:pPr>
            <w:r w:rsidRPr="0049256C">
              <w:t>(*) 1. DEV</w:t>
            </w:r>
          </w:p>
          <w:p w14:paraId="513F58C9" w14:textId="77777777" w:rsidR="005B6671" w:rsidRPr="0049256C" w:rsidRDefault="005B6671">
            <w:pPr>
              <w:pStyle w:val="16"/>
              <w:pPrChange w:id="3850" w:author="IRK" w:date="2020-04-27T17:26:00Z">
                <w:pPr/>
              </w:pPrChange>
            </w:pPr>
            <w:r w:rsidRPr="0049256C">
              <w:t xml:space="preserve">        </w:t>
            </w:r>
            <w:r w:rsidRPr="0049256C">
              <w:rPr>
                <w:rFonts w:hint="eastAsia"/>
              </w:rPr>
              <w:t>開発系</w:t>
            </w:r>
          </w:p>
          <w:p w14:paraId="063E028C" w14:textId="77777777" w:rsidR="005B6671" w:rsidRPr="0049256C" w:rsidRDefault="005B6671">
            <w:pPr>
              <w:pStyle w:val="16"/>
              <w:pPrChange w:id="3851" w:author="IRK" w:date="2020-04-27T17:26:00Z">
                <w:pPr/>
              </w:pPrChange>
            </w:pPr>
            <w:r w:rsidRPr="0049256C">
              <w:t xml:space="preserve">    2. TEST</w:t>
            </w:r>
          </w:p>
          <w:p w14:paraId="13F45B13" w14:textId="77777777" w:rsidR="005B6671" w:rsidRPr="0049256C" w:rsidRDefault="005B6671">
            <w:pPr>
              <w:pStyle w:val="16"/>
              <w:pPrChange w:id="3852" w:author="IRK" w:date="2020-04-27T17:26:00Z">
                <w:pPr/>
              </w:pPrChange>
            </w:pPr>
            <w:r w:rsidRPr="0049256C">
              <w:t xml:space="preserve">        </w:t>
            </w:r>
            <w:r w:rsidRPr="0049256C">
              <w:rPr>
                <w:rFonts w:hint="eastAsia"/>
              </w:rPr>
              <w:t>テスト系</w:t>
            </w:r>
          </w:p>
          <w:p w14:paraId="2056B3CF" w14:textId="77777777" w:rsidR="005B6671" w:rsidRPr="0049256C" w:rsidRDefault="005B6671">
            <w:pPr>
              <w:pStyle w:val="16"/>
              <w:pPrChange w:id="3853" w:author="IRK" w:date="2020-04-27T17:26:00Z">
                <w:pPr/>
              </w:pPrChange>
            </w:pPr>
          </w:p>
          <w:p w14:paraId="393CBFC0" w14:textId="77777777" w:rsidR="005B6671" w:rsidRPr="0049256C" w:rsidRDefault="005B6671">
            <w:pPr>
              <w:pStyle w:val="16"/>
              <w:pPrChange w:id="3854" w:author="IRK" w:date="2020-04-27T17:26:00Z">
                <w:pPr/>
              </w:pPrChange>
            </w:pPr>
            <w:r w:rsidRPr="0049256C">
              <w:rPr>
                <w:rFonts w:hint="eastAsia"/>
              </w:rPr>
              <w:t>複数選択してください。選択を終了するには</w:t>
            </w:r>
            <w:r w:rsidRPr="0049256C">
              <w:rPr>
                <w:rFonts w:hint="eastAsia"/>
              </w:rPr>
              <w:t>'0'</w:t>
            </w:r>
            <w:r w:rsidRPr="0049256C">
              <w:rPr>
                <w:rFonts w:hint="eastAsia"/>
              </w:rPr>
              <w:t>を入力してください。</w:t>
            </w:r>
            <w:r w:rsidRPr="0049256C">
              <w:rPr>
                <w:rFonts w:hint="eastAsia"/>
              </w:rPr>
              <w:t xml:space="preserve">  &gt;&gt;</w:t>
            </w:r>
          </w:p>
        </w:tc>
      </w:tr>
    </w:tbl>
    <w:p w14:paraId="762898EC" w14:textId="77777777" w:rsidR="00C13893" w:rsidRPr="0049256C" w:rsidRDefault="00C13893" w:rsidP="00EC7890">
      <w:pPr>
        <w:jc w:val="left"/>
      </w:pPr>
    </w:p>
    <w:p w14:paraId="04FF7230" w14:textId="6E45F50B" w:rsidR="005B6671" w:rsidRPr="0049256C" w:rsidRDefault="005B6671">
      <w:pPr>
        <w:pPrChange w:id="3855" w:author="IRK" w:date="2020-05-11T09:58:00Z">
          <w:pPr>
            <w:jc w:val="left"/>
          </w:pPr>
        </w:pPrChange>
      </w:pPr>
      <w:r w:rsidRPr="0049256C">
        <w:rPr>
          <w:rFonts w:hint="eastAsia"/>
        </w:rPr>
        <w:t>サービスを有効にする単位システムの番号を一度に</w:t>
      </w:r>
      <w:del w:id="3856" w:author="IRK" w:date="2020-03-10T16:16:00Z">
        <w:r w:rsidRPr="0049256C" w:rsidDel="00114AF0">
          <w:rPr>
            <w:rFonts w:hint="eastAsia"/>
          </w:rPr>
          <w:delText>一</w:delText>
        </w:r>
      </w:del>
      <w:ins w:id="3857" w:author="IRK" w:date="2020-03-10T16:16:00Z">
        <w:r w:rsidR="00114AF0">
          <w:rPr>
            <w:rFonts w:hint="eastAsia"/>
          </w:rPr>
          <w:t>1</w:t>
        </w:r>
      </w:ins>
      <w:r w:rsidRPr="0049256C">
        <w:rPr>
          <w:rFonts w:hint="eastAsia"/>
        </w:rPr>
        <w:t>件ずつ入力する。選択完了後に</w:t>
      </w:r>
      <w:r w:rsidRPr="0049256C">
        <w:rPr>
          <w:rFonts w:hint="eastAsia"/>
        </w:rPr>
        <w:t>0</w:t>
      </w:r>
      <w:r w:rsidR="00C5667D">
        <w:rPr>
          <w:rFonts w:hint="eastAsia"/>
        </w:rPr>
        <w:t>を入力する。</w:t>
      </w:r>
      <w:del w:id="3858" w:author="IRK" w:date="2020-05-12T16:18:00Z">
        <w:r w:rsidR="00BA5E07" w:rsidDel="00564E77">
          <w:rPr>
            <w:rFonts w:hint="eastAsia"/>
          </w:rPr>
          <w:delText>Web</w:delText>
        </w:r>
        <w:r w:rsidR="00BA5E07" w:rsidDel="00564E77">
          <w:rPr>
            <w:rFonts w:hint="eastAsia"/>
          </w:rPr>
          <w:delText>サービス</w:delText>
        </w:r>
        <w:r w:rsidR="00C5667D" w:rsidDel="00564E77">
          <w:rPr>
            <w:rFonts w:hint="eastAsia"/>
          </w:rPr>
          <w:delText>を無効化</w:delText>
        </w:r>
        <w:r w:rsidRPr="0049256C" w:rsidDel="00564E77">
          <w:rPr>
            <w:rFonts w:hint="eastAsia"/>
          </w:rPr>
          <w:delText>するためには</w:delText>
        </w:r>
      </w:del>
      <w:r w:rsidRPr="0049256C">
        <w:rPr>
          <w:rFonts w:hint="eastAsia"/>
        </w:rPr>
        <w:t>単位システムの番号を入力せずに</w:t>
      </w:r>
      <w:r w:rsidRPr="0049256C">
        <w:rPr>
          <w:rFonts w:hint="eastAsia"/>
        </w:rPr>
        <w:t>0</w:t>
      </w:r>
      <w:r w:rsidR="00C5667D">
        <w:rPr>
          <w:rFonts w:hint="eastAsia"/>
        </w:rPr>
        <w:t>を入力する</w:t>
      </w:r>
      <w:ins w:id="3859" w:author="IRK" w:date="2020-05-12T16:18:00Z">
        <w:r w:rsidR="00564E77">
          <w:rPr>
            <w:rFonts w:hint="eastAsia"/>
          </w:rPr>
          <w:t>と、</w:t>
        </w:r>
      </w:ins>
      <w:ins w:id="3860" w:author="IRK" w:date="2020-05-12T16:19:00Z">
        <w:r w:rsidR="00564E77">
          <w:rPr>
            <w:rFonts w:hint="eastAsia"/>
          </w:rPr>
          <w:t>すべてのルール</w:t>
        </w:r>
        <w:r w:rsidR="00564E77">
          <w:rPr>
            <w:rFonts w:hint="eastAsia"/>
          </w:rPr>
          <w:t>Web</w:t>
        </w:r>
        <w:r w:rsidR="00564E77">
          <w:rPr>
            <w:rFonts w:hint="eastAsia"/>
          </w:rPr>
          <w:t>サービスが無効</w:t>
        </w:r>
      </w:ins>
      <w:ins w:id="3861" w:author="IRK" w:date="2020-05-13T15:13:00Z">
        <w:r w:rsidR="00833F84">
          <w:rPr>
            <w:rFonts w:hint="eastAsia"/>
          </w:rPr>
          <w:t>化</w:t>
        </w:r>
      </w:ins>
      <w:ins w:id="3862" w:author="IRK" w:date="2020-05-12T16:19:00Z">
        <w:r w:rsidR="00564E77">
          <w:rPr>
            <w:rFonts w:hint="eastAsia"/>
          </w:rPr>
          <w:t>する</w:t>
        </w:r>
      </w:ins>
      <w:r w:rsidR="00C5667D">
        <w:rPr>
          <w:rFonts w:hint="eastAsia"/>
        </w:rPr>
        <w:t>。有効化された</w:t>
      </w:r>
      <w:r w:rsidRPr="0049256C">
        <w:rPr>
          <w:rFonts w:hint="eastAsia"/>
        </w:rPr>
        <w:t>単位システムを変更しない場合は何も入力せずにエ</w:t>
      </w:r>
      <w:r w:rsidR="00C5667D">
        <w:rPr>
          <w:rFonts w:hint="eastAsia"/>
        </w:rPr>
        <w:t>ンターキーを</w:t>
      </w:r>
      <w:del w:id="3863" w:author="IRK" w:date="2020-04-17T10:05:00Z">
        <w:r w:rsidR="00C5667D" w:rsidDel="00E36E79">
          <w:rPr>
            <w:rFonts w:hint="eastAsia"/>
          </w:rPr>
          <w:delText>押下</w:delText>
        </w:r>
        <w:r w:rsidRPr="0049256C" w:rsidDel="00E36E79">
          <w:rPr>
            <w:rFonts w:hint="eastAsia"/>
          </w:rPr>
          <w:delText>す</w:delText>
        </w:r>
        <w:r w:rsidR="00C5667D" w:rsidDel="00E36E79">
          <w:rPr>
            <w:rFonts w:hint="eastAsia"/>
          </w:rPr>
          <w:delText>る</w:delText>
        </w:r>
      </w:del>
      <w:ins w:id="3864" w:author="IRK" w:date="2020-04-17T10:05:00Z">
        <w:r w:rsidR="00E36E79">
          <w:rPr>
            <w:rFonts w:hint="eastAsia"/>
          </w:rPr>
          <w:t>押す</w:t>
        </w:r>
      </w:ins>
      <w:r w:rsidRPr="0049256C">
        <w:rPr>
          <w:rFonts w:hint="eastAsia"/>
        </w:rPr>
        <w:t>。現在、有効になった単位ルールシステムは番号前に</w:t>
      </w:r>
      <w:r w:rsidRPr="0049256C">
        <w:rPr>
          <w:rFonts w:hint="eastAsia"/>
        </w:rPr>
        <w:t>(*)</w:t>
      </w:r>
      <w:r w:rsidRPr="0049256C">
        <w:rPr>
          <w:rFonts w:hint="eastAsia"/>
        </w:rPr>
        <w:t>表示が付く。</w:t>
      </w:r>
    </w:p>
    <w:p w14:paraId="56CC3D61" w14:textId="77777777" w:rsidR="005B6671" w:rsidRPr="0049256C" w:rsidRDefault="005B6671" w:rsidP="00EC7890">
      <w:pPr>
        <w:jc w:val="left"/>
      </w:pPr>
    </w:p>
    <w:p w14:paraId="745B96F0" w14:textId="7FC964EF" w:rsidR="005B6671" w:rsidRPr="0049256C" w:rsidRDefault="005B6671" w:rsidP="007D3017">
      <w:r w:rsidRPr="0049256C">
        <w:rPr>
          <w:rFonts w:hint="eastAsia"/>
        </w:rPr>
        <w:t>有効にする単位システムがある場合は</w:t>
      </w:r>
      <w:del w:id="3865" w:author="IRK" w:date="2020-03-09T15:39:00Z">
        <w:r w:rsidRPr="0049256C" w:rsidDel="00E4299E">
          <w:rPr>
            <w:rFonts w:hint="eastAsia"/>
          </w:rPr>
          <w:delText>2.4.6.4</w:delText>
        </w:r>
      </w:del>
      <w:ins w:id="3866" w:author="IRK" w:date="2020-03-10T22:25:00Z">
        <w:r w:rsidR="008E3CAF">
          <w:rPr>
            <w:rFonts w:hint="eastAsia"/>
          </w:rPr>
          <w:t>「</w:t>
        </w:r>
      </w:ins>
      <w:ins w:id="3867" w:author="IRK" w:date="2020-03-09T15:40:00Z">
        <w:r w:rsidR="00E4299E">
          <w:fldChar w:fldCharType="begin"/>
        </w:r>
        <w:r w:rsidR="00E4299E">
          <w:instrText xml:space="preserve"> </w:instrText>
        </w:r>
        <w:r w:rsidR="00E4299E">
          <w:rPr>
            <w:rFonts w:hint="eastAsia"/>
          </w:rPr>
          <w:instrText>REF _Ref34660822 \r \h</w:instrText>
        </w:r>
        <w:r w:rsidR="00E4299E">
          <w:instrText xml:space="preserve"> </w:instrText>
        </w:r>
      </w:ins>
      <w:r w:rsidR="00E4299E">
        <w:fldChar w:fldCharType="separate"/>
      </w:r>
      <w:r w:rsidR="00AB1F2F">
        <w:t>2.4.6.4</w:t>
      </w:r>
      <w:ins w:id="3868" w:author="IRK" w:date="2020-03-09T15:40:00Z">
        <w:r w:rsidR="00E4299E">
          <w:fldChar w:fldCharType="end"/>
        </w:r>
      </w:ins>
      <w:ins w:id="3869" w:author="IRK" w:date="2020-04-16T13:54:00Z">
        <w:r w:rsidR="00FE0639">
          <w:rPr>
            <w:rFonts w:hint="eastAsia"/>
          </w:rPr>
          <w:t xml:space="preserve"> </w:t>
        </w:r>
      </w:ins>
      <w:ins w:id="3870" w:author="IRK" w:date="2020-03-09T15:40:00Z">
        <w:r w:rsidR="00E4299E">
          <w:fldChar w:fldCharType="begin"/>
        </w:r>
        <w:r w:rsidR="00E4299E">
          <w:instrText xml:space="preserve"> REF _Ref34660822 \h </w:instrText>
        </w:r>
      </w:ins>
      <w:r w:rsidR="00E4299E">
        <w:fldChar w:fldCharType="separate"/>
      </w:r>
      <w:r w:rsidR="00AB1F2F" w:rsidRPr="0049256C">
        <w:rPr>
          <w:rFonts w:hint="eastAsia"/>
        </w:rPr>
        <w:t>ルール</w:t>
      </w:r>
      <w:r w:rsidR="00AB1F2F">
        <w:rPr>
          <w:rFonts w:hint="eastAsia"/>
        </w:rPr>
        <w:t>Web</w:t>
      </w:r>
      <w:r w:rsidR="00AB1F2F">
        <w:rPr>
          <w:rFonts w:hint="eastAsia"/>
        </w:rPr>
        <w:t>サービス</w:t>
      </w:r>
      <w:r w:rsidR="00AB1F2F" w:rsidRPr="0049256C">
        <w:rPr>
          <w:rFonts w:hint="eastAsia"/>
        </w:rPr>
        <w:t>設定</w:t>
      </w:r>
      <w:ins w:id="3871" w:author="IRK" w:date="2020-03-09T15:40:00Z">
        <w:r w:rsidR="00E4299E">
          <w:fldChar w:fldCharType="end"/>
        </w:r>
      </w:ins>
      <w:ins w:id="3872" w:author="IRK" w:date="2020-03-10T22:25:00Z">
        <w:r w:rsidR="008E3CAF">
          <w:rPr>
            <w:rFonts w:hint="eastAsia"/>
          </w:rPr>
          <w:t>」</w:t>
        </w:r>
      </w:ins>
      <w:r w:rsidRPr="0049256C">
        <w:rPr>
          <w:rFonts w:hint="eastAsia"/>
        </w:rPr>
        <w:t>に移動、そうではない場合は</w:t>
      </w:r>
      <w:del w:id="3873" w:author="IRK" w:date="2020-03-09T15:40:00Z">
        <w:r w:rsidRPr="0049256C" w:rsidDel="00E4299E">
          <w:rPr>
            <w:rFonts w:hint="eastAsia"/>
          </w:rPr>
          <w:delText>2.4.6.1</w:delText>
        </w:r>
      </w:del>
      <w:ins w:id="3874" w:author="IRK" w:date="2020-03-10T22:25:00Z">
        <w:r w:rsidR="008E3CAF">
          <w:rPr>
            <w:rFonts w:hint="eastAsia"/>
          </w:rPr>
          <w:t>「</w:t>
        </w:r>
      </w:ins>
      <w:ins w:id="3875" w:author="IRK" w:date="2020-03-09T15:40:00Z">
        <w:r w:rsidR="00E4299E">
          <w:fldChar w:fldCharType="begin"/>
        </w:r>
        <w:r w:rsidR="00E4299E">
          <w:instrText xml:space="preserve"> </w:instrText>
        </w:r>
        <w:r w:rsidR="00E4299E">
          <w:rPr>
            <w:rFonts w:hint="eastAsia"/>
          </w:rPr>
          <w:instrText>REF _Ref34660665 \r \h</w:instrText>
        </w:r>
        <w:r w:rsidR="00E4299E">
          <w:instrText xml:space="preserve"> </w:instrText>
        </w:r>
      </w:ins>
      <w:r w:rsidR="00E4299E">
        <w:fldChar w:fldCharType="separate"/>
      </w:r>
      <w:r w:rsidR="00AB1F2F">
        <w:t>2.4.6.1</w:t>
      </w:r>
      <w:ins w:id="3876" w:author="IRK" w:date="2020-03-09T15:40:00Z">
        <w:r w:rsidR="00E4299E">
          <w:fldChar w:fldCharType="end"/>
        </w:r>
      </w:ins>
      <w:ins w:id="3877" w:author="IRK" w:date="2020-04-16T13:54:00Z">
        <w:r w:rsidR="00FE0639">
          <w:rPr>
            <w:rFonts w:hint="eastAsia"/>
          </w:rPr>
          <w:t xml:space="preserve"> </w:t>
        </w:r>
      </w:ins>
      <w:ins w:id="3878" w:author="IRK" w:date="2020-03-09T15:40:00Z">
        <w:r w:rsidR="00E4299E">
          <w:fldChar w:fldCharType="begin"/>
        </w:r>
        <w:r w:rsidR="00E4299E">
          <w:instrText xml:space="preserve"> REF _Ref34660665 \h </w:instrText>
        </w:r>
      </w:ins>
      <w:r w:rsidR="00E4299E">
        <w:fldChar w:fldCharType="separate"/>
      </w:r>
      <w:r w:rsidR="00AB1F2F" w:rsidRPr="0049256C">
        <w:rPr>
          <w:rFonts w:hint="eastAsia"/>
        </w:rPr>
        <w:t>ルール</w:t>
      </w:r>
      <w:r w:rsidR="00AB1F2F">
        <w:rPr>
          <w:rFonts w:hint="eastAsia"/>
        </w:rPr>
        <w:t>Web</w:t>
      </w:r>
      <w:r w:rsidR="00AB1F2F">
        <w:rPr>
          <w:rFonts w:hint="eastAsia"/>
        </w:rPr>
        <w:t>サービス</w:t>
      </w:r>
      <w:ins w:id="3879" w:author="IRK" w:date="2020-03-09T15:40:00Z">
        <w:r w:rsidR="00E4299E">
          <w:fldChar w:fldCharType="end"/>
        </w:r>
      </w:ins>
      <w:ins w:id="3880" w:author="IRK" w:date="2020-03-10T22:25:00Z">
        <w:r w:rsidR="008E3CAF">
          <w:rPr>
            <w:rFonts w:hint="eastAsia"/>
          </w:rPr>
          <w:t>」</w:t>
        </w:r>
      </w:ins>
      <w:r w:rsidRPr="0049256C">
        <w:rPr>
          <w:rFonts w:hint="eastAsia"/>
        </w:rPr>
        <w:t>に移動する。</w:t>
      </w:r>
    </w:p>
    <w:p w14:paraId="78BA7A2F" w14:textId="77777777" w:rsidR="005B6671" w:rsidRPr="0049256C" w:rsidRDefault="005B6671" w:rsidP="00EC7890">
      <w:pPr>
        <w:jc w:val="left"/>
      </w:pPr>
    </w:p>
    <w:p w14:paraId="24EE46CD" w14:textId="488AF6E2" w:rsidR="005B6671" w:rsidRPr="0049256C" w:rsidRDefault="005B6671">
      <w:pPr>
        <w:pStyle w:val="42"/>
        <w:numPr>
          <w:ilvl w:val="3"/>
          <w:numId w:val="139"/>
        </w:numPr>
        <w:rPr>
          <w:lang w:eastAsia="ja-JP"/>
        </w:rPr>
        <w:pPrChange w:id="3881" w:author="IRK" w:date="2020-05-11T09:40:00Z">
          <w:pPr>
            <w:pStyle w:val="42"/>
            <w:numPr>
              <w:numId w:val="27"/>
            </w:numPr>
          </w:pPr>
        </w:pPrChange>
      </w:pPr>
      <w:bookmarkStart w:id="3882" w:name="_Ref34660822"/>
      <w:r w:rsidRPr="0049256C">
        <w:rPr>
          <w:rFonts w:hint="eastAsia"/>
          <w:lang w:eastAsia="ja-JP"/>
        </w:rPr>
        <w:t>ルール</w:t>
      </w:r>
      <w:r w:rsidR="00BA5E07">
        <w:rPr>
          <w:rFonts w:hint="eastAsia"/>
          <w:lang w:eastAsia="ja-JP"/>
        </w:rPr>
        <w:t>Web</w:t>
      </w:r>
      <w:r w:rsidR="00BA5E07">
        <w:rPr>
          <w:rFonts w:hint="eastAsia"/>
          <w:lang w:eastAsia="ja-JP"/>
        </w:rPr>
        <w:t>サービス</w:t>
      </w:r>
      <w:r w:rsidRPr="0049256C">
        <w:rPr>
          <w:rFonts w:hint="eastAsia"/>
          <w:lang w:eastAsia="ja-JP"/>
        </w:rPr>
        <w:t>設定</w:t>
      </w:r>
      <w:bookmarkEnd w:id="3882"/>
    </w:p>
    <w:p w14:paraId="641EE556" w14:textId="6C3218E3" w:rsidR="005B6671" w:rsidRPr="0049256C" w:rsidRDefault="00C13893" w:rsidP="007D3017">
      <w:del w:id="3883" w:author="IRK" w:date="2020-03-09T15:40:00Z">
        <w:r w:rsidRPr="0049256C" w:rsidDel="00E4299E">
          <w:rPr>
            <w:rFonts w:hint="eastAsia"/>
          </w:rPr>
          <w:delText>表</w:delText>
        </w:r>
        <w:r w:rsidR="00545DC8" w:rsidDel="00E4299E">
          <w:rPr>
            <w:rFonts w:hint="eastAsia"/>
          </w:rPr>
          <w:delText>101</w:delText>
        </w:r>
      </w:del>
      <w:ins w:id="3884" w:author="IRK" w:date="2020-03-09T15:40:00Z">
        <w:r w:rsidR="00E4299E">
          <w:rPr>
            <w:rFonts w:hint="eastAsia"/>
          </w:rPr>
          <w:t>次の表</w:t>
        </w:r>
      </w:ins>
      <w:r w:rsidR="005B6671" w:rsidRPr="0049256C">
        <w:rPr>
          <w:rFonts w:hint="eastAsia"/>
        </w:rPr>
        <w:t>はルール</w:t>
      </w:r>
      <w:r w:rsidR="00BA5E07">
        <w:rPr>
          <w:rFonts w:hint="eastAsia"/>
        </w:rPr>
        <w:t>Web</w:t>
      </w:r>
      <w:r w:rsidR="00BA5E07">
        <w:rPr>
          <w:rFonts w:hint="eastAsia"/>
        </w:rPr>
        <w:t>サービス</w:t>
      </w:r>
      <w:r w:rsidR="005B6671" w:rsidRPr="0049256C">
        <w:rPr>
          <w:rFonts w:hint="eastAsia"/>
        </w:rPr>
        <w:t>URL</w:t>
      </w:r>
      <w:r w:rsidR="00C5667D">
        <w:rPr>
          <w:rFonts w:hint="eastAsia"/>
        </w:rPr>
        <w:t>で表示できる</w:t>
      </w:r>
      <w:r w:rsidR="005B6671" w:rsidRPr="0049256C">
        <w:rPr>
          <w:rFonts w:hint="eastAsia"/>
        </w:rPr>
        <w:t>IP</w:t>
      </w:r>
      <w:r w:rsidR="005B6671" w:rsidRPr="0049256C">
        <w:rPr>
          <w:rFonts w:hint="eastAsia"/>
        </w:rPr>
        <w:t>アドレスを選択する段階</w:t>
      </w:r>
      <w:r w:rsidR="000515C0">
        <w:rPr>
          <w:rFonts w:hint="eastAsia"/>
        </w:rPr>
        <w:t>である</w:t>
      </w:r>
      <w:r w:rsidR="005B6671" w:rsidRPr="0049256C">
        <w:rPr>
          <w:rFonts w:hint="eastAsia"/>
        </w:rPr>
        <w:t>。この</w:t>
      </w:r>
      <w:r w:rsidR="005B6671" w:rsidRPr="0049256C">
        <w:rPr>
          <w:rFonts w:hint="eastAsia"/>
        </w:rPr>
        <w:t>IP</w:t>
      </w:r>
      <w:r w:rsidR="005B6671" w:rsidRPr="0049256C">
        <w:rPr>
          <w:rFonts w:hint="eastAsia"/>
        </w:rPr>
        <w:t>は</w:t>
      </w:r>
      <w:del w:id="3885" w:author="IRK" w:date="2020-03-09T15:40:00Z">
        <w:r w:rsidR="005B6671" w:rsidRPr="0049256C" w:rsidDel="00E4299E">
          <w:rPr>
            <w:rFonts w:hint="eastAsia"/>
          </w:rPr>
          <w:delText>2.4.6.1</w:delText>
        </w:r>
        <w:r w:rsidR="005B6671" w:rsidRPr="0049256C" w:rsidDel="00E4299E">
          <w:rPr>
            <w:rFonts w:hint="eastAsia"/>
          </w:rPr>
          <w:delText>のルール</w:delText>
        </w:r>
        <w:r w:rsidR="00BA5E07" w:rsidDel="00E4299E">
          <w:rPr>
            <w:rFonts w:hint="eastAsia"/>
          </w:rPr>
          <w:delText>Web</w:delText>
        </w:r>
        <w:r w:rsidR="00BA5E07" w:rsidDel="00E4299E">
          <w:rPr>
            <w:rFonts w:hint="eastAsia"/>
          </w:rPr>
          <w:delText>サービス</w:delText>
        </w:r>
      </w:del>
      <w:ins w:id="3886" w:author="IRK" w:date="2020-03-10T22:25:00Z">
        <w:r w:rsidR="008E3CAF">
          <w:rPr>
            <w:rFonts w:hint="eastAsia"/>
          </w:rPr>
          <w:t>「</w:t>
        </w:r>
      </w:ins>
      <w:ins w:id="3887" w:author="IRK" w:date="2020-03-09T15:40:00Z">
        <w:r w:rsidR="00E4299E">
          <w:fldChar w:fldCharType="begin"/>
        </w:r>
        <w:r w:rsidR="00E4299E">
          <w:instrText xml:space="preserve"> </w:instrText>
        </w:r>
        <w:r w:rsidR="00E4299E">
          <w:rPr>
            <w:rFonts w:hint="eastAsia"/>
          </w:rPr>
          <w:instrText>REF _Ref34660665 \r \h</w:instrText>
        </w:r>
        <w:r w:rsidR="00E4299E">
          <w:instrText xml:space="preserve"> </w:instrText>
        </w:r>
      </w:ins>
      <w:ins w:id="3888" w:author="IRK" w:date="2020-03-09T15:40:00Z">
        <w:r w:rsidR="00E4299E">
          <w:fldChar w:fldCharType="separate"/>
        </w:r>
      </w:ins>
      <w:r w:rsidR="00AB1F2F">
        <w:t>2.4.6.1</w:t>
      </w:r>
      <w:ins w:id="3889" w:author="IRK" w:date="2020-03-09T15:40:00Z">
        <w:r w:rsidR="00E4299E">
          <w:fldChar w:fldCharType="end"/>
        </w:r>
      </w:ins>
      <w:ins w:id="3890" w:author="IRK" w:date="2020-04-16T13:54:00Z">
        <w:r w:rsidR="00FE0639">
          <w:rPr>
            <w:rFonts w:hint="eastAsia"/>
          </w:rPr>
          <w:t xml:space="preserve"> </w:t>
        </w:r>
      </w:ins>
      <w:ins w:id="3891" w:author="IRK" w:date="2020-03-09T15:40:00Z">
        <w:r w:rsidR="00E4299E">
          <w:fldChar w:fldCharType="begin"/>
        </w:r>
        <w:r w:rsidR="00E4299E">
          <w:instrText xml:space="preserve"> REF _Ref34660665 \h </w:instrText>
        </w:r>
      </w:ins>
      <w:ins w:id="3892" w:author="IRK" w:date="2020-03-09T15:40:00Z">
        <w:r w:rsidR="00E4299E">
          <w:fldChar w:fldCharType="separate"/>
        </w:r>
      </w:ins>
      <w:r w:rsidR="00AB1F2F" w:rsidRPr="0049256C">
        <w:rPr>
          <w:rFonts w:hint="eastAsia"/>
        </w:rPr>
        <w:t>ルール</w:t>
      </w:r>
      <w:r w:rsidR="00AB1F2F">
        <w:rPr>
          <w:rFonts w:hint="eastAsia"/>
        </w:rPr>
        <w:t>Web</w:t>
      </w:r>
      <w:r w:rsidR="00AB1F2F">
        <w:rPr>
          <w:rFonts w:hint="eastAsia"/>
        </w:rPr>
        <w:t>サービス</w:t>
      </w:r>
      <w:ins w:id="3893" w:author="IRK" w:date="2020-03-09T15:40:00Z">
        <w:r w:rsidR="00E4299E">
          <w:fldChar w:fldCharType="end"/>
        </w:r>
      </w:ins>
      <w:ins w:id="3894" w:author="IRK" w:date="2020-03-10T22:25:00Z">
        <w:r w:rsidR="008E3CAF">
          <w:rPr>
            <w:rFonts w:hint="eastAsia"/>
          </w:rPr>
          <w:t>」</w:t>
        </w:r>
      </w:ins>
      <w:del w:id="3895" w:author="IRK" w:date="2020-03-10T22:25:00Z">
        <w:r w:rsidR="005B6671" w:rsidRPr="0049256C" w:rsidDel="008E3CAF">
          <w:rPr>
            <w:rFonts w:hint="eastAsia"/>
          </w:rPr>
          <w:delText>URL</w:delText>
        </w:r>
      </w:del>
      <w:r w:rsidR="00C5667D">
        <w:rPr>
          <w:rFonts w:hint="eastAsia"/>
        </w:rPr>
        <w:t>を生成する</w:t>
      </w:r>
      <w:r w:rsidR="00C5667D" w:rsidRPr="005B6484">
        <w:rPr>
          <w:rFonts w:hint="eastAsia"/>
        </w:rPr>
        <w:t>ことに</w:t>
      </w:r>
      <w:r w:rsidR="00C5667D" w:rsidRPr="009A2CC8">
        <w:rPr>
          <w:rFonts w:hint="eastAsia"/>
        </w:rPr>
        <w:t>使用され</w:t>
      </w:r>
      <w:r w:rsidR="005B6671" w:rsidRPr="005B6484">
        <w:rPr>
          <w:rFonts w:hint="eastAsia"/>
        </w:rPr>
        <w:t>る。</w:t>
      </w:r>
    </w:p>
    <w:p w14:paraId="1050FD4B" w14:textId="77777777" w:rsidR="005B6671" w:rsidRPr="0049256C" w:rsidRDefault="005B6671" w:rsidP="00EC7890"/>
    <w:p w14:paraId="5678483D" w14:textId="7AA501E6" w:rsidR="00C13893" w:rsidRPr="0049256C" w:rsidRDefault="00C13893" w:rsidP="007D3017">
      <w:pPr>
        <w:pStyle w:val="afff6"/>
      </w:pPr>
      <w:bookmarkStart w:id="3896" w:name="_Ref34660904"/>
      <w:bookmarkStart w:id="3897" w:name="_Toc34839568"/>
      <w:del w:id="3898" w:author="IRK" w:date="2020-03-09T15:41: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101</w:delText>
        </w:r>
        <w:r w:rsidR="003561C7" w:rsidRPr="0049256C" w:rsidDel="00E4299E">
          <w:rPr>
            <w:noProof/>
          </w:rPr>
          <w:fldChar w:fldCharType="end"/>
        </w:r>
        <w:r w:rsidRPr="0049256C" w:rsidDel="00E4299E">
          <w:rPr>
            <w:rFonts w:hint="eastAsia"/>
          </w:rPr>
          <w:delText>]</w:delText>
        </w:r>
      </w:del>
      <w:ins w:id="3899" w:author="IRK" w:date="2020-03-09T15:41: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102</w:t>
      </w:r>
      <w:ins w:id="3900" w:author="IRK" w:date="2020-03-09T15:41:00Z">
        <w:r w:rsidR="00E4299E">
          <w:fldChar w:fldCharType="end"/>
        </w:r>
        <w:r w:rsidR="00E4299E">
          <w:rPr>
            <w:rFonts w:hint="eastAsia"/>
          </w:rPr>
          <w:t>]</w:t>
        </w:r>
      </w:ins>
      <w:bookmarkEnd w:id="3896"/>
      <w:bookmarkEnd w:id="389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901" w:author="IRK" w:date="2020-04-16T14:15:00Z">
          <w:tblPr>
            <w:tblW w:w="0" w:type="auto"/>
            <w:tblLook w:val="04A0" w:firstRow="1" w:lastRow="0" w:firstColumn="1" w:lastColumn="0" w:noHBand="0" w:noVBand="1"/>
          </w:tblPr>
        </w:tblPrChange>
      </w:tblPr>
      <w:tblGrid>
        <w:gridCol w:w="9515"/>
        <w:tblGridChange w:id="3902">
          <w:tblGrid>
            <w:gridCol w:w="9515"/>
          </w:tblGrid>
        </w:tblGridChange>
      </w:tblGrid>
      <w:tr w:rsidR="005B6671" w:rsidRPr="0049256C" w14:paraId="27EAB973" w14:textId="77777777" w:rsidTr="001E2D35">
        <w:trPr>
          <w:jc w:val="center"/>
        </w:trPr>
        <w:tc>
          <w:tcPr>
            <w:tcW w:w="9515" w:type="dxa"/>
            <w:tcPrChange w:id="3903" w:author="IRK" w:date="2020-04-16T14:15:00Z">
              <w:tcPr>
                <w:tcW w:w="9515" w:type="dxa"/>
              </w:tcPr>
            </w:tcPrChange>
          </w:tcPr>
          <w:p w14:paraId="0E11F30D" w14:textId="77777777" w:rsidR="005B6671" w:rsidRPr="0049256C" w:rsidRDefault="005B6671">
            <w:pPr>
              <w:pStyle w:val="16"/>
              <w:pPrChange w:id="3904" w:author="IRK" w:date="2020-04-27T17:26:00Z">
                <w:pPr/>
              </w:pPrChange>
            </w:pPr>
            <w:r w:rsidRPr="0049256C">
              <w:t>********************************************************************************</w:t>
            </w:r>
          </w:p>
          <w:p w14:paraId="61A5F42A" w14:textId="77777777" w:rsidR="005B6671" w:rsidRPr="0049256C" w:rsidRDefault="005B6671">
            <w:pPr>
              <w:pStyle w:val="16"/>
              <w:pPrChange w:id="3905" w:author="IRK" w:date="2020-04-27T17:26:00Z">
                <w:pPr/>
              </w:pPrChange>
            </w:pPr>
          </w:p>
          <w:p w14:paraId="3694E32C" w14:textId="03489101" w:rsidR="005B6671" w:rsidRPr="0049256C" w:rsidRDefault="005B6671">
            <w:pPr>
              <w:pStyle w:val="16"/>
              <w:pPrChange w:id="3906" w:author="IRK" w:date="2020-04-27T17:26:00Z">
                <w:pPr/>
              </w:pPrChange>
            </w:pPr>
            <w:r w:rsidRPr="0049256C">
              <w:rPr>
                <w:rFonts w:hint="eastAsia"/>
              </w:rPr>
              <w:t>サービスタイプ選択</w:t>
            </w:r>
            <w:r w:rsidRPr="0049256C">
              <w:t xml:space="preserve"> -&gt; </w:t>
            </w:r>
            <w:r w:rsidRPr="0049256C">
              <w:rPr>
                <w:rFonts w:hint="eastAsia"/>
              </w:rPr>
              <w:t>ルール</w:t>
            </w:r>
            <w:r w:rsidR="00BA5E07">
              <w:rPr>
                <w:rFonts w:hint="eastAsia"/>
              </w:rPr>
              <w:t>Web</w:t>
            </w:r>
            <w:r w:rsidR="00BA5E07">
              <w:rPr>
                <w:rFonts w:hint="eastAsia"/>
              </w:rPr>
              <w:t>サービス</w:t>
            </w:r>
            <w:r w:rsidRPr="0049256C">
              <w:t xml:space="preserve"> -&gt; </w:t>
            </w:r>
            <w:r w:rsidR="00FB6740" w:rsidRPr="005B6484">
              <w:rPr>
                <w:rFonts w:hint="eastAsia"/>
              </w:rPr>
              <w:t>ルール</w:t>
            </w:r>
            <w:r w:rsidR="00BA5E07">
              <w:rPr>
                <w:rFonts w:hint="eastAsia"/>
              </w:rPr>
              <w:t>Web</w:t>
            </w:r>
            <w:r w:rsidR="00BA5E07">
              <w:rPr>
                <w:rFonts w:hint="eastAsia"/>
              </w:rPr>
              <w:t>サービス</w:t>
            </w:r>
            <w:r w:rsidR="00FB6740" w:rsidRPr="009A2CC8">
              <w:rPr>
                <w:rFonts w:hint="eastAsia"/>
              </w:rPr>
              <w:t>有効</w:t>
            </w:r>
            <w:r w:rsidRPr="005B6484">
              <w:rPr>
                <w:rFonts w:hint="eastAsia"/>
              </w:rPr>
              <w:t>化</w:t>
            </w:r>
            <w:r w:rsidRPr="005B6484">
              <w:t xml:space="preserve"> -&gt; </w:t>
            </w:r>
            <w:r w:rsidRPr="005B6484">
              <w:rPr>
                <w:rFonts w:hint="eastAsia"/>
              </w:rPr>
              <w:t>ルール</w:t>
            </w:r>
            <w:r w:rsidR="00BA5E07">
              <w:rPr>
                <w:rFonts w:hint="eastAsia"/>
              </w:rPr>
              <w:t>Web</w:t>
            </w:r>
            <w:r w:rsidR="00BA5E07">
              <w:rPr>
                <w:rFonts w:hint="eastAsia"/>
              </w:rPr>
              <w:t>サービス</w:t>
            </w:r>
            <w:r w:rsidRPr="0049256C">
              <w:rPr>
                <w:rFonts w:hint="eastAsia"/>
              </w:rPr>
              <w:t>の設定</w:t>
            </w:r>
          </w:p>
          <w:p w14:paraId="08DBE8C1" w14:textId="77777777" w:rsidR="005B6671" w:rsidRPr="0049256C" w:rsidRDefault="005B6671">
            <w:pPr>
              <w:pStyle w:val="16"/>
              <w:pPrChange w:id="3907" w:author="IRK" w:date="2020-04-27T17:26:00Z">
                <w:pPr/>
              </w:pPrChange>
            </w:pPr>
          </w:p>
          <w:p w14:paraId="777CD873" w14:textId="77777777" w:rsidR="005B6671" w:rsidRPr="0049256C" w:rsidRDefault="005B6671">
            <w:pPr>
              <w:pStyle w:val="16"/>
              <w:pPrChange w:id="3908" w:author="IRK" w:date="2020-04-27T17:26:00Z">
                <w:pPr/>
              </w:pPrChange>
            </w:pPr>
            <w:r w:rsidRPr="0049256C">
              <w:t>********************************************************************************</w:t>
            </w:r>
          </w:p>
          <w:p w14:paraId="0B88B7A8" w14:textId="77777777" w:rsidR="005B6671" w:rsidRPr="0049256C" w:rsidRDefault="005B6671">
            <w:pPr>
              <w:pStyle w:val="16"/>
              <w:pPrChange w:id="3909" w:author="IRK" w:date="2020-04-27T17:26:00Z">
                <w:pPr/>
              </w:pPrChange>
            </w:pPr>
          </w:p>
          <w:p w14:paraId="16FA4F85" w14:textId="11EF8D96" w:rsidR="005B6671" w:rsidRPr="0049256C" w:rsidRDefault="005B6671">
            <w:pPr>
              <w:pStyle w:val="16"/>
              <w:pPrChange w:id="3910" w:author="IRK" w:date="2020-04-27T17:26:00Z">
                <w:pPr/>
              </w:pPrChange>
            </w:pPr>
            <w:r w:rsidRPr="0049256C">
              <w:rPr>
                <w:rFonts w:hint="eastAsia"/>
              </w:rPr>
              <w:t>ルール</w:t>
            </w:r>
            <w:r w:rsidR="00BA5E07">
              <w:rPr>
                <w:rFonts w:hint="eastAsia"/>
              </w:rPr>
              <w:t>Web</w:t>
            </w:r>
            <w:r w:rsidR="00BA5E07">
              <w:rPr>
                <w:rFonts w:hint="eastAsia"/>
              </w:rPr>
              <w:t>サービス</w:t>
            </w:r>
            <w:r w:rsidRPr="0049256C">
              <w:rPr>
                <w:rFonts w:hint="eastAsia"/>
              </w:rPr>
              <w:t>の情報を入力してください。</w:t>
            </w:r>
          </w:p>
          <w:p w14:paraId="1BC97098" w14:textId="77777777" w:rsidR="005B6671" w:rsidRPr="0049256C" w:rsidRDefault="005B6671">
            <w:pPr>
              <w:pStyle w:val="16"/>
              <w:pPrChange w:id="3911" w:author="IRK" w:date="2020-04-27T17:26:00Z">
                <w:pPr/>
              </w:pPrChange>
            </w:pPr>
          </w:p>
          <w:p w14:paraId="19F13171" w14:textId="4B7B4DFF" w:rsidR="005B6671" w:rsidRPr="0049256C" w:rsidRDefault="005B6671">
            <w:pPr>
              <w:pStyle w:val="16"/>
              <w:pPrChange w:id="3912" w:author="IRK" w:date="2020-04-27T17:26:00Z">
                <w:pPr/>
              </w:pPrChange>
            </w:pPr>
            <w:r w:rsidRPr="0049256C">
              <w:t>[</w:t>
            </w:r>
            <w:r w:rsidRPr="0049256C">
              <w:rPr>
                <w:rFonts w:hint="eastAsia"/>
              </w:rPr>
              <w:t>必須</w:t>
            </w:r>
            <w:r w:rsidRPr="0049256C">
              <w:t xml:space="preserve">] </w:t>
            </w:r>
            <w:r w:rsidRPr="0049256C">
              <w:rPr>
                <w:rFonts w:hint="eastAsia"/>
              </w:rPr>
              <w:t>ルール</w:t>
            </w:r>
            <w:r w:rsidR="00BA5E07">
              <w:rPr>
                <w:rFonts w:hint="eastAsia"/>
              </w:rPr>
              <w:t>Web</w:t>
            </w:r>
            <w:r w:rsidR="00BA5E07">
              <w:rPr>
                <w:rFonts w:hint="eastAsia"/>
              </w:rPr>
              <w:t>サービス</w:t>
            </w:r>
            <w:del w:id="3913" w:author="IRK" w:date="2020-03-10T10:28:00Z">
              <w:r w:rsidRPr="0049256C" w:rsidDel="00040617">
                <w:rPr>
                  <w:rFonts w:hint="eastAsia"/>
                </w:rPr>
                <w:delText>を</w:delText>
              </w:r>
            </w:del>
            <w:del w:id="3914" w:author="IRK" w:date="2020-03-10T10:27:00Z">
              <w:r w:rsidRPr="0049256C" w:rsidDel="00792DD6">
                <w:rPr>
                  <w:rFonts w:hint="eastAsia"/>
                </w:rPr>
                <w:delText>バインド</w:delText>
              </w:r>
            </w:del>
            <w:ins w:id="3915" w:author="IRK" w:date="2020-03-10T10:28:00Z">
              <w:r w:rsidR="00040617">
                <w:rPr>
                  <w:rFonts w:hint="eastAsia"/>
                </w:rPr>
                <w:t>に</w:t>
              </w:r>
            </w:ins>
            <w:ins w:id="3916" w:author="IRK" w:date="2020-03-10T10:27:00Z">
              <w:r w:rsidR="00792DD6">
                <w:rPr>
                  <w:rFonts w:hint="eastAsia"/>
                </w:rPr>
                <w:t>接続</w:t>
              </w:r>
            </w:ins>
            <w:r w:rsidRPr="0049256C">
              <w:rPr>
                <w:rFonts w:hint="eastAsia"/>
              </w:rPr>
              <w:t>するアドレスを選択してください。</w:t>
            </w:r>
          </w:p>
          <w:p w14:paraId="550274B2" w14:textId="77777777" w:rsidR="005B6671" w:rsidRPr="0049256C" w:rsidRDefault="005B6671">
            <w:pPr>
              <w:pStyle w:val="16"/>
              <w:pPrChange w:id="3917" w:author="IRK" w:date="2020-04-27T17:26:00Z">
                <w:pPr/>
              </w:pPrChange>
            </w:pPr>
            <w:r w:rsidRPr="0049256C">
              <w:t xml:space="preserve">    1. 172.16.25.1</w:t>
            </w:r>
          </w:p>
          <w:p w14:paraId="5A43B6CA" w14:textId="77777777" w:rsidR="005B6671" w:rsidRPr="0049256C" w:rsidRDefault="005B6671">
            <w:pPr>
              <w:pStyle w:val="16"/>
              <w:pPrChange w:id="3918" w:author="IRK" w:date="2020-04-27T17:26:00Z">
                <w:pPr/>
              </w:pPrChange>
            </w:pPr>
            <w:r w:rsidRPr="0049256C">
              <w:t xml:space="preserve">    2. 172.16.15.1</w:t>
            </w:r>
          </w:p>
          <w:p w14:paraId="72C85353" w14:textId="77777777" w:rsidR="005B6671" w:rsidRDefault="005B6671">
            <w:pPr>
              <w:pStyle w:val="16"/>
              <w:rPr>
                <w:ins w:id="3919" w:author="IRK" w:date="2020-03-10T10:27:00Z"/>
              </w:rPr>
              <w:pPrChange w:id="3920" w:author="IRK" w:date="2020-04-27T17:26:00Z">
                <w:pPr/>
              </w:pPrChange>
            </w:pPr>
            <w:r w:rsidRPr="0049256C">
              <w:t xml:space="preserve">    3. 192.168.0.72</w:t>
            </w:r>
          </w:p>
          <w:p w14:paraId="4A365C85" w14:textId="22884158" w:rsidR="00792DD6" w:rsidRPr="0049256C" w:rsidRDefault="00792DD6">
            <w:pPr>
              <w:pStyle w:val="16"/>
              <w:pPrChange w:id="3921" w:author="IRK" w:date="2020-04-27T17:26:00Z">
                <w:pPr/>
              </w:pPrChange>
            </w:pPr>
            <w:ins w:id="3922" w:author="IRK" w:date="2020-03-10T10:27:00Z">
              <w:r>
                <w:rPr>
                  <w:rFonts w:hint="eastAsia"/>
                </w:rPr>
                <w:t xml:space="preserve">    4. 127.0.0.1</w:t>
              </w:r>
            </w:ins>
          </w:p>
          <w:p w14:paraId="0A317F3B" w14:textId="77777777" w:rsidR="005B6671" w:rsidRPr="0049256C" w:rsidRDefault="005B6671">
            <w:pPr>
              <w:pStyle w:val="16"/>
              <w:pPrChange w:id="3923" w:author="IRK" w:date="2020-04-27T17:26:00Z">
                <w:pPr/>
              </w:pPrChange>
            </w:pPr>
            <w:r w:rsidRPr="0049256C">
              <w:rPr>
                <w:rFonts w:hint="eastAsia"/>
              </w:rPr>
              <w:t>&gt;&gt;</w:t>
            </w:r>
          </w:p>
        </w:tc>
      </w:tr>
    </w:tbl>
    <w:p w14:paraId="13AED0FB" w14:textId="77777777" w:rsidR="005B6671" w:rsidRPr="0049256C" w:rsidRDefault="005B6671" w:rsidP="00EC7890">
      <w:pPr>
        <w:jc w:val="left"/>
      </w:pPr>
    </w:p>
    <w:p w14:paraId="3493E874" w14:textId="2C8A1F3B" w:rsidR="005B6671" w:rsidRPr="00874BB2" w:rsidRDefault="005B6671">
      <w:pPr>
        <w:pPrChange w:id="3924" w:author="IRK" w:date="2020-05-11T09:59:00Z">
          <w:pPr>
            <w:jc w:val="left"/>
          </w:pPr>
        </w:pPrChange>
      </w:pPr>
      <w:r w:rsidRPr="0049256C">
        <w:rPr>
          <w:rFonts w:hint="eastAsia"/>
        </w:rPr>
        <w:t>ルール</w:t>
      </w:r>
      <w:r w:rsidR="00BA5E07">
        <w:rPr>
          <w:rFonts w:hint="eastAsia"/>
        </w:rPr>
        <w:t>Web</w:t>
      </w:r>
      <w:r w:rsidR="00BA5E07">
        <w:rPr>
          <w:rFonts w:hint="eastAsia"/>
        </w:rPr>
        <w:t>サービス</w:t>
      </w:r>
      <w:r w:rsidRPr="0049256C">
        <w:rPr>
          <w:rFonts w:hint="eastAsia"/>
        </w:rPr>
        <w:t>は</w:t>
      </w:r>
      <w:r w:rsidRPr="0049256C">
        <w:rPr>
          <w:rFonts w:hint="eastAsia"/>
        </w:rPr>
        <w:t>InnoRules</w:t>
      </w:r>
      <w:r w:rsidRPr="0049256C">
        <w:rPr>
          <w:rFonts w:hint="eastAsia"/>
        </w:rPr>
        <w:t>の</w:t>
      </w:r>
      <w:r w:rsidRPr="0049256C">
        <w:rPr>
          <w:rFonts w:hint="eastAsia"/>
        </w:rPr>
        <w:t>HTTP</w:t>
      </w:r>
      <w:r w:rsidRPr="0049256C">
        <w:rPr>
          <w:rFonts w:hint="eastAsia"/>
        </w:rPr>
        <w:t>サービスを利用する</w:t>
      </w:r>
      <w:del w:id="3925" w:author="IRK" w:date="2020-03-11T15:47:00Z">
        <w:r w:rsidRPr="0049256C" w:rsidDel="003E7D05">
          <w:rPr>
            <w:rFonts w:hint="eastAsia"/>
          </w:rPr>
          <w:delText>ので</w:delText>
        </w:r>
      </w:del>
      <w:ins w:id="3926" w:author="IRK" w:date="2020-03-11T15:47:00Z">
        <w:r w:rsidR="003E7D05">
          <w:rPr>
            <w:rFonts w:hint="eastAsia"/>
          </w:rPr>
          <w:t>ため</w:t>
        </w:r>
      </w:ins>
      <w:r w:rsidRPr="0049256C">
        <w:rPr>
          <w:rFonts w:hint="eastAsia"/>
        </w:rPr>
        <w:t>、</w:t>
      </w:r>
      <w:r w:rsidRPr="0049256C">
        <w:rPr>
          <w:rFonts w:hint="eastAsia"/>
        </w:rPr>
        <w:t>InnoRules</w:t>
      </w:r>
      <w:r w:rsidRPr="0049256C">
        <w:rPr>
          <w:rFonts w:hint="eastAsia"/>
        </w:rPr>
        <w:t>サーバがバインドしたすべての</w:t>
      </w:r>
      <w:r w:rsidRPr="0049256C">
        <w:rPr>
          <w:rFonts w:hint="eastAsia"/>
        </w:rPr>
        <w:t>IP</w:t>
      </w:r>
      <w:r w:rsidRPr="0049256C">
        <w:rPr>
          <w:rFonts w:hint="eastAsia"/>
        </w:rPr>
        <w:t>アドレスを利用してアクセスが</w:t>
      </w:r>
      <w:r w:rsidRPr="005B6484">
        <w:rPr>
          <w:rFonts w:hint="eastAsia"/>
        </w:rPr>
        <w:t>できる。</w:t>
      </w:r>
      <w:r w:rsidRPr="005B6484">
        <w:rPr>
          <w:rFonts w:hint="eastAsia"/>
        </w:rPr>
        <w:t>InnoRules</w:t>
      </w:r>
      <w:r w:rsidRPr="00874BB2">
        <w:rPr>
          <w:rFonts w:hint="eastAsia"/>
        </w:rPr>
        <w:t>サーバは</w:t>
      </w:r>
      <w:del w:id="3927" w:author="IRK" w:date="2020-03-09T15:41:00Z">
        <w:r w:rsidR="00C13893" w:rsidRPr="00874BB2" w:rsidDel="00E4299E">
          <w:rPr>
            <w:rFonts w:hint="eastAsia"/>
          </w:rPr>
          <w:delText>表</w:delText>
        </w:r>
        <w:r w:rsidR="00545DC8" w:rsidDel="00E4299E">
          <w:rPr>
            <w:rFonts w:hint="eastAsia"/>
          </w:rPr>
          <w:delText>101</w:delText>
        </w:r>
      </w:del>
      <w:ins w:id="3928" w:author="IRK" w:date="2020-03-09T15:41:00Z">
        <w:r w:rsidR="00E4299E">
          <w:fldChar w:fldCharType="begin"/>
        </w:r>
        <w:r w:rsidR="00E4299E">
          <w:instrText xml:space="preserve"> </w:instrText>
        </w:r>
        <w:r w:rsidR="00E4299E">
          <w:rPr>
            <w:rFonts w:hint="eastAsia"/>
          </w:rPr>
          <w:instrText>REF _Ref34660904 \h</w:instrText>
        </w:r>
        <w:r w:rsidR="00E4299E">
          <w:instrText xml:space="preserve"> </w:instrText>
        </w:r>
      </w:ins>
      <w:r w:rsidR="00E4299E">
        <w:fldChar w:fldCharType="separate"/>
      </w:r>
      <w:ins w:id="3929" w:author="IRK" w:date="2020-03-09T15:41:00Z">
        <w:r w:rsidR="00AB1F2F">
          <w:rPr>
            <w:rFonts w:hint="eastAsia"/>
          </w:rPr>
          <w:t>[</w:t>
        </w:r>
        <w:r w:rsidR="00AB1F2F">
          <w:rPr>
            <w:rFonts w:hint="eastAsia"/>
          </w:rPr>
          <w:t>表</w:t>
        </w:r>
        <w:r w:rsidR="00AB1F2F">
          <w:rPr>
            <w:rFonts w:hint="eastAsia"/>
          </w:rPr>
          <w:t xml:space="preserve"> </w:t>
        </w:r>
      </w:ins>
      <w:r w:rsidR="00AB1F2F">
        <w:rPr>
          <w:noProof/>
        </w:rPr>
        <w:t>102</w:t>
      </w:r>
      <w:ins w:id="3930" w:author="IRK" w:date="2020-03-09T15:41:00Z">
        <w:r w:rsidR="00AB1F2F">
          <w:rPr>
            <w:rFonts w:hint="eastAsia"/>
          </w:rPr>
          <w:t>]</w:t>
        </w:r>
        <w:r w:rsidR="00E4299E">
          <w:fldChar w:fldCharType="end"/>
        </w:r>
      </w:ins>
      <w:r w:rsidRPr="009C7D44">
        <w:rPr>
          <w:rFonts w:hint="eastAsia"/>
        </w:rPr>
        <w:t>のリストの全</w:t>
      </w:r>
      <w:r w:rsidRPr="009C7D44">
        <w:rPr>
          <w:rFonts w:hint="eastAsia"/>
        </w:rPr>
        <w:t>IP</w:t>
      </w:r>
      <w:r w:rsidRPr="00E5446E">
        <w:rPr>
          <w:rFonts w:hint="eastAsia"/>
        </w:rPr>
        <w:t>アドレスをバインドして実行される</w:t>
      </w:r>
      <w:del w:id="3931" w:author="IRK" w:date="2020-03-11T15:47:00Z">
        <w:r w:rsidRPr="00E5446E" w:rsidDel="003E7D05">
          <w:rPr>
            <w:rFonts w:hint="eastAsia"/>
          </w:rPr>
          <w:delText>ので</w:delText>
        </w:r>
      </w:del>
      <w:ins w:id="3932" w:author="IRK" w:date="2020-03-11T15:47:00Z">
        <w:r w:rsidR="003E7D05">
          <w:rPr>
            <w:rFonts w:hint="eastAsia"/>
          </w:rPr>
          <w:t>ため</w:t>
        </w:r>
      </w:ins>
      <w:r w:rsidRPr="00E5446E">
        <w:rPr>
          <w:rFonts w:hint="eastAsia"/>
        </w:rPr>
        <w:t>、</w:t>
      </w:r>
      <w:r w:rsidRPr="00C4577D">
        <w:rPr>
          <w:rFonts w:hint="eastAsia"/>
        </w:rPr>
        <w:t>IP</w:t>
      </w:r>
      <w:r w:rsidR="00FB6740" w:rsidRPr="00337416">
        <w:rPr>
          <w:rFonts w:hint="eastAsia"/>
        </w:rPr>
        <w:t>アドレス選択が</w:t>
      </w:r>
      <w:r w:rsidR="00BA5E07">
        <w:rPr>
          <w:rFonts w:hint="eastAsia"/>
        </w:rPr>
        <w:t>Web</w:t>
      </w:r>
      <w:r w:rsidR="00BA5E07">
        <w:rPr>
          <w:rFonts w:hint="eastAsia"/>
        </w:rPr>
        <w:t>サービス</w:t>
      </w:r>
      <w:r w:rsidR="00FB6740" w:rsidRPr="00337416">
        <w:rPr>
          <w:rFonts w:hint="eastAsia"/>
        </w:rPr>
        <w:t>の</w:t>
      </w:r>
      <w:r w:rsidR="00FB6740" w:rsidRPr="009A2CC8">
        <w:rPr>
          <w:rFonts w:hint="eastAsia"/>
        </w:rPr>
        <w:t>動作</w:t>
      </w:r>
      <w:r w:rsidRPr="005B6484">
        <w:rPr>
          <w:rFonts w:hint="eastAsia"/>
        </w:rPr>
        <w:t>に影響を及ぼすことはない。ただし、選択されたアドレスが</w:t>
      </w:r>
      <w:r w:rsidRPr="005B6484">
        <w:rPr>
          <w:rFonts w:hint="eastAsia"/>
        </w:rPr>
        <w:t>URL</w:t>
      </w:r>
      <w:r w:rsidR="00FB6740" w:rsidRPr="00874BB2">
        <w:rPr>
          <w:rFonts w:hint="eastAsia"/>
        </w:rPr>
        <w:t>に反映され</w:t>
      </w:r>
      <w:r w:rsidR="00C5667D" w:rsidRPr="00874BB2">
        <w:rPr>
          <w:rFonts w:hint="eastAsia"/>
        </w:rPr>
        <w:t>、</w:t>
      </w:r>
      <w:r w:rsidR="00C5667D" w:rsidRPr="009A2CC8">
        <w:rPr>
          <w:rFonts w:hint="eastAsia"/>
        </w:rPr>
        <w:t>当該</w:t>
      </w:r>
      <w:r w:rsidRPr="005B6484">
        <w:rPr>
          <w:rFonts w:hint="eastAsia"/>
        </w:rPr>
        <w:t>URL</w:t>
      </w:r>
      <w:r w:rsidR="00FB6740" w:rsidRPr="009A2CC8">
        <w:rPr>
          <w:rFonts w:hint="eastAsia"/>
        </w:rPr>
        <w:t>が</w:t>
      </w:r>
      <w:r w:rsidRPr="005B6484">
        <w:rPr>
          <w:rFonts w:hint="eastAsia"/>
        </w:rPr>
        <w:t>アプリケーション開発者</w:t>
      </w:r>
      <w:r w:rsidR="00FB6740" w:rsidRPr="00874BB2">
        <w:rPr>
          <w:rFonts w:hint="eastAsia"/>
        </w:rPr>
        <w:t>に</w:t>
      </w:r>
      <w:r w:rsidR="00FB6740" w:rsidRPr="009A2CC8">
        <w:rPr>
          <w:rFonts w:hint="eastAsia"/>
        </w:rPr>
        <w:t>伝達されるため</w:t>
      </w:r>
      <w:r w:rsidRPr="005B6484">
        <w:rPr>
          <w:rFonts w:hint="eastAsia"/>
        </w:rPr>
        <w:t>、</w:t>
      </w:r>
      <w:r w:rsidR="00BA5E07">
        <w:rPr>
          <w:rFonts w:hint="eastAsia"/>
        </w:rPr>
        <w:t>Web</w:t>
      </w:r>
      <w:r w:rsidR="00BA5E07">
        <w:rPr>
          <w:rFonts w:hint="eastAsia"/>
        </w:rPr>
        <w:t>サービス</w:t>
      </w:r>
      <w:r w:rsidRPr="005B6484">
        <w:rPr>
          <w:rFonts w:hint="eastAsia"/>
        </w:rPr>
        <w:t>を呼び出すアプリケーションからアクセスできる</w:t>
      </w:r>
      <w:r w:rsidRPr="00874BB2">
        <w:rPr>
          <w:rFonts w:hint="eastAsia"/>
        </w:rPr>
        <w:t>IP</w:t>
      </w:r>
      <w:r w:rsidRPr="00874BB2">
        <w:rPr>
          <w:rFonts w:hint="eastAsia"/>
        </w:rPr>
        <w:t>アドレスを選択する。</w:t>
      </w:r>
    </w:p>
    <w:p w14:paraId="2949779E" w14:textId="58F1A43D" w:rsidR="005B6671" w:rsidRPr="0049256C" w:rsidRDefault="005B6671" w:rsidP="007D3017">
      <w:r w:rsidRPr="0049256C">
        <w:rPr>
          <w:rFonts w:hint="eastAsia"/>
        </w:rPr>
        <w:t>IP</w:t>
      </w:r>
      <w:r w:rsidRPr="0049256C">
        <w:rPr>
          <w:rFonts w:hint="eastAsia"/>
        </w:rPr>
        <w:t>アドレスを選択すると</w:t>
      </w:r>
      <w:del w:id="3933" w:author="IRK" w:date="2020-03-09T15:41:00Z">
        <w:r w:rsidRPr="0049256C" w:rsidDel="00E4299E">
          <w:rPr>
            <w:rFonts w:hint="eastAsia"/>
          </w:rPr>
          <w:delText>2.4.6.5</w:delText>
        </w:r>
      </w:del>
      <w:ins w:id="3934" w:author="IRK" w:date="2020-03-10T22:25:00Z">
        <w:r w:rsidR="008E3CAF">
          <w:rPr>
            <w:rFonts w:hint="eastAsia"/>
          </w:rPr>
          <w:t>「</w:t>
        </w:r>
      </w:ins>
      <w:ins w:id="3935" w:author="IRK" w:date="2020-03-09T15:41:00Z">
        <w:r w:rsidR="00E4299E">
          <w:fldChar w:fldCharType="begin"/>
        </w:r>
        <w:r w:rsidR="00E4299E">
          <w:instrText xml:space="preserve"> </w:instrText>
        </w:r>
        <w:r w:rsidR="00E4299E">
          <w:rPr>
            <w:rFonts w:hint="eastAsia"/>
          </w:rPr>
          <w:instrText>REF _Ref34660930 \r \h</w:instrText>
        </w:r>
        <w:r w:rsidR="00E4299E">
          <w:instrText xml:space="preserve"> </w:instrText>
        </w:r>
      </w:ins>
      <w:r w:rsidR="00E4299E">
        <w:fldChar w:fldCharType="separate"/>
      </w:r>
      <w:r w:rsidR="00AB1F2F">
        <w:t>2.4.6.5</w:t>
      </w:r>
      <w:ins w:id="3936" w:author="IRK" w:date="2020-03-09T15:41:00Z">
        <w:r w:rsidR="00E4299E">
          <w:fldChar w:fldCharType="end"/>
        </w:r>
      </w:ins>
      <w:ins w:id="3937" w:author="IRK" w:date="2020-04-16T13:54:00Z">
        <w:r w:rsidR="00FE0639">
          <w:rPr>
            <w:rFonts w:hint="eastAsia"/>
          </w:rPr>
          <w:t xml:space="preserve"> </w:t>
        </w:r>
      </w:ins>
      <w:ins w:id="3938" w:author="IRK" w:date="2020-03-09T15:41:00Z">
        <w:r w:rsidR="00E4299E">
          <w:fldChar w:fldCharType="begin"/>
        </w:r>
        <w:r w:rsidR="00E4299E">
          <w:instrText xml:space="preserve"> REF _Ref34660930 \h </w:instrText>
        </w:r>
      </w:ins>
      <w:r w:rsidR="00E4299E">
        <w:fldChar w:fldCharType="separate"/>
      </w:r>
      <w:r w:rsidR="00AB1F2F" w:rsidRPr="0049256C">
        <w:rPr>
          <w:rFonts w:hint="eastAsia"/>
        </w:rPr>
        <w:t>システムエイリアス設定</w:t>
      </w:r>
      <w:ins w:id="3939" w:author="IRK" w:date="2020-03-09T15:41:00Z">
        <w:r w:rsidR="00E4299E">
          <w:fldChar w:fldCharType="end"/>
        </w:r>
      </w:ins>
      <w:ins w:id="3940" w:author="IRK" w:date="2020-03-10T22:25:00Z">
        <w:r w:rsidR="008E3CAF">
          <w:rPr>
            <w:rFonts w:hint="eastAsia"/>
          </w:rPr>
          <w:t>」</w:t>
        </w:r>
      </w:ins>
      <w:r w:rsidRPr="0049256C">
        <w:rPr>
          <w:rFonts w:hint="eastAsia"/>
        </w:rPr>
        <w:t>に移動する。</w:t>
      </w:r>
    </w:p>
    <w:p w14:paraId="027EBB33" w14:textId="77777777" w:rsidR="005B6671" w:rsidRPr="0049256C" w:rsidRDefault="005B6671" w:rsidP="00EC7890">
      <w:pPr>
        <w:jc w:val="left"/>
      </w:pPr>
    </w:p>
    <w:p w14:paraId="52E03BFD" w14:textId="77777777" w:rsidR="005B6671" w:rsidRPr="0049256C" w:rsidRDefault="005B6671">
      <w:pPr>
        <w:pStyle w:val="42"/>
        <w:numPr>
          <w:ilvl w:val="3"/>
          <w:numId w:val="139"/>
        </w:numPr>
        <w:rPr>
          <w:lang w:eastAsia="ja-JP"/>
        </w:rPr>
        <w:pPrChange w:id="3941" w:author="IRK" w:date="2020-05-11T09:40:00Z">
          <w:pPr>
            <w:pStyle w:val="42"/>
            <w:numPr>
              <w:numId w:val="27"/>
            </w:numPr>
          </w:pPr>
        </w:pPrChange>
      </w:pPr>
      <w:bookmarkStart w:id="3942" w:name="_Ref34660930"/>
      <w:r w:rsidRPr="0049256C">
        <w:rPr>
          <w:rFonts w:hint="eastAsia"/>
          <w:lang w:eastAsia="ja-JP"/>
        </w:rPr>
        <w:t>システムエイリアス設定</w:t>
      </w:r>
      <w:bookmarkEnd w:id="3942"/>
    </w:p>
    <w:p w14:paraId="7F6A360B" w14:textId="4936A807" w:rsidR="005B6671" w:rsidRPr="0049256C" w:rsidRDefault="00C13893" w:rsidP="00EC7890">
      <w:del w:id="3943" w:author="IRK" w:date="2020-03-09T15:42:00Z">
        <w:r w:rsidRPr="0049256C" w:rsidDel="00E4299E">
          <w:rPr>
            <w:rFonts w:hint="eastAsia"/>
          </w:rPr>
          <w:delText>表</w:delText>
        </w:r>
        <w:r w:rsidR="00545DC8" w:rsidDel="00E4299E">
          <w:rPr>
            <w:rFonts w:hint="eastAsia"/>
          </w:rPr>
          <w:delText>102</w:delText>
        </w:r>
      </w:del>
      <w:ins w:id="3944" w:author="IRK" w:date="2020-03-09T15:42:00Z">
        <w:r w:rsidR="00E4299E">
          <w:rPr>
            <w:rFonts w:hint="eastAsia"/>
          </w:rPr>
          <w:t>次の表</w:t>
        </w:r>
      </w:ins>
      <w:r w:rsidR="005B6671" w:rsidRPr="0049256C">
        <w:rPr>
          <w:rFonts w:hint="eastAsia"/>
        </w:rPr>
        <w:t>は</w:t>
      </w:r>
      <w:r w:rsidR="0022433E">
        <w:rPr>
          <w:rFonts w:hint="eastAsia"/>
        </w:rPr>
        <w:t>、</w:t>
      </w:r>
      <w:del w:id="3945" w:author="IRK" w:date="2020-03-09T15:42:00Z">
        <w:r w:rsidR="005B6671" w:rsidRPr="0049256C" w:rsidDel="00E4299E">
          <w:rPr>
            <w:rFonts w:hint="eastAsia"/>
          </w:rPr>
          <w:delText>2.4.6.3</w:delText>
        </w:r>
      </w:del>
      <w:ins w:id="3946" w:author="IRK" w:date="2020-03-10T22:26:00Z">
        <w:r w:rsidR="008E3CAF">
          <w:rPr>
            <w:rFonts w:hint="eastAsia"/>
          </w:rPr>
          <w:t>「</w:t>
        </w:r>
      </w:ins>
      <w:ins w:id="3947" w:author="IRK" w:date="2020-03-09T15:42:00Z">
        <w:r w:rsidR="00E4299E">
          <w:fldChar w:fldCharType="begin"/>
        </w:r>
        <w:r w:rsidR="00E4299E">
          <w:instrText xml:space="preserve"> </w:instrText>
        </w:r>
        <w:r w:rsidR="00E4299E">
          <w:rPr>
            <w:rFonts w:hint="eastAsia"/>
          </w:rPr>
          <w:instrText>REF _Ref34658886 \r \h</w:instrText>
        </w:r>
        <w:r w:rsidR="00E4299E">
          <w:instrText xml:space="preserve"> </w:instrText>
        </w:r>
      </w:ins>
      <w:r w:rsidR="00E4299E">
        <w:fldChar w:fldCharType="separate"/>
      </w:r>
      <w:r w:rsidR="00AB1F2F">
        <w:t>2.4.6.3</w:t>
      </w:r>
      <w:ins w:id="3948" w:author="IRK" w:date="2020-03-09T15:42:00Z">
        <w:r w:rsidR="00E4299E">
          <w:fldChar w:fldCharType="end"/>
        </w:r>
      </w:ins>
      <w:ins w:id="3949" w:author="IRK" w:date="2020-04-16T13:54:00Z">
        <w:r w:rsidR="00FE0639">
          <w:rPr>
            <w:rFonts w:hint="eastAsia"/>
          </w:rPr>
          <w:t xml:space="preserve"> </w:t>
        </w:r>
      </w:ins>
      <w:ins w:id="3950" w:author="IRK" w:date="2020-03-09T15:42:00Z">
        <w:r w:rsidR="00E4299E">
          <w:fldChar w:fldCharType="begin"/>
        </w:r>
        <w:r w:rsidR="00E4299E">
          <w:instrText xml:space="preserve"> REF _Ref34658886 \h </w:instrText>
        </w:r>
      </w:ins>
      <w:r w:rsidR="00E4299E">
        <w:fldChar w:fldCharType="separate"/>
      </w:r>
      <w:r w:rsidR="00AB1F2F" w:rsidRPr="0049256C">
        <w:rPr>
          <w:rFonts w:hint="eastAsia"/>
        </w:rPr>
        <w:t>ルール</w:t>
      </w:r>
      <w:r w:rsidR="00AB1F2F">
        <w:rPr>
          <w:rFonts w:hint="eastAsia"/>
        </w:rPr>
        <w:t>Web</w:t>
      </w:r>
      <w:r w:rsidR="00AB1F2F">
        <w:rPr>
          <w:rFonts w:hint="eastAsia"/>
        </w:rPr>
        <w:t>サービス</w:t>
      </w:r>
      <w:r w:rsidR="00AB1F2F" w:rsidRPr="0049256C">
        <w:rPr>
          <w:rFonts w:hint="eastAsia"/>
        </w:rPr>
        <w:t>を有効にする</w:t>
      </w:r>
      <w:ins w:id="3951" w:author="IRK" w:date="2020-03-09T15:42:00Z">
        <w:r w:rsidR="00E4299E">
          <w:fldChar w:fldCharType="end"/>
        </w:r>
      </w:ins>
      <w:ins w:id="3952" w:author="IRK" w:date="2020-03-10T22:26:00Z">
        <w:r w:rsidR="008E3CAF">
          <w:rPr>
            <w:rFonts w:hint="eastAsia"/>
          </w:rPr>
          <w:t>」</w:t>
        </w:r>
      </w:ins>
      <w:r w:rsidR="005B6671" w:rsidRPr="0049256C">
        <w:rPr>
          <w:rFonts w:hint="eastAsia"/>
        </w:rPr>
        <w:t>で選択した単位システムに対するルール</w:t>
      </w:r>
      <w:r w:rsidR="00BA5E07">
        <w:rPr>
          <w:rFonts w:hint="eastAsia"/>
        </w:rPr>
        <w:t>Web</w:t>
      </w:r>
      <w:r w:rsidR="00BA5E07">
        <w:rPr>
          <w:rFonts w:hint="eastAsia"/>
        </w:rPr>
        <w:t>サービス</w:t>
      </w:r>
      <w:r w:rsidR="005B6671" w:rsidRPr="0049256C">
        <w:rPr>
          <w:rFonts w:hint="eastAsia"/>
        </w:rPr>
        <w:t>のシステムエイリアスを設定する段階である。</w:t>
      </w:r>
      <w:del w:id="3953" w:author="IRK" w:date="2020-03-10T15:16:00Z">
        <w:r w:rsidR="005B6671" w:rsidRPr="0049256C" w:rsidDel="00172D9C">
          <w:rPr>
            <w:rFonts w:hint="eastAsia"/>
          </w:rPr>
          <w:delText xml:space="preserve"> </w:delText>
        </w:r>
      </w:del>
    </w:p>
    <w:p w14:paraId="28A852BC" w14:textId="77777777" w:rsidR="005B6671" w:rsidRPr="0049256C" w:rsidRDefault="005B6671" w:rsidP="00EC7890"/>
    <w:p w14:paraId="667BC966" w14:textId="5F4FFA06" w:rsidR="00C13893" w:rsidRPr="0049256C" w:rsidRDefault="00C13893" w:rsidP="007D3017">
      <w:pPr>
        <w:pStyle w:val="afff6"/>
      </w:pPr>
      <w:bookmarkStart w:id="3954" w:name="_Ref34741320"/>
      <w:bookmarkStart w:id="3955" w:name="_Toc34839569"/>
      <w:del w:id="3956" w:author="IRK" w:date="2020-03-09T15:42: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102</w:delText>
        </w:r>
        <w:r w:rsidR="003561C7" w:rsidRPr="0049256C" w:rsidDel="00E4299E">
          <w:rPr>
            <w:noProof/>
          </w:rPr>
          <w:fldChar w:fldCharType="end"/>
        </w:r>
        <w:r w:rsidRPr="0049256C" w:rsidDel="00E4299E">
          <w:rPr>
            <w:rFonts w:hint="eastAsia"/>
          </w:rPr>
          <w:delText>]</w:delText>
        </w:r>
      </w:del>
      <w:ins w:id="3957" w:author="IRK" w:date="2020-03-09T15:42: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103</w:t>
      </w:r>
      <w:ins w:id="3958" w:author="IRK" w:date="2020-03-09T15:42:00Z">
        <w:r w:rsidR="00E4299E">
          <w:fldChar w:fldCharType="end"/>
        </w:r>
        <w:r w:rsidR="00E4299E">
          <w:rPr>
            <w:rFonts w:hint="eastAsia"/>
          </w:rPr>
          <w:t>]</w:t>
        </w:r>
      </w:ins>
      <w:bookmarkEnd w:id="3954"/>
      <w:bookmarkEnd w:id="395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3959" w:author="IRK" w:date="2020-04-16T14:15:00Z">
          <w:tblPr>
            <w:tblW w:w="0" w:type="auto"/>
            <w:tblLook w:val="04A0" w:firstRow="1" w:lastRow="0" w:firstColumn="1" w:lastColumn="0" w:noHBand="0" w:noVBand="1"/>
          </w:tblPr>
        </w:tblPrChange>
      </w:tblPr>
      <w:tblGrid>
        <w:gridCol w:w="9515"/>
        <w:tblGridChange w:id="3960">
          <w:tblGrid>
            <w:gridCol w:w="9515"/>
          </w:tblGrid>
        </w:tblGridChange>
      </w:tblGrid>
      <w:tr w:rsidR="005B6671" w:rsidRPr="0049256C" w14:paraId="7906FEA0" w14:textId="77777777" w:rsidTr="001E2D35">
        <w:trPr>
          <w:jc w:val="center"/>
        </w:trPr>
        <w:tc>
          <w:tcPr>
            <w:tcW w:w="9515" w:type="dxa"/>
            <w:tcPrChange w:id="3961" w:author="IRK" w:date="2020-04-16T14:15:00Z">
              <w:tcPr>
                <w:tcW w:w="9515" w:type="dxa"/>
              </w:tcPr>
            </w:tcPrChange>
          </w:tcPr>
          <w:p w14:paraId="5C7AD12F" w14:textId="77777777" w:rsidR="005B6671" w:rsidRPr="0049256C" w:rsidRDefault="005B6671">
            <w:pPr>
              <w:pStyle w:val="16"/>
              <w:pPrChange w:id="3962" w:author="IRK" w:date="2020-04-27T17:26:00Z">
                <w:pPr/>
              </w:pPrChange>
            </w:pPr>
            <w:r w:rsidRPr="0049256C">
              <w:t>********************************************************************************</w:t>
            </w:r>
          </w:p>
          <w:p w14:paraId="6EB7DE93" w14:textId="77777777" w:rsidR="005B6671" w:rsidRPr="0049256C" w:rsidRDefault="005B6671">
            <w:pPr>
              <w:pStyle w:val="16"/>
              <w:pPrChange w:id="3963" w:author="IRK" w:date="2020-04-27T17:26:00Z">
                <w:pPr/>
              </w:pPrChange>
            </w:pPr>
          </w:p>
          <w:p w14:paraId="1EE299D3" w14:textId="77A721ED" w:rsidR="005B6671" w:rsidRPr="009C7D44" w:rsidRDefault="005B6671">
            <w:pPr>
              <w:pStyle w:val="16"/>
              <w:pPrChange w:id="3964" w:author="IRK" w:date="2020-04-27T17:26:00Z">
                <w:pPr/>
              </w:pPrChange>
            </w:pPr>
            <w:r w:rsidRPr="0049256C">
              <w:rPr>
                <w:rFonts w:hint="eastAsia"/>
              </w:rPr>
              <w:t>サービスタイプ選択</w:t>
            </w:r>
            <w:r w:rsidRPr="0049256C">
              <w:t xml:space="preserve"> -&gt; </w:t>
            </w:r>
            <w:r w:rsidRPr="0049256C">
              <w:rPr>
                <w:rFonts w:hint="eastAsia"/>
              </w:rPr>
              <w:t>ルール</w:t>
            </w:r>
            <w:r w:rsidR="00BA5E07">
              <w:rPr>
                <w:rFonts w:hint="eastAsia"/>
              </w:rPr>
              <w:t>Web</w:t>
            </w:r>
            <w:r w:rsidR="00BA5E07">
              <w:rPr>
                <w:rFonts w:hint="eastAsia"/>
              </w:rPr>
              <w:t>サービス</w:t>
            </w:r>
            <w:r w:rsidRPr="0049256C">
              <w:t xml:space="preserve"> -&gt; </w:t>
            </w:r>
            <w:r w:rsidR="00FB6740" w:rsidRPr="007F0B35">
              <w:rPr>
                <w:rFonts w:hint="eastAsia"/>
              </w:rPr>
              <w:t>ルール</w:t>
            </w:r>
            <w:r w:rsidR="00BA5E07">
              <w:rPr>
                <w:rFonts w:hint="eastAsia"/>
              </w:rPr>
              <w:t>Web</w:t>
            </w:r>
            <w:r w:rsidR="00BA5E07">
              <w:rPr>
                <w:rFonts w:hint="eastAsia"/>
              </w:rPr>
              <w:t>サービス</w:t>
            </w:r>
            <w:r w:rsidR="00FB6740" w:rsidRPr="009A2CC8">
              <w:rPr>
                <w:rFonts w:hint="eastAsia"/>
              </w:rPr>
              <w:t>有効</w:t>
            </w:r>
            <w:r w:rsidRPr="007F0B35">
              <w:rPr>
                <w:rFonts w:hint="eastAsia"/>
              </w:rPr>
              <w:t>化</w:t>
            </w:r>
            <w:r w:rsidRPr="007F0B35">
              <w:t xml:space="preserve"> -&gt; </w:t>
            </w:r>
            <w:r w:rsidRPr="00874BB2">
              <w:rPr>
                <w:rFonts w:hint="eastAsia"/>
              </w:rPr>
              <w:t>ルール</w:t>
            </w:r>
            <w:r w:rsidR="00BA5E07">
              <w:rPr>
                <w:rFonts w:hint="eastAsia"/>
              </w:rPr>
              <w:t>Web</w:t>
            </w:r>
            <w:r w:rsidR="00BA5E07">
              <w:rPr>
                <w:rFonts w:hint="eastAsia"/>
              </w:rPr>
              <w:t>サービス</w:t>
            </w:r>
            <w:r w:rsidRPr="00874BB2">
              <w:rPr>
                <w:rFonts w:hint="eastAsia"/>
              </w:rPr>
              <w:t>システムのエイリアス設定</w:t>
            </w:r>
          </w:p>
          <w:p w14:paraId="76340732" w14:textId="77777777" w:rsidR="005B6671" w:rsidRPr="00E5446E" w:rsidRDefault="005B6671">
            <w:pPr>
              <w:pStyle w:val="16"/>
              <w:pPrChange w:id="3965" w:author="IRK" w:date="2020-04-27T17:26:00Z">
                <w:pPr/>
              </w:pPrChange>
            </w:pPr>
          </w:p>
          <w:p w14:paraId="4504F74F" w14:textId="77777777" w:rsidR="005B6671" w:rsidRPr="00C4577D" w:rsidRDefault="005B6671">
            <w:pPr>
              <w:pStyle w:val="16"/>
              <w:pPrChange w:id="3966" w:author="IRK" w:date="2020-04-27T17:26:00Z">
                <w:pPr/>
              </w:pPrChange>
            </w:pPr>
            <w:r w:rsidRPr="00C4577D">
              <w:t>********************************************************************************</w:t>
            </w:r>
          </w:p>
          <w:p w14:paraId="6A906C23" w14:textId="77777777" w:rsidR="005B6671" w:rsidRPr="00337416" w:rsidRDefault="005B6671">
            <w:pPr>
              <w:pStyle w:val="16"/>
              <w:pPrChange w:id="3967" w:author="IRK" w:date="2020-04-27T17:26:00Z">
                <w:pPr/>
              </w:pPrChange>
            </w:pPr>
          </w:p>
          <w:p w14:paraId="41915DC5" w14:textId="61CD84F8" w:rsidR="005B6671" w:rsidRPr="00AF7DA4" w:rsidRDefault="005B6671">
            <w:pPr>
              <w:pStyle w:val="16"/>
              <w:pPrChange w:id="3968" w:author="IRK" w:date="2020-04-27T17:26:00Z">
                <w:pPr/>
              </w:pPrChange>
            </w:pPr>
            <w:r w:rsidRPr="005271B4">
              <w:rPr>
                <w:rFonts w:hint="eastAsia"/>
              </w:rPr>
              <w:t>選択されたルール</w:t>
            </w:r>
            <w:r w:rsidR="00BA5E07">
              <w:rPr>
                <w:rFonts w:hint="eastAsia"/>
              </w:rPr>
              <w:t>Web</w:t>
            </w:r>
            <w:r w:rsidR="00BA5E07">
              <w:rPr>
                <w:rFonts w:hint="eastAsia"/>
              </w:rPr>
              <w:t>サービス</w:t>
            </w:r>
            <w:r w:rsidRPr="005271B4">
              <w:rPr>
                <w:rFonts w:hint="eastAsia"/>
              </w:rPr>
              <w:t>システムのエイリアスを設定してください。</w:t>
            </w:r>
          </w:p>
          <w:p w14:paraId="00C72D5B" w14:textId="77777777" w:rsidR="005B6671" w:rsidRPr="00E96333" w:rsidRDefault="005B6671">
            <w:pPr>
              <w:pStyle w:val="16"/>
              <w:pPrChange w:id="3969" w:author="IRK" w:date="2020-04-27T17:26:00Z">
                <w:pPr/>
              </w:pPrChange>
            </w:pPr>
          </w:p>
          <w:p w14:paraId="7423A6EA" w14:textId="7C61A1DE" w:rsidR="005B6671" w:rsidRPr="007F0B35" w:rsidRDefault="005B6671">
            <w:pPr>
              <w:pStyle w:val="16"/>
              <w:pPrChange w:id="3970" w:author="IRK" w:date="2020-04-27T17:26:00Z">
                <w:pPr/>
              </w:pPrChange>
            </w:pPr>
            <w:r w:rsidRPr="00173310">
              <w:t>[</w:t>
            </w:r>
            <w:r w:rsidRPr="004F0E7D">
              <w:rPr>
                <w:rFonts w:hint="eastAsia"/>
              </w:rPr>
              <w:t>必須</w:t>
            </w:r>
            <w:r w:rsidRPr="0052591B">
              <w:t>] DEV(</w:t>
            </w:r>
            <w:r w:rsidR="00FB6740" w:rsidRPr="009A2CC8">
              <w:rPr>
                <w:rFonts w:hint="eastAsia"/>
              </w:rPr>
              <w:t>デフォルト</w:t>
            </w:r>
            <w:r w:rsidRPr="007F0B35">
              <w:rPr>
                <w:rFonts w:hint="eastAsia"/>
              </w:rPr>
              <w:t>値</w:t>
            </w:r>
            <w:r w:rsidRPr="007F0B35">
              <w:t>: DEV) &gt;&gt; ^e</w:t>
            </w:r>
          </w:p>
          <w:p w14:paraId="16C75B51" w14:textId="46BE7563" w:rsidR="005B6671" w:rsidRPr="0049256C" w:rsidRDefault="005B6671">
            <w:pPr>
              <w:pStyle w:val="16"/>
              <w:pPrChange w:id="3971" w:author="IRK" w:date="2020-04-27T17:26:00Z">
                <w:pPr/>
              </w:pPrChange>
            </w:pPr>
            <w:r w:rsidRPr="00874BB2">
              <w:rPr>
                <w:rFonts w:hint="eastAsia"/>
              </w:rPr>
              <w:t>[</w:t>
            </w:r>
            <w:r w:rsidRPr="00874BB2">
              <w:rPr>
                <w:rFonts w:hint="eastAsia"/>
              </w:rPr>
              <w:t>必須</w:t>
            </w:r>
            <w:r w:rsidRPr="00874BB2">
              <w:rPr>
                <w:rFonts w:hint="eastAsia"/>
              </w:rPr>
              <w:t>] TEST(</w:t>
            </w:r>
            <w:r w:rsidR="00FB6740" w:rsidRPr="009A2CC8">
              <w:rPr>
                <w:rFonts w:hint="eastAsia"/>
              </w:rPr>
              <w:t>デフォルト</w:t>
            </w:r>
            <w:r w:rsidRPr="007F0B35">
              <w:rPr>
                <w:rFonts w:hint="eastAsia"/>
              </w:rPr>
              <w:t>値</w:t>
            </w:r>
            <w:r w:rsidRPr="007F0B35">
              <w:rPr>
                <w:rFonts w:hint="eastAsia"/>
              </w:rPr>
              <w:t>: TEST) &gt;&gt;</w:t>
            </w:r>
          </w:p>
        </w:tc>
      </w:tr>
    </w:tbl>
    <w:p w14:paraId="1320C25B" w14:textId="77777777" w:rsidR="00C13893" w:rsidRPr="0049256C" w:rsidRDefault="00C13893" w:rsidP="00EC7890">
      <w:pPr>
        <w:jc w:val="left"/>
      </w:pPr>
    </w:p>
    <w:p w14:paraId="28B09407" w14:textId="2E54CABB" w:rsidR="005B6671" w:rsidRPr="00B16E57" w:rsidRDefault="005B6671" w:rsidP="00EC7890">
      <w:pPr>
        <w:rPr>
          <w:rFonts w:ascii="BatangChe" w:eastAsiaTheme="minorEastAsia" w:hAnsi="BatangChe" w:cs="BatangChe"/>
        </w:rPr>
      </w:pPr>
      <w:r w:rsidRPr="0049256C">
        <w:rPr>
          <w:rFonts w:hint="eastAsia"/>
        </w:rPr>
        <w:t>エイリアスは単位ルールシステム別に設定する。エイリアスを設定する方法は</w:t>
      </w:r>
      <w:del w:id="3972" w:author="IRK" w:date="2020-03-09T15:42:00Z">
        <w:r w:rsidRPr="0049256C" w:rsidDel="00E4299E">
          <w:rPr>
            <w:rFonts w:hint="eastAsia"/>
          </w:rPr>
          <w:delText>2.4.6.2.</w:delText>
        </w:r>
      </w:del>
      <w:ins w:id="3973" w:author="IRK" w:date="2020-03-10T22:26:00Z">
        <w:r w:rsidR="008E3CAF">
          <w:rPr>
            <w:rFonts w:hint="eastAsia"/>
          </w:rPr>
          <w:t>「</w:t>
        </w:r>
      </w:ins>
      <w:ins w:id="3974" w:author="IRK" w:date="2020-03-09T15:44:00Z">
        <w:r w:rsidR="00E4299E">
          <w:fldChar w:fldCharType="begin"/>
        </w:r>
        <w:r w:rsidR="00E4299E">
          <w:instrText xml:space="preserve"> </w:instrText>
        </w:r>
        <w:r w:rsidR="00E4299E">
          <w:rPr>
            <w:rFonts w:hint="eastAsia"/>
          </w:rPr>
          <w:instrText>REF _Ref34658867 \r \h</w:instrText>
        </w:r>
        <w:r w:rsidR="00E4299E">
          <w:instrText xml:space="preserve"> </w:instrText>
        </w:r>
      </w:ins>
      <w:r w:rsidR="00E4299E">
        <w:fldChar w:fldCharType="separate"/>
      </w:r>
      <w:r w:rsidR="00AB1F2F">
        <w:t>2.4.6.2</w:t>
      </w:r>
      <w:ins w:id="3975" w:author="IRK" w:date="2020-03-09T15:44:00Z">
        <w:r w:rsidR="00E4299E">
          <w:fldChar w:fldCharType="end"/>
        </w:r>
      </w:ins>
      <w:ins w:id="3976" w:author="IRK" w:date="2020-04-16T13:54:00Z">
        <w:r w:rsidR="00FE0639">
          <w:rPr>
            <w:rFonts w:hint="eastAsia"/>
          </w:rPr>
          <w:t xml:space="preserve"> </w:t>
        </w:r>
      </w:ins>
      <w:ins w:id="3977" w:author="IRK" w:date="2020-03-09T15:44:00Z">
        <w:r w:rsidR="00E4299E">
          <w:fldChar w:fldCharType="begin"/>
        </w:r>
        <w:r w:rsidR="00E4299E">
          <w:instrText xml:space="preserve"> REF _Ref34658867 \h </w:instrText>
        </w:r>
      </w:ins>
      <w:r w:rsidR="00E4299E">
        <w:fldChar w:fldCharType="separate"/>
      </w:r>
      <w:r w:rsidR="00AB1F2F" w:rsidRPr="0049256C">
        <w:rPr>
          <w:rFonts w:hint="eastAsia"/>
        </w:rPr>
        <w:t>ルール</w:t>
      </w:r>
      <w:r w:rsidR="00AB1F2F">
        <w:rPr>
          <w:rFonts w:hint="eastAsia"/>
        </w:rPr>
        <w:t>Web</w:t>
      </w:r>
      <w:r w:rsidR="00AB1F2F">
        <w:rPr>
          <w:rFonts w:hint="eastAsia"/>
        </w:rPr>
        <w:t>サービス</w:t>
      </w:r>
      <w:r w:rsidR="00AB1F2F" w:rsidRPr="0049256C">
        <w:rPr>
          <w:rFonts w:hint="eastAsia"/>
        </w:rPr>
        <w:t>システムのエイリアスを変更</w:t>
      </w:r>
      <w:ins w:id="3978" w:author="IRK" w:date="2020-03-09T15:44:00Z">
        <w:r w:rsidR="00E4299E">
          <w:fldChar w:fldCharType="end"/>
        </w:r>
      </w:ins>
      <w:ins w:id="3979" w:author="IRK" w:date="2020-03-10T22:26:00Z">
        <w:r w:rsidR="008E3CAF">
          <w:rPr>
            <w:rFonts w:hint="eastAsia"/>
          </w:rPr>
          <w:t>」</w:t>
        </w:r>
      </w:ins>
      <w:r w:rsidRPr="0049256C">
        <w:rPr>
          <w:rFonts w:hint="eastAsia"/>
        </w:rPr>
        <w:t>と同様である。</w:t>
      </w:r>
      <w:del w:id="3980" w:author="IRK" w:date="2020-03-10T14:01:00Z">
        <w:r w:rsidR="00B16E57" w:rsidRPr="00C167F8" w:rsidDel="003B4CBB">
          <w:rPr>
            <w:rFonts w:hint="eastAsia"/>
          </w:rPr>
          <w:delText>表</w:delText>
        </w:r>
      </w:del>
      <w:ins w:id="3981" w:author="IRK" w:date="2020-03-10T14:01:00Z">
        <w:r w:rsidR="003B4CBB">
          <w:fldChar w:fldCharType="begin"/>
        </w:r>
        <w:r w:rsidR="003B4CBB">
          <w:instrText xml:space="preserve"> </w:instrText>
        </w:r>
        <w:r w:rsidR="003B4CBB">
          <w:rPr>
            <w:rFonts w:hint="eastAsia"/>
          </w:rPr>
          <w:instrText>REF _Ref34741320 \h</w:instrText>
        </w:r>
        <w:r w:rsidR="003B4CBB">
          <w:instrText xml:space="preserve"> </w:instrText>
        </w:r>
      </w:ins>
      <w:r w:rsidR="003B4CBB">
        <w:fldChar w:fldCharType="separate"/>
      </w:r>
      <w:ins w:id="3982" w:author="IRK" w:date="2020-03-09T15:42:00Z">
        <w:r w:rsidR="00AB1F2F">
          <w:rPr>
            <w:rFonts w:hint="eastAsia"/>
          </w:rPr>
          <w:t>[</w:t>
        </w:r>
        <w:r w:rsidR="00AB1F2F">
          <w:rPr>
            <w:rFonts w:hint="eastAsia"/>
          </w:rPr>
          <w:t>表</w:t>
        </w:r>
        <w:r w:rsidR="00AB1F2F">
          <w:rPr>
            <w:rFonts w:hint="eastAsia"/>
          </w:rPr>
          <w:t xml:space="preserve"> </w:t>
        </w:r>
      </w:ins>
      <w:r w:rsidR="00AB1F2F">
        <w:rPr>
          <w:noProof/>
        </w:rPr>
        <w:t>103</w:t>
      </w:r>
      <w:ins w:id="3983" w:author="IRK" w:date="2020-03-09T15:42:00Z">
        <w:r w:rsidR="00AB1F2F">
          <w:rPr>
            <w:rFonts w:hint="eastAsia"/>
          </w:rPr>
          <w:t>]</w:t>
        </w:r>
      </w:ins>
      <w:ins w:id="3984" w:author="IRK" w:date="2020-03-10T14:01:00Z">
        <w:r w:rsidR="003B4CBB">
          <w:fldChar w:fldCharType="end"/>
        </w:r>
      </w:ins>
      <w:r w:rsidR="00B16E57" w:rsidRPr="00C167F8">
        <w:rPr>
          <w:rFonts w:hint="eastAsia"/>
        </w:rPr>
        <w:t>の例の</w:t>
      </w:r>
      <w:r w:rsidR="00B16E57" w:rsidRPr="00C167F8">
        <w:rPr>
          <w:rFonts w:hint="eastAsia"/>
        </w:rPr>
        <w:t>DEV</w:t>
      </w:r>
      <w:r w:rsidR="00B16E57" w:rsidRPr="00C167F8">
        <w:rPr>
          <w:rFonts w:hint="eastAsia"/>
        </w:rPr>
        <w:t>システムは</w:t>
      </w:r>
      <w:r w:rsidR="00B16E57" w:rsidRPr="007F0B35">
        <w:t>^e</w:t>
      </w:r>
      <w:r w:rsidR="00B16E57">
        <w:rPr>
          <w:rFonts w:hint="eastAsia"/>
        </w:rPr>
        <w:t>を入力して基本ルール</w:t>
      </w:r>
      <w:r w:rsidR="00B16E57">
        <w:rPr>
          <w:rFonts w:hint="eastAsia"/>
        </w:rPr>
        <w:t>Web</w:t>
      </w:r>
      <w:r w:rsidR="00B16E57">
        <w:rPr>
          <w:rFonts w:hint="eastAsia"/>
        </w:rPr>
        <w:t>サービス</w:t>
      </w:r>
      <w:r w:rsidR="000B5B89">
        <w:rPr>
          <w:rFonts w:hint="eastAsia"/>
        </w:rPr>
        <w:t>として</w:t>
      </w:r>
      <w:r w:rsidR="00B16E57">
        <w:rPr>
          <w:rFonts w:hint="eastAsia"/>
        </w:rPr>
        <w:t>登録した。</w:t>
      </w:r>
      <w:r w:rsidRPr="0049256C">
        <w:rPr>
          <w:rFonts w:hint="eastAsia"/>
        </w:rPr>
        <w:t>エイリアス設定が完了すると</w:t>
      </w:r>
      <w:del w:id="3985" w:author="IRK" w:date="2020-03-09T15:44:00Z">
        <w:r w:rsidRPr="0049256C" w:rsidDel="00E4299E">
          <w:rPr>
            <w:rFonts w:hint="eastAsia"/>
          </w:rPr>
          <w:delText>2.4.6.1</w:delText>
        </w:r>
      </w:del>
      <w:ins w:id="3986" w:author="IRK" w:date="2020-03-10T22:26:00Z">
        <w:r w:rsidR="008E3CAF">
          <w:rPr>
            <w:rFonts w:hint="eastAsia"/>
          </w:rPr>
          <w:t>「</w:t>
        </w:r>
      </w:ins>
      <w:ins w:id="3987" w:author="IRK" w:date="2020-03-09T15:44:00Z">
        <w:r w:rsidR="00E4299E">
          <w:fldChar w:fldCharType="begin"/>
        </w:r>
        <w:r w:rsidR="00E4299E">
          <w:instrText xml:space="preserve"> </w:instrText>
        </w:r>
        <w:r w:rsidR="00E4299E">
          <w:rPr>
            <w:rFonts w:hint="eastAsia"/>
          </w:rPr>
          <w:instrText>REF _Ref34660665 \r \h</w:instrText>
        </w:r>
        <w:r w:rsidR="00E4299E">
          <w:instrText xml:space="preserve"> </w:instrText>
        </w:r>
      </w:ins>
      <w:r w:rsidR="00E4299E">
        <w:fldChar w:fldCharType="separate"/>
      </w:r>
      <w:r w:rsidR="00AB1F2F">
        <w:t>2.4.6.1</w:t>
      </w:r>
      <w:ins w:id="3988" w:author="IRK" w:date="2020-03-09T15:44:00Z">
        <w:r w:rsidR="00E4299E">
          <w:fldChar w:fldCharType="end"/>
        </w:r>
      </w:ins>
      <w:ins w:id="3989" w:author="IRK" w:date="2020-04-16T13:54:00Z">
        <w:r w:rsidR="00FE0639">
          <w:rPr>
            <w:rFonts w:hint="eastAsia"/>
          </w:rPr>
          <w:t xml:space="preserve"> </w:t>
        </w:r>
      </w:ins>
      <w:ins w:id="3990" w:author="IRK" w:date="2020-03-09T15:44:00Z">
        <w:r w:rsidR="00E4299E">
          <w:fldChar w:fldCharType="begin"/>
        </w:r>
        <w:r w:rsidR="00E4299E">
          <w:instrText xml:space="preserve"> REF _Ref34660665 \h </w:instrText>
        </w:r>
      </w:ins>
      <w:r w:rsidR="00E4299E">
        <w:fldChar w:fldCharType="separate"/>
      </w:r>
      <w:r w:rsidR="00AB1F2F" w:rsidRPr="0049256C">
        <w:rPr>
          <w:rFonts w:hint="eastAsia"/>
        </w:rPr>
        <w:t>ルール</w:t>
      </w:r>
      <w:r w:rsidR="00AB1F2F">
        <w:rPr>
          <w:rFonts w:hint="eastAsia"/>
        </w:rPr>
        <w:t>Web</w:t>
      </w:r>
      <w:r w:rsidR="00AB1F2F">
        <w:rPr>
          <w:rFonts w:hint="eastAsia"/>
        </w:rPr>
        <w:t>サービス</w:t>
      </w:r>
      <w:ins w:id="3991" w:author="IRK" w:date="2020-03-09T15:44:00Z">
        <w:r w:rsidR="00E4299E">
          <w:fldChar w:fldCharType="end"/>
        </w:r>
      </w:ins>
      <w:ins w:id="3992" w:author="IRK" w:date="2020-03-10T22:26:00Z">
        <w:r w:rsidR="008E3CAF">
          <w:rPr>
            <w:rFonts w:hint="eastAsia"/>
          </w:rPr>
          <w:t>」</w:t>
        </w:r>
      </w:ins>
      <w:r w:rsidRPr="0049256C">
        <w:rPr>
          <w:rFonts w:hint="eastAsia"/>
        </w:rPr>
        <w:t>に移動する。</w:t>
      </w:r>
    </w:p>
    <w:p w14:paraId="192B910F" w14:textId="77777777" w:rsidR="005B6671" w:rsidRDefault="005B6671" w:rsidP="00EC7890">
      <w:pPr>
        <w:jc w:val="left"/>
        <w:rPr>
          <w:ins w:id="3993" w:author="IRK" w:date="2020-03-10T10:28:00Z"/>
        </w:rPr>
      </w:pPr>
    </w:p>
    <w:p w14:paraId="295AF0B7" w14:textId="54548A22" w:rsidR="00040617" w:rsidRDefault="00040617">
      <w:pPr>
        <w:pStyle w:val="32"/>
        <w:rPr>
          <w:ins w:id="3994" w:author="IRK" w:date="2020-03-10T10:28:00Z"/>
        </w:rPr>
        <w:pPrChange w:id="3995" w:author="IRK" w:date="2020-05-11T09:40:00Z">
          <w:pPr>
            <w:jc w:val="left"/>
          </w:pPr>
        </w:pPrChange>
      </w:pPr>
      <w:bookmarkStart w:id="3996" w:name="_Ref34731097"/>
      <w:bookmarkStart w:id="3997" w:name="_Toc40449543"/>
      <w:ins w:id="3998" w:author="IRK" w:date="2020-03-10T10:28:00Z">
        <w:r>
          <w:rPr>
            <w:rFonts w:hint="eastAsia"/>
          </w:rPr>
          <w:t>ルール</w:t>
        </w:r>
        <w:r>
          <w:rPr>
            <w:rFonts w:hint="eastAsia"/>
          </w:rPr>
          <w:t>REST</w:t>
        </w:r>
        <w:r>
          <w:rPr>
            <w:rFonts w:hint="eastAsia"/>
          </w:rPr>
          <w:t>サービス</w:t>
        </w:r>
        <w:bookmarkEnd w:id="3996"/>
        <w:bookmarkEnd w:id="3997"/>
      </w:ins>
    </w:p>
    <w:p w14:paraId="20D159D9" w14:textId="390FBF68" w:rsidR="00040617" w:rsidRDefault="00040617" w:rsidP="007D3017">
      <w:pPr>
        <w:rPr>
          <w:ins w:id="3999" w:author="IRK" w:date="2020-03-10T10:28:00Z"/>
        </w:rPr>
      </w:pPr>
      <w:ins w:id="4000" w:author="IRK" w:date="2020-03-10T10:28:00Z">
        <w:r>
          <w:rPr>
            <w:rFonts w:hint="eastAsia"/>
          </w:rPr>
          <w:t>ルール</w:t>
        </w:r>
        <w:r>
          <w:rPr>
            <w:rFonts w:hint="eastAsia"/>
          </w:rPr>
          <w:t>REST</w:t>
        </w:r>
        <w:r>
          <w:rPr>
            <w:rFonts w:hint="eastAsia"/>
          </w:rPr>
          <w:t>サービスは</w:t>
        </w:r>
        <w:r>
          <w:rPr>
            <w:rFonts w:hint="eastAsia"/>
          </w:rPr>
          <w:t>REST</w:t>
        </w:r>
        <w:r>
          <w:rPr>
            <w:rFonts w:hint="eastAsia"/>
          </w:rPr>
          <w:t>を利用してルールサービスを呼び出すサービスである。ルール</w:t>
        </w:r>
        <w:r>
          <w:rPr>
            <w:rFonts w:hint="eastAsia"/>
          </w:rPr>
          <w:t>REST</w:t>
        </w:r>
        <w:r>
          <w:rPr>
            <w:rFonts w:hint="eastAsia"/>
          </w:rPr>
          <w:t>サービスについては</w:t>
        </w:r>
      </w:ins>
      <w:ins w:id="4001" w:author="IRK" w:date="2020-05-08T17:33:00Z">
        <w:r w:rsidR="00F65A64">
          <w:rPr>
            <w:rFonts w:hint="eastAsia"/>
          </w:rPr>
          <w:t>「</w:t>
        </w:r>
        <w:r w:rsidR="00F65A64">
          <w:fldChar w:fldCharType="begin"/>
        </w:r>
        <w:r w:rsidR="00F65A64">
          <w:instrText xml:space="preserve"> </w:instrText>
        </w:r>
        <w:r w:rsidR="00F65A64">
          <w:rPr>
            <w:rFonts w:hint="eastAsia"/>
          </w:rPr>
          <w:instrText>REF _Ref34739894 \r \h</w:instrText>
        </w:r>
        <w:r w:rsidR="00F65A64">
          <w:instrText xml:space="preserve"> </w:instrText>
        </w:r>
      </w:ins>
      <w:r w:rsidR="00F65A64">
        <w:fldChar w:fldCharType="separate"/>
      </w:r>
      <w:r w:rsidR="00AB1F2F">
        <w:t xml:space="preserve">3.8.6 </w:t>
      </w:r>
      <w:ins w:id="4002" w:author="IRK" w:date="2020-05-08T17:33:00Z">
        <w:r w:rsidR="00F65A64">
          <w:fldChar w:fldCharType="end"/>
        </w:r>
      </w:ins>
      <w:ins w:id="4003" w:author="IRK" w:date="2020-03-10T14:02:00Z">
        <w:r w:rsidR="003B4CBB">
          <w:fldChar w:fldCharType="begin"/>
        </w:r>
        <w:r w:rsidR="003B4CBB">
          <w:instrText xml:space="preserve"> REF _Ref34741383 \h </w:instrText>
        </w:r>
      </w:ins>
      <w:r w:rsidR="003B4CBB">
        <w:fldChar w:fldCharType="separate"/>
      </w:r>
      <w:ins w:id="4004" w:author="IRK" w:date="2020-03-10T11:10:00Z">
        <w:r w:rsidR="00AB1F2F">
          <w:rPr>
            <w:rFonts w:hint="eastAsia"/>
          </w:rPr>
          <w:t>ルール</w:t>
        </w:r>
        <w:r w:rsidR="00AB1F2F">
          <w:rPr>
            <w:rFonts w:hint="eastAsia"/>
          </w:rPr>
          <w:t>REST</w:t>
        </w:r>
        <w:r w:rsidR="00AB1F2F">
          <w:rPr>
            <w:rFonts w:hint="eastAsia"/>
          </w:rPr>
          <w:t>サービス</w:t>
        </w:r>
      </w:ins>
      <w:ins w:id="4005" w:author="IRK" w:date="2020-03-10T14:02:00Z">
        <w:r w:rsidR="003B4CBB">
          <w:fldChar w:fldCharType="end"/>
        </w:r>
      </w:ins>
      <w:ins w:id="4006" w:author="IRK" w:date="2020-05-08T17:33:00Z">
        <w:r w:rsidR="00F65A64">
          <w:rPr>
            <w:rFonts w:hint="eastAsia"/>
          </w:rPr>
          <w:t>」</w:t>
        </w:r>
      </w:ins>
      <w:ins w:id="4007" w:author="IRK" w:date="2020-03-10T10:28:00Z">
        <w:r>
          <w:rPr>
            <w:rFonts w:hint="eastAsia"/>
          </w:rPr>
          <w:t>を参照のこと。</w:t>
        </w:r>
      </w:ins>
    </w:p>
    <w:p w14:paraId="1A70AA9B" w14:textId="77777777" w:rsidR="00040617" w:rsidRDefault="00040617" w:rsidP="00040617">
      <w:pPr>
        <w:jc w:val="left"/>
        <w:rPr>
          <w:ins w:id="4008" w:author="IRK" w:date="2020-03-10T10:28:00Z"/>
        </w:rPr>
      </w:pPr>
    </w:p>
    <w:p w14:paraId="6F4DCECD" w14:textId="1F347D19" w:rsidR="00040617" w:rsidRDefault="00040617">
      <w:pPr>
        <w:pStyle w:val="42"/>
        <w:rPr>
          <w:ins w:id="4009" w:author="IRK" w:date="2020-03-10T10:28:00Z"/>
        </w:rPr>
        <w:pPrChange w:id="4010" w:author="IRK" w:date="2020-05-11T09:40:00Z">
          <w:pPr>
            <w:jc w:val="left"/>
          </w:pPr>
        </w:pPrChange>
      </w:pPr>
      <w:bookmarkStart w:id="4011" w:name="_Ref34729085"/>
      <w:ins w:id="4012" w:author="IRK" w:date="2020-03-10T10:28:00Z">
        <w:r>
          <w:rPr>
            <w:rFonts w:hint="eastAsia"/>
          </w:rPr>
          <w:t>ルール</w:t>
        </w:r>
        <w:r>
          <w:rPr>
            <w:rFonts w:hint="eastAsia"/>
          </w:rPr>
          <w:t>REST</w:t>
        </w:r>
        <w:r>
          <w:rPr>
            <w:rFonts w:hint="eastAsia"/>
          </w:rPr>
          <w:t>サービス</w:t>
        </w:r>
        <w:bookmarkEnd w:id="4011"/>
      </w:ins>
    </w:p>
    <w:p w14:paraId="546C1FE1" w14:textId="17038E27" w:rsidR="00040617" w:rsidRDefault="00040617">
      <w:pPr>
        <w:rPr>
          <w:ins w:id="4013" w:author="IRK" w:date="2020-03-10T10:29:00Z"/>
        </w:rPr>
        <w:pPrChange w:id="4014" w:author="IRK" w:date="2020-05-11T09:59:00Z">
          <w:pPr>
            <w:jc w:val="left"/>
          </w:pPr>
        </w:pPrChange>
      </w:pPr>
      <w:ins w:id="4015" w:author="IRK" w:date="2020-03-10T10:28:00Z">
        <w:r>
          <w:rPr>
            <w:rFonts w:hint="eastAsia"/>
          </w:rPr>
          <w:t>次の表は登録した単位ルールシステムのリストと各単位システムのルール</w:t>
        </w:r>
        <w:r>
          <w:rPr>
            <w:rFonts w:hint="eastAsia"/>
          </w:rPr>
          <w:t>REST</w:t>
        </w:r>
        <w:r>
          <w:rPr>
            <w:rFonts w:hint="eastAsia"/>
          </w:rPr>
          <w:t>サービス活性化有無を表示する。</w:t>
        </w:r>
      </w:ins>
    </w:p>
    <w:p w14:paraId="3050E48D" w14:textId="77777777" w:rsidR="00040617" w:rsidRDefault="00040617" w:rsidP="00040617">
      <w:pPr>
        <w:jc w:val="left"/>
        <w:rPr>
          <w:ins w:id="4016" w:author="IRK" w:date="2020-03-10T10:29:00Z"/>
        </w:rPr>
      </w:pPr>
    </w:p>
    <w:p w14:paraId="2A5CC94B" w14:textId="03DA2ECF" w:rsidR="00040617" w:rsidRDefault="00040617" w:rsidP="007D3017">
      <w:pPr>
        <w:pStyle w:val="afff6"/>
        <w:rPr>
          <w:ins w:id="4017" w:author="IRK" w:date="2020-03-10T10:30:00Z"/>
        </w:rPr>
      </w:pPr>
      <w:bookmarkStart w:id="4018" w:name="_Toc34839570"/>
      <w:ins w:id="4019" w:author="IRK" w:date="2020-03-10T10:30:00Z">
        <w:r>
          <w:rPr>
            <w:rFonts w:hint="eastAsia"/>
          </w:rP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ins>
      <w:r>
        <w:fldChar w:fldCharType="separate"/>
      </w:r>
      <w:r w:rsidR="00AB1F2F">
        <w:rPr>
          <w:noProof/>
        </w:rPr>
        <w:t>104</w:t>
      </w:r>
      <w:ins w:id="4020" w:author="IRK" w:date="2020-03-10T10:30:00Z">
        <w:r>
          <w:fldChar w:fldCharType="end"/>
        </w:r>
        <w:r>
          <w:rPr>
            <w:rFonts w:hint="eastAsia"/>
          </w:rPr>
          <w:t>]</w:t>
        </w:r>
        <w:bookmarkEnd w:id="4018"/>
      </w:ins>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021" w:author="IRK" w:date="2020-04-16T14:15:00Z">
          <w:tblPr>
            <w:tblW w:w="0" w:type="auto"/>
            <w:tblLook w:val="04A0" w:firstRow="1" w:lastRow="0" w:firstColumn="1" w:lastColumn="0" w:noHBand="0" w:noVBand="1"/>
          </w:tblPr>
        </w:tblPrChange>
      </w:tblPr>
      <w:tblGrid>
        <w:gridCol w:w="9723"/>
        <w:tblGridChange w:id="4022">
          <w:tblGrid>
            <w:gridCol w:w="9723"/>
          </w:tblGrid>
        </w:tblGridChange>
      </w:tblGrid>
      <w:tr w:rsidR="00040617" w14:paraId="1FC1971A" w14:textId="77777777" w:rsidTr="001E2D35">
        <w:trPr>
          <w:jc w:val="center"/>
          <w:ins w:id="4023" w:author="IRK" w:date="2020-03-10T10:30:00Z"/>
        </w:trPr>
        <w:tc>
          <w:tcPr>
            <w:tcW w:w="9723" w:type="dxa"/>
            <w:tcPrChange w:id="4024" w:author="IRK" w:date="2020-04-16T14:15:00Z">
              <w:tcPr>
                <w:tcW w:w="9723" w:type="dxa"/>
              </w:tcPr>
            </w:tcPrChange>
          </w:tcPr>
          <w:p w14:paraId="156D8B15" w14:textId="77777777" w:rsidR="00040617" w:rsidRDefault="00040617">
            <w:pPr>
              <w:pStyle w:val="16"/>
              <w:rPr>
                <w:ins w:id="4025" w:author="IRK" w:date="2020-03-10T10:30:00Z"/>
              </w:rPr>
              <w:pPrChange w:id="4026" w:author="IRK" w:date="2020-04-27T17:26:00Z">
                <w:pPr/>
              </w:pPrChange>
            </w:pPr>
            <w:ins w:id="4027" w:author="IRK" w:date="2020-03-10T10:30:00Z">
              <w:r>
                <w:t>********************************************************************************</w:t>
              </w:r>
            </w:ins>
          </w:p>
          <w:p w14:paraId="267D557C" w14:textId="77777777" w:rsidR="00040617" w:rsidRDefault="00040617">
            <w:pPr>
              <w:pStyle w:val="16"/>
              <w:rPr>
                <w:ins w:id="4028" w:author="IRK" w:date="2020-03-10T10:30:00Z"/>
              </w:rPr>
              <w:pPrChange w:id="4029" w:author="IRK" w:date="2020-04-27T17:26:00Z">
                <w:pPr/>
              </w:pPrChange>
            </w:pPr>
          </w:p>
          <w:p w14:paraId="31453A02" w14:textId="77777777" w:rsidR="00040617" w:rsidRDefault="00040617">
            <w:pPr>
              <w:pStyle w:val="16"/>
              <w:rPr>
                <w:ins w:id="4030" w:author="IRK" w:date="2020-03-10T10:30:00Z"/>
              </w:rPr>
              <w:pPrChange w:id="4031" w:author="IRK" w:date="2020-04-27T17:26:00Z">
                <w:pPr/>
              </w:pPrChange>
            </w:pPr>
            <w:ins w:id="4032" w:author="IRK" w:date="2020-03-10T10:30:00Z">
              <w:r>
                <w:rPr>
                  <w:rFonts w:hint="eastAsia"/>
                </w:rPr>
                <w:t>サービスタイプ選択</w:t>
              </w:r>
              <w:r>
                <w:rPr>
                  <w:rFonts w:hint="eastAsia"/>
                </w:rPr>
                <w:t xml:space="preserve"> -&gt; </w:t>
              </w:r>
              <w:r>
                <w:rPr>
                  <w:rFonts w:hint="eastAsia"/>
                </w:rPr>
                <w:t>ルール</w:t>
              </w:r>
              <w:r>
                <w:rPr>
                  <w:rFonts w:hint="eastAsia"/>
                </w:rPr>
                <w:t>REST</w:t>
              </w:r>
              <w:r>
                <w:rPr>
                  <w:rFonts w:hint="eastAsia"/>
                </w:rPr>
                <w:t>サービス</w:t>
              </w:r>
            </w:ins>
          </w:p>
          <w:p w14:paraId="47CF2EE6" w14:textId="77777777" w:rsidR="00040617" w:rsidRDefault="00040617">
            <w:pPr>
              <w:pStyle w:val="16"/>
              <w:rPr>
                <w:ins w:id="4033" w:author="IRK" w:date="2020-03-10T10:30:00Z"/>
              </w:rPr>
              <w:pPrChange w:id="4034" w:author="IRK" w:date="2020-04-27T17:26:00Z">
                <w:pPr/>
              </w:pPrChange>
            </w:pPr>
          </w:p>
          <w:p w14:paraId="72471507" w14:textId="77777777" w:rsidR="00040617" w:rsidRDefault="00040617">
            <w:pPr>
              <w:pStyle w:val="16"/>
              <w:rPr>
                <w:ins w:id="4035" w:author="IRK" w:date="2020-03-10T10:30:00Z"/>
              </w:rPr>
              <w:pPrChange w:id="4036" w:author="IRK" w:date="2020-04-27T17:26:00Z">
                <w:pPr/>
              </w:pPrChange>
            </w:pPr>
            <w:ins w:id="4037" w:author="IRK" w:date="2020-03-10T10:30:00Z">
              <w:r>
                <w:t>********************************************************************************</w:t>
              </w:r>
            </w:ins>
          </w:p>
          <w:p w14:paraId="2BFEA7D4" w14:textId="77777777" w:rsidR="00040617" w:rsidRDefault="00040617">
            <w:pPr>
              <w:pStyle w:val="16"/>
              <w:rPr>
                <w:ins w:id="4038" w:author="IRK" w:date="2020-03-10T10:30:00Z"/>
              </w:rPr>
              <w:pPrChange w:id="4039" w:author="IRK" w:date="2020-04-27T17:26:00Z">
                <w:pPr/>
              </w:pPrChange>
            </w:pPr>
          </w:p>
          <w:p w14:paraId="63793446" w14:textId="77777777" w:rsidR="00040617" w:rsidRDefault="00040617">
            <w:pPr>
              <w:pStyle w:val="16"/>
              <w:rPr>
                <w:ins w:id="4040" w:author="IRK" w:date="2020-03-10T10:30:00Z"/>
              </w:rPr>
              <w:pPrChange w:id="4041" w:author="IRK" w:date="2020-04-27T17:26:00Z">
                <w:pPr/>
              </w:pPrChange>
            </w:pPr>
            <w:ins w:id="4042" w:author="IRK" w:date="2020-03-10T10:30:00Z">
              <w:r>
                <w:rPr>
                  <w:rFonts w:hint="eastAsia"/>
                </w:rPr>
                <w:t>ルール</w:t>
              </w:r>
              <w:r>
                <w:rPr>
                  <w:rFonts w:hint="eastAsia"/>
                </w:rPr>
                <w:t>REST</w:t>
              </w:r>
              <w:r>
                <w:rPr>
                  <w:rFonts w:hint="eastAsia"/>
                </w:rPr>
                <w:t>サービスに対する作業を選択しください。</w:t>
              </w:r>
            </w:ins>
          </w:p>
          <w:p w14:paraId="3BD74D7A" w14:textId="77777777" w:rsidR="00040617" w:rsidRDefault="00040617">
            <w:pPr>
              <w:pStyle w:val="16"/>
              <w:rPr>
                <w:ins w:id="4043" w:author="IRK" w:date="2020-03-10T10:30:00Z"/>
              </w:rPr>
              <w:pPrChange w:id="4044" w:author="IRK" w:date="2020-04-27T17:26:00Z">
                <w:pPr/>
              </w:pPrChange>
            </w:pPr>
          </w:p>
          <w:p w14:paraId="4DC41850" w14:textId="77777777" w:rsidR="00040617" w:rsidRDefault="00040617">
            <w:pPr>
              <w:pStyle w:val="16"/>
              <w:rPr>
                <w:ins w:id="4045" w:author="IRK" w:date="2020-03-10T10:30:00Z"/>
              </w:rPr>
              <w:pPrChange w:id="4046" w:author="IRK" w:date="2020-04-27T17:26:00Z">
                <w:pPr/>
              </w:pPrChange>
            </w:pPr>
            <w:ins w:id="4047" w:author="IRK" w:date="2020-03-10T10:30:00Z">
              <w:r>
                <w:rPr>
                  <w:rFonts w:hint="eastAsia"/>
                </w:rPr>
                <w:t>[</w:t>
              </w:r>
              <w:r>
                <w:rPr>
                  <w:rFonts w:hint="eastAsia"/>
                </w:rPr>
                <w:t>項目</w:t>
              </w:r>
              <w:r>
                <w:rPr>
                  <w:rFonts w:hint="eastAsia"/>
                </w:rPr>
                <w:t>]</w:t>
              </w:r>
            </w:ins>
          </w:p>
          <w:p w14:paraId="76E58A7A" w14:textId="77777777" w:rsidR="00040617" w:rsidRDefault="00040617">
            <w:pPr>
              <w:pStyle w:val="16"/>
              <w:rPr>
                <w:ins w:id="4048" w:author="IRK" w:date="2020-03-10T10:30:00Z"/>
              </w:rPr>
              <w:pPrChange w:id="4049" w:author="IRK" w:date="2020-04-27T17:26:00Z">
                <w:pPr/>
              </w:pPrChange>
            </w:pPr>
            <w:ins w:id="4050" w:author="IRK" w:date="2020-03-10T10:30:00Z">
              <w:r>
                <w:t>--------------------------------------------------------------------</w:t>
              </w:r>
            </w:ins>
          </w:p>
          <w:p w14:paraId="5EFE6D38" w14:textId="0AC4F51A" w:rsidR="00040617" w:rsidRDefault="00040617">
            <w:pPr>
              <w:pStyle w:val="16"/>
              <w:rPr>
                <w:ins w:id="4051" w:author="IRK" w:date="2020-03-10T10:30:00Z"/>
              </w:rPr>
              <w:pPrChange w:id="4052" w:author="IRK" w:date="2020-04-27T17:26:00Z">
                <w:pPr/>
              </w:pPrChange>
            </w:pPr>
            <w:ins w:id="4053" w:author="IRK" w:date="2020-03-10T10:30:00Z">
              <w:r>
                <w:rPr>
                  <w:rFonts w:hint="eastAsia"/>
                </w:rPr>
                <w:t xml:space="preserve">    | </w:t>
              </w:r>
              <w:r>
                <w:rPr>
                  <w:rFonts w:hint="eastAsia"/>
                </w:rPr>
                <w:t>システム</w:t>
              </w:r>
              <w:r>
                <w:rPr>
                  <w:rFonts w:hint="eastAsia"/>
                </w:rPr>
                <w:t xml:space="preserve">ID | </w:t>
              </w:r>
              <w:r>
                <w:rPr>
                  <w:rFonts w:hint="eastAsia"/>
                </w:rPr>
                <w:t>システム名</w:t>
              </w:r>
              <w:r>
                <w:rPr>
                  <w:rFonts w:hint="eastAsia"/>
                </w:rPr>
                <w:t xml:space="preserve"> | </w:t>
              </w:r>
              <w:r>
                <w:rPr>
                  <w:rFonts w:hint="eastAsia"/>
                </w:rPr>
                <w:t>エイリアス</w:t>
              </w:r>
              <w:r>
                <w:rPr>
                  <w:rFonts w:hint="eastAsia"/>
                </w:rPr>
                <w:t xml:space="preserve"> | </w:t>
              </w:r>
              <w:r>
                <w:rPr>
                  <w:rFonts w:hint="eastAsia"/>
                </w:rPr>
                <w:t>活性化</w:t>
              </w:r>
            </w:ins>
            <w:ins w:id="4054" w:author="IRK" w:date="2020-05-11T15:43:00Z">
              <w:r w:rsidR="007B6581">
                <w:rPr>
                  <w:rFonts w:hint="eastAsia"/>
                </w:rPr>
                <w:t>有効</w:t>
              </w:r>
            </w:ins>
            <w:ins w:id="4055" w:author="IRK" w:date="2020-03-10T10:30:00Z">
              <w:r>
                <w:rPr>
                  <w:rFonts w:hint="eastAsia"/>
                </w:rPr>
                <w:t xml:space="preserve"> | </w:t>
              </w:r>
              <w:r>
                <w:rPr>
                  <w:rFonts w:hint="eastAsia"/>
                </w:rPr>
                <w:t>ローカル</w:t>
              </w:r>
              <w:r>
                <w:rPr>
                  <w:rFonts w:hint="eastAsia"/>
                </w:rPr>
                <w:t xml:space="preserve"> |</w:t>
              </w:r>
            </w:ins>
          </w:p>
          <w:p w14:paraId="61B0E3C5" w14:textId="77777777" w:rsidR="00040617" w:rsidRDefault="00040617">
            <w:pPr>
              <w:pStyle w:val="16"/>
              <w:rPr>
                <w:ins w:id="4056" w:author="IRK" w:date="2020-03-10T10:30:00Z"/>
              </w:rPr>
              <w:pPrChange w:id="4057" w:author="IRK" w:date="2020-04-27T17:26:00Z">
                <w:pPr/>
              </w:pPrChange>
            </w:pPr>
            <w:ins w:id="4058" w:author="IRK" w:date="2020-03-10T10:30:00Z">
              <w:r>
                <w:t>--------------------------------------------------------------------</w:t>
              </w:r>
            </w:ins>
          </w:p>
          <w:p w14:paraId="5A1EE205" w14:textId="77777777" w:rsidR="00040617" w:rsidRDefault="00040617">
            <w:pPr>
              <w:pStyle w:val="16"/>
              <w:rPr>
                <w:ins w:id="4059" w:author="IRK" w:date="2020-03-10T10:30:00Z"/>
              </w:rPr>
              <w:pPrChange w:id="4060" w:author="IRK" w:date="2020-04-27T17:26:00Z">
                <w:pPr/>
              </w:pPrChange>
            </w:pPr>
            <w:ins w:id="4061" w:author="IRK" w:date="2020-03-10T10:30:00Z">
              <w:r>
                <w:rPr>
                  <w:rFonts w:hint="eastAsia"/>
                </w:rPr>
                <w:t xml:space="preserve">  1 | DEV        | </w:t>
              </w:r>
              <w:r>
                <w:rPr>
                  <w:rFonts w:hint="eastAsia"/>
                </w:rPr>
                <w:t>開発用</w:t>
              </w:r>
              <w:r>
                <w:rPr>
                  <w:rFonts w:hint="eastAsia"/>
                </w:rPr>
                <w:t xml:space="preserve">     | N/A        |            |          |</w:t>
              </w:r>
            </w:ins>
          </w:p>
          <w:p w14:paraId="6DD1B168" w14:textId="77777777" w:rsidR="00040617" w:rsidRDefault="00040617">
            <w:pPr>
              <w:pStyle w:val="16"/>
              <w:rPr>
                <w:ins w:id="4062" w:author="IRK" w:date="2020-03-10T10:30:00Z"/>
              </w:rPr>
              <w:pPrChange w:id="4063" w:author="IRK" w:date="2020-04-27T17:26:00Z">
                <w:pPr/>
              </w:pPrChange>
            </w:pPr>
            <w:ins w:id="4064" w:author="IRK" w:date="2020-03-10T10:30:00Z">
              <w:r>
                <w:t>--------------------------------------------------------------------</w:t>
              </w:r>
            </w:ins>
          </w:p>
          <w:p w14:paraId="208FC996" w14:textId="77777777" w:rsidR="00040617" w:rsidRDefault="00040617">
            <w:pPr>
              <w:pStyle w:val="16"/>
              <w:rPr>
                <w:ins w:id="4065" w:author="IRK" w:date="2020-03-10T10:30:00Z"/>
              </w:rPr>
              <w:pPrChange w:id="4066" w:author="IRK" w:date="2020-04-27T17:26:00Z">
                <w:pPr/>
              </w:pPrChange>
            </w:pPr>
          </w:p>
          <w:p w14:paraId="47353B0F" w14:textId="77777777" w:rsidR="00040617" w:rsidRDefault="00040617">
            <w:pPr>
              <w:pStyle w:val="16"/>
              <w:rPr>
                <w:ins w:id="4067" w:author="IRK" w:date="2020-03-10T10:30:00Z"/>
              </w:rPr>
              <w:pPrChange w:id="4068" w:author="IRK" w:date="2020-04-27T17:26:00Z">
                <w:pPr/>
              </w:pPrChange>
            </w:pPr>
            <w:ins w:id="4069" w:author="IRK" w:date="2020-03-10T10:30:00Z">
              <w:r>
                <w:rPr>
                  <w:rFonts w:hint="eastAsia"/>
                </w:rPr>
                <w:t>[</w:t>
              </w:r>
              <w:r>
                <w:rPr>
                  <w:rFonts w:hint="eastAsia"/>
                </w:rPr>
                <w:t>可能な作業</w:t>
              </w:r>
              <w:r>
                <w:rPr>
                  <w:rFonts w:hint="eastAsia"/>
                </w:rPr>
                <w:t>]</w:t>
              </w:r>
            </w:ins>
          </w:p>
          <w:p w14:paraId="602797CC" w14:textId="77777777" w:rsidR="00040617" w:rsidRDefault="00040617">
            <w:pPr>
              <w:pStyle w:val="16"/>
              <w:rPr>
                <w:ins w:id="4070" w:author="IRK" w:date="2020-03-10T10:30:00Z"/>
              </w:rPr>
              <w:pPrChange w:id="4071" w:author="IRK" w:date="2020-04-27T17:26:00Z">
                <w:pPr/>
              </w:pPrChange>
            </w:pPr>
            <w:ins w:id="4072" w:author="IRK" w:date="2020-03-10T10:30:00Z">
              <w:r>
                <w:rPr>
                  <w:rFonts w:hint="eastAsia"/>
                </w:rPr>
                <w:t xml:space="preserve">a. </w:t>
              </w:r>
              <w:r>
                <w:rPr>
                  <w:rFonts w:hint="eastAsia"/>
                </w:rPr>
                <w:t>ルール</w:t>
              </w:r>
              <w:r>
                <w:rPr>
                  <w:rFonts w:hint="eastAsia"/>
                </w:rPr>
                <w:t>REST</w:t>
              </w:r>
              <w:r>
                <w:rPr>
                  <w:rFonts w:hint="eastAsia"/>
                </w:rPr>
                <w:t>サービスの</w:t>
              </w:r>
              <w:r>
                <w:rPr>
                  <w:rFonts w:hint="eastAsia"/>
                </w:rPr>
                <w:t>URL</w:t>
              </w:r>
              <w:r>
                <w:rPr>
                  <w:rFonts w:hint="eastAsia"/>
                </w:rPr>
                <w:t>参照</w:t>
              </w:r>
              <w:r>
                <w:rPr>
                  <w:rFonts w:hint="eastAsia"/>
                </w:rPr>
                <w:t xml:space="preserve">    b. </w:t>
              </w:r>
              <w:r>
                <w:rPr>
                  <w:rFonts w:hint="eastAsia"/>
                </w:rPr>
                <w:t>エイリアス変更</w:t>
              </w:r>
              <w:r>
                <w:rPr>
                  <w:rFonts w:hint="eastAsia"/>
                </w:rPr>
                <w:t xml:space="preserve">    c. </w:t>
              </w:r>
              <w:r>
                <w:rPr>
                  <w:rFonts w:hint="eastAsia"/>
                </w:rPr>
                <w:t>ローカルインストールノードにルール</w:t>
              </w:r>
              <w:r>
                <w:rPr>
                  <w:rFonts w:hint="eastAsia"/>
                </w:rPr>
                <w:t>REST</w:t>
              </w:r>
              <w:r>
                <w:rPr>
                  <w:rFonts w:hint="eastAsia"/>
                </w:rPr>
                <w:t>サービスを活性化</w:t>
              </w:r>
            </w:ins>
          </w:p>
          <w:p w14:paraId="69F755C8" w14:textId="77777777" w:rsidR="00040617" w:rsidRDefault="00040617">
            <w:pPr>
              <w:pStyle w:val="16"/>
              <w:rPr>
                <w:ins w:id="4073" w:author="IRK" w:date="2020-03-10T10:30:00Z"/>
              </w:rPr>
              <w:pPrChange w:id="4074" w:author="IRK" w:date="2020-04-27T17:26:00Z">
                <w:pPr/>
              </w:pPrChange>
            </w:pPr>
          </w:p>
          <w:p w14:paraId="3B25447F" w14:textId="50A2D058" w:rsidR="00040617" w:rsidRDefault="00040617">
            <w:pPr>
              <w:pStyle w:val="16"/>
              <w:rPr>
                <w:ins w:id="4075" w:author="IRK" w:date="2020-03-10T10:30:00Z"/>
              </w:rPr>
              <w:pPrChange w:id="4076" w:author="IRK" w:date="2020-04-27T17:26:00Z">
                <w:pPr/>
              </w:pPrChange>
            </w:pPr>
            <w:ins w:id="4077" w:author="IRK" w:date="2020-03-10T10:30:00Z">
              <w:r>
                <w:rPr>
                  <w:rFonts w:hint="eastAsia"/>
                </w:rPr>
                <w:t>作業を選択してください。スキップするにはエンターキーを押下してください。</w:t>
              </w:r>
              <w:r>
                <w:rPr>
                  <w:rFonts w:hint="eastAsia"/>
                </w:rPr>
                <w:t xml:space="preserve"> &gt;&gt;</w:t>
              </w:r>
            </w:ins>
          </w:p>
        </w:tc>
      </w:tr>
    </w:tbl>
    <w:p w14:paraId="64426AB4" w14:textId="77777777" w:rsidR="00040617" w:rsidRDefault="00040617">
      <w:pPr>
        <w:widowControl w:val="0"/>
        <w:autoSpaceDE/>
        <w:autoSpaceDN/>
        <w:rPr>
          <w:ins w:id="4078" w:author="IRK" w:date="2020-03-10T10:31:00Z"/>
        </w:rPr>
        <w:pPrChange w:id="4079" w:author="IRK" w:date="2020-03-10T10:30:00Z">
          <w:pPr>
            <w:jc w:val="left"/>
          </w:pPr>
        </w:pPrChange>
      </w:pPr>
    </w:p>
    <w:p w14:paraId="7D45B768" w14:textId="33185AC8" w:rsidR="00040617" w:rsidRDefault="00040617" w:rsidP="00040617">
      <w:pPr>
        <w:rPr>
          <w:ins w:id="4080" w:author="IRK" w:date="2020-03-10T10:31:00Z"/>
        </w:rPr>
      </w:pPr>
      <w:ins w:id="4081" w:author="IRK" w:date="2020-03-10T10:31:00Z">
        <w:r>
          <w:rPr>
            <w:rFonts w:hint="eastAsia"/>
          </w:rPr>
          <w:t>リストの各フィールドの意味は次の</w:t>
        </w:r>
      </w:ins>
      <w:ins w:id="4082" w:author="IRK" w:date="2020-03-11T16:20:00Z">
        <w:r w:rsidR="003A26C2">
          <w:rPr>
            <w:rFonts w:hint="eastAsia"/>
          </w:rPr>
          <w:t>とおり</w:t>
        </w:r>
      </w:ins>
      <w:ins w:id="4083" w:author="IRK" w:date="2020-03-10T10:31:00Z">
        <w:r>
          <w:rPr>
            <w:rFonts w:hint="eastAsia"/>
          </w:rPr>
          <w:t>である。</w:t>
        </w:r>
      </w:ins>
    </w:p>
    <w:p w14:paraId="769A19F9" w14:textId="14CFCD41" w:rsidR="00040617" w:rsidRDefault="00040617">
      <w:pPr>
        <w:pStyle w:val="10"/>
        <w:rPr>
          <w:ins w:id="4084" w:author="IRK" w:date="2020-03-10T10:31:00Z"/>
        </w:rPr>
        <w:pPrChange w:id="4085" w:author="IRK" w:date="2020-03-10T10:32:00Z">
          <w:pPr/>
        </w:pPrChange>
      </w:pPr>
      <w:ins w:id="4086" w:author="IRK" w:date="2020-03-10T10:31:00Z">
        <w:r>
          <w:rPr>
            <w:rFonts w:hint="eastAsia"/>
          </w:rPr>
          <w:t>システム</w:t>
        </w:r>
        <w:r>
          <w:t>ID</w:t>
        </w:r>
        <w:r>
          <w:rPr>
            <w:rFonts w:hint="eastAsia"/>
          </w:rPr>
          <w:t>とシステム名称</w:t>
        </w:r>
      </w:ins>
    </w:p>
    <w:p w14:paraId="10E355C7" w14:textId="77777777" w:rsidR="00040617" w:rsidRDefault="00040617">
      <w:pPr>
        <w:pStyle w:val="13"/>
        <w:rPr>
          <w:ins w:id="4087" w:author="IRK" w:date="2020-03-10T10:31:00Z"/>
        </w:rPr>
        <w:pPrChange w:id="4088" w:author="IRK" w:date="2020-03-10T10:33:00Z">
          <w:pPr/>
        </w:pPrChange>
      </w:pPr>
      <w:ins w:id="4089" w:author="IRK" w:date="2020-03-10T10:31:00Z">
        <w:r>
          <w:rPr>
            <w:rFonts w:hint="eastAsia"/>
          </w:rPr>
          <w:t>登録された単位ルールシステムの</w:t>
        </w:r>
        <w:r>
          <w:rPr>
            <w:rFonts w:hint="eastAsia"/>
          </w:rPr>
          <w:t>ID</w:t>
        </w:r>
        <w:r>
          <w:rPr>
            <w:rFonts w:hint="eastAsia"/>
          </w:rPr>
          <w:t>とシステム名称である。各単位ルールシステム別にルール</w:t>
        </w:r>
        <w:r>
          <w:rPr>
            <w:rFonts w:hint="eastAsia"/>
          </w:rPr>
          <w:t>REST</w:t>
        </w:r>
        <w:r>
          <w:rPr>
            <w:rFonts w:hint="eastAsia"/>
          </w:rPr>
          <w:t>サービスの有効・無効の指定ができる。</w:t>
        </w:r>
      </w:ins>
    </w:p>
    <w:p w14:paraId="7C5E718E" w14:textId="50B4316B" w:rsidR="00040617" w:rsidRDefault="00040617">
      <w:pPr>
        <w:pStyle w:val="10"/>
        <w:rPr>
          <w:ins w:id="4090" w:author="IRK" w:date="2020-03-10T10:31:00Z"/>
        </w:rPr>
        <w:pPrChange w:id="4091" w:author="IRK" w:date="2020-03-10T10:32:00Z">
          <w:pPr/>
        </w:pPrChange>
      </w:pPr>
      <w:ins w:id="4092" w:author="IRK" w:date="2020-03-10T10:31:00Z">
        <w:r>
          <w:rPr>
            <w:rFonts w:hint="eastAsia"/>
          </w:rPr>
          <w:t>エイリアス</w:t>
        </w:r>
      </w:ins>
    </w:p>
    <w:p w14:paraId="4E37529D" w14:textId="77777777" w:rsidR="00040617" w:rsidRDefault="00040617">
      <w:pPr>
        <w:pStyle w:val="13"/>
        <w:rPr>
          <w:ins w:id="4093" w:author="IRK" w:date="2020-03-10T10:31:00Z"/>
        </w:rPr>
        <w:pPrChange w:id="4094" w:author="IRK" w:date="2020-03-10T10:33:00Z">
          <w:pPr/>
        </w:pPrChange>
      </w:pPr>
      <w:ins w:id="4095" w:author="IRK" w:date="2020-03-10T10:31:00Z">
        <w:r>
          <w:rPr>
            <w:rFonts w:hint="eastAsia"/>
          </w:rPr>
          <w:t>ルール</w:t>
        </w:r>
        <w:r>
          <w:rPr>
            <w:rFonts w:hint="eastAsia"/>
          </w:rPr>
          <w:t>REST</w:t>
        </w:r>
        <w:r>
          <w:rPr>
            <w:rFonts w:hint="eastAsia"/>
          </w:rPr>
          <w:t>サービスを利用してルールを呼び出す時、どの単位システムのルールを呼び出すかを指定するためにエイリアスが</w:t>
        </w:r>
        <w:r>
          <w:rPr>
            <w:rFonts w:hint="eastAsia"/>
          </w:rPr>
          <w:t>URL</w:t>
        </w:r>
        <w:r>
          <w:rPr>
            <w:rFonts w:hint="eastAsia"/>
          </w:rPr>
          <w:t>に挿入される。</w:t>
        </w:r>
      </w:ins>
    </w:p>
    <w:p w14:paraId="3B693ECE" w14:textId="41962506" w:rsidR="00040617" w:rsidRDefault="00040617">
      <w:pPr>
        <w:pStyle w:val="10"/>
        <w:rPr>
          <w:ins w:id="4096" w:author="IRK" w:date="2020-03-10T10:31:00Z"/>
        </w:rPr>
        <w:pPrChange w:id="4097" w:author="IRK" w:date="2020-03-10T10:32:00Z">
          <w:pPr/>
        </w:pPrChange>
      </w:pPr>
      <w:ins w:id="4098" w:author="IRK" w:date="2020-03-10T10:31:00Z">
        <w:r>
          <w:rPr>
            <w:rFonts w:hint="eastAsia"/>
          </w:rPr>
          <w:t>活性化</w:t>
        </w:r>
      </w:ins>
      <w:ins w:id="4099" w:author="IRK" w:date="2020-05-13T15:17:00Z">
        <w:r w:rsidR="00833F84">
          <w:rPr>
            <w:rFonts w:hint="eastAsia"/>
          </w:rPr>
          <w:t>有効</w:t>
        </w:r>
      </w:ins>
    </w:p>
    <w:p w14:paraId="4F9B42A5" w14:textId="3644EAB1" w:rsidR="00040617" w:rsidRDefault="00040617">
      <w:pPr>
        <w:pStyle w:val="13"/>
        <w:rPr>
          <w:ins w:id="4100" w:author="IRK" w:date="2020-03-10T10:31:00Z"/>
        </w:rPr>
        <w:pPrChange w:id="4101" w:author="IRK" w:date="2020-03-10T10:33:00Z">
          <w:pPr/>
        </w:pPrChange>
      </w:pPr>
      <w:ins w:id="4102" w:author="IRK" w:date="2020-03-10T10:31:00Z">
        <w:r>
          <w:rPr>
            <w:rFonts w:hint="eastAsia"/>
          </w:rPr>
          <w:t>ローカルインストールノードを含めて設定クラスタ内でこの単位ルールシステムのためのルール</w:t>
        </w:r>
        <w:r>
          <w:rPr>
            <w:rFonts w:hint="eastAsia"/>
          </w:rPr>
          <w:t>REST</w:t>
        </w:r>
        <w:r>
          <w:rPr>
            <w:rFonts w:hint="eastAsia"/>
          </w:rPr>
          <w:t>サービス</w:t>
        </w:r>
      </w:ins>
      <w:ins w:id="4103" w:author="IRK" w:date="2020-04-16T14:16:00Z">
        <w:r w:rsidR="003E5ED7">
          <w:rPr>
            <w:rFonts w:hint="eastAsia"/>
          </w:rPr>
          <w:t>が</w:t>
        </w:r>
      </w:ins>
      <w:ins w:id="4104" w:author="IRK" w:date="2020-03-10T10:31:00Z">
        <w:r>
          <w:rPr>
            <w:rFonts w:hint="eastAsia"/>
          </w:rPr>
          <w:t>有効</w:t>
        </w:r>
      </w:ins>
      <w:ins w:id="4105" w:author="IRK" w:date="2020-04-16T14:16:00Z">
        <w:r w:rsidR="003E5ED7">
          <w:rPr>
            <w:rFonts w:hint="eastAsia"/>
          </w:rPr>
          <w:t>かどうか</w:t>
        </w:r>
      </w:ins>
      <w:ins w:id="4106" w:author="IRK" w:date="2020-03-10T10:31:00Z">
        <w:r>
          <w:rPr>
            <w:rFonts w:hint="eastAsia"/>
          </w:rPr>
          <w:t>を表示する。</w:t>
        </w:r>
      </w:ins>
    </w:p>
    <w:p w14:paraId="12589DAB" w14:textId="48C8D0AD" w:rsidR="00040617" w:rsidRDefault="00040617">
      <w:pPr>
        <w:pStyle w:val="10"/>
        <w:rPr>
          <w:ins w:id="4107" w:author="IRK" w:date="2020-03-10T10:31:00Z"/>
        </w:rPr>
        <w:pPrChange w:id="4108" w:author="IRK" w:date="2020-03-10T10:32:00Z">
          <w:pPr/>
        </w:pPrChange>
      </w:pPr>
      <w:ins w:id="4109" w:author="IRK" w:date="2020-03-10T10:31:00Z">
        <w:r>
          <w:rPr>
            <w:rFonts w:hint="eastAsia"/>
          </w:rPr>
          <w:t>ローカル</w:t>
        </w:r>
      </w:ins>
    </w:p>
    <w:p w14:paraId="25492B01" w14:textId="3B3D29A0" w:rsidR="00040617" w:rsidRDefault="00040617">
      <w:pPr>
        <w:pStyle w:val="13"/>
        <w:rPr>
          <w:ins w:id="4110" w:author="IRK" w:date="2020-03-10T10:33:00Z"/>
        </w:rPr>
        <w:pPrChange w:id="4111" w:author="IRK" w:date="2020-03-10T10:33:00Z">
          <w:pPr>
            <w:jc w:val="left"/>
          </w:pPr>
        </w:pPrChange>
      </w:pPr>
      <w:ins w:id="4112" w:author="IRK" w:date="2020-03-10T10:31:00Z">
        <w:r>
          <w:rPr>
            <w:rFonts w:hint="eastAsia"/>
          </w:rPr>
          <w:t>ローカルインストールノードにこの単位ルールシステムのためのルール</w:t>
        </w:r>
        <w:r>
          <w:rPr>
            <w:rFonts w:hint="eastAsia"/>
          </w:rPr>
          <w:t>REST</w:t>
        </w:r>
        <w:r>
          <w:rPr>
            <w:rFonts w:hint="eastAsia"/>
          </w:rPr>
          <w:t>サービスが有効か</w:t>
        </w:r>
      </w:ins>
      <w:ins w:id="4113" w:author="IRK" w:date="2020-04-16T14:16:00Z">
        <w:r w:rsidR="003E5ED7">
          <w:rPr>
            <w:rFonts w:hint="eastAsia"/>
          </w:rPr>
          <w:t>どう</w:t>
        </w:r>
      </w:ins>
      <w:ins w:id="4114" w:author="IRK" w:date="2020-03-10T10:31:00Z">
        <w:r>
          <w:rPr>
            <w:rFonts w:hint="eastAsia"/>
          </w:rPr>
          <w:t>かを表示する。</w:t>
        </w:r>
      </w:ins>
    </w:p>
    <w:p w14:paraId="74BD834F" w14:textId="77777777" w:rsidR="00040617" w:rsidRDefault="00040617">
      <w:pPr>
        <w:widowControl w:val="0"/>
        <w:autoSpaceDE/>
        <w:autoSpaceDN/>
        <w:rPr>
          <w:ins w:id="4115" w:author="IRK" w:date="2020-03-10T10:33:00Z"/>
        </w:rPr>
        <w:pPrChange w:id="4116" w:author="IRK" w:date="2020-03-10T10:33:00Z">
          <w:pPr>
            <w:jc w:val="left"/>
          </w:pPr>
        </w:pPrChange>
      </w:pPr>
    </w:p>
    <w:p w14:paraId="306C54FC" w14:textId="10852F2E" w:rsidR="00040617" w:rsidRDefault="00040617" w:rsidP="00040617">
      <w:pPr>
        <w:rPr>
          <w:ins w:id="4117" w:author="IRK" w:date="2020-03-10T10:33:00Z"/>
        </w:rPr>
      </w:pPr>
      <w:ins w:id="4118" w:author="IRK" w:date="2020-03-10T10:33:00Z">
        <w:r>
          <w:rPr>
            <w:rFonts w:hint="eastAsia"/>
          </w:rPr>
          <w:t>作業メニューは次の</w:t>
        </w:r>
      </w:ins>
      <w:ins w:id="4119" w:author="IRK" w:date="2020-03-11T16:20:00Z">
        <w:r w:rsidR="003A26C2">
          <w:rPr>
            <w:rFonts w:hint="eastAsia"/>
          </w:rPr>
          <w:t>とおり</w:t>
        </w:r>
      </w:ins>
      <w:ins w:id="4120" w:author="IRK" w:date="2020-03-10T10:33:00Z">
        <w:r>
          <w:rPr>
            <w:rFonts w:hint="eastAsia"/>
          </w:rPr>
          <w:t>である。</w:t>
        </w:r>
      </w:ins>
    </w:p>
    <w:p w14:paraId="47050536" w14:textId="1605605F" w:rsidR="00040617" w:rsidRDefault="00040617">
      <w:pPr>
        <w:pStyle w:val="10"/>
        <w:rPr>
          <w:ins w:id="4121" w:author="IRK" w:date="2020-03-10T10:33:00Z"/>
        </w:rPr>
        <w:pPrChange w:id="4122" w:author="IRK" w:date="2020-03-10T10:34:00Z">
          <w:pPr/>
        </w:pPrChange>
      </w:pPr>
      <w:ins w:id="4123" w:author="IRK" w:date="2020-03-10T10:33:00Z">
        <w:r>
          <w:rPr>
            <w:rFonts w:hint="eastAsia"/>
          </w:rPr>
          <w:t>ルール</w:t>
        </w:r>
        <w:r>
          <w:t>REST</w:t>
        </w:r>
        <w:r>
          <w:rPr>
            <w:rFonts w:hint="eastAsia"/>
          </w:rPr>
          <w:t>サービス</w:t>
        </w:r>
        <w:r>
          <w:t>URL</w:t>
        </w:r>
        <w:r>
          <w:rPr>
            <w:rFonts w:hint="eastAsia"/>
          </w:rPr>
          <w:t>の照会</w:t>
        </w:r>
      </w:ins>
    </w:p>
    <w:p w14:paraId="26A5D544" w14:textId="77777777" w:rsidR="00040617" w:rsidRDefault="00040617">
      <w:pPr>
        <w:pStyle w:val="13"/>
        <w:rPr>
          <w:ins w:id="4124" w:author="IRK" w:date="2020-03-10T10:33:00Z"/>
        </w:rPr>
        <w:pPrChange w:id="4125" w:author="IRK" w:date="2020-03-10T10:34:00Z">
          <w:pPr/>
        </w:pPrChange>
      </w:pPr>
      <w:ins w:id="4126" w:author="IRK" w:date="2020-03-10T10:33:00Z">
        <w:r>
          <w:rPr>
            <w:rFonts w:hint="eastAsia"/>
          </w:rPr>
          <w:t>単位ルールシステムのルール</w:t>
        </w:r>
        <w:r>
          <w:rPr>
            <w:rFonts w:hint="eastAsia"/>
          </w:rPr>
          <w:t>REST</w:t>
        </w:r>
        <w:r>
          <w:rPr>
            <w:rFonts w:hint="eastAsia"/>
          </w:rPr>
          <w:t>サービスを呼び出せる</w:t>
        </w:r>
        <w:r>
          <w:rPr>
            <w:rFonts w:hint="eastAsia"/>
          </w:rPr>
          <w:t>URL</w:t>
        </w:r>
        <w:r>
          <w:rPr>
            <w:rFonts w:hint="eastAsia"/>
          </w:rPr>
          <w:t>のリストを表示する。ルール</w:t>
        </w:r>
        <w:r>
          <w:rPr>
            <w:rFonts w:hint="eastAsia"/>
          </w:rPr>
          <w:t>REST</w:t>
        </w:r>
        <w:r>
          <w:rPr>
            <w:rFonts w:hint="eastAsia"/>
          </w:rPr>
          <w:t>サービスを呼び出すアプリケーションにこの</w:t>
        </w:r>
        <w:r>
          <w:rPr>
            <w:rFonts w:hint="eastAsia"/>
          </w:rPr>
          <w:t>URL</w:t>
        </w:r>
        <w:r>
          <w:rPr>
            <w:rFonts w:hint="eastAsia"/>
          </w:rPr>
          <w:t>を提供できる。</w:t>
        </w:r>
      </w:ins>
    </w:p>
    <w:p w14:paraId="42F353B7" w14:textId="54577C8C" w:rsidR="00040617" w:rsidRDefault="00040617">
      <w:pPr>
        <w:pStyle w:val="10"/>
        <w:rPr>
          <w:ins w:id="4127" w:author="IRK" w:date="2020-03-10T10:33:00Z"/>
        </w:rPr>
        <w:pPrChange w:id="4128" w:author="IRK" w:date="2020-03-10T10:34:00Z">
          <w:pPr/>
        </w:pPrChange>
      </w:pPr>
      <w:ins w:id="4129" w:author="IRK" w:date="2020-03-10T10:33:00Z">
        <w:r>
          <w:rPr>
            <w:rFonts w:hint="eastAsia"/>
          </w:rPr>
          <w:t>エイリアス変更</w:t>
        </w:r>
      </w:ins>
    </w:p>
    <w:p w14:paraId="0BDF6E4C" w14:textId="05F23138" w:rsidR="00040617" w:rsidRDefault="00040617" w:rsidP="007D3017">
      <w:pPr>
        <w:pStyle w:val="13"/>
        <w:rPr>
          <w:ins w:id="4130" w:author="IRK" w:date="2020-03-10T10:33:00Z"/>
        </w:rPr>
      </w:pPr>
      <w:ins w:id="4131" w:author="IRK" w:date="2020-03-10T10:33:00Z">
        <w:r>
          <w:rPr>
            <w:rFonts w:hint="eastAsia"/>
          </w:rPr>
          <w:t>エイリアスを変更する。このメニューを選択すると、</w:t>
        </w:r>
      </w:ins>
      <w:ins w:id="4132" w:author="IRK" w:date="2020-03-10T22:26:00Z">
        <w:r w:rsidR="008E3CAF">
          <w:rPr>
            <w:rFonts w:hint="eastAsia"/>
          </w:rPr>
          <w:t>「</w:t>
        </w:r>
      </w:ins>
      <w:ins w:id="4133" w:author="IRK" w:date="2020-03-10T13:46:00Z">
        <w:r w:rsidR="001F0F3C">
          <w:fldChar w:fldCharType="begin"/>
        </w:r>
        <w:r w:rsidR="001F0F3C">
          <w:instrText xml:space="preserve"> </w:instrText>
        </w:r>
        <w:r w:rsidR="001F0F3C">
          <w:rPr>
            <w:rFonts w:hint="eastAsia"/>
          </w:rPr>
          <w:instrText>REF _Ref34729463 \r \h</w:instrText>
        </w:r>
        <w:r w:rsidR="001F0F3C">
          <w:instrText xml:space="preserve"> </w:instrText>
        </w:r>
      </w:ins>
      <w:r w:rsidR="001F0F3C">
        <w:fldChar w:fldCharType="separate"/>
      </w:r>
      <w:r w:rsidR="00AB1F2F">
        <w:t>2.4.7.2</w:t>
      </w:r>
      <w:ins w:id="4134" w:author="IRK" w:date="2020-03-10T13:46:00Z">
        <w:r w:rsidR="001F0F3C">
          <w:fldChar w:fldCharType="end"/>
        </w:r>
      </w:ins>
      <w:ins w:id="4135" w:author="IRK" w:date="2020-04-16T13:54:00Z">
        <w:r w:rsidR="00FE0639">
          <w:rPr>
            <w:rFonts w:hint="eastAsia"/>
          </w:rPr>
          <w:t xml:space="preserve"> </w:t>
        </w:r>
      </w:ins>
      <w:ins w:id="4136" w:author="IRK" w:date="2020-03-10T13:46:00Z">
        <w:r w:rsidR="001F0F3C">
          <w:fldChar w:fldCharType="begin"/>
        </w:r>
        <w:r w:rsidR="001F0F3C">
          <w:instrText xml:space="preserve"> REF _Ref34729463 \h </w:instrText>
        </w:r>
      </w:ins>
      <w:r w:rsidR="001F0F3C">
        <w:fldChar w:fldCharType="separate"/>
      </w:r>
      <w:ins w:id="4137" w:author="IRK" w:date="2020-03-10T10:36:00Z">
        <w:r w:rsidR="00AB1F2F">
          <w:rPr>
            <w:rFonts w:hint="eastAsia"/>
          </w:rPr>
          <w:t>ルール</w:t>
        </w:r>
        <w:r w:rsidR="00AB1F2F">
          <w:rPr>
            <w:rFonts w:hint="eastAsia"/>
          </w:rPr>
          <w:t>REST</w:t>
        </w:r>
        <w:r w:rsidR="00AB1F2F">
          <w:rPr>
            <w:rFonts w:hint="eastAsia"/>
          </w:rPr>
          <w:t>サービスシステムのエイリアス変更</w:t>
        </w:r>
      </w:ins>
      <w:ins w:id="4138" w:author="IRK" w:date="2020-03-10T13:46:00Z">
        <w:r w:rsidR="001F0F3C">
          <w:fldChar w:fldCharType="end"/>
        </w:r>
      </w:ins>
      <w:ins w:id="4139" w:author="IRK" w:date="2020-03-10T22:26:00Z">
        <w:r w:rsidR="008E3CAF">
          <w:rPr>
            <w:rFonts w:hint="eastAsia"/>
          </w:rPr>
          <w:t>」</w:t>
        </w:r>
      </w:ins>
      <w:ins w:id="4140" w:author="IRK" w:date="2020-03-10T10:33:00Z">
        <w:r>
          <w:rPr>
            <w:rFonts w:hint="eastAsia"/>
          </w:rPr>
          <w:t>に移動する。</w:t>
        </w:r>
      </w:ins>
    </w:p>
    <w:p w14:paraId="159712C8" w14:textId="528A1DA4" w:rsidR="00040617" w:rsidRDefault="00040617">
      <w:pPr>
        <w:pStyle w:val="10"/>
        <w:rPr>
          <w:ins w:id="4141" w:author="IRK" w:date="2020-03-10T10:33:00Z"/>
        </w:rPr>
        <w:pPrChange w:id="4142" w:author="IRK" w:date="2020-03-10T10:34:00Z">
          <w:pPr/>
        </w:pPrChange>
      </w:pPr>
      <w:ins w:id="4143" w:author="IRK" w:date="2020-03-10T10:33:00Z">
        <w:r>
          <w:rPr>
            <w:rFonts w:hint="eastAsia"/>
          </w:rPr>
          <w:t>ローカルインストールノードのルール</w:t>
        </w:r>
        <w:r>
          <w:t>Web</w:t>
        </w:r>
        <w:r>
          <w:rPr>
            <w:rFonts w:hint="eastAsia"/>
          </w:rPr>
          <w:t>サービスを有効化</w:t>
        </w:r>
      </w:ins>
    </w:p>
    <w:p w14:paraId="465D7603" w14:textId="3756D72F" w:rsidR="00040617" w:rsidRDefault="00040617" w:rsidP="007D3017">
      <w:pPr>
        <w:pStyle w:val="13"/>
        <w:rPr>
          <w:ins w:id="4144" w:author="IRK" w:date="2020-03-10T10:36:00Z"/>
        </w:rPr>
      </w:pPr>
      <w:ins w:id="4145" w:author="IRK" w:date="2020-03-10T10:33:00Z">
        <w:r>
          <w:rPr>
            <w:rFonts w:hint="eastAsia"/>
          </w:rPr>
          <w:t>ローカルインストールノードの</w:t>
        </w:r>
        <w:r>
          <w:rPr>
            <w:rFonts w:hint="eastAsia"/>
          </w:rPr>
          <w:t>InnoRules</w:t>
        </w:r>
        <w:r>
          <w:rPr>
            <w:rFonts w:hint="eastAsia"/>
          </w:rPr>
          <w:t>サーバでルール</w:t>
        </w:r>
        <w:r>
          <w:rPr>
            <w:rFonts w:hint="eastAsia"/>
          </w:rPr>
          <w:t>REST</w:t>
        </w:r>
        <w:r>
          <w:rPr>
            <w:rFonts w:hint="eastAsia"/>
          </w:rPr>
          <w:t>サービスを有効・無効にする。このメニューを選択すると、</w:t>
        </w:r>
      </w:ins>
      <w:ins w:id="4146" w:author="IRK" w:date="2020-03-10T22:26:00Z">
        <w:r w:rsidR="008E3CAF">
          <w:rPr>
            <w:rFonts w:hint="eastAsia"/>
          </w:rPr>
          <w:t>「</w:t>
        </w:r>
      </w:ins>
      <w:ins w:id="4147" w:author="IRK" w:date="2020-03-10T13:46:00Z">
        <w:r w:rsidR="001F0F3C">
          <w:fldChar w:fldCharType="begin"/>
        </w:r>
        <w:r w:rsidR="001F0F3C">
          <w:instrText xml:space="preserve"> </w:instrText>
        </w:r>
        <w:r w:rsidR="001F0F3C">
          <w:rPr>
            <w:rFonts w:hint="eastAsia"/>
          </w:rPr>
          <w:instrText>REF _Ref34729404 \r \h</w:instrText>
        </w:r>
        <w:r w:rsidR="001F0F3C">
          <w:instrText xml:space="preserve"> </w:instrText>
        </w:r>
      </w:ins>
      <w:r w:rsidR="001F0F3C">
        <w:fldChar w:fldCharType="separate"/>
      </w:r>
      <w:r w:rsidR="00AB1F2F">
        <w:t>2.4.7.3</w:t>
      </w:r>
      <w:ins w:id="4148" w:author="IRK" w:date="2020-03-10T13:46:00Z">
        <w:r w:rsidR="001F0F3C">
          <w:fldChar w:fldCharType="end"/>
        </w:r>
      </w:ins>
      <w:ins w:id="4149" w:author="IRK" w:date="2020-04-16T13:54:00Z">
        <w:r w:rsidR="00FE0639">
          <w:rPr>
            <w:rFonts w:hint="eastAsia"/>
          </w:rPr>
          <w:t xml:space="preserve"> </w:t>
        </w:r>
      </w:ins>
      <w:ins w:id="4150" w:author="IRK" w:date="2020-03-10T13:46:00Z">
        <w:r w:rsidR="001F0F3C">
          <w:fldChar w:fldCharType="begin"/>
        </w:r>
        <w:r w:rsidR="001F0F3C">
          <w:instrText xml:space="preserve"> REF _Ref34729404 \h </w:instrText>
        </w:r>
      </w:ins>
      <w:r w:rsidR="001F0F3C">
        <w:fldChar w:fldCharType="separate"/>
      </w:r>
      <w:ins w:id="4151" w:author="IRK" w:date="2020-03-10T10:38:00Z">
        <w:r w:rsidR="00AB1F2F">
          <w:rPr>
            <w:rFonts w:hint="eastAsia"/>
          </w:rPr>
          <w:t>ルール</w:t>
        </w:r>
        <w:r w:rsidR="00AB1F2F">
          <w:rPr>
            <w:rFonts w:hint="eastAsia"/>
          </w:rPr>
          <w:t>REST</w:t>
        </w:r>
        <w:r w:rsidR="00AB1F2F">
          <w:rPr>
            <w:rFonts w:hint="eastAsia"/>
          </w:rPr>
          <w:t>サービス活性化</w:t>
        </w:r>
      </w:ins>
      <w:ins w:id="4152" w:author="IRK" w:date="2020-03-10T13:46:00Z">
        <w:r w:rsidR="001F0F3C">
          <w:fldChar w:fldCharType="end"/>
        </w:r>
      </w:ins>
      <w:ins w:id="4153" w:author="IRK" w:date="2020-03-10T22:26:00Z">
        <w:r w:rsidR="008E3CAF">
          <w:rPr>
            <w:rFonts w:hint="eastAsia"/>
          </w:rPr>
          <w:t>」</w:t>
        </w:r>
      </w:ins>
      <w:ins w:id="4154" w:author="IRK" w:date="2020-03-10T10:33:00Z">
        <w:r>
          <w:rPr>
            <w:rFonts w:hint="eastAsia"/>
          </w:rPr>
          <w:t>に移動する。</w:t>
        </w:r>
      </w:ins>
    </w:p>
    <w:p w14:paraId="314679BC" w14:textId="77777777" w:rsidR="005F42DC" w:rsidRDefault="005F42DC">
      <w:pPr>
        <w:widowControl w:val="0"/>
        <w:autoSpaceDE/>
        <w:autoSpaceDN/>
        <w:rPr>
          <w:ins w:id="4155" w:author="IRK" w:date="2020-03-10T10:36:00Z"/>
        </w:rPr>
        <w:pPrChange w:id="4156" w:author="IRK" w:date="2020-03-10T10:36:00Z">
          <w:pPr>
            <w:jc w:val="left"/>
          </w:pPr>
        </w:pPrChange>
      </w:pPr>
    </w:p>
    <w:p w14:paraId="77B8FE21" w14:textId="20F158FB" w:rsidR="005F42DC" w:rsidRDefault="005F42DC">
      <w:pPr>
        <w:pStyle w:val="42"/>
        <w:rPr>
          <w:ins w:id="4157" w:author="IRK" w:date="2020-03-10T10:36:00Z"/>
        </w:rPr>
        <w:pPrChange w:id="4158" w:author="IRK" w:date="2020-05-11T09:40:00Z">
          <w:pPr>
            <w:jc w:val="left"/>
          </w:pPr>
        </w:pPrChange>
      </w:pPr>
      <w:bookmarkStart w:id="4159" w:name="_Ref34729463"/>
      <w:ins w:id="4160" w:author="IRK" w:date="2020-03-10T10:36:00Z">
        <w:r>
          <w:rPr>
            <w:rFonts w:hint="eastAsia"/>
            <w:lang w:eastAsia="ja-JP"/>
          </w:rPr>
          <w:t>ルール</w:t>
        </w:r>
        <w:r>
          <w:rPr>
            <w:rFonts w:hint="eastAsia"/>
            <w:lang w:eastAsia="ja-JP"/>
          </w:rPr>
          <w:t>REST</w:t>
        </w:r>
        <w:r>
          <w:rPr>
            <w:rFonts w:hint="eastAsia"/>
            <w:lang w:eastAsia="ja-JP"/>
          </w:rPr>
          <w:t>サービスシステムのエイリアス変更</w:t>
        </w:r>
        <w:bookmarkEnd w:id="4159"/>
      </w:ins>
    </w:p>
    <w:p w14:paraId="2E7B50A1" w14:textId="58954D29" w:rsidR="005F42DC" w:rsidRDefault="005F42DC" w:rsidP="005F42DC">
      <w:pPr>
        <w:rPr>
          <w:ins w:id="4161" w:author="IRK" w:date="2020-03-10T10:36:00Z"/>
        </w:rPr>
      </w:pPr>
      <w:ins w:id="4162" w:author="IRK" w:date="2020-03-10T10:36:00Z">
        <w:r>
          <w:rPr>
            <w:rFonts w:hint="eastAsia"/>
          </w:rPr>
          <w:t>1</w:t>
        </w:r>
        <w:r>
          <w:rPr>
            <w:rFonts w:hint="eastAsia"/>
          </w:rPr>
          <w:t>つの</w:t>
        </w:r>
        <w:r>
          <w:rPr>
            <w:rFonts w:hint="eastAsia"/>
          </w:rPr>
          <w:t>InnoRules</w:t>
        </w:r>
        <w:r>
          <w:rPr>
            <w:rFonts w:hint="eastAsia"/>
          </w:rPr>
          <w:t>サーバが複数の単位ルールシステムのルールを</w:t>
        </w:r>
        <w:r>
          <w:rPr>
            <w:rFonts w:hint="eastAsia"/>
          </w:rPr>
          <w:t>REST</w:t>
        </w:r>
        <w:r>
          <w:rPr>
            <w:rFonts w:hint="eastAsia"/>
          </w:rPr>
          <w:t>サービス化できる</w:t>
        </w:r>
      </w:ins>
      <w:ins w:id="4163" w:author="IRK" w:date="2020-03-11T15:47:00Z">
        <w:r w:rsidR="003E7D05">
          <w:rPr>
            <w:rFonts w:hint="eastAsia"/>
          </w:rPr>
          <w:t>ため</w:t>
        </w:r>
      </w:ins>
      <w:ins w:id="4164" w:author="IRK" w:date="2020-03-10T10:36:00Z">
        <w:r>
          <w:rPr>
            <w:rFonts w:hint="eastAsia"/>
          </w:rPr>
          <w:t>、</w:t>
        </w:r>
        <w:r>
          <w:rPr>
            <w:rFonts w:hint="eastAsia"/>
          </w:rPr>
          <w:t>URL</w:t>
        </w:r>
        <w:r>
          <w:rPr>
            <w:rFonts w:hint="eastAsia"/>
          </w:rPr>
          <w:t>に単位ルールシステムを指定できなければならない。単位ルールシステムの</w:t>
        </w:r>
        <w:r>
          <w:rPr>
            <w:rFonts w:hint="eastAsia"/>
          </w:rPr>
          <w:t>ID</w:t>
        </w:r>
        <w:r>
          <w:rPr>
            <w:rFonts w:hint="eastAsia"/>
          </w:rPr>
          <w:t>を使用する場合、</w:t>
        </w:r>
        <w:r>
          <w:rPr>
            <w:rFonts w:hint="eastAsia"/>
          </w:rPr>
          <w:t>URL</w:t>
        </w:r>
        <w:r>
          <w:rPr>
            <w:rFonts w:hint="eastAsia"/>
          </w:rPr>
          <w:t>にシステム</w:t>
        </w:r>
        <w:r>
          <w:rPr>
            <w:rFonts w:hint="eastAsia"/>
          </w:rPr>
          <w:t>ID</w:t>
        </w:r>
        <w:r>
          <w:rPr>
            <w:rFonts w:hint="eastAsia"/>
          </w:rPr>
          <w:t>が表示される</w:t>
        </w:r>
      </w:ins>
      <w:ins w:id="4165" w:author="IRK" w:date="2020-03-11T15:47:00Z">
        <w:r w:rsidR="003E7D05">
          <w:rPr>
            <w:rFonts w:hint="eastAsia"/>
          </w:rPr>
          <w:t>ため</w:t>
        </w:r>
      </w:ins>
      <w:ins w:id="4166" w:author="IRK" w:date="2020-03-10T10:36:00Z">
        <w:r>
          <w:rPr>
            <w:rFonts w:hint="eastAsia"/>
          </w:rPr>
          <w:t>、これを避けるために単位システム別に名前を付与できる。この名前をルール</w:t>
        </w:r>
        <w:r>
          <w:rPr>
            <w:rFonts w:hint="eastAsia"/>
          </w:rPr>
          <w:t>REST</w:t>
        </w:r>
        <w:r>
          <w:rPr>
            <w:rFonts w:hint="eastAsia"/>
          </w:rPr>
          <w:t>サービスシステムエイリアスという。ルール</w:t>
        </w:r>
        <w:r>
          <w:rPr>
            <w:rFonts w:hint="eastAsia"/>
          </w:rPr>
          <w:t>REST</w:t>
        </w:r>
        <w:r>
          <w:rPr>
            <w:rFonts w:hint="eastAsia"/>
          </w:rPr>
          <w:t>サービス</w:t>
        </w:r>
        <w:r>
          <w:rPr>
            <w:rFonts w:hint="eastAsia"/>
          </w:rPr>
          <w:t>URL</w:t>
        </w:r>
        <w:r>
          <w:rPr>
            <w:rFonts w:hint="eastAsia"/>
          </w:rPr>
          <w:t>は次の形式を従う。</w:t>
        </w:r>
      </w:ins>
    </w:p>
    <w:p w14:paraId="4BD10229" w14:textId="77777777" w:rsidR="005F42DC" w:rsidRDefault="005F42DC" w:rsidP="005F42DC">
      <w:pPr>
        <w:rPr>
          <w:ins w:id="4167" w:author="IRK" w:date="2020-03-10T10:36:00Z"/>
        </w:rPr>
      </w:pPr>
      <w:ins w:id="4168" w:author="IRK" w:date="2020-03-10T10:36:00Z">
        <w:r>
          <w:t>http://[IP]:[PORT]/innorules/services/rest/[ALIAS]/[RULECODE]/[DATE]</w:t>
        </w:r>
      </w:ins>
    </w:p>
    <w:p w14:paraId="2C4CB849" w14:textId="77777777" w:rsidR="005F42DC" w:rsidRDefault="005F42DC" w:rsidP="005F42DC">
      <w:pPr>
        <w:rPr>
          <w:ins w:id="4169" w:author="IRK" w:date="2020-03-10T10:36:00Z"/>
        </w:rPr>
      </w:pPr>
      <w:ins w:id="4170" w:author="IRK" w:date="2020-03-10T10:36:00Z">
        <w:r>
          <w:rPr>
            <w:rFonts w:hint="eastAsia"/>
          </w:rPr>
          <w:t>ここで、</w:t>
        </w:r>
        <w:r>
          <w:rPr>
            <w:rFonts w:hint="eastAsia"/>
          </w:rPr>
          <w:t>IP</w:t>
        </w:r>
        <w:r>
          <w:rPr>
            <w:rFonts w:hint="eastAsia"/>
          </w:rPr>
          <w:t>と</w:t>
        </w:r>
        <w:r>
          <w:rPr>
            <w:rFonts w:hint="eastAsia"/>
          </w:rPr>
          <w:t>PORT</w:t>
        </w:r>
        <w:r>
          <w:rPr>
            <w:rFonts w:hint="eastAsia"/>
          </w:rPr>
          <w:t>は</w:t>
        </w:r>
        <w:r>
          <w:rPr>
            <w:rFonts w:hint="eastAsia"/>
          </w:rPr>
          <w:t>InnoRules</w:t>
        </w:r>
        <w:r>
          <w:rPr>
            <w:rFonts w:hint="eastAsia"/>
          </w:rPr>
          <w:t>サーバのアドレスとサービスポートであり、</w:t>
        </w:r>
        <w:r>
          <w:rPr>
            <w:rFonts w:hint="eastAsia"/>
          </w:rPr>
          <w:t>ALIAS</w:t>
        </w:r>
        <w:r>
          <w:rPr>
            <w:rFonts w:hint="eastAsia"/>
          </w:rPr>
          <w:t>はルール</w:t>
        </w:r>
        <w:r>
          <w:rPr>
            <w:rFonts w:hint="eastAsia"/>
          </w:rPr>
          <w:t>REST</w:t>
        </w:r>
        <w:r>
          <w:rPr>
            <w:rFonts w:hint="eastAsia"/>
          </w:rPr>
          <w:t>サービスシステムエイリアスである。</w:t>
        </w:r>
        <w:r>
          <w:rPr>
            <w:rFonts w:hint="eastAsia"/>
          </w:rPr>
          <w:t>RULECODE</w:t>
        </w:r>
        <w:r>
          <w:rPr>
            <w:rFonts w:hint="eastAsia"/>
          </w:rPr>
          <w:t>は呼び出す対象ルールのコードであり、</w:t>
        </w:r>
        <w:r>
          <w:rPr>
            <w:rFonts w:hint="eastAsia"/>
          </w:rPr>
          <w:t>DATE</w:t>
        </w:r>
        <w:r>
          <w:rPr>
            <w:rFonts w:hint="eastAsia"/>
          </w:rPr>
          <w:t>はルール実行基準日である。</w:t>
        </w:r>
        <w:r>
          <w:rPr>
            <w:rFonts w:hint="eastAsia"/>
          </w:rPr>
          <w:t>DATE</w:t>
        </w:r>
        <w:r>
          <w:rPr>
            <w:rFonts w:hint="eastAsia"/>
          </w:rPr>
          <w:t>は省略できる。</w:t>
        </w:r>
      </w:ins>
    </w:p>
    <w:p w14:paraId="164696BF" w14:textId="77777777" w:rsidR="005F42DC" w:rsidRDefault="005F42DC" w:rsidP="005F42DC">
      <w:pPr>
        <w:rPr>
          <w:ins w:id="4171" w:author="IRK" w:date="2020-03-10T10:36:00Z"/>
        </w:rPr>
      </w:pPr>
    </w:p>
    <w:p w14:paraId="2D11E924" w14:textId="67EA232A" w:rsidR="005F42DC" w:rsidRDefault="005F42DC" w:rsidP="005F42DC">
      <w:pPr>
        <w:rPr>
          <w:ins w:id="4172" w:author="IRK" w:date="2020-03-10T10:36:00Z"/>
        </w:rPr>
      </w:pPr>
      <w:ins w:id="4173" w:author="IRK" w:date="2020-03-10T10:36:00Z">
        <w:r>
          <w:rPr>
            <w:rFonts w:hint="eastAsia"/>
          </w:rPr>
          <w:t>エイリアスは</w:t>
        </w:r>
        <w:r>
          <w:rPr>
            <w:rFonts w:hint="eastAsia"/>
          </w:rPr>
          <w:t>10</w:t>
        </w:r>
        <w:r>
          <w:rPr>
            <w:rFonts w:hint="eastAsia"/>
          </w:rPr>
          <w:t>文字以内の</w:t>
        </w:r>
      </w:ins>
      <w:ins w:id="4174" w:author="IRK" w:date="2020-05-08T17:19:00Z">
        <w:r w:rsidR="00800787" w:rsidRPr="00800787">
          <w:rPr>
            <w:rFonts w:hint="eastAsia"/>
          </w:rPr>
          <w:t>アルファベットの大小</w:t>
        </w:r>
      </w:ins>
      <w:ins w:id="4175" w:author="IRK" w:date="2020-03-10T10:36:00Z">
        <w:r>
          <w:rPr>
            <w:rFonts w:hint="eastAsia"/>
          </w:rPr>
          <w:t>文字、数字またはアンダースコア</w:t>
        </w:r>
        <w:r>
          <w:rPr>
            <w:rFonts w:hint="eastAsia"/>
          </w:rPr>
          <w:t>(</w:t>
        </w:r>
        <w:r>
          <w:rPr>
            <w:rFonts w:hint="eastAsia"/>
          </w:rPr>
          <w:t>‘</w:t>
        </w:r>
        <w:r>
          <w:rPr>
            <w:rFonts w:hint="eastAsia"/>
          </w:rPr>
          <w:t>_</w:t>
        </w:r>
        <w:r>
          <w:rPr>
            <w:rFonts w:hint="eastAsia"/>
          </w:rPr>
          <w:t>’</w:t>
        </w:r>
        <w:r>
          <w:rPr>
            <w:rFonts w:hint="eastAsia"/>
          </w:rPr>
          <w:t>)</w:t>
        </w:r>
      </w:ins>
      <w:ins w:id="4176" w:author="IRK" w:date="2020-05-08T17:19:00Z">
        <w:r w:rsidR="00800787">
          <w:rPr>
            <w:rFonts w:hint="eastAsia"/>
          </w:rPr>
          <w:t>のみ</w:t>
        </w:r>
      </w:ins>
      <w:ins w:id="4177" w:author="IRK" w:date="2020-03-10T10:36:00Z">
        <w:r>
          <w:rPr>
            <w:rFonts w:hint="eastAsia"/>
          </w:rPr>
          <w:t>で構成される。</w:t>
        </w:r>
      </w:ins>
    </w:p>
    <w:p w14:paraId="2329D60F" w14:textId="77777777" w:rsidR="005F42DC" w:rsidRDefault="005F42DC" w:rsidP="005F42DC">
      <w:pPr>
        <w:rPr>
          <w:ins w:id="4178" w:author="IRK" w:date="2020-03-10T10:36:00Z"/>
        </w:rPr>
      </w:pPr>
    </w:p>
    <w:p w14:paraId="65EF4EA7" w14:textId="1705B7F9" w:rsidR="005F42DC" w:rsidRDefault="005F42DC">
      <w:pPr>
        <w:rPr>
          <w:ins w:id="4179" w:author="IRK" w:date="2020-03-10T10:36:00Z"/>
        </w:rPr>
        <w:pPrChange w:id="4180" w:author="IRK" w:date="2020-05-11T09:59:00Z">
          <w:pPr>
            <w:jc w:val="left"/>
          </w:pPr>
        </w:pPrChange>
      </w:pPr>
      <w:ins w:id="4181" w:author="IRK" w:date="2020-03-10T10:36:00Z">
        <w:r>
          <w:rPr>
            <w:rFonts w:hint="eastAsia"/>
          </w:rPr>
          <w:t>次は、エイリアスを指定する段階である。</w:t>
        </w:r>
      </w:ins>
    </w:p>
    <w:p w14:paraId="516F799D" w14:textId="77777777" w:rsidR="005F42DC" w:rsidRDefault="005F42DC">
      <w:pPr>
        <w:widowControl w:val="0"/>
        <w:autoSpaceDE/>
        <w:autoSpaceDN/>
        <w:rPr>
          <w:ins w:id="4182" w:author="IRK" w:date="2020-03-10T10:36:00Z"/>
        </w:rPr>
        <w:pPrChange w:id="4183" w:author="IRK" w:date="2020-03-10T10:36:00Z">
          <w:pPr>
            <w:jc w:val="left"/>
          </w:pPr>
        </w:pPrChange>
      </w:pPr>
    </w:p>
    <w:p w14:paraId="3C9951AE" w14:textId="3AC06DA3" w:rsidR="005F42DC" w:rsidRDefault="005F42DC" w:rsidP="007D3017">
      <w:pPr>
        <w:pStyle w:val="afff6"/>
        <w:rPr>
          <w:ins w:id="4184" w:author="IRK" w:date="2020-03-10T10:36:00Z"/>
        </w:rPr>
      </w:pPr>
      <w:bookmarkStart w:id="4185" w:name="_Toc34839571"/>
      <w:ins w:id="4186" w:author="IRK" w:date="2020-03-10T10:36:00Z">
        <w:r>
          <w:rPr>
            <w:rFonts w:hint="eastAsia"/>
          </w:rP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ins>
      <w:r>
        <w:fldChar w:fldCharType="separate"/>
      </w:r>
      <w:r w:rsidR="00AB1F2F">
        <w:rPr>
          <w:noProof/>
        </w:rPr>
        <w:t>105</w:t>
      </w:r>
      <w:ins w:id="4187" w:author="IRK" w:date="2020-03-10T10:36:00Z">
        <w:r>
          <w:fldChar w:fldCharType="end"/>
        </w:r>
        <w:r>
          <w:rPr>
            <w:rFonts w:hint="eastAsia"/>
          </w:rPr>
          <w:t>]</w:t>
        </w:r>
        <w:bookmarkEnd w:id="4185"/>
      </w:ins>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188" w:author="IRK" w:date="2020-04-16T14:16:00Z">
          <w:tblPr>
            <w:tblW w:w="0" w:type="auto"/>
            <w:tblLook w:val="04A0" w:firstRow="1" w:lastRow="0" w:firstColumn="1" w:lastColumn="0" w:noHBand="0" w:noVBand="1"/>
          </w:tblPr>
        </w:tblPrChange>
      </w:tblPr>
      <w:tblGrid>
        <w:gridCol w:w="9723"/>
        <w:tblGridChange w:id="4189">
          <w:tblGrid>
            <w:gridCol w:w="9723"/>
          </w:tblGrid>
        </w:tblGridChange>
      </w:tblGrid>
      <w:tr w:rsidR="005F42DC" w14:paraId="15526B94" w14:textId="77777777" w:rsidTr="00C02FD7">
        <w:trPr>
          <w:jc w:val="center"/>
          <w:ins w:id="4190" w:author="IRK" w:date="2020-03-10T10:37:00Z"/>
        </w:trPr>
        <w:tc>
          <w:tcPr>
            <w:tcW w:w="9723" w:type="dxa"/>
            <w:tcPrChange w:id="4191" w:author="IRK" w:date="2020-04-16T14:16:00Z">
              <w:tcPr>
                <w:tcW w:w="9723" w:type="dxa"/>
              </w:tcPr>
            </w:tcPrChange>
          </w:tcPr>
          <w:p w14:paraId="0549D9EF" w14:textId="77777777" w:rsidR="005F42DC" w:rsidRDefault="005F42DC">
            <w:pPr>
              <w:pStyle w:val="16"/>
              <w:rPr>
                <w:ins w:id="4192" w:author="IRK" w:date="2020-03-10T10:37:00Z"/>
              </w:rPr>
              <w:pPrChange w:id="4193" w:author="IRK" w:date="2020-04-27T17:26:00Z">
                <w:pPr/>
              </w:pPrChange>
            </w:pPr>
            <w:ins w:id="4194" w:author="IRK" w:date="2020-03-10T10:37:00Z">
              <w:r>
                <w:t>********************************************************************************</w:t>
              </w:r>
            </w:ins>
          </w:p>
          <w:p w14:paraId="7D3A51CE" w14:textId="77777777" w:rsidR="005F42DC" w:rsidRDefault="005F42DC">
            <w:pPr>
              <w:pStyle w:val="16"/>
              <w:rPr>
                <w:ins w:id="4195" w:author="IRK" w:date="2020-03-10T10:37:00Z"/>
              </w:rPr>
              <w:pPrChange w:id="4196" w:author="IRK" w:date="2020-04-27T17:26:00Z">
                <w:pPr/>
              </w:pPrChange>
            </w:pPr>
            <w:ins w:id="4197" w:author="IRK" w:date="2020-03-10T10:37:00Z">
              <w:r>
                <w:rPr>
                  <w:rFonts w:hint="eastAsia"/>
                </w:rPr>
                <w:t>サービスタイプ選択</w:t>
              </w:r>
              <w:r>
                <w:rPr>
                  <w:rFonts w:hint="eastAsia"/>
                </w:rPr>
                <w:t xml:space="preserve"> -&gt; </w:t>
              </w:r>
              <w:r>
                <w:rPr>
                  <w:rFonts w:hint="eastAsia"/>
                </w:rPr>
                <w:t>ルール</w:t>
              </w:r>
              <w:r>
                <w:rPr>
                  <w:rFonts w:hint="eastAsia"/>
                </w:rPr>
                <w:t>REST</w:t>
              </w:r>
              <w:r>
                <w:rPr>
                  <w:rFonts w:hint="eastAsia"/>
                </w:rPr>
                <w:t>サービス</w:t>
              </w:r>
              <w:r>
                <w:rPr>
                  <w:rFonts w:hint="eastAsia"/>
                </w:rPr>
                <w:t xml:space="preserve"> -&gt; </w:t>
              </w:r>
              <w:r>
                <w:rPr>
                  <w:rFonts w:hint="eastAsia"/>
                </w:rPr>
                <w:t>ルール</w:t>
              </w:r>
              <w:r>
                <w:rPr>
                  <w:rFonts w:hint="eastAsia"/>
                </w:rPr>
                <w:t>REST</w:t>
              </w:r>
              <w:r>
                <w:rPr>
                  <w:rFonts w:hint="eastAsia"/>
                </w:rPr>
                <w:t>サービスシステムエイリアス変更</w:t>
              </w:r>
            </w:ins>
          </w:p>
          <w:p w14:paraId="41613D94" w14:textId="77777777" w:rsidR="005F42DC" w:rsidRDefault="005F42DC">
            <w:pPr>
              <w:pStyle w:val="16"/>
              <w:rPr>
                <w:ins w:id="4198" w:author="IRK" w:date="2020-03-10T10:37:00Z"/>
              </w:rPr>
              <w:pPrChange w:id="4199" w:author="IRK" w:date="2020-04-27T17:26:00Z">
                <w:pPr/>
              </w:pPrChange>
            </w:pPr>
            <w:ins w:id="4200" w:author="IRK" w:date="2020-03-10T10:37:00Z">
              <w:r>
                <w:t>********************************************************************************</w:t>
              </w:r>
            </w:ins>
          </w:p>
          <w:p w14:paraId="4A842644" w14:textId="77777777" w:rsidR="005F42DC" w:rsidRDefault="005F42DC">
            <w:pPr>
              <w:pStyle w:val="16"/>
              <w:rPr>
                <w:ins w:id="4201" w:author="IRK" w:date="2020-03-10T10:37:00Z"/>
              </w:rPr>
              <w:pPrChange w:id="4202" w:author="IRK" w:date="2020-04-27T17:26:00Z">
                <w:pPr/>
              </w:pPrChange>
            </w:pPr>
          </w:p>
          <w:p w14:paraId="4ABCCDD4" w14:textId="77777777" w:rsidR="005F42DC" w:rsidRDefault="005F42DC">
            <w:pPr>
              <w:pStyle w:val="16"/>
              <w:rPr>
                <w:ins w:id="4203" w:author="IRK" w:date="2020-03-10T10:37:00Z"/>
              </w:rPr>
              <w:pPrChange w:id="4204" w:author="IRK" w:date="2020-04-27T17:26:00Z">
                <w:pPr/>
              </w:pPrChange>
            </w:pPr>
            <w:ins w:id="4205" w:author="IRK" w:date="2020-03-10T10:37:00Z">
              <w:r>
                <w:rPr>
                  <w:rFonts w:hint="eastAsia"/>
                </w:rPr>
                <w:t>単位ルールシステム</w:t>
              </w:r>
              <w:r>
                <w:rPr>
                  <w:rFonts w:hint="eastAsia"/>
                </w:rPr>
                <w:t xml:space="preserve"> 'DEV'</w:t>
              </w:r>
              <w:r>
                <w:rPr>
                  <w:rFonts w:hint="eastAsia"/>
                </w:rPr>
                <w:t>のエイリアスを変更します。</w:t>
              </w:r>
              <w:r>
                <w:rPr>
                  <w:rFonts w:hint="eastAsia"/>
                </w:rPr>
                <w:t>(</w:t>
              </w:r>
              <w:r>
                <w:rPr>
                  <w:rFonts w:hint="eastAsia"/>
                </w:rPr>
                <w:t>デフォルト値</w:t>
              </w:r>
              <w:r>
                <w:rPr>
                  <w:rFonts w:hint="eastAsia"/>
                </w:rPr>
                <w:t>: DEV)</w:t>
              </w:r>
            </w:ins>
          </w:p>
          <w:p w14:paraId="4AA41F52" w14:textId="483110A9" w:rsidR="005F42DC" w:rsidRDefault="005F42DC">
            <w:pPr>
              <w:pStyle w:val="16"/>
              <w:rPr>
                <w:ins w:id="4206" w:author="IRK" w:date="2020-03-10T10:37:00Z"/>
              </w:rPr>
              <w:pPrChange w:id="4207" w:author="IRK" w:date="2020-04-27T17:26:00Z">
                <w:pPr/>
              </w:pPrChange>
            </w:pPr>
            <w:ins w:id="4208" w:author="IRK" w:date="2020-03-10T10:37:00Z">
              <w:r>
                <w:t xml:space="preserve"> &gt;&gt;</w:t>
              </w:r>
            </w:ins>
          </w:p>
        </w:tc>
      </w:tr>
    </w:tbl>
    <w:p w14:paraId="46F2DED4" w14:textId="77777777" w:rsidR="005F42DC" w:rsidRDefault="005F42DC" w:rsidP="005F42DC">
      <w:pPr>
        <w:rPr>
          <w:ins w:id="4209" w:author="IRK" w:date="2020-03-10T10:37:00Z"/>
        </w:rPr>
      </w:pPr>
    </w:p>
    <w:p w14:paraId="6E5B406E" w14:textId="1989F580" w:rsidR="005F42DC" w:rsidRDefault="005F42DC" w:rsidP="005F42DC">
      <w:pPr>
        <w:rPr>
          <w:ins w:id="4210" w:author="IRK" w:date="2020-03-10T10:37:00Z"/>
        </w:rPr>
      </w:pPr>
      <w:ins w:id="4211" w:author="IRK" w:date="2020-03-10T10:37:00Z">
        <w:r>
          <w:rPr>
            <w:rFonts w:hint="eastAsia"/>
          </w:rPr>
          <w:t>デフォルト値としては単位システムに指定したルールエイリアスが設定される。エイリアスは他の単位システムと重複できない。設定</w:t>
        </w:r>
      </w:ins>
      <w:ins w:id="4212" w:author="IRK" w:date="2020-03-11T16:23:00Z">
        <w:r w:rsidR="001B6C21">
          <w:rPr>
            <w:rFonts w:hint="eastAsia"/>
          </w:rPr>
          <w:t>が</w:t>
        </w:r>
      </w:ins>
      <w:ins w:id="4213" w:author="IRK" w:date="2020-03-10T10:37:00Z">
        <w:r>
          <w:rPr>
            <w:rFonts w:hint="eastAsia"/>
          </w:rPr>
          <w:t>完了すると</w:t>
        </w:r>
      </w:ins>
      <w:ins w:id="4214" w:author="IRK" w:date="2020-03-10T22:26:00Z">
        <w:r w:rsidR="008E3CAF">
          <w:rPr>
            <w:rFonts w:hint="eastAsia"/>
          </w:rPr>
          <w:t>「</w:t>
        </w:r>
      </w:ins>
      <w:ins w:id="4215" w:author="IRK" w:date="2020-03-10T10:37:00Z">
        <w:r>
          <w:fldChar w:fldCharType="begin"/>
        </w:r>
        <w:r>
          <w:instrText xml:space="preserve"> </w:instrText>
        </w:r>
        <w:r>
          <w:rPr>
            <w:rFonts w:hint="eastAsia"/>
          </w:rPr>
          <w:instrText>REF _Ref34729085 \r \h</w:instrText>
        </w:r>
        <w:r>
          <w:instrText xml:space="preserve"> </w:instrText>
        </w:r>
      </w:ins>
      <w:r>
        <w:fldChar w:fldCharType="separate"/>
      </w:r>
      <w:r w:rsidR="00AB1F2F">
        <w:t>2.4.7.1</w:t>
      </w:r>
      <w:ins w:id="4216" w:author="IRK" w:date="2020-03-10T10:37:00Z">
        <w:r>
          <w:fldChar w:fldCharType="end"/>
        </w:r>
      </w:ins>
      <w:ins w:id="4217" w:author="IRK" w:date="2020-04-16T13:54:00Z">
        <w:r w:rsidR="00FE0639">
          <w:rPr>
            <w:rFonts w:hint="eastAsia"/>
          </w:rPr>
          <w:t xml:space="preserve"> </w:t>
        </w:r>
      </w:ins>
      <w:ins w:id="4218" w:author="IRK" w:date="2020-03-10T10:37:00Z">
        <w:r>
          <w:fldChar w:fldCharType="begin"/>
        </w:r>
        <w:r>
          <w:instrText xml:space="preserve"> REF _Ref34729085 \h </w:instrText>
        </w:r>
      </w:ins>
      <w:r>
        <w:fldChar w:fldCharType="separate"/>
      </w:r>
      <w:ins w:id="4219" w:author="IRK" w:date="2020-03-10T10:28:00Z">
        <w:r w:rsidR="00AB1F2F">
          <w:rPr>
            <w:rFonts w:hint="eastAsia"/>
          </w:rPr>
          <w:t>ルール</w:t>
        </w:r>
        <w:r w:rsidR="00AB1F2F">
          <w:rPr>
            <w:rFonts w:hint="eastAsia"/>
          </w:rPr>
          <w:t>REST</w:t>
        </w:r>
        <w:r w:rsidR="00AB1F2F">
          <w:rPr>
            <w:rFonts w:hint="eastAsia"/>
          </w:rPr>
          <w:t>サービス</w:t>
        </w:r>
      </w:ins>
      <w:ins w:id="4220" w:author="IRK" w:date="2020-03-10T10:37:00Z">
        <w:r>
          <w:fldChar w:fldCharType="end"/>
        </w:r>
      </w:ins>
      <w:ins w:id="4221" w:author="IRK" w:date="2020-03-10T22:27:00Z">
        <w:r w:rsidR="008E3CAF">
          <w:rPr>
            <w:rFonts w:hint="eastAsia"/>
          </w:rPr>
          <w:t>」</w:t>
        </w:r>
      </w:ins>
      <w:ins w:id="4222" w:author="IRK" w:date="2020-03-10T10:37:00Z">
        <w:r>
          <w:rPr>
            <w:rFonts w:hint="eastAsia"/>
          </w:rPr>
          <w:t>に移動する</w:t>
        </w:r>
      </w:ins>
    </w:p>
    <w:p w14:paraId="033AC6E2" w14:textId="77777777" w:rsidR="005F42DC" w:rsidRDefault="005F42DC">
      <w:pPr>
        <w:widowControl w:val="0"/>
        <w:autoSpaceDE/>
        <w:autoSpaceDN/>
        <w:rPr>
          <w:ins w:id="4223" w:author="IRK" w:date="2020-03-10T10:37:00Z"/>
        </w:rPr>
        <w:pPrChange w:id="4224" w:author="IRK" w:date="2020-03-10T10:36:00Z">
          <w:pPr>
            <w:jc w:val="left"/>
          </w:pPr>
        </w:pPrChange>
      </w:pPr>
    </w:p>
    <w:p w14:paraId="17C1961A" w14:textId="39E553D1" w:rsidR="005F42DC" w:rsidRDefault="005F42DC">
      <w:pPr>
        <w:pStyle w:val="42"/>
        <w:rPr>
          <w:ins w:id="4225" w:author="IRK" w:date="2020-03-10T10:38:00Z"/>
        </w:rPr>
        <w:pPrChange w:id="4226" w:author="IRK" w:date="2020-05-11T09:40:00Z">
          <w:pPr>
            <w:jc w:val="left"/>
          </w:pPr>
        </w:pPrChange>
      </w:pPr>
      <w:bookmarkStart w:id="4227" w:name="_Ref34729404"/>
      <w:ins w:id="4228" w:author="IRK" w:date="2020-03-10T10:38:00Z">
        <w:r>
          <w:rPr>
            <w:rFonts w:hint="eastAsia"/>
            <w:lang w:eastAsia="ja-JP"/>
          </w:rPr>
          <w:t>ルール</w:t>
        </w:r>
        <w:r>
          <w:rPr>
            <w:rFonts w:hint="eastAsia"/>
            <w:lang w:eastAsia="ja-JP"/>
          </w:rPr>
          <w:t>REST</w:t>
        </w:r>
        <w:r>
          <w:rPr>
            <w:rFonts w:hint="eastAsia"/>
            <w:lang w:eastAsia="ja-JP"/>
          </w:rPr>
          <w:t>サービス活性化</w:t>
        </w:r>
        <w:bookmarkEnd w:id="4227"/>
      </w:ins>
    </w:p>
    <w:p w14:paraId="321C6920" w14:textId="77777777" w:rsidR="005F42DC" w:rsidRDefault="005F42DC" w:rsidP="005F42DC">
      <w:pPr>
        <w:rPr>
          <w:ins w:id="4229" w:author="IRK" w:date="2020-03-10T10:38:00Z"/>
        </w:rPr>
      </w:pPr>
      <w:ins w:id="4230" w:author="IRK" w:date="2020-03-10T10:38:00Z">
        <w:r>
          <w:rPr>
            <w:rFonts w:hint="eastAsia"/>
          </w:rPr>
          <w:t>1</w:t>
        </w:r>
        <w:r>
          <w:rPr>
            <w:rFonts w:hint="eastAsia"/>
          </w:rPr>
          <w:t>つの</w:t>
        </w:r>
        <w:r>
          <w:rPr>
            <w:rFonts w:hint="eastAsia"/>
          </w:rPr>
          <w:t>InnoRules</w:t>
        </w:r>
        <w:r>
          <w:rPr>
            <w:rFonts w:hint="eastAsia"/>
          </w:rPr>
          <w:t>サーバが複数の単位ルールシステムのルールを</w:t>
        </w:r>
        <w:r>
          <w:rPr>
            <w:rFonts w:hint="eastAsia"/>
          </w:rPr>
          <w:t>REST</w:t>
        </w:r>
        <w:r>
          <w:rPr>
            <w:rFonts w:hint="eastAsia"/>
          </w:rPr>
          <w:t>サービス化できる。</w:t>
        </w:r>
      </w:ins>
    </w:p>
    <w:p w14:paraId="06F9C9A5" w14:textId="77777777" w:rsidR="005F42DC" w:rsidRDefault="005F42DC" w:rsidP="005F42DC">
      <w:pPr>
        <w:rPr>
          <w:ins w:id="4231" w:author="IRK" w:date="2020-03-10T10:38:00Z"/>
        </w:rPr>
      </w:pPr>
      <w:ins w:id="4232" w:author="IRK" w:date="2020-03-10T10:38:00Z">
        <w:r>
          <w:rPr>
            <w:rFonts w:hint="eastAsia"/>
          </w:rPr>
          <w:t>次は</w:t>
        </w:r>
        <w:r>
          <w:rPr>
            <w:rFonts w:hint="eastAsia"/>
          </w:rPr>
          <w:t>REST</w:t>
        </w:r>
        <w:r>
          <w:rPr>
            <w:rFonts w:hint="eastAsia"/>
          </w:rPr>
          <w:t>サービスを活用する単位ルールシステムを選択する段階である。</w:t>
        </w:r>
      </w:ins>
    </w:p>
    <w:p w14:paraId="2DCD5876" w14:textId="77777777" w:rsidR="005F42DC" w:rsidRDefault="005F42DC">
      <w:pPr>
        <w:widowControl w:val="0"/>
        <w:autoSpaceDE/>
        <w:autoSpaceDN/>
        <w:rPr>
          <w:ins w:id="4233" w:author="IRK" w:date="2020-03-10T10:38:00Z"/>
        </w:rPr>
        <w:pPrChange w:id="4234" w:author="IRK" w:date="2020-03-10T10:38:00Z">
          <w:pPr>
            <w:jc w:val="left"/>
          </w:pPr>
        </w:pPrChange>
      </w:pPr>
    </w:p>
    <w:p w14:paraId="37B96A53" w14:textId="6DD78B88" w:rsidR="005F42DC" w:rsidRDefault="005F42DC" w:rsidP="007D3017">
      <w:pPr>
        <w:pStyle w:val="afff6"/>
        <w:rPr>
          <w:ins w:id="4235" w:author="IRK" w:date="2020-03-10T10:38:00Z"/>
        </w:rPr>
      </w:pPr>
      <w:bookmarkStart w:id="4236" w:name="_Toc34839572"/>
      <w:ins w:id="4237" w:author="IRK" w:date="2020-03-10T10:38:00Z">
        <w:r>
          <w:rPr>
            <w:rFonts w:hint="eastAsia"/>
          </w:rP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ins>
      <w:r>
        <w:fldChar w:fldCharType="separate"/>
      </w:r>
      <w:r w:rsidR="00AB1F2F">
        <w:rPr>
          <w:noProof/>
        </w:rPr>
        <w:t>106</w:t>
      </w:r>
      <w:ins w:id="4238" w:author="IRK" w:date="2020-03-10T10:38:00Z">
        <w:r>
          <w:fldChar w:fldCharType="end"/>
        </w:r>
        <w:r>
          <w:rPr>
            <w:rFonts w:hint="eastAsia"/>
          </w:rPr>
          <w:t>]</w:t>
        </w:r>
        <w:bookmarkEnd w:id="4236"/>
      </w:ins>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239" w:author="IRK" w:date="2020-04-16T14:17:00Z">
          <w:tblPr>
            <w:tblW w:w="0" w:type="auto"/>
            <w:tblLook w:val="04A0" w:firstRow="1" w:lastRow="0" w:firstColumn="1" w:lastColumn="0" w:noHBand="0" w:noVBand="1"/>
          </w:tblPr>
        </w:tblPrChange>
      </w:tblPr>
      <w:tblGrid>
        <w:gridCol w:w="9615"/>
        <w:tblGridChange w:id="4240">
          <w:tblGrid>
            <w:gridCol w:w="9723"/>
          </w:tblGrid>
        </w:tblGridChange>
      </w:tblGrid>
      <w:tr w:rsidR="005F42DC" w14:paraId="7A9B6E9C" w14:textId="77777777" w:rsidTr="00C02FD7">
        <w:trPr>
          <w:jc w:val="center"/>
          <w:ins w:id="4241" w:author="IRK" w:date="2020-03-10T10:38:00Z"/>
        </w:trPr>
        <w:tc>
          <w:tcPr>
            <w:tcW w:w="9615" w:type="dxa"/>
            <w:tcPrChange w:id="4242" w:author="IRK" w:date="2020-04-16T14:17:00Z">
              <w:tcPr>
                <w:tcW w:w="9723" w:type="dxa"/>
              </w:tcPr>
            </w:tcPrChange>
          </w:tcPr>
          <w:p w14:paraId="6351E97E" w14:textId="77777777" w:rsidR="005F42DC" w:rsidRDefault="005F42DC">
            <w:pPr>
              <w:pStyle w:val="16"/>
              <w:rPr>
                <w:ins w:id="4243" w:author="IRK" w:date="2020-03-10T10:38:00Z"/>
              </w:rPr>
              <w:pPrChange w:id="4244" w:author="IRK" w:date="2020-04-27T17:26:00Z">
                <w:pPr/>
              </w:pPrChange>
            </w:pPr>
            <w:ins w:id="4245" w:author="IRK" w:date="2020-03-10T10:38:00Z">
              <w:r>
                <w:t>********************************************************************************</w:t>
              </w:r>
            </w:ins>
          </w:p>
          <w:p w14:paraId="58777C69" w14:textId="77777777" w:rsidR="005F42DC" w:rsidRDefault="005F42DC">
            <w:pPr>
              <w:pStyle w:val="16"/>
              <w:rPr>
                <w:ins w:id="4246" w:author="IRK" w:date="2020-03-10T10:38:00Z"/>
              </w:rPr>
              <w:pPrChange w:id="4247" w:author="IRK" w:date="2020-04-27T17:26:00Z">
                <w:pPr/>
              </w:pPrChange>
            </w:pPr>
          </w:p>
          <w:p w14:paraId="7AECA8B9" w14:textId="77777777" w:rsidR="005F42DC" w:rsidRDefault="005F42DC">
            <w:pPr>
              <w:pStyle w:val="16"/>
              <w:rPr>
                <w:ins w:id="4248" w:author="IRK" w:date="2020-03-10T10:38:00Z"/>
              </w:rPr>
              <w:pPrChange w:id="4249" w:author="IRK" w:date="2020-04-27T17:26:00Z">
                <w:pPr/>
              </w:pPrChange>
            </w:pPr>
            <w:ins w:id="4250" w:author="IRK" w:date="2020-03-10T10:38:00Z">
              <w:r>
                <w:rPr>
                  <w:rFonts w:hint="eastAsia"/>
                </w:rPr>
                <w:t>サービスタイプ選択</w:t>
              </w:r>
              <w:r>
                <w:rPr>
                  <w:rFonts w:hint="eastAsia"/>
                </w:rPr>
                <w:t xml:space="preserve"> -&gt; </w:t>
              </w:r>
              <w:r>
                <w:rPr>
                  <w:rFonts w:hint="eastAsia"/>
                </w:rPr>
                <w:t>ルール</w:t>
              </w:r>
              <w:r>
                <w:rPr>
                  <w:rFonts w:hint="eastAsia"/>
                </w:rPr>
                <w:t>REST</w:t>
              </w:r>
              <w:r>
                <w:rPr>
                  <w:rFonts w:hint="eastAsia"/>
                </w:rPr>
                <w:t>サービス</w:t>
              </w:r>
              <w:r>
                <w:rPr>
                  <w:rFonts w:hint="eastAsia"/>
                </w:rPr>
                <w:t xml:space="preserve"> -&gt; </w:t>
              </w:r>
              <w:r>
                <w:rPr>
                  <w:rFonts w:hint="eastAsia"/>
                </w:rPr>
                <w:t>ルール</w:t>
              </w:r>
              <w:r>
                <w:rPr>
                  <w:rFonts w:hint="eastAsia"/>
                </w:rPr>
                <w:t>REST</w:t>
              </w:r>
              <w:r>
                <w:rPr>
                  <w:rFonts w:hint="eastAsia"/>
                </w:rPr>
                <w:t>サービスを活性化</w:t>
              </w:r>
            </w:ins>
          </w:p>
          <w:p w14:paraId="6411C694" w14:textId="77777777" w:rsidR="005F42DC" w:rsidRDefault="005F42DC">
            <w:pPr>
              <w:pStyle w:val="16"/>
              <w:rPr>
                <w:ins w:id="4251" w:author="IRK" w:date="2020-03-10T10:38:00Z"/>
              </w:rPr>
              <w:pPrChange w:id="4252" w:author="IRK" w:date="2020-04-27T17:26:00Z">
                <w:pPr/>
              </w:pPrChange>
            </w:pPr>
          </w:p>
          <w:p w14:paraId="18FC01E5" w14:textId="77777777" w:rsidR="005F42DC" w:rsidRDefault="005F42DC">
            <w:pPr>
              <w:pStyle w:val="16"/>
              <w:rPr>
                <w:ins w:id="4253" w:author="IRK" w:date="2020-03-10T10:38:00Z"/>
              </w:rPr>
              <w:pPrChange w:id="4254" w:author="IRK" w:date="2020-04-27T17:26:00Z">
                <w:pPr/>
              </w:pPrChange>
            </w:pPr>
            <w:ins w:id="4255" w:author="IRK" w:date="2020-03-10T10:38:00Z">
              <w:r>
                <w:t>********************************************************************************</w:t>
              </w:r>
            </w:ins>
          </w:p>
          <w:p w14:paraId="16E177C6" w14:textId="77777777" w:rsidR="005F42DC" w:rsidRDefault="005F42DC">
            <w:pPr>
              <w:pStyle w:val="16"/>
              <w:rPr>
                <w:ins w:id="4256" w:author="IRK" w:date="2020-03-10T10:38:00Z"/>
              </w:rPr>
              <w:pPrChange w:id="4257" w:author="IRK" w:date="2020-04-27T17:26:00Z">
                <w:pPr/>
              </w:pPrChange>
            </w:pPr>
          </w:p>
          <w:p w14:paraId="62BCA8A4" w14:textId="77777777" w:rsidR="005F42DC" w:rsidRDefault="005F42DC">
            <w:pPr>
              <w:pStyle w:val="16"/>
              <w:rPr>
                <w:ins w:id="4258" w:author="IRK" w:date="2020-03-10T10:38:00Z"/>
              </w:rPr>
              <w:pPrChange w:id="4259" w:author="IRK" w:date="2020-04-27T17:26:00Z">
                <w:pPr/>
              </w:pPrChange>
            </w:pPr>
            <w:ins w:id="4260" w:author="IRK" w:date="2020-03-10T10:38:00Z">
              <w:r>
                <w:rPr>
                  <w:rFonts w:hint="eastAsia"/>
                </w:rPr>
                <w:t>ルール</w:t>
              </w:r>
              <w:r>
                <w:rPr>
                  <w:rFonts w:hint="eastAsia"/>
                </w:rPr>
                <w:t>REST</w:t>
              </w:r>
              <w:r>
                <w:rPr>
                  <w:rFonts w:hint="eastAsia"/>
                </w:rPr>
                <w:t>サービスを活性化するシステムを選択してください。ここで選択されていない単位ルールシステムについては、ルール</w:t>
              </w:r>
              <w:r>
                <w:rPr>
                  <w:rFonts w:hint="eastAsia"/>
                </w:rPr>
                <w:t>REST</w:t>
              </w:r>
              <w:r>
                <w:rPr>
                  <w:rFonts w:hint="eastAsia"/>
                </w:rPr>
                <w:t>サービスが無効になります。</w:t>
              </w:r>
              <w:r>
                <w:rPr>
                  <w:rFonts w:hint="eastAsia"/>
                </w:rPr>
                <w:t xml:space="preserve"> n</w:t>
              </w:r>
              <w:r>
                <w:rPr>
                  <w:rFonts w:hint="eastAsia"/>
                </w:rPr>
                <w:t>何も選択しない場合は、ローカルインストールノードのすべてのルール</w:t>
              </w:r>
              <w:r>
                <w:rPr>
                  <w:rFonts w:hint="eastAsia"/>
                </w:rPr>
                <w:t>REST</w:t>
              </w:r>
              <w:r>
                <w:rPr>
                  <w:rFonts w:hint="eastAsia"/>
                </w:rPr>
                <w:t>サービスが無効になります。</w:t>
              </w:r>
            </w:ins>
          </w:p>
          <w:p w14:paraId="7A9E80E1" w14:textId="77777777" w:rsidR="005F42DC" w:rsidRDefault="005F42DC">
            <w:pPr>
              <w:pStyle w:val="16"/>
              <w:rPr>
                <w:ins w:id="4261" w:author="IRK" w:date="2020-03-10T10:38:00Z"/>
              </w:rPr>
              <w:pPrChange w:id="4262" w:author="IRK" w:date="2020-04-27T17:26:00Z">
                <w:pPr/>
              </w:pPrChange>
            </w:pPr>
            <w:ins w:id="4263" w:author="IRK" w:date="2020-03-10T10:38:00Z">
              <w:r>
                <w:t>(*) 1. DEV</w:t>
              </w:r>
            </w:ins>
          </w:p>
          <w:p w14:paraId="2DC327C2" w14:textId="77777777" w:rsidR="005F42DC" w:rsidRDefault="005F42DC">
            <w:pPr>
              <w:pStyle w:val="16"/>
              <w:rPr>
                <w:ins w:id="4264" w:author="IRK" w:date="2020-03-10T10:38:00Z"/>
              </w:rPr>
              <w:pPrChange w:id="4265" w:author="IRK" w:date="2020-04-27T17:26:00Z">
                <w:pPr/>
              </w:pPrChange>
            </w:pPr>
            <w:ins w:id="4266" w:author="IRK" w:date="2020-03-10T10:38:00Z">
              <w:r>
                <w:rPr>
                  <w:rFonts w:hint="eastAsia"/>
                </w:rPr>
                <w:t xml:space="preserve">        </w:t>
              </w:r>
              <w:r>
                <w:rPr>
                  <w:rFonts w:hint="eastAsia"/>
                </w:rPr>
                <w:t>開発環境</w:t>
              </w:r>
            </w:ins>
          </w:p>
          <w:p w14:paraId="32D9063C" w14:textId="77777777" w:rsidR="005F42DC" w:rsidRDefault="005F42DC">
            <w:pPr>
              <w:pStyle w:val="16"/>
              <w:rPr>
                <w:ins w:id="4267" w:author="IRK" w:date="2020-03-10T10:38:00Z"/>
              </w:rPr>
              <w:pPrChange w:id="4268" w:author="IRK" w:date="2020-04-27T17:26:00Z">
                <w:pPr/>
              </w:pPrChange>
            </w:pPr>
          </w:p>
          <w:p w14:paraId="7F1598FF" w14:textId="4AD0ED95" w:rsidR="005F42DC" w:rsidRDefault="005F42DC">
            <w:pPr>
              <w:pStyle w:val="16"/>
              <w:rPr>
                <w:ins w:id="4269" w:author="IRK" w:date="2020-03-10T10:38:00Z"/>
              </w:rPr>
              <w:pPrChange w:id="4270" w:author="IRK" w:date="2020-04-27T17:26:00Z">
                <w:pPr/>
              </w:pPrChange>
            </w:pPr>
            <w:ins w:id="4271" w:author="IRK" w:date="2020-03-10T10:38:00Z">
              <w:r>
                <w:rPr>
                  <w:rFonts w:hint="eastAsia"/>
                </w:rPr>
                <w:t>複数選択してください。選択を終了するには</w:t>
              </w:r>
              <w:r>
                <w:rPr>
                  <w:rFonts w:hint="eastAsia"/>
                </w:rPr>
                <w:t>'0'</w:t>
              </w:r>
              <w:r>
                <w:rPr>
                  <w:rFonts w:hint="eastAsia"/>
                </w:rPr>
                <w:t>を入力してください。</w:t>
              </w:r>
              <w:r>
                <w:rPr>
                  <w:rFonts w:hint="eastAsia"/>
                </w:rPr>
                <w:t xml:space="preserve">  &gt;&gt;</w:t>
              </w:r>
            </w:ins>
          </w:p>
        </w:tc>
      </w:tr>
    </w:tbl>
    <w:p w14:paraId="110EBEF2" w14:textId="77777777" w:rsidR="005F42DC" w:rsidRDefault="005F42DC" w:rsidP="005F42DC">
      <w:pPr>
        <w:rPr>
          <w:ins w:id="4272" w:author="IRK" w:date="2020-03-10T10:39:00Z"/>
        </w:rPr>
      </w:pPr>
    </w:p>
    <w:p w14:paraId="7DBFF4FF" w14:textId="5CE99026" w:rsidR="005F42DC" w:rsidRDefault="005F42DC" w:rsidP="005F42DC">
      <w:pPr>
        <w:rPr>
          <w:ins w:id="4273" w:author="IRK" w:date="2020-03-10T10:39:00Z"/>
        </w:rPr>
      </w:pPr>
      <w:ins w:id="4274" w:author="IRK" w:date="2020-03-10T10:39:00Z">
        <w:r>
          <w:rPr>
            <w:rFonts w:hint="eastAsia"/>
          </w:rPr>
          <w:t>サービスを有効にする単位システムの番号を一度に</w:t>
        </w:r>
      </w:ins>
      <w:ins w:id="4275" w:author="IRK" w:date="2020-03-10T16:16:00Z">
        <w:r w:rsidR="00114AF0">
          <w:rPr>
            <w:rFonts w:hint="eastAsia"/>
          </w:rPr>
          <w:t>1</w:t>
        </w:r>
      </w:ins>
      <w:ins w:id="4276" w:author="IRK" w:date="2020-03-10T10:39:00Z">
        <w:r>
          <w:rPr>
            <w:rFonts w:hint="eastAsia"/>
          </w:rPr>
          <w:t>件ずつ入力する。選択完了後に</w:t>
        </w:r>
        <w:r>
          <w:rPr>
            <w:rFonts w:hint="eastAsia"/>
          </w:rPr>
          <w:t>0</w:t>
        </w:r>
        <w:r>
          <w:rPr>
            <w:rFonts w:hint="eastAsia"/>
          </w:rPr>
          <w:t>を入力する。</w:t>
        </w:r>
        <w:r>
          <w:rPr>
            <w:rFonts w:hint="eastAsia"/>
          </w:rPr>
          <w:t>REST</w:t>
        </w:r>
        <w:r>
          <w:rPr>
            <w:rFonts w:hint="eastAsia"/>
          </w:rPr>
          <w:t>サービスを無効化するためには単位システムの番号を入力せずに</w:t>
        </w:r>
        <w:r>
          <w:rPr>
            <w:rFonts w:hint="eastAsia"/>
          </w:rPr>
          <w:t>0</w:t>
        </w:r>
        <w:r>
          <w:rPr>
            <w:rFonts w:hint="eastAsia"/>
          </w:rPr>
          <w:t>を入力する。有効化された単位システムを変更しない場合は何も入力せずにエンターキーを押す。現在、有効になった単位ルールシステムは番号前に</w:t>
        </w:r>
        <w:r>
          <w:rPr>
            <w:rFonts w:hint="eastAsia"/>
          </w:rPr>
          <w:t>(*)</w:t>
        </w:r>
        <w:r>
          <w:rPr>
            <w:rFonts w:hint="eastAsia"/>
          </w:rPr>
          <w:t>表示が付く。</w:t>
        </w:r>
      </w:ins>
    </w:p>
    <w:p w14:paraId="4826C57C" w14:textId="77777777" w:rsidR="005F42DC" w:rsidRDefault="005F42DC" w:rsidP="005F42DC">
      <w:pPr>
        <w:rPr>
          <w:ins w:id="4277" w:author="IRK" w:date="2020-03-10T10:39:00Z"/>
        </w:rPr>
      </w:pPr>
    </w:p>
    <w:p w14:paraId="127300A3" w14:textId="6678BECC" w:rsidR="005F42DC" w:rsidRDefault="005F42DC">
      <w:pPr>
        <w:rPr>
          <w:ins w:id="4278" w:author="IRK" w:date="2020-03-10T10:39:00Z"/>
        </w:rPr>
      </w:pPr>
      <w:ins w:id="4279" w:author="IRK" w:date="2020-03-10T10:39:00Z">
        <w:r>
          <w:rPr>
            <w:rFonts w:hint="eastAsia"/>
          </w:rPr>
          <w:t>有効にする単位システムがある場合は</w:t>
        </w:r>
      </w:ins>
      <w:ins w:id="4280" w:author="IRK" w:date="2020-03-10T22:27:00Z">
        <w:r w:rsidR="008E3CAF">
          <w:rPr>
            <w:rFonts w:hint="eastAsia"/>
          </w:rPr>
          <w:t>「</w:t>
        </w:r>
      </w:ins>
      <w:ins w:id="4281" w:author="IRK" w:date="2020-03-10T16:17:00Z">
        <w:r w:rsidR="00114AF0">
          <w:fldChar w:fldCharType="begin"/>
        </w:r>
        <w:r w:rsidR="00114AF0">
          <w:instrText xml:space="preserve"> </w:instrText>
        </w:r>
        <w:r w:rsidR="00114AF0">
          <w:rPr>
            <w:rFonts w:hint="eastAsia"/>
          </w:rPr>
          <w:instrText>REF _Ref34749456 \r \h</w:instrText>
        </w:r>
        <w:r w:rsidR="00114AF0">
          <w:instrText xml:space="preserve"> </w:instrText>
        </w:r>
      </w:ins>
      <w:r w:rsidR="00114AF0">
        <w:fldChar w:fldCharType="separate"/>
      </w:r>
      <w:r w:rsidR="00AB1F2F">
        <w:t>2.4.7.4</w:t>
      </w:r>
      <w:ins w:id="4282" w:author="IRK" w:date="2020-03-10T16:17:00Z">
        <w:r w:rsidR="00114AF0">
          <w:fldChar w:fldCharType="end"/>
        </w:r>
      </w:ins>
      <w:ins w:id="4283" w:author="IRK" w:date="2020-04-16T13:54:00Z">
        <w:r w:rsidR="00FE0639">
          <w:rPr>
            <w:rFonts w:hint="eastAsia"/>
          </w:rPr>
          <w:t xml:space="preserve"> </w:t>
        </w:r>
      </w:ins>
      <w:ins w:id="4284" w:author="IRK" w:date="2020-03-10T16:17:00Z">
        <w:r w:rsidR="00114AF0">
          <w:fldChar w:fldCharType="begin"/>
        </w:r>
        <w:r w:rsidR="00114AF0">
          <w:instrText xml:space="preserve"> REF _Ref34749456 \h </w:instrText>
        </w:r>
      </w:ins>
      <w:r w:rsidR="00114AF0">
        <w:fldChar w:fldCharType="separate"/>
      </w:r>
      <w:ins w:id="4285" w:author="IRK" w:date="2020-03-10T10:40:00Z">
        <w:r w:rsidR="00AB1F2F">
          <w:rPr>
            <w:rFonts w:hint="eastAsia"/>
          </w:rPr>
          <w:t>ルール</w:t>
        </w:r>
        <w:r w:rsidR="00AB1F2F">
          <w:rPr>
            <w:rFonts w:hint="eastAsia"/>
          </w:rPr>
          <w:t>REST</w:t>
        </w:r>
        <w:r w:rsidR="00AB1F2F">
          <w:rPr>
            <w:rFonts w:hint="eastAsia"/>
          </w:rPr>
          <w:t>サービス設定</w:t>
        </w:r>
      </w:ins>
      <w:ins w:id="4286" w:author="IRK" w:date="2020-03-10T16:17:00Z">
        <w:r w:rsidR="00114AF0">
          <w:fldChar w:fldCharType="end"/>
        </w:r>
      </w:ins>
      <w:ins w:id="4287" w:author="IRK" w:date="2020-03-10T22:27:00Z">
        <w:r w:rsidR="008E3CAF">
          <w:rPr>
            <w:rFonts w:hint="eastAsia"/>
          </w:rPr>
          <w:t>」</w:t>
        </w:r>
      </w:ins>
      <w:ins w:id="4288" w:author="IRK" w:date="2020-03-10T10:39:00Z">
        <w:r>
          <w:rPr>
            <w:rFonts w:hint="eastAsia"/>
          </w:rPr>
          <w:t>に移動、そうではない場合は</w:t>
        </w:r>
      </w:ins>
      <w:ins w:id="4289" w:author="IRK" w:date="2020-03-10T22:27:00Z">
        <w:r w:rsidR="008E3CAF">
          <w:rPr>
            <w:rFonts w:hint="eastAsia"/>
          </w:rPr>
          <w:t>「</w:t>
        </w:r>
      </w:ins>
      <w:ins w:id="4290" w:author="IRK" w:date="2020-03-10T10:40:00Z">
        <w:r>
          <w:fldChar w:fldCharType="begin"/>
        </w:r>
        <w:r>
          <w:instrText xml:space="preserve"> </w:instrText>
        </w:r>
        <w:r>
          <w:rPr>
            <w:rFonts w:hint="eastAsia"/>
          </w:rPr>
          <w:instrText>REF _Ref34729085 \r \h</w:instrText>
        </w:r>
        <w:r>
          <w:instrText xml:space="preserve"> </w:instrText>
        </w:r>
      </w:ins>
      <w:r>
        <w:fldChar w:fldCharType="separate"/>
      </w:r>
      <w:r w:rsidR="00AB1F2F">
        <w:t>2.4.7.1</w:t>
      </w:r>
      <w:ins w:id="4291" w:author="IRK" w:date="2020-03-10T10:40:00Z">
        <w:r>
          <w:fldChar w:fldCharType="end"/>
        </w:r>
      </w:ins>
      <w:ins w:id="4292" w:author="IRK" w:date="2020-04-16T13:54:00Z">
        <w:r w:rsidR="00FE0639">
          <w:rPr>
            <w:rFonts w:hint="eastAsia"/>
          </w:rPr>
          <w:t xml:space="preserve"> </w:t>
        </w:r>
      </w:ins>
      <w:ins w:id="4293" w:author="IRK" w:date="2020-03-10T10:40:00Z">
        <w:r>
          <w:fldChar w:fldCharType="begin"/>
        </w:r>
        <w:r>
          <w:instrText xml:space="preserve"> REF _Ref34729085 \h </w:instrText>
        </w:r>
      </w:ins>
      <w:r>
        <w:fldChar w:fldCharType="separate"/>
      </w:r>
      <w:ins w:id="4294" w:author="IRK" w:date="2020-03-10T10:28:00Z">
        <w:r w:rsidR="00AB1F2F">
          <w:rPr>
            <w:rFonts w:hint="eastAsia"/>
          </w:rPr>
          <w:t>ルール</w:t>
        </w:r>
        <w:r w:rsidR="00AB1F2F">
          <w:rPr>
            <w:rFonts w:hint="eastAsia"/>
          </w:rPr>
          <w:t>REST</w:t>
        </w:r>
        <w:r w:rsidR="00AB1F2F">
          <w:rPr>
            <w:rFonts w:hint="eastAsia"/>
          </w:rPr>
          <w:t>サービス</w:t>
        </w:r>
      </w:ins>
      <w:ins w:id="4295" w:author="IRK" w:date="2020-03-10T10:40:00Z">
        <w:r>
          <w:fldChar w:fldCharType="end"/>
        </w:r>
      </w:ins>
      <w:ins w:id="4296" w:author="IRK" w:date="2020-03-10T22:27:00Z">
        <w:r w:rsidR="008E3CAF">
          <w:rPr>
            <w:rFonts w:hint="eastAsia"/>
          </w:rPr>
          <w:t>」</w:t>
        </w:r>
      </w:ins>
      <w:ins w:id="4297" w:author="IRK" w:date="2020-03-10T10:39:00Z">
        <w:r>
          <w:rPr>
            <w:rFonts w:hint="eastAsia"/>
          </w:rPr>
          <w:t>に移動する。</w:t>
        </w:r>
      </w:ins>
    </w:p>
    <w:p w14:paraId="0110DB85" w14:textId="77777777" w:rsidR="005F42DC" w:rsidRDefault="005F42DC">
      <w:pPr>
        <w:widowControl w:val="0"/>
        <w:autoSpaceDE/>
        <w:autoSpaceDN/>
        <w:rPr>
          <w:ins w:id="4298" w:author="IRK" w:date="2020-03-10T10:40:00Z"/>
        </w:rPr>
        <w:pPrChange w:id="4299" w:author="IRK" w:date="2020-03-10T10:38:00Z">
          <w:pPr>
            <w:jc w:val="left"/>
          </w:pPr>
        </w:pPrChange>
      </w:pPr>
    </w:p>
    <w:p w14:paraId="5D201E0D" w14:textId="7469024D" w:rsidR="005F42DC" w:rsidRDefault="005F42DC">
      <w:pPr>
        <w:pStyle w:val="42"/>
        <w:rPr>
          <w:ins w:id="4300" w:author="IRK" w:date="2020-03-10T10:40:00Z"/>
        </w:rPr>
        <w:pPrChange w:id="4301" w:author="IRK" w:date="2020-05-11T09:40:00Z">
          <w:pPr>
            <w:jc w:val="left"/>
          </w:pPr>
        </w:pPrChange>
      </w:pPr>
      <w:bookmarkStart w:id="4302" w:name="_Ref34749456"/>
      <w:ins w:id="4303" w:author="IRK" w:date="2020-03-10T10:40:00Z">
        <w:r>
          <w:rPr>
            <w:rFonts w:hint="eastAsia"/>
            <w:lang w:eastAsia="ja-JP"/>
          </w:rPr>
          <w:t>ルール</w:t>
        </w:r>
        <w:r>
          <w:rPr>
            <w:rFonts w:hint="eastAsia"/>
            <w:lang w:eastAsia="ja-JP"/>
          </w:rPr>
          <w:t>REST</w:t>
        </w:r>
        <w:r>
          <w:rPr>
            <w:rFonts w:hint="eastAsia"/>
            <w:lang w:eastAsia="ja-JP"/>
          </w:rPr>
          <w:t>サービス設定</w:t>
        </w:r>
        <w:bookmarkEnd w:id="4302"/>
      </w:ins>
    </w:p>
    <w:p w14:paraId="4628F1CC" w14:textId="413C7EFC" w:rsidR="005F42DC" w:rsidRPr="005F42DC" w:rsidRDefault="005F42DC">
      <w:pPr>
        <w:rPr>
          <w:ins w:id="4304" w:author="IRK" w:date="2020-03-10T10:40:00Z"/>
        </w:rPr>
      </w:pPr>
      <w:ins w:id="4305" w:author="IRK" w:date="2020-03-10T10:40:00Z">
        <w:r w:rsidRPr="005F42DC">
          <w:rPr>
            <w:rFonts w:hint="eastAsia"/>
          </w:rPr>
          <w:t>ルール</w:t>
        </w:r>
        <w:r w:rsidRPr="005F42DC">
          <w:rPr>
            <w:rFonts w:hint="eastAsia"/>
          </w:rPr>
          <w:t>REST</w:t>
        </w:r>
        <w:r w:rsidRPr="005F42DC">
          <w:rPr>
            <w:rFonts w:hint="eastAsia"/>
          </w:rPr>
          <w:t>サービス</w:t>
        </w:r>
        <w:r w:rsidRPr="005F42DC">
          <w:rPr>
            <w:rFonts w:hint="eastAsia"/>
          </w:rPr>
          <w:t>URL</w:t>
        </w:r>
        <w:r w:rsidRPr="005F42DC">
          <w:rPr>
            <w:rFonts w:hint="eastAsia"/>
          </w:rPr>
          <w:t>で表示できる</w:t>
        </w:r>
        <w:r w:rsidRPr="005F42DC">
          <w:rPr>
            <w:rFonts w:hint="eastAsia"/>
          </w:rPr>
          <w:t>IP</w:t>
        </w:r>
        <w:r w:rsidRPr="005F42DC">
          <w:rPr>
            <w:rFonts w:hint="eastAsia"/>
          </w:rPr>
          <w:t>アドレスを選択する段階である。この</w:t>
        </w:r>
        <w:r w:rsidRPr="005F42DC">
          <w:rPr>
            <w:rFonts w:hint="eastAsia"/>
          </w:rPr>
          <w:t>IP</w:t>
        </w:r>
        <w:r w:rsidRPr="005F42DC">
          <w:rPr>
            <w:rFonts w:hint="eastAsia"/>
          </w:rPr>
          <w:t>は</w:t>
        </w:r>
      </w:ins>
      <w:ins w:id="4306" w:author="IRK" w:date="2020-03-10T22:27:00Z">
        <w:r w:rsidR="008E3CAF">
          <w:rPr>
            <w:rFonts w:hint="eastAsia"/>
          </w:rPr>
          <w:t>「</w:t>
        </w:r>
      </w:ins>
      <w:ins w:id="4307" w:author="IRK" w:date="2020-03-10T10:40:00Z">
        <w:r>
          <w:fldChar w:fldCharType="begin"/>
        </w:r>
        <w:r>
          <w:instrText xml:space="preserve"> </w:instrText>
        </w:r>
        <w:r>
          <w:rPr>
            <w:rFonts w:hint="eastAsia"/>
          </w:rPr>
          <w:instrText>REF _Ref34729085 \r \h</w:instrText>
        </w:r>
        <w:r>
          <w:instrText xml:space="preserve"> </w:instrText>
        </w:r>
      </w:ins>
      <w:ins w:id="4308" w:author="IRK" w:date="2020-03-10T10:40:00Z">
        <w:r>
          <w:fldChar w:fldCharType="separate"/>
        </w:r>
      </w:ins>
      <w:r w:rsidR="00AB1F2F">
        <w:t>2.4.7.1</w:t>
      </w:r>
      <w:ins w:id="4309" w:author="IRK" w:date="2020-03-10T10:40:00Z">
        <w:r>
          <w:fldChar w:fldCharType="end"/>
        </w:r>
      </w:ins>
      <w:ins w:id="4310" w:author="IRK" w:date="2020-04-16T13:54:00Z">
        <w:r w:rsidR="00FE0639">
          <w:rPr>
            <w:rFonts w:hint="eastAsia"/>
          </w:rPr>
          <w:t xml:space="preserve"> </w:t>
        </w:r>
      </w:ins>
      <w:ins w:id="4311" w:author="IRK" w:date="2020-03-10T10:40:00Z">
        <w:r>
          <w:fldChar w:fldCharType="begin"/>
        </w:r>
        <w:r>
          <w:instrText xml:space="preserve"> REF _Ref34729085 \h </w:instrText>
        </w:r>
      </w:ins>
      <w:ins w:id="4312" w:author="IRK" w:date="2020-03-10T10:40:00Z">
        <w:r>
          <w:fldChar w:fldCharType="separate"/>
        </w:r>
      </w:ins>
      <w:ins w:id="4313" w:author="IRK" w:date="2020-03-10T10:28:00Z">
        <w:r w:rsidR="00AB1F2F">
          <w:rPr>
            <w:rFonts w:hint="eastAsia"/>
          </w:rPr>
          <w:t>ルール</w:t>
        </w:r>
        <w:r w:rsidR="00AB1F2F">
          <w:rPr>
            <w:rFonts w:hint="eastAsia"/>
          </w:rPr>
          <w:t>REST</w:t>
        </w:r>
        <w:r w:rsidR="00AB1F2F">
          <w:rPr>
            <w:rFonts w:hint="eastAsia"/>
          </w:rPr>
          <w:t>サービス</w:t>
        </w:r>
      </w:ins>
      <w:ins w:id="4314" w:author="IRK" w:date="2020-03-10T10:40:00Z">
        <w:r>
          <w:fldChar w:fldCharType="end"/>
        </w:r>
      </w:ins>
      <w:ins w:id="4315" w:author="IRK" w:date="2020-03-10T22:27:00Z">
        <w:r w:rsidR="008E3CAF">
          <w:rPr>
            <w:rFonts w:hint="eastAsia"/>
          </w:rPr>
          <w:t>」</w:t>
        </w:r>
      </w:ins>
      <w:ins w:id="4316" w:author="IRK" w:date="2020-03-10T10:40:00Z">
        <w:r>
          <w:rPr>
            <w:rFonts w:hint="eastAsia"/>
          </w:rPr>
          <w:t>の</w:t>
        </w:r>
        <w:r w:rsidRPr="005F42DC">
          <w:rPr>
            <w:rFonts w:hint="eastAsia"/>
          </w:rPr>
          <w:t>URL</w:t>
        </w:r>
        <w:r w:rsidRPr="005F42DC">
          <w:rPr>
            <w:rFonts w:hint="eastAsia"/>
          </w:rPr>
          <w:t>を生成することに使用される。</w:t>
        </w:r>
      </w:ins>
    </w:p>
    <w:p w14:paraId="7B8A4838" w14:textId="77777777" w:rsidR="005F42DC" w:rsidRDefault="005F42DC">
      <w:pPr>
        <w:widowControl w:val="0"/>
        <w:autoSpaceDE/>
        <w:autoSpaceDN/>
        <w:rPr>
          <w:ins w:id="4317" w:author="IRK" w:date="2020-03-10T10:41:00Z"/>
        </w:rPr>
        <w:pPrChange w:id="4318" w:author="IRK" w:date="2020-03-10T10:40:00Z">
          <w:pPr>
            <w:jc w:val="left"/>
          </w:pPr>
        </w:pPrChange>
      </w:pPr>
    </w:p>
    <w:p w14:paraId="49FFFA4D" w14:textId="7C3C10D3" w:rsidR="005F42DC" w:rsidRDefault="005F42DC" w:rsidP="007D3017">
      <w:pPr>
        <w:pStyle w:val="afff6"/>
        <w:rPr>
          <w:ins w:id="4319" w:author="IRK" w:date="2020-03-10T10:41:00Z"/>
        </w:rPr>
      </w:pPr>
      <w:bookmarkStart w:id="4320" w:name="_Toc34839573"/>
      <w:ins w:id="4321" w:author="IRK" w:date="2020-03-10T10:41:00Z">
        <w:r>
          <w:rPr>
            <w:rFonts w:hint="eastAsia"/>
          </w:rP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ins>
      <w:r>
        <w:fldChar w:fldCharType="separate"/>
      </w:r>
      <w:r w:rsidR="00AB1F2F">
        <w:rPr>
          <w:noProof/>
        </w:rPr>
        <w:t>107</w:t>
      </w:r>
      <w:ins w:id="4322" w:author="IRK" w:date="2020-03-10T10:41:00Z">
        <w:r>
          <w:fldChar w:fldCharType="end"/>
        </w:r>
        <w:r>
          <w:rPr>
            <w:rFonts w:hint="eastAsia"/>
          </w:rPr>
          <w:t>]</w:t>
        </w:r>
        <w:bookmarkEnd w:id="4320"/>
      </w:ins>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323" w:author="IRK" w:date="2020-04-16T14:17:00Z">
          <w:tblPr>
            <w:tblW w:w="0" w:type="auto"/>
            <w:tblLook w:val="04A0" w:firstRow="1" w:lastRow="0" w:firstColumn="1" w:lastColumn="0" w:noHBand="0" w:noVBand="1"/>
          </w:tblPr>
        </w:tblPrChange>
      </w:tblPr>
      <w:tblGrid>
        <w:gridCol w:w="9723"/>
        <w:tblGridChange w:id="4324">
          <w:tblGrid>
            <w:gridCol w:w="9723"/>
          </w:tblGrid>
        </w:tblGridChange>
      </w:tblGrid>
      <w:tr w:rsidR="005F42DC" w14:paraId="3ADCF570" w14:textId="77777777" w:rsidTr="00C02FD7">
        <w:trPr>
          <w:jc w:val="center"/>
          <w:ins w:id="4325" w:author="IRK" w:date="2020-03-10T10:41:00Z"/>
        </w:trPr>
        <w:tc>
          <w:tcPr>
            <w:tcW w:w="9723" w:type="dxa"/>
            <w:tcPrChange w:id="4326" w:author="IRK" w:date="2020-04-16T14:17:00Z">
              <w:tcPr>
                <w:tcW w:w="9723" w:type="dxa"/>
              </w:tcPr>
            </w:tcPrChange>
          </w:tcPr>
          <w:p w14:paraId="48D7976F" w14:textId="77777777" w:rsidR="005F42DC" w:rsidRPr="0062037C" w:rsidRDefault="005F42DC">
            <w:pPr>
              <w:pStyle w:val="16"/>
              <w:rPr>
                <w:ins w:id="4327" w:author="IRK" w:date="2020-03-10T10:41:00Z"/>
              </w:rPr>
              <w:pPrChange w:id="4328" w:author="IRK" w:date="2020-04-27T17:26:00Z">
                <w:pPr/>
              </w:pPrChange>
            </w:pPr>
            <w:ins w:id="4329" w:author="IRK" w:date="2020-03-10T10:41:00Z">
              <w:r w:rsidRPr="0062037C">
                <w:t>********************************************************************************</w:t>
              </w:r>
            </w:ins>
          </w:p>
          <w:p w14:paraId="11D94901" w14:textId="77777777" w:rsidR="005F42DC" w:rsidRPr="001075B0" w:rsidRDefault="005F42DC">
            <w:pPr>
              <w:pStyle w:val="16"/>
              <w:rPr>
                <w:ins w:id="4330" w:author="IRK" w:date="2020-03-10T10:41:00Z"/>
              </w:rPr>
              <w:pPrChange w:id="4331" w:author="IRK" w:date="2020-04-27T17:26:00Z">
                <w:pPr/>
              </w:pPrChange>
            </w:pPr>
          </w:p>
          <w:p w14:paraId="57D2705F" w14:textId="77777777" w:rsidR="005F42DC" w:rsidRPr="008E5814" w:rsidRDefault="005F42DC">
            <w:pPr>
              <w:pStyle w:val="16"/>
              <w:rPr>
                <w:ins w:id="4332" w:author="IRK" w:date="2020-03-10T10:41:00Z"/>
              </w:rPr>
              <w:pPrChange w:id="4333" w:author="IRK" w:date="2020-04-27T17:26:00Z">
                <w:pPr/>
              </w:pPrChange>
            </w:pPr>
            <w:ins w:id="4334" w:author="IRK" w:date="2020-03-10T10:41:00Z">
              <w:r w:rsidRPr="001075B0">
                <w:rPr>
                  <w:rFonts w:hint="eastAsia"/>
                </w:rPr>
                <w:t>サービスタイプ選択</w:t>
              </w:r>
              <w:r w:rsidRPr="008E3CAF">
                <w:t xml:space="preserve"> -&gt; </w:t>
              </w:r>
              <w:r w:rsidRPr="008E3CAF">
                <w:rPr>
                  <w:rFonts w:hint="eastAsia"/>
                </w:rPr>
                <w:t>ルール</w:t>
              </w:r>
              <w:r w:rsidRPr="008E3CAF">
                <w:t>REST</w:t>
              </w:r>
              <w:r w:rsidRPr="008E5814">
                <w:rPr>
                  <w:rFonts w:hint="eastAsia"/>
                </w:rPr>
                <w:t>サービス</w:t>
              </w:r>
              <w:r w:rsidRPr="008E5814">
                <w:t xml:space="preserve"> -&gt; </w:t>
              </w:r>
              <w:r w:rsidRPr="008E5814">
                <w:rPr>
                  <w:rFonts w:hint="eastAsia"/>
                </w:rPr>
                <w:t>ルール</w:t>
              </w:r>
              <w:r w:rsidRPr="008E5814">
                <w:t>REST</w:t>
              </w:r>
              <w:r w:rsidRPr="008E5814">
                <w:rPr>
                  <w:rFonts w:hint="eastAsia"/>
                </w:rPr>
                <w:t>サービスを活性化</w:t>
              </w:r>
              <w:r w:rsidRPr="008E5814">
                <w:t xml:space="preserve"> -&gt; </w:t>
              </w:r>
              <w:r w:rsidRPr="008E5814">
                <w:rPr>
                  <w:rFonts w:hint="eastAsia"/>
                </w:rPr>
                <w:t>ルール</w:t>
              </w:r>
              <w:r w:rsidRPr="008E5814">
                <w:t>REST</w:t>
              </w:r>
              <w:r w:rsidRPr="008E5814">
                <w:rPr>
                  <w:rFonts w:hint="eastAsia"/>
                </w:rPr>
                <w:t>サービスの設定</w:t>
              </w:r>
            </w:ins>
          </w:p>
          <w:p w14:paraId="3F2DD184" w14:textId="77777777" w:rsidR="005F42DC" w:rsidRPr="00D87D0B" w:rsidRDefault="005F42DC">
            <w:pPr>
              <w:pStyle w:val="16"/>
              <w:rPr>
                <w:ins w:id="4335" w:author="IRK" w:date="2020-03-10T10:41:00Z"/>
              </w:rPr>
              <w:pPrChange w:id="4336" w:author="IRK" w:date="2020-04-27T17:26:00Z">
                <w:pPr/>
              </w:pPrChange>
            </w:pPr>
          </w:p>
          <w:p w14:paraId="5BCB8919" w14:textId="77777777" w:rsidR="005F42DC" w:rsidRPr="00F358FF" w:rsidRDefault="005F42DC">
            <w:pPr>
              <w:pStyle w:val="16"/>
              <w:rPr>
                <w:ins w:id="4337" w:author="IRK" w:date="2020-03-10T10:41:00Z"/>
              </w:rPr>
              <w:pPrChange w:id="4338" w:author="IRK" w:date="2020-04-27T17:26:00Z">
                <w:pPr/>
              </w:pPrChange>
            </w:pPr>
            <w:ins w:id="4339" w:author="IRK" w:date="2020-03-10T10:41:00Z">
              <w:r w:rsidRPr="00193E58">
                <w:t>********************************************************************************</w:t>
              </w:r>
            </w:ins>
          </w:p>
          <w:p w14:paraId="2A575D40" w14:textId="77777777" w:rsidR="005F42DC" w:rsidRPr="003D3631" w:rsidRDefault="005F42DC">
            <w:pPr>
              <w:pStyle w:val="16"/>
              <w:rPr>
                <w:ins w:id="4340" w:author="IRK" w:date="2020-03-10T10:41:00Z"/>
              </w:rPr>
              <w:pPrChange w:id="4341" w:author="IRK" w:date="2020-04-27T17:26:00Z">
                <w:pPr/>
              </w:pPrChange>
            </w:pPr>
          </w:p>
          <w:p w14:paraId="74A11991" w14:textId="77777777" w:rsidR="005F42DC" w:rsidRPr="003E7D05" w:rsidRDefault="005F42DC">
            <w:pPr>
              <w:pStyle w:val="16"/>
              <w:rPr>
                <w:ins w:id="4342" w:author="IRK" w:date="2020-03-10T10:41:00Z"/>
              </w:rPr>
              <w:pPrChange w:id="4343" w:author="IRK" w:date="2020-04-27T17:26:00Z">
                <w:pPr/>
              </w:pPrChange>
            </w:pPr>
            <w:ins w:id="4344" w:author="IRK" w:date="2020-03-10T10:41:00Z">
              <w:r w:rsidRPr="003E7D05">
                <w:rPr>
                  <w:rFonts w:hint="eastAsia"/>
                </w:rPr>
                <w:t>ルール</w:t>
              </w:r>
              <w:r w:rsidRPr="003E7D05">
                <w:t>REST</w:t>
              </w:r>
              <w:r w:rsidRPr="003E7D05">
                <w:rPr>
                  <w:rFonts w:hint="eastAsia"/>
                </w:rPr>
                <w:t>サービスの情報を入力してください。</w:t>
              </w:r>
            </w:ins>
          </w:p>
          <w:p w14:paraId="635ECE27" w14:textId="77777777" w:rsidR="005F42DC" w:rsidRPr="00E405A8" w:rsidRDefault="005F42DC">
            <w:pPr>
              <w:pStyle w:val="16"/>
              <w:rPr>
                <w:ins w:id="4345" w:author="IRK" w:date="2020-03-10T10:41:00Z"/>
              </w:rPr>
              <w:pPrChange w:id="4346" w:author="IRK" w:date="2020-04-27T17:26:00Z">
                <w:pPr/>
              </w:pPrChange>
            </w:pPr>
          </w:p>
          <w:p w14:paraId="47179F62" w14:textId="77777777" w:rsidR="005F42DC" w:rsidRPr="0094792F" w:rsidRDefault="005F42DC">
            <w:pPr>
              <w:pStyle w:val="16"/>
              <w:rPr>
                <w:ins w:id="4347" w:author="IRK" w:date="2020-03-10T10:41:00Z"/>
              </w:rPr>
              <w:pPrChange w:id="4348" w:author="IRK" w:date="2020-04-27T17:26:00Z">
                <w:pPr/>
              </w:pPrChange>
            </w:pPr>
            <w:ins w:id="4349" w:author="IRK" w:date="2020-03-10T10:41:00Z">
              <w:r w:rsidRPr="003A26C2">
                <w:t>[</w:t>
              </w:r>
              <w:r w:rsidRPr="001B6C21">
                <w:rPr>
                  <w:rFonts w:hint="eastAsia"/>
                </w:rPr>
                <w:t>必須</w:t>
              </w:r>
              <w:r w:rsidRPr="0094792F">
                <w:t xml:space="preserve">] </w:t>
              </w:r>
              <w:r w:rsidRPr="0094792F">
                <w:rPr>
                  <w:rFonts w:hint="eastAsia"/>
                </w:rPr>
                <w:t>ルール</w:t>
              </w:r>
              <w:r w:rsidRPr="0094792F">
                <w:t>REST</w:t>
              </w:r>
              <w:r w:rsidRPr="0094792F">
                <w:rPr>
                  <w:rFonts w:hint="eastAsia"/>
                </w:rPr>
                <w:t>サービスの接続アドレスを選択してください。</w:t>
              </w:r>
            </w:ins>
          </w:p>
          <w:p w14:paraId="704A5E0C" w14:textId="77777777" w:rsidR="005F42DC" w:rsidRPr="00501B62" w:rsidRDefault="005F42DC">
            <w:pPr>
              <w:pStyle w:val="16"/>
              <w:rPr>
                <w:ins w:id="4350" w:author="IRK" w:date="2020-03-10T10:41:00Z"/>
              </w:rPr>
              <w:pPrChange w:id="4351" w:author="IRK" w:date="2020-04-27T17:26:00Z">
                <w:pPr/>
              </w:pPrChange>
            </w:pPr>
            <w:ins w:id="4352" w:author="IRK" w:date="2020-03-10T10:41:00Z">
              <w:r w:rsidRPr="0094792F">
                <w:t xml:space="preserve">    1. 172.17.0.1</w:t>
              </w:r>
            </w:ins>
          </w:p>
          <w:p w14:paraId="7006DE54" w14:textId="77777777" w:rsidR="005F42DC" w:rsidRPr="00501B62" w:rsidRDefault="005F42DC">
            <w:pPr>
              <w:pStyle w:val="16"/>
              <w:rPr>
                <w:ins w:id="4353" w:author="IRK" w:date="2020-03-10T10:41:00Z"/>
              </w:rPr>
              <w:pPrChange w:id="4354" w:author="IRK" w:date="2020-04-27T17:26:00Z">
                <w:pPr/>
              </w:pPrChange>
            </w:pPr>
            <w:ins w:id="4355" w:author="IRK" w:date="2020-03-10T10:41:00Z">
              <w:r w:rsidRPr="00501B62">
                <w:t xml:space="preserve">    2. 192.168.122.1</w:t>
              </w:r>
            </w:ins>
          </w:p>
          <w:p w14:paraId="528C32FA" w14:textId="77777777" w:rsidR="005F42DC" w:rsidRPr="00302C71" w:rsidRDefault="005F42DC">
            <w:pPr>
              <w:pStyle w:val="16"/>
              <w:rPr>
                <w:ins w:id="4356" w:author="IRK" w:date="2020-03-10T10:41:00Z"/>
              </w:rPr>
              <w:pPrChange w:id="4357" w:author="IRK" w:date="2020-04-27T17:26:00Z">
                <w:pPr/>
              </w:pPrChange>
            </w:pPr>
            <w:ins w:id="4358" w:author="IRK" w:date="2020-03-10T10:41:00Z">
              <w:r w:rsidRPr="00302C71">
                <w:t xml:space="preserve">    3. 192.168.0.147</w:t>
              </w:r>
            </w:ins>
          </w:p>
          <w:p w14:paraId="678C8167" w14:textId="77777777" w:rsidR="005F42DC" w:rsidRPr="00302C71" w:rsidRDefault="005F42DC">
            <w:pPr>
              <w:pStyle w:val="16"/>
              <w:rPr>
                <w:ins w:id="4359" w:author="IRK" w:date="2020-03-10T10:41:00Z"/>
              </w:rPr>
              <w:pPrChange w:id="4360" w:author="IRK" w:date="2020-04-27T17:26:00Z">
                <w:pPr/>
              </w:pPrChange>
            </w:pPr>
            <w:ins w:id="4361" w:author="IRK" w:date="2020-03-10T10:41:00Z">
              <w:r w:rsidRPr="00302C71">
                <w:t xml:space="preserve">    4. 127.0.0.1</w:t>
              </w:r>
            </w:ins>
          </w:p>
          <w:p w14:paraId="0E826157" w14:textId="144D2B6E" w:rsidR="005F42DC" w:rsidRDefault="005F42DC">
            <w:pPr>
              <w:pStyle w:val="16"/>
              <w:rPr>
                <w:ins w:id="4362" w:author="IRK" w:date="2020-03-10T10:41:00Z"/>
              </w:rPr>
              <w:pPrChange w:id="4363" w:author="IRK" w:date="2020-04-27T17:26:00Z">
                <w:pPr/>
              </w:pPrChange>
            </w:pPr>
            <w:ins w:id="4364" w:author="IRK" w:date="2020-03-10T10:41:00Z">
              <w:r w:rsidRPr="00302C71">
                <w:t>&gt;&gt;</w:t>
              </w:r>
            </w:ins>
          </w:p>
        </w:tc>
      </w:tr>
    </w:tbl>
    <w:p w14:paraId="275E7035" w14:textId="77777777" w:rsidR="005F42DC" w:rsidRPr="0062037C" w:rsidRDefault="005F42DC">
      <w:pPr>
        <w:widowControl w:val="0"/>
        <w:autoSpaceDE/>
        <w:autoSpaceDN/>
        <w:pPrChange w:id="4365" w:author="IRK" w:date="2020-03-10T10:41:00Z">
          <w:pPr>
            <w:jc w:val="left"/>
          </w:pPr>
        </w:pPrChange>
      </w:pPr>
    </w:p>
    <w:p w14:paraId="19182F94" w14:textId="55429206" w:rsidR="005F42DC" w:rsidRDefault="005F42DC">
      <w:pPr>
        <w:rPr>
          <w:ins w:id="4366" w:author="IRK" w:date="2020-03-10T10:41:00Z"/>
        </w:rPr>
        <w:pPrChange w:id="4367" w:author="IRK" w:date="2020-05-11T10:00:00Z">
          <w:pPr>
            <w:jc w:val="left"/>
          </w:pPr>
        </w:pPrChange>
      </w:pPr>
      <w:ins w:id="4368" w:author="IRK" w:date="2020-03-10T10:41:00Z">
        <w:r>
          <w:rPr>
            <w:rFonts w:hint="eastAsia"/>
          </w:rPr>
          <w:t>ルール</w:t>
        </w:r>
        <w:r>
          <w:rPr>
            <w:rFonts w:hint="eastAsia"/>
          </w:rPr>
          <w:t>REST</w:t>
        </w:r>
        <w:r>
          <w:rPr>
            <w:rFonts w:hint="eastAsia"/>
          </w:rPr>
          <w:t>サービスは</w:t>
        </w:r>
        <w:r>
          <w:rPr>
            <w:rFonts w:hint="eastAsia"/>
          </w:rPr>
          <w:t>InnoRules</w:t>
        </w:r>
        <w:r>
          <w:rPr>
            <w:rFonts w:hint="eastAsia"/>
          </w:rPr>
          <w:t>の</w:t>
        </w:r>
        <w:r>
          <w:rPr>
            <w:rFonts w:hint="eastAsia"/>
          </w:rPr>
          <w:t>HTTP</w:t>
        </w:r>
        <w:r>
          <w:rPr>
            <w:rFonts w:hint="eastAsia"/>
          </w:rPr>
          <w:t>サービスを利用する</w:t>
        </w:r>
      </w:ins>
      <w:ins w:id="4369" w:author="IRK" w:date="2020-03-11T15:47:00Z">
        <w:r w:rsidR="003E7D05">
          <w:rPr>
            <w:rFonts w:hint="eastAsia"/>
          </w:rPr>
          <w:t>ため</w:t>
        </w:r>
      </w:ins>
      <w:ins w:id="4370" w:author="IRK" w:date="2020-03-10T10:41:00Z">
        <w:r>
          <w:rPr>
            <w:rFonts w:hint="eastAsia"/>
          </w:rPr>
          <w:t>、</w:t>
        </w:r>
        <w:r>
          <w:rPr>
            <w:rFonts w:hint="eastAsia"/>
          </w:rPr>
          <w:t>InnoRules</w:t>
        </w:r>
        <w:r>
          <w:rPr>
            <w:rFonts w:hint="eastAsia"/>
          </w:rPr>
          <w:t>サーバがバインドしたすべての</w:t>
        </w:r>
        <w:r>
          <w:rPr>
            <w:rFonts w:hint="eastAsia"/>
          </w:rPr>
          <w:t>IP</w:t>
        </w:r>
        <w:r>
          <w:rPr>
            <w:rFonts w:hint="eastAsia"/>
          </w:rPr>
          <w:t>アドレスを利用してアクセスができる。</w:t>
        </w:r>
        <w:r>
          <w:rPr>
            <w:rFonts w:hint="eastAsia"/>
          </w:rPr>
          <w:t>InnoRules</w:t>
        </w:r>
        <w:r>
          <w:rPr>
            <w:rFonts w:hint="eastAsia"/>
          </w:rPr>
          <w:t>サーバはリストの全</w:t>
        </w:r>
        <w:r>
          <w:rPr>
            <w:rFonts w:hint="eastAsia"/>
          </w:rPr>
          <w:t>IP</w:t>
        </w:r>
        <w:r>
          <w:rPr>
            <w:rFonts w:hint="eastAsia"/>
          </w:rPr>
          <w:t>アドレスをバインドして実行される</w:t>
        </w:r>
      </w:ins>
      <w:ins w:id="4371" w:author="IRK" w:date="2020-03-11T15:47:00Z">
        <w:r w:rsidR="003E7D05">
          <w:rPr>
            <w:rFonts w:hint="eastAsia"/>
          </w:rPr>
          <w:t>ため</w:t>
        </w:r>
      </w:ins>
      <w:ins w:id="4372" w:author="IRK" w:date="2020-03-10T10:41:00Z">
        <w:r>
          <w:rPr>
            <w:rFonts w:hint="eastAsia"/>
          </w:rPr>
          <w:t>、</w:t>
        </w:r>
        <w:r>
          <w:rPr>
            <w:rFonts w:hint="eastAsia"/>
          </w:rPr>
          <w:t>IP</w:t>
        </w:r>
        <w:r>
          <w:rPr>
            <w:rFonts w:hint="eastAsia"/>
          </w:rPr>
          <w:t>アドレス選択が</w:t>
        </w:r>
        <w:r>
          <w:rPr>
            <w:rFonts w:hint="eastAsia"/>
          </w:rPr>
          <w:t>REST</w:t>
        </w:r>
        <w:r>
          <w:rPr>
            <w:rFonts w:hint="eastAsia"/>
          </w:rPr>
          <w:t>サービスの動作に影響を及ぼすことはない。ただし、選択されたアドレスが</w:t>
        </w:r>
        <w:r>
          <w:rPr>
            <w:rFonts w:hint="eastAsia"/>
          </w:rPr>
          <w:t>URL</w:t>
        </w:r>
        <w:r>
          <w:rPr>
            <w:rFonts w:hint="eastAsia"/>
          </w:rPr>
          <w:t>に反映され、当該</w:t>
        </w:r>
        <w:r>
          <w:rPr>
            <w:rFonts w:hint="eastAsia"/>
          </w:rPr>
          <w:t>URL</w:t>
        </w:r>
        <w:r>
          <w:rPr>
            <w:rFonts w:hint="eastAsia"/>
          </w:rPr>
          <w:t>がアプリケーション開発者に伝達されるため、</w:t>
        </w:r>
        <w:r>
          <w:rPr>
            <w:rFonts w:hint="eastAsia"/>
          </w:rPr>
          <w:t>Web</w:t>
        </w:r>
        <w:r>
          <w:rPr>
            <w:rFonts w:hint="eastAsia"/>
          </w:rPr>
          <w:t>サービスを呼び出すアプリケーションからアクセスできる</w:t>
        </w:r>
        <w:r>
          <w:rPr>
            <w:rFonts w:hint="eastAsia"/>
          </w:rPr>
          <w:t>IP</w:t>
        </w:r>
        <w:r>
          <w:rPr>
            <w:rFonts w:hint="eastAsia"/>
          </w:rPr>
          <w:t>アドレスを選択する。</w:t>
        </w:r>
      </w:ins>
    </w:p>
    <w:p w14:paraId="4FE60938" w14:textId="48E07272" w:rsidR="005F42DC" w:rsidRDefault="005F42DC" w:rsidP="007D3017">
      <w:pPr>
        <w:rPr>
          <w:ins w:id="4373" w:author="IRK" w:date="2020-03-10T10:42:00Z"/>
        </w:rPr>
      </w:pPr>
      <w:ins w:id="4374" w:author="IRK" w:date="2020-03-10T10:41:00Z">
        <w:r>
          <w:rPr>
            <w:rFonts w:hint="eastAsia"/>
          </w:rPr>
          <w:t>IP</w:t>
        </w:r>
        <w:r>
          <w:rPr>
            <w:rFonts w:hint="eastAsia"/>
          </w:rPr>
          <w:t>アドレスを選択すると</w:t>
        </w:r>
      </w:ins>
      <w:ins w:id="4375" w:author="IRK" w:date="2020-03-10T22:28:00Z">
        <w:r w:rsidR="008E5814">
          <w:rPr>
            <w:rFonts w:hint="eastAsia"/>
          </w:rPr>
          <w:t>「</w:t>
        </w:r>
        <w:r w:rsidR="008E5814">
          <w:fldChar w:fldCharType="begin"/>
        </w:r>
        <w:r w:rsidR="008E5814">
          <w:instrText xml:space="preserve"> </w:instrText>
        </w:r>
        <w:r w:rsidR="008E5814">
          <w:rPr>
            <w:rFonts w:hint="eastAsia"/>
          </w:rPr>
          <w:instrText>REF _Ref34771707 \r \h</w:instrText>
        </w:r>
        <w:r w:rsidR="008E5814">
          <w:instrText xml:space="preserve"> </w:instrText>
        </w:r>
      </w:ins>
      <w:r w:rsidR="008E5814">
        <w:fldChar w:fldCharType="separate"/>
      </w:r>
      <w:r w:rsidR="00AB1F2F">
        <w:t>2.4.7.5</w:t>
      </w:r>
      <w:ins w:id="4376" w:author="IRK" w:date="2020-03-10T22:28:00Z">
        <w:r w:rsidR="008E5814">
          <w:fldChar w:fldCharType="end"/>
        </w:r>
      </w:ins>
      <w:ins w:id="4377" w:author="IRK" w:date="2020-04-16T13:55:00Z">
        <w:r w:rsidR="00FE0639">
          <w:rPr>
            <w:rFonts w:hint="eastAsia"/>
          </w:rPr>
          <w:t xml:space="preserve"> </w:t>
        </w:r>
      </w:ins>
      <w:ins w:id="4378" w:author="IRK" w:date="2020-03-10T22:28:00Z">
        <w:r w:rsidR="008E5814">
          <w:fldChar w:fldCharType="begin"/>
        </w:r>
        <w:r w:rsidR="008E5814">
          <w:instrText xml:space="preserve"> REF _Ref34771707 \h </w:instrText>
        </w:r>
      </w:ins>
      <w:r w:rsidR="008E5814">
        <w:fldChar w:fldCharType="separate"/>
      </w:r>
      <w:ins w:id="4379" w:author="IRK" w:date="2020-03-10T10:42:00Z">
        <w:r w:rsidR="00AB1F2F">
          <w:rPr>
            <w:rFonts w:hint="eastAsia"/>
          </w:rPr>
          <w:t>システムエイリアス設定</w:t>
        </w:r>
      </w:ins>
      <w:ins w:id="4380" w:author="IRK" w:date="2020-03-10T22:28:00Z">
        <w:r w:rsidR="008E5814">
          <w:fldChar w:fldCharType="end"/>
        </w:r>
        <w:r w:rsidR="008E5814">
          <w:rPr>
            <w:rFonts w:hint="eastAsia"/>
          </w:rPr>
          <w:t>」</w:t>
        </w:r>
      </w:ins>
      <w:ins w:id="4381" w:author="IRK" w:date="2020-03-10T10:41:00Z">
        <w:r>
          <w:rPr>
            <w:rFonts w:hint="eastAsia"/>
          </w:rPr>
          <w:t>に移動する。</w:t>
        </w:r>
      </w:ins>
    </w:p>
    <w:p w14:paraId="77D85AD4" w14:textId="77777777" w:rsidR="005F42DC" w:rsidRDefault="005F42DC" w:rsidP="005F42DC">
      <w:pPr>
        <w:jc w:val="left"/>
        <w:rPr>
          <w:ins w:id="4382" w:author="IRK" w:date="2020-03-10T10:42:00Z"/>
        </w:rPr>
      </w:pPr>
    </w:p>
    <w:p w14:paraId="42216B88" w14:textId="7610CC80" w:rsidR="005F42DC" w:rsidRDefault="005F42DC">
      <w:pPr>
        <w:pStyle w:val="42"/>
        <w:rPr>
          <w:ins w:id="4383" w:author="IRK" w:date="2020-03-10T10:42:00Z"/>
        </w:rPr>
        <w:pPrChange w:id="4384" w:author="IRK" w:date="2020-05-11T09:40:00Z">
          <w:pPr>
            <w:jc w:val="left"/>
          </w:pPr>
        </w:pPrChange>
      </w:pPr>
      <w:bookmarkStart w:id="4385" w:name="_Ref34771707"/>
      <w:ins w:id="4386" w:author="IRK" w:date="2020-03-10T10:42:00Z">
        <w:r>
          <w:rPr>
            <w:rFonts w:hint="eastAsia"/>
            <w:lang w:eastAsia="ja-JP"/>
          </w:rPr>
          <w:t>システムエイリアス設定</w:t>
        </w:r>
        <w:bookmarkEnd w:id="4385"/>
      </w:ins>
    </w:p>
    <w:p w14:paraId="6C72C45F" w14:textId="6E4CF1A3" w:rsidR="005F42DC" w:rsidRPr="005F42DC" w:rsidRDefault="005F42DC" w:rsidP="005F42DC">
      <w:pPr>
        <w:rPr>
          <w:ins w:id="4387" w:author="IRK" w:date="2020-03-10T10:42:00Z"/>
        </w:rPr>
      </w:pPr>
      <w:ins w:id="4388" w:author="IRK" w:date="2020-03-10T10:42:00Z">
        <w:r w:rsidRPr="005F42DC">
          <w:rPr>
            <w:rFonts w:hint="eastAsia"/>
          </w:rPr>
          <w:t>次</w:t>
        </w:r>
        <w:r>
          <w:rPr>
            <w:rFonts w:hint="eastAsia"/>
          </w:rPr>
          <w:t>の表</w:t>
        </w:r>
        <w:r w:rsidRPr="005F42DC">
          <w:rPr>
            <w:rFonts w:hint="eastAsia"/>
          </w:rPr>
          <w:t>は</w:t>
        </w:r>
      </w:ins>
      <w:ins w:id="4389" w:author="IRK" w:date="2020-03-10T22:28:00Z">
        <w:r w:rsidR="008E5814">
          <w:rPr>
            <w:rFonts w:hint="eastAsia"/>
          </w:rPr>
          <w:t>「</w:t>
        </w:r>
      </w:ins>
      <w:ins w:id="4390" w:author="IRK" w:date="2020-03-10T10:43:00Z">
        <w:r>
          <w:fldChar w:fldCharType="begin"/>
        </w:r>
        <w:r>
          <w:instrText xml:space="preserve"> </w:instrText>
        </w:r>
        <w:r>
          <w:rPr>
            <w:rFonts w:hint="eastAsia"/>
          </w:rPr>
          <w:instrText>REF _Ref34729404 \r \h</w:instrText>
        </w:r>
        <w:r>
          <w:instrText xml:space="preserve"> </w:instrText>
        </w:r>
      </w:ins>
      <w:r>
        <w:fldChar w:fldCharType="separate"/>
      </w:r>
      <w:r w:rsidR="00AB1F2F">
        <w:t>2.4.7.3</w:t>
      </w:r>
      <w:ins w:id="4391" w:author="IRK" w:date="2020-03-10T10:43:00Z">
        <w:r>
          <w:fldChar w:fldCharType="end"/>
        </w:r>
      </w:ins>
      <w:ins w:id="4392" w:author="IRK" w:date="2020-04-16T13:55:00Z">
        <w:r w:rsidR="00FE0639">
          <w:rPr>
            <w:rFonts w:hint="eastAsia"/>
          </w:rPr>
          <w:t xml:space="preserve"> </w:t>
        </w:r>
      </w:ins>
      <w:ins w:id="4393" w:author="IRK" w:date="2020-03-10T10:43:00Z">
        <w:r>
          <w:fldChar w:fldCharType="begin"/>
        </w:r>
        <w:r>
          <w:instrText xml:space="preserve"> REF _Ref34729404 \h </w:instrText>
        </w:r>
      </w:ins>
      <w:r>
        <w:fldChar w:fldCharType="separate"/>
      </w:r>
      <w:ins w:id="4394" w:author="IRK" w:date="2020-03-10T10:38:00Z">
        <w:r w:rsidR="00AB1F2F">
          <w:rPr>
            <w:rFonts w:hint="eastAsia"/>
          </w:rPr>
          <w:t>ルール</w:t>
        </w:r>
        <w:r w:rsidR="00AB1F2F">
          <w:rPr>
            <w:rFonts w:hint="eastAsia"/>
          </w:rPr>
          <w:t>REST</w:t>
        </w:r>
        <w:r w:rsidR="00AB1F2F">
          <w:rPr>
            <w:rFonts w:hint="eastAsia"/>
          </w:rPr>
          <w:t>サービス活性化</w:t>
        </w:r>
      </w:ins>
      <w:ins w:id="4395" w:author="IRK" w:date="2020-03-10T10:43:00Z">
        <w:r>
          <w:fldChar w:fldCharType="end"/>
        </w:r>
      </w:ins>
      <w:ins w:id="4396" w:author="IRK" w:date="2020-03-10T22:28:00Z">
        <w:r w:rsidR="008E5814">
          <w:rPr>
            <w:rFonts w:hint="eastAsia"/>
          </w:rPr>
          <w:t>」</w:t>
        </w:r>
      </w:ins>
      <w:ins w:id="4397" w:author="IRK" w:date="2020-03-10T10:42:00Z">
        <w:r w:rsidRPr="005F42DC">
          <w:rPr>
            <w:rFonts w:hint="eastAsia"/>
          </w:rPr>
          <w:t>で選択した単位システムに対するルール</w:t>
        </w:r>
        <w:r w:rsidRPr="005F42DC">
          <w:rPr>
            <w:rFonts w:hint="eastAsia"/>
          </w:rPr>
          <w:t>REST</w:t>
        </w:r>
        <w:r w:rsidRPr="005F42DC">
          <w:rPr>
            <w:rFonts w:hint="eastAsia"/>
          </w:rPr>
          <w:t>サービスのシステムエイリアスを設定する段階である。</w:t>
        </w:r>
      </w:ins>
    </w:p>
    <w:p w14:paraId="7D8253C4" w14:textId="77777777" w:rsidR="005F42DC" w:rsidRDefault="005F42DC">
      <w:pPr>
        <w:widowControl w:val="0"/>
        <w:rPr>
          <w:ins w:id="4398" w:author="IRK" w:date="2020-03-10T10:43:00Z"/>
        </w:rPr>
        <w:pPrChange w:id="4399" w:author="IRK" w:date="2020-03-10T10:42:00Z">
          <w:pPr>
            <w:jc w:val="left"/>
          </w:pPr>
        </w:pPrChange>
      </w:pPr>
    </w:p>
    <w:p w14:paraId="2F9D9CD0" w14:textId="5B6FB684" w:rsidR="005F42DC" w:rsidRDefault="005F42DC" w:rsidP="007D3017">
      <w:pPr>
        <w:pStyle w:val="afff6"/>
        <w:rPr>
          <w:ins w:id="4400" w:author="IRK" w:date="2020-03-10T10:43:00Z"/>
        </w:rPr>
      </w:pPr>
      <w:bookmarkStart w:id="4401" w:name="_Toc34839574"/>
      <w:ins w:id="4402" w:author="IRK" w:date="2020-03-10T10:43:00Z">
        <w:r>
          <w:rPr>
            <w:rFonts w:hint="eastAsia"/>
          </w:rPr>
          <w:t>[</w:t>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ins>
      <w:r>
        <w:fldChar w:fldCharType="separate"/>
      </w:r>
      <w:r w:rsidR="00AB1F2F">
        <w:rPr>
          <w:noProof/>
        </w:rPr>
        <w:t>108</w:t>
      </w:r>
      <w:ins w:id="4403" w:author="IRK" w:date="2020-03-10T10:43:00Z">
        <w:r>
          <w:fldChar w:fldCharType="end"/>
        </w:r>
        <w:r>
          <w:rPr>
            <w:rFonts w:hint="eastAsia"/>
          </w:rPr>
          <w:t>]</w:t>
        </w:r>
        <w:bookmarkEnd w:id="4401"/>
      </w:ins>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404" w:author="IRK" w:date="2020-04-16T14:17:00Z">
          <w:tblPr>
            <w:tblW w:w="0" w:type="auto"/>
            <w:tblLook w:val="04A0" w:firstRow="1" w:lastRow="0" w:firstColumn="1" w:lastColumn="0" w:noHBand="0" w:noVBand="1"/>
          </w:tblPr>
        </w:tblPrChange>
      </w:tblPr>
      <w:tblGrid>
        <w:gridCol w:w="9723"/>
        <w:tblGridChange w:id="4405">
          <w:tblGrid>
            <w:gridCol w:w="9723"/>
          </w:tblGrid>
        </w:tblGridChange>
      </w:tblGrid>
      <w:tr w:rsidR="005F42DC" w14:paraId="63B7036B" w14:textId="77777777" w:rsidTr="00C02FD7">
        <w:trPr>
          <w:jc w:val="center"/>
          <w:ins w:id="4406" w:author="IRK" w:date="2020-03-10T10:43:00Z"/>
        </w:trPr>
        <w:tc>
          <w:tcPr>
            <w:tcW w:w="9723" w:type="dxa"/>
            <w:tcPrChange w:id="4407" w:author="IRK" w:date="2020-04-16T14:17:00Z">
              <w:tcPr>
                <w:tcW w:w="9723" w:type="dxa"/>
              </w:tcPr>
            </w:tcPrChange>
          </w:tcPr>
          <w:p w14:paraId="0A2F2889" w14:textId="77777777" w:rsidR="005F42DC" w:rsidRDefault="005F42DC">
            <w:pPr>
              <w:pStyle w:val="16"/>
              <w:rPr>
                <w:ins w:id="4408" w:author="IRK" w:date="2020-03-10T10:43:00Z"/>
              </w:rPr>
              <w:pPrChange w:id="4409" w:author="IRK" w:date="2020-04-27T17:26:00Z">
                <w:pPr/>
              </w:pPrChange>
            </w:pPr>
            <w:ins w:id="4410" w:author="IRK" w:date="2020-03-10T10:43:00Z">
              <w:r>
                <w:t>********************************************************************************</w:t>
              </w:r>
            </w:ins>
          </w:p>
          <w:p w14:paraId="4E32B336" w14:textId="77777777" w:rsidR="005F42DC" w:rsidRDefault="005F42DC">
            <w:pPr>
              <w:pStyle w:val="16"/>
              <w:rPr>
                <w:ins w:id="4411" w:author="IRK" w:date="2020-03-10T10:43:00Z"/>
              </w:rPr>
              <w:pPrChange w:id="4412" w:author="IRK" w:date="2020-04-27T17:26:00Z">
                <w:pPr/>
              </w:pPrChange>
            </w:pPr>
          </w:p>
          <w:p w14:paraId="0A11F53D" w14:textId="77777777" w:rsidR="005F42DC" w:rsidRDefault="005F42DC">
            <w:pPr>
              <w:pStyle w:val="16"/>
              <w:rPr>
                <w:ins w:id="4413" w:author="IRK" w:date="2020-03-10T10:43:00Z"/>
              </w:rPr>
              <w:pPrChange w:id="4414" w:author="IRK" w:date="2020-04-27T17:26:00Z">
                <w:pPr/>
              </w:pPrChange>
            </w:pPr>
            <w:ins w:id="4415" w:author="IRK" w:date="2020-03-10T10:43:00Z">
              <w:r>
                <w:rPr>
                  <w:rFonts w:hint="eastAsia"/>
                </w:rPr>
                <w:t>サービスタイプ選択</w:t>
              </w:r>
              <w:r>
                <w:rPr>
                  <w:rFonts w:hint="eastAsia"/>
                </w:rPr>
                <w:t xml:space="preserve"> -&gt; </w:t>
              </w:r>
              <w:r>
                <w:rPr>
                  <w:rFonts w:hint="eastAsia"/>
                </w:rPr>
                <w:t>ルール</w:t>
              </w:r>
              <w:r>
                <w:rPr>
                  <w:rFonts w:hint="eastAsia"/>
                </w:rPr>
                <w:t>REST</w:t>
              </w:r>
              <w:r>
                <w:rPr>
                  <w:rFonts w:hint="eastAsia"/>
                </w:rPr>
                <w:t>サービス</w:t>
              </w:r>
              <w:r>
                <w:rPr>
                  <w:rFonts w:hint="eastAsia"/>
                </w:rPr>
                <w:t xml:space="preserve"> -&gt; </w:t>
              </w:r>
              <w:r>
                <w:rPr>
                  <w:rFonts w:hint="eastAsia"/>
                </w:rPr>
                <w:t>ルール</w:t>
              </w:r>
              <w:r>
                <w:rPr>
                  <w:rFonts w:hint="eastAsia"/>
                </w:rPr>
                <w:t>REST</w:t>
              </w:r>
              <w:r>
                <w:rPr>
                  <w:rFonts w:hint="eastAsia"/>
                </w:rPr>
                <w:t>サービスを活性化</w:t>
              </w:r>
              <w:r>
                <w:rPr>
                  <w:rFonts w:hint="eastAsia"/>
                </w:rPr>
                <w:t xml:space="preserve"> -&gt; </w:t>
              </w:r>
              <w:r>
                <w:rPr>
                  <w:rFonts w:hint="eastAsia"/>
                </w:rPr>
                <w:t>ルール</w:t>
              </w:r>
              <w:r>
                <w:rPr>
                  <w:rFonts w:hint="eastAsia"/>
                </w:rPr>
                <w:t>REST</w:t>
              </w:r>
              <w:r>
                <w:rPr>
                  <w:rFonts w:hint="eastAsia"/>
                </w:rPr>
                <w:t>サービスシステムエイリアス設定</w:t>
              </w:r>
            </w:ins>
          </w:p>
          <w:p w14:paraId="6DF9D7BC" w14:textId="77777777" w:rsidR="005F42DC" w:rsidRDefault="005F42DC">
            <w:pPr>
              <w:pStyle w:val="16"/>
              <w:rPr>
                <w:ins w:id="4416" w:author="IRK" w:date="2020-03-10T10:43:00Z"/>
              </w:rPr>
              <w:pPrChange w:id="4417" w:author="IRK" w:date="2020-04-27T17:26:00Z">
                <w:pPr/>
              </w:pPrChange>
            </w:pPr>
          </w:p>
          <w:p w14:paraId="24D63871" w14:textId="77777777" w:rsidR="005F42DC" w:rsidRDefault="005F42DC">
            <w:pPr>
              <w:pStyle w:val="16"/>
              <w:rPr>
                <w:ins w:id="4418" w:author="IRK" w:date="2020-03-10T10:43:00Z"/>
              </w:rPr>
              <w:pPrChange w:id="4419" w:author="IRK" w:date="2020-04-27T17:26:00Z">
                <w:pPr/>
              </w:pPrChange>
            </w:pPr>
            <w:ins w:id="4420" w:author="IRK" w:date="2020-03-10T10:43:00Z">
              <w:r>
                <w:t>********************************************************************************</w:t>
              </w:r>
            </w:ins>
          </w:p>
          <w:p w14:paraId="4940052B" w14:textId="77777777" w:rsidR="005F42DC" w:rsidRDefault="005F42DC">
            <w:pPr>
              <w:pStyle w:val="16"/>
              <w:rPr>
                <w:ins w:id="4421" w:author="IRK" w:date="2020-03-10T10:43:00Z"/>
              </w:rPr>
              <w:pPrChange w:id="4422" w:author="IRK" w:date="2020-04-27T17:26:00Z">
                <w:pPr/>
              </w:pPrChange>
            </w:pPr>
          </w:p>
          <w:p w14:paraId="38130C5A" w14:textId="77777777" w:rsidR="005F42DC" w:rsidRDefault="005F42DC">
            <w:pPr>
              <w:pStyle w:val="16"/>
              <w:rPr>
                <w:ins w:id="4423" w:author="IRK" w:date="2020-03-10T10:43:00Z"/>
              </w:rPr>
              <w:pPrChange w:id="4424" w:author="IRK" w:date="2020-04-27T17:26:00Z">
                <w:pPr/>
              </w:pPrChange>
            </w:pPr>
            <w:ins w:id="4425" w:author="IRK" w:date="2020-03-10T10:43:00Z">
              <w:r>
                <w:rPr>
                  <w:rFonts w:hint="eastAsia"/>
                </w:rPr>
                <w:t>選択したルール</w:t>
              </w:r>
              <w:r>
                <w:rPr>
                  <w:rFonts w:hint="eastAsia"/>
                </w:rPr>
                <w:t>REST</w:t>
              </w:r>
              <w:r>
                <w:rPr>
                  <w:rFonts w:hint="eastAsia"/>
                </w:rPr>
                <w:t>サービスのエイリアスを設定してください。</w:t>
              </w:r>
            </w:ins>
          </w:p>
          <w:p w14:paraId="4DCDA858" w14:textId="77777777" w:rsidR="005F42DC" w:rsidRDefault="005F42DC">
            <w:pPr>
              <w:pStyle w:val="16"/>
              <w:rPr>
                <w:ins w:id="4426" w:author="IRK" w:date="2020-03-10T10:43:00Z"/>
              </w:rPr>
              <w:pPrChange w:id="4427" w:author="IRK" w:date="2020-04-27T17:26:00Z">
                <w:pPr/>
              </w:pPrChange>
            </w:pPr>
          </w:p>
          <w:p w14:paraId="79163332" w14:textId="65C01507" w:rsidR="005F42DC" w:rsidRDefault="005F42DC">
            <w:pPr>
              <w:pStyle w:val="16"/>
              <w:rPr>
                <w:ins w:id="4428" w:author="IRK" w:date="2020-03-10T10:43:00Z"/>
              </w:rPr>
              <w:pPrChange w:id="4429" w:author="IRK" w:date="2020-04-27T17:26:00Z">
                <w:pPr/>
              </w:pPrChange>
            </w:pPr>
            <w:ins w:id="4430" w:author="IRK" w:date="2020-03-10T10:43:00Z">
              <w:r>
                <w:rPr>
                  <w:rFonts w:hint="eastAsia"/>
                </w:rPr>
                <w:t>[</w:t>
              </w:r>
              <w:r>
                <w:rPr>
                  <w:rFonts w:hint="eastAsia"/>
                </w:rPr>
                <w:t>必須</w:t>
              </w:r>
              <w:r>
                <w:rPr>
                  <w:rFonts w:hint="eastAsia"/>
                </w:rPr>
                <w:t>] DEV(</w:t>
              </w:r>
              <w:r>
                <w:rPr>
                  <w:rFonts w:hint="eastAsia"/>
                </w:rPr>
                <w:t>デフォルト値</w:t>
              </w:r>
              <w:r>
                <w:rPr>
                  <w:rFonts w:hint="eastAsia"/>
                </w:rPr>
                <w:t>: DEV) &gt;&gt;</w:t>
              </w:r>
            </w:ins>
          </w:p>
        </w:tc>
      </w:tr>
    </w:tbl>
    <w:p w14:paraId="238A4732" w14:textId="29A9B6D3" w:rsidR="00E967A0" w:rsidRDefault="00E967A0" w:rsidP="005F42DC">
      <w:pPr>
        <w:rPr>
          <w:ins w:id="4431" w:author="IRK" w:date="2020-05-11T10:00:00Z"/>
        </w:rPr>
      </w:pPr>
    </w:p>
    <w:p w14:paraId="6ED791FE" w14:textId="77777777" w:rsidR="00E967A0" w:rsidRDefault="00E967A0">
      <w:pPr>
        <w:autoSpaceDE/>
        <w:autoSpaceDN/>
        <w:jc w:val="left"/>
        <w:rPr>
          <w:ins w:id="4432" w:author="IRK" w:date="2020-05-11T10:00:00Z"/>
        </w:rPr>
      </w:pPr>
      <w:ins w:id="4433" w:author="IRK" w:date="2020-05-11T10:00:00Z">
        <w:r>
          <w:br w:type="page"/>
        </w:r>
      </w:ins>
    </w:p>
    <w:p w14:paraId="6C3E35FA" w14:textId="77777777" w:rsidR="005F42DC" w:rsidRDefault="005F42DC" w:rsidP="005F42DC">
      <w:pPr>
        <w:rPr>
          <w:ins w:id="4434" w:author="IRK" w:date="2020-03-10T10:43:00Z"/>
        </w:rPr>
      </w:pPr>
    </w:p>
    <w:p w14:paraId="67B9C436" w14:textId="35B87D4A" w:rsidR="005F42DC" w:rsidRPr="0062037C" w:rsidRDefault="005F42DC" w:rsidP="007D3017">
      <w:pPr>
        <w:rPr>
          <w:ins w:id="4435" w:author="IRK" w:date="2020-03-10T10:41:00Z"/>
        </w:rPr>
      </w:pPr>
      <w:ins w:id="4436" w:author="IRK" w:date="2020-03-10T10:43:00Z">
        <w:r>
          <w:rPr>
            <w:rFonts w:hint="eastAsia"/>
          </w:rPr>
          <w:t>エイリアスは単位ルールシステム別に設定する。エイリアスを設定する方法は</w:t>
        </w:r>
      </w:ins>
      <w:ins w:id="4437" w:author="IRK" w:date="2020-03-10T22:28:00Z">
        <w:r w:rsidR="008E5814">
          <w:rPr>
            <w:rFonts w:hint="eastAsia"/>
          </w:rPr>
          <w:t>「</w:t>
        </w:r>
      </w:ins>
      <w:ins w:id="4438" w:author="IRK" w:date="2020-03-10T10:44:00Z">
        <w:r>
          <w:fldChar w:fldCharType="begin"/>
        </w:r>
        <w:r>
          <w:instrText xml:space="preserve"> </w:instrText>
        </w:r>
        <w:r>
          <w:rPr>
            <w:rFonts w:hint="eastAsia"/>
          </w:rPr>
          <w:instrText>REF _Ref34729463 \r \h</w:instrText>
        </w:r>
        <w:r>
          <w:instrText xml:space="preserve"> </w:instrText>
        </w:r>
      </w:ins>
      <w:r>
        <w:fldChar w:fldCharType="separate"/>
      </w:r>
      <w:r w:rsidR="00AB1F2F">
        <w:t>2.4.7.2</w:t>
      </w:r>
      <w:ins w:id="4439" w:author="IRK" w:date="2020-03-10T10:44:00Z">
        <w:r>
          <w:fldChar w:fldCharType="end"/>
        </w:r>
      </w:ins>
      <w:ins w:id="4440" w:author="IRK" w:date="2020-04-16T13:55:00Z">
        <w:r w:rsidR="00FE0639">
          <w:rPr>
            <w:rFonts w:hint="eastAsia"/>
          </w:rPr>
          <w:t xml:space="preserve"> </w:t>
        </w:r>
      </w:ins>
      <w:ins w:id="4441" w:author="IRK" w:date="2020-03-10T10:44:00Z">
        <w:r>
          <w:fldChar w:fldCharType="begin"/>
        </w:r>
        <w:r>
          <w:instrText xml:space="preserve"> REF _Ref34729463 \h </w:instrText>
        </w:r>
      </w:ins>
      <w:r>
        <w:fldChar w:fldCharType="separate"/>
      </w:r>
      <w:ins w:id="4442" w:author="IRK" w:date="2020-03-10T10:36:00Z">
        <w:r w:rsidR="00AB1F2F">
          <w:rPr>
            <w:rFonts w:hint="eastAsia"/>
          </w:rPr>
          <w:t>ルール</w:t>
        </w:r>
        <w:r w:rsidR="00AB1F2F">
          <w:rPr>
            <w:rFonts w:hint="eastAsia"/>
          </w:rPr>
          <w:t>REST</w:t>
        </w:r>
        <w:r w:rsidR="00AB1F2F">
          <w:rPr>
            <w:rFonts w:hint="eastAsia"/>
          </w:rPr>
          <w:t>サービスシステムのエイリアス変更</w:t>
        </w:r>
      </w:ins>
      <w:ins w:id="4443" w:author="IRK" w:date="2020-03-10T10:44:00Z">
        <w:r>
          <w:fldChar w:fldCharType="end"/>
        </w:r>
      </w:ins>
      <w:ins w:id="4444" w:author="IRK" w:date="2020-03-10T22:28:00Z">
        <w:r w:rsidR="008E5814">
          <w:rPr>
            <w:rFonts w:hint="eastAsia"/>
          </w:rPr>
          <w:t>」</w:t>
        </w:r>
      </w:ins>
      <w:ins w:id="4445" w:author="IRK" w:date="2020-03-10T10:43:00Z">
        <w:r>
          <w:rPr>
            <w:rFonts w:hint="eastAsia"/>
          </w:rPr>
          <w:t>と同様である。表の例の</w:t>
        </w:r>
        <w:r>
          <w:rPr>
            <w:rFonts w:hint="eastAsia"/>
          </w:rPr>
          <w:t>DEV</w:t>
        </w:r>
        <w:r>
          <w:rPr>
            <w:rFonts w:hint="eastAsia"/>
          </w:rPr>
          <w:t>システムは</w:t>
        </w:r>
        <w:r>
          <w:rPr>
            <w:rFonts w:hint="eastAsia"/>
          </w:rPr>
          <w:t>^e</w:t>
        </w:r>
        <w:r>
          <w:rPr>
            <w:rFonts w:hint="eastAsia"/>
          </w:rPr>
          <w:t>を入力して基本ルール</w:t>
        </w:r>
        <w:r>
          <w:rPr>
            <w:rFonts w:hint="eastAsia"/>
          </w:rPr>
          <w:t>REST</w:t>
        </w:r>
        <w:r>
          <w:rPr>
            <w:rFonts w:hint="eastAsia"/>
          </w:rPr>
          <w:t>サービスとして登録した。エイリアス設定が完了すると</w:t>
        </w:r>
      </w:ins>
      <w:ins w:id="4446" w:author="IRK" w:date="2020-03-10T22:28:00Z">
        <w:r w:rsidR="008E5814">
          <w:rPr>
            <w:rFonts w:hint="eastAsia"/>
          </w:rPr>
          <w:t>「</w:t>
        </w:r>
      </w:ins>
      <w:ins w:id="4447" w:author="IRK" w:date="2020-03-10T10:44:00Z">
        <w:r>
          <w:fldChar w:fldCharType="begin"/>
        </w:r>
        <w:r>
          <w:instrText xml:space="preserve"> </w:instrText>
        </w:r>
        <w:r>
          <w:rPr>
            <w:rFonts w:hint="eastAsia"/>
          </w:rPr>
          <w:instrText>REF _Ref34729085 \r \h</w:instrText>
        </w:r>
        <w:r>
          <w:instrText xml:space="preserve"> </w:instrText>
        </w:r>
      </w:ins>
      <w:r>
        <w:fldChar w:fldCharType="separate"/>
      </w:r>
      <w:r w:rsidR="00AB1F2F">
        <w:t>2.4.7.1</w:t>
      </w:r>
      <w:ins w:id="4448" w:author="IRK" w:date="2020-03-10T10:44:00Z">
        <w:r>
          <w:fldChar w:fldCharType="end"/>
        </w:r>
      </w:ins>
      <w:ins w:id="4449" w:author="IRK" w:date="2020-04-16T13:55:00Z">
        <w:r w:rsidR="00FE0639">
          <w:rPr>
            <w:rFonts w:hint="eastAsia"/>
          </w:rPr>
          <w:t xml:space="preserve"> </w:t>
        </w:r>
      </w:ins>
      <w:ins w:id="4450" w:author="IRK" w:date="2020-03-10T10:44:00Z">
        <w:r>
          <w:fldChar w:fldCharType="begin"/>
        </w:r>
        <w:r>
          <w:instrText xml:space="preserve"> REF _Ref34729085 \h </w:instrText>
        </w:r>
      </w:ins>
      <w:r>
        <w:fldChar w:fldCharType="separate"/>
      </w:r>
      <w:ins w:id="4451" w:author="IRK" w:date="2020-03-10T10:28:00Z">
        <w:r w:rsidR="00AB1F2F">
          <w:rPr>
            <w:rFonts w:hint="eastAsia"/>
          </w:rPr>
          <w:t>ルール</w:t>
        </w:r>
        <w:r w:rsidR="00AB1F2F">
          <w:rPr>
            <w:rFonts w:hint="eastAsia"/>
          </w:rPr>
          <w:t>REST</w:t>
        </w:r>
        <w:r w:rsidR="00AB1F2F">
          <w:rPr>
            <w:rFonts w:hint="eastAsia"/>
          </w:rPr>
          <w:t>サービス</w:t>
        </w:r>
      </w:ins>
      <w:ins w:id="4452" w:author="IRK" w:date="2020-03-10T10:44:00Z">
        <w:r>
          <w:fldChar w:fldCharType="end"/>
        </w:r>
      </w:ins>
      <w:ins w:id="4453" w:author="IRK" w:date="2020-03-10T22:28:00Z">
        <w:r w:rsidR="008E5814">
          <w:rPr>
            <w:rFonts w:hint="eastAsia"/>
          </w:rPr>
          <w:t>」</w:t>
        </w:r>
      </w:ins>
      <w:ins w:id="4454" w:author="IRK" w:date="2020-03-10T10:43:00Z">
        <w:r>
          <w:rPr>
            <w:rFonts w:hint="eastAsia"/>
          </w:rPr>
          <w:t>に移動する。</w:t>
        </w:r>
      </w:ins>
    </w:p>
    <w:p w14:paraId="4209C134" w14:textId="3472A136" w:rsidR="004B68A5" w:rsidRDefault="004B68A5">
      <w:pPr>
        <w:jc w:val="left"/>
        <w:rPr>
          <w:rFonts w:cs="Arial"/>
          <w:b/>
          <w:bCs/>
          <w:spacing w:val="0"/>
          <w:sz w:val="24"/>
          <w:szCs w:val="24"/>
          <w:lang w:eastAsia="ko-KR"/>
        </w:rPr>
      </w:pPr>
      <w:del w:id="4455" w:author="IRK" w:date="2020-04-16T14:17:00Z">
        <w:r w:rsidDel="003E5ED7">
          <w:br w:type="page"/>
        </w:r>
      </w:del>
    </w:p>
    <w:p w14:paraId="1D283AFB" w14:textId="77777777" w:rsidR="005B6671" w:rsidRPr="0049256C" w:rsidRDefault="005B6671">
      <w:pPr>
        <w:pStyle w:val="22"/>
        <w:numPr>
          <w:ilvl w:val="1"/>
          <w:numId w:val="139"/>
        </w:numPr>
        <w:rPr>
          <w:lang w:eastAsia="ja-JP"/>
        </w:rPr>
        <w:pPrChange w:id="4456" w:author="IRK" w:date="2020-05-11T09:40:00Z">
          <w:pPr>
            <w:pStyle w:val="22"/>
            <w:numPr>
              <w:numId w:val="27"/>
            </w:numPr>
            <w:spacing w:before="0" w:after="100" w:line="320" w:lineRule="exact"/>
            <w:jc w:val="left"/>
          </w:pPr>
        </w:pPrChange>
      </w:pPr>
      <w:bookmarkStart w:id="4457" w:name="_Toc465092091"/>
      <w:bookmarkStart w:id="4458" w:name="_Toc458533756"/>
      <w:bookmarkStart w:id="4459" w:name="_Toc458780365"/>
      <w:bookmarkStart w:id="4460" w:name="_Toc441755313"/>
      <w:bookmarkStart w:id="4461" w:name="_Ref34654206"/>
      <w:bookmarkStart w:id="4462" w:name="_Ref34654210"/>
      <w:bookmarkStart w:id="4463" w:name="_Toc40449544"/>
      <w:bookmarkEnd w:id="4457"/>
      <w:bookmarkEnd w:id="4458"/>
      <w:bookmarkEnd w:id="4459"/>
      <w:r w:rsidRPr="0049256C">
        <w:rPr>
          <w:lang w:eastAsia="ja-JP"/>
        </w:rPr>
        <w:t>ルールアプリケーション構成ウィザード</w:t>
      </w:r>
      <w:bookmarkEnd w:id="4460"/>
      <w:bookmarkEnd w:id="4461"/>
      <w:bookmarkEnd w:id="4462"/>
      <w:bookmarkEnd w:id="4463"/>
    </w:p>
    <w:p w14:paraId="2B6B7BFD" w14:textId="5FC10611" w:rsidR="005B6671" w:rsidRPr="0049256C" w:rsidRDefault="005B6671" w:rsidP="00EC7890">
      <w:r w:rsidRPr="0049256C">
        <w:t>ルールアプリケーションは、ルールサービスを呼び出すアプリケーションである。アプリケーションがルールサーバにルールサービスを</w:t>
      </w:r>
      <w:r w:rsidRPr="0049256C">
        <w:rPr>
          <w:rFonts w:hint="eastAsia"/>
        </w:rPr>
        <w:t>要求</w:t>
      </w:r>
      <w:r w:rsidRPr="0049256C">
        <w:t>する。ルールサーバは</w:t>
      </w:r>
      <w:r w:rsidRPr="0049256C">
        <w:t>TCP</w:t>
      </w:r>
      <w:r w:rsidRPr="0049256C">
        <w:t>コネクタサーバのように</w:t>
      </w:r>
      <w:r w:rsidRPr="0049256C">
        <w:rPr>
          <w:rFonts w:hint="eastAsia"/>
        </w:rPr>
        <w:t>離れた場所にある場合や</w:t>
      </w:r>
      <w:r w:rsidRPr="0049256C">
        <w:t>、アプリケーション内部にあることもある。</w:t>
      </w:r>
      <w:del w:id="4464" w:author="IRK" w:date="2020-03-10T10:45:00Z">
        <w:r w:rsidRPr="0049256C" w:rsidDel="005F42DC">
          <w:delText>後者を、ローカルルールサーバという。</w:delText>
        </w:r>
      </w:del>
      <w:r w:rsidRPr="0049256C">
        <w:t>どの</w:t>
      </w:r>
      <w:r w:rsidRPr="0049256C">
        <w:rPr>
          <w:rFonts w:hint="eastAsia"/>
        </w:rPr>
        <w:t>ような</w:t>
      </w:r>
      <w:r w:rsidRPr="0049256C">
        <w:t>場合でも、ルールサービスを呼び出すためにはアプリケーションにルールサービスを呼び出せるリソース</w:t>
      </w:r>
      <w:r w:rsidRPr="0049256C">
        <w:rPr>
          <w:rFonts w:hint="eastAsia"/>
        </w:rPr>
        <w:t>を生成する</w:t>
      </w:r>
      <w:r w:rsidRPr="0049256C">
        <w:t>必要がある。これらのリソースには、</w:t>
      </w:r>
      <w:r w:rsidRPr="0049256C">
        <w:t>TCP</w:t>
      </w:r>
      <w:r w:rsidRPr="0049256C">
        <w:t>コネクタサーバに接続できるコネクションプールまたはローカルルールサーバ</w:t>
      </w:r>
      <w:r w:rsidRPr="0049256C">
        <w:rPr>
          <w:rFonts w:hint="eastAsia"/>
        </w:rPr>
        <w:t>および</w:t>
      </w:r>
      <w:r w:rsidRPr="0049256C">
        <w:t>ルールデータベースコネクションプールなどが含まれるケースがある。</w:t>
      </w:r>
    </w:p>
    <w:p w14:paraId="5580535A" w14:textId="77777777" w:rsidR="005B6671" w:rsidRPr="0049256C" w:rsidRDefault="005B6671" w:rsidP="00EC7890"/>
    <w:p w14:paraId="370A979C" w14:textId="4A650AEA" w:rsidR="005B6671" w:rsidRPr="007F0B35" w:rsidRDefault="005B6671" w:rsidP="00EC7890">
      <w:r w:rsidRPr="007F0B35">
        <w:t>ルールアプリケーション構成ウィザードは、</w:t>
      </w:r>
      <w:r w:rsidR="0085786E" w:rsidRPr="0085786E">
        <w:rPr>
          <w:rFonts w:hint="eastAsia"/>
        </w:rPr>
        <w:t>アプリケーションのルールサービス呼び出し方式、および内部リソースの構成を</w:t>
      </w:r>
      <w:r w:rsidRPr="007F0B35">
        <w:t>設定できるウィザードである。</w:t>
      </w:r>
    </w:p>
    <w:p w14:paraId="2C671570" w14:textId="77777777" w:rsidR="005B6671" w:rsidRPr="00874BB2" w:rsidRDefault="005B6671" w:rsidP="00EC7890"/>
    <w:p w14:paraId="09AE3465" w14:textId="216089C7" w:rsidR="005B6671" w:rsidRPr="007F0B35" w:rsidRDefault="005B6671" w:rsidP="00EC7890">
      <w:r w:rsidRPr="00874BB2">
        <w:t>ルールアプリケーションウィザードは、ルールアプリケーションを構成するウィザードである。</w:t>
      </w:r>
      <w:r w:rsidR="000515C0">
        <w:rPr>
          <w:rFonts w:hint="eastAsia"/>
        </w:rPr>
        <w:t>script</w:t>
      </w:r>
      <w:r w:rsidRPr="009C7D44">
        <w:t>ディ</w:t>
      </w:r>
      <w:r w:rsidR="00CD7813" w:rsidRPr="00E5446E">
        <w:t>レクトリでは、次の</w:t>
      </w:r>
      <w:r w:rsidR="00CD7813" w:rsidRPr="009A2CC8">
        <w:rPr>
          <w:rFonts w:hint="eastAsia"/>
        </w:rPr>
        <w:t>コマンド</w:t>
      </w:r>
      <w:r w:rsidRPr="007F0B35">
        <w:t>により実行する。</w:t>
      </w:r>
    </w:p>
    <w:p w14:paraId="7B1CBDD6" w14:textId="77777777" w:rsidR="005B6671" w:rsidRPr="0049256C" w:rsidRDefault="005B6671" w:rsidP="00EC7890"/>
    <w:p w14:paraId="292B803D" w14:textId="51379821" w:rsidR="00944473" w:rsidRPr="0049256C" w:rsidRDefault="00944473" w:rsidP="007D3017">
      <w:pPr>
        <w:pStyle w:val="afff6"/>
      </w:pPr>
      <w:bookmarkStart w:id="4465" w:name="_Toc34839575"/>
      <w:del w:id="4466" w:author="IRK" w:date="2020-03-09T15:45: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103</w:delText>
        </w:r>
        <w:r w:rsidR="003561C7" w:rsidRPr="0049256C" w:rsidDel="00E4299E">
          <w:rPr>
            <w:noProof/>
          </w:rPr>
          <w:fldChar w:fldCharType="end"/>
        </w:r>
        <w:r w:rsidRPr="0049256C" w:rsidDel="00E4299E">
          <w:delText xml:space="preserve">] </w:delText>
        </w:r>
      </w:del>
      <w:ins w:id="4467" w:author="IRK" w:date="2020-03-09T15:45: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109</w:t>
      </w:r>
      <w:ins w:id="4468" w:author="IRK" w:date="2020-03-09T15:45:00Z">
        <w:r w:rsidR="00E4299E">
          <w:fldChar w:fldCharType="end"/>
        </w:r>
        <w:r w:rsidR="00E4299E">
          <w:rPr>
            <w:rFonts w:hint="eastAsia"/>
          </w:rPr>
          <w:t>]</w:t>
        </w:r>
      </w:ins>
      <w:bookmarkEnd w:id="446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469" w:author="IRK" w:date="2020-04-16T14:17:00Z">
          <w:tblPr>
            <w:tblW w:w="0" w:type="auto"/>
            <w:tblInd w:w="108" w:type="dxa"/>
            <w:tblLook w:val="04A0" w:firstRow="1" w:lastRow="0" w:firstColumn="1" w:lastColumn="0" w:noHBand="0" w:noVBand="1"/>
          </w:tblPr>
        </w:tblPrChange>
      </w:tblPr>
      <w:tblGrid>
        <w:gridCol w:w="9356"/>
        <w:tblGridChange w:id="4470">
          <w:tblGrid>
            <w:gridCol w:w="9356"/>
          </w:tblGrid>
        </w:tblGridChange>
      </w:tblGrid>
      <w:tr w:rsidR="005B6671" w:rsidRPr="0049256C" w14:paraId="42C5016F" w14:textId="77777777" w:rsidTr="00C02FD7">
        <w:trPr>
          <w:jc w:val="center"/>
        </w:trPr>
        <w:tc>
          <w:tcPr>
            <w:tcW w:w="9356" w:type="dxa"/>
            <w:tcPrChange w:id="4471" w:author="IRK" w:date="2020-04-16T14:17:00Z">
              <w:tcPr>
                <w:tcW w:w="9356" w:type="dxa"/>
              </w:tcPr>
            </w:tcPrChange>
          </w:tcPr>
          <w:p w14:paraId="18ABAEF5" w14:textId="21684C4E" w:rsidR="005B6671" w:rsidRPr="0049256C" w:rsidRDefault="005B6671">
            <w:pPr>
              <w:pStyle w:val="16"/>
              <w:pPrChange w:id="4472" w:author="IRK" w:date="2020-04-27T17:26:00Z">
                <w:pPr>
                  <w:keepNext/>
                </w:pPr>
              </w:pPrChange>
            </w:pPr>
            <w:r w:rsidRPr="0049256C">
              <w:t>UNIX</w:t>
            </w:r>
            <w:r w:rsidR="00D96870" w:rsidRPr="00D96870">
              <w:rPr>
                <w:rFonts w:ascii="ＭＳ Ｐゴシック" w:hAnsi="ＭＳ Ｐゴシック" w:hint="eastAsia"/>
              </w:rPr>
              <w:t>系列では</w:t>
            </w:r>
            <w:r w:rsidR="005D472E">
              <w:rPr>
                <w:rFonts w:ascii="ＭＳ Ｐゴシック" w:hAnsi="ＭＳ Ｐゴシック" w:hint="eastAsia"/>
              </w:rPr>
              <w:t xml:space="preserve"> </w:t>
            </w:r>
            <w:r w:rsidRPr="0049256C">
              <w:t>:</w:t>
            </w:r>
          </w:p>
          <w:p w14:paraId="0D63BC5B" w14:textId="1C47440B" w:rsidR="005B6671" w:rsidRPr="0049256C" w:rsidRDefault="005B6671">
            <w:pPr>
              <w:pStyle w:val="16"/>
              <w:pPrChange w:id="4473" w:author="IRK" w:date="2020-04-27T17:26:00Z">
                <w:pPr>
                  <w:keepNext/>
                </w:pPr>
              </w:pPrChange>
            </w:pPr>
            <w:r w:rsidRPr="0049256C">
              <w:t>./runtime-wiz.sh</w:t>
            </w:r>
          </w:p>
          <w:p w14:paraId="463DB03F" w14:textId="39441F6F" w:rsidR="005B6671" w:rsidRPr="0049256C" w:rsidRDefault="005B6671">
            <w:pPr>
              <w:pStyle w:val="16"/>
              <w:pPrChange w:id="4474" w:author="IRK" w:date="2020-04-27T17:26:00Z">
                <w:pPr>
                  <w:keepNext/>
                </w:pPr>
              </w:pPrChange>
            </w:pPr>
            <w:r w:rsidRPr="0049256C">
              <w:t>Windows</w:t>
            </w:r>
            <w:r w:rsidR="00D96870" w:rsidRPr="0049256C">
              <w:rPr>
                <w:rFonts w:ascii="ＭＳ Ｐゴシック" w:hAnsi="ＭＳ Ｐゴシック" w:hint="eastAsia"/>
              </w:rPr>
              <w:t>では</w:t>
            </w:r>
            <w:r w:rsidR="005D472E">
              <w:rPr>
                <w:rFonts w:ascii="ＭＳ Ｐゴシック" w:hAnsi="ＭＳ Ｐゴシック" w:hint="eastAsia"/>
              </w:rPr>
              <w:t xml:space="preserve"> </w:t>
            </w:r>
            <w:r w:rsidRPr="0049256C">
              <w:t>:</w:t>
            </w:r>
          </w:p>
          <w:p w14:paraId="479F3BC6" w14:textId="750A12B7" w:rsidR="005B6671" w:rsidRPr="0049256C" w:rsidRDefault="005B6671">
            <w:pPr>
              <w:pStyle w:val="16"/>
              <w:pPrChange w:id="4475" w:author="IRK" w:date="2020-04-27T17:26:00Z">
                <w:pPr>
                  <w:keepNext/>
                </w:pPr>
              </w:pPrChange>
            </w:pPr>
            <w:r w:rsidRPr="0049256C">
              <w:t>runtime-wiz.bat</w:t>
            </w:r>
          </w:p>
        </w:tc>
      </w:tr>
    </w:tbl>
    <w:p w14:paraId="6FA51412" w14:textId="77777777" w:rsidR="005B6671" w:rsidRDefault="005B6671" w:rsidP="00EC7890">
      <w:pPr>
        <w:rPr>
          <w:ins w:id="4476" w:author="IRK" w:date="2020-04-24T11:04:00Z"/>
        </w:rPr>
      </w:pPr>
    </w:p>
    <w:p w14:paraId="4DD7280A" w14:textId="5227E9B7" w:rsidR="001C0DB5" w:rsidRPr="0049256C" w:rsidDel="001C0DB5" w:rsidRDefault="001C0DB5" w:rsidP="00EC7890">
      <w:pPr>
        <w:rPr>
          <w:del w:id="4477" w:author="IRK" w:date="2020-04-24T11:04:00Z"/>
        </w:rPr>
      </w:pPr>
      <w:bookmarkStart w:id="4478" w:name="_Toc38902795"/>
      <w:bookmarkStart w:id="4479" w:name="_Toc39741527"/>
      <w:bookmarkStart w:id="4480" w:name="_Toc40084557"/>
      <w:bookmarkEnd w:id="4478"/>
      <w:bookmarkEnd w:id="4479"/>
      <w:bookmarkEnd w:id="4480"/>
    </w:p>
    <w:p w14:paraId="2AFFDDB8" w14:textId="1E7CE394" w:rsidR="005B6671" w:rsidRPr="00382563" w:rsidRDefault="002032DC" w:rsidP="00333094">
      <w:pPr>
        <w:pStyle w:val="32"/>
      </w:pPr>
      <w:bookmarkStart w:id="4481" w:name="_Toc441755314"/>
      <w:bookmarkStart w:id="4482" w:name="_Toc40449545"/>
      <w:r w:rsidRPr="009A2CC8">
        <w:rPr>
          <w:rFonts w:hint="eastAsia"/>
        </w:rPr>
        <w:t>導入</w:t>
      </w:r>
      <w:bookmarkEnd w:id="4481"/>
      <w:bookmarkEnd w:id="4482"/>
    </w:p>
    <w:p w14:paraId="34E993F7" w14:textId="1949941B" w:rsidR="005B6671" w:rsidRPr="0049256C" w:rsidRDefault="00BF2AF2" w:rsidP="00EC7890">
      <w:del w:id="4483" w:author="IRK" w:date="2020-03-09T15:46:00Z">
        <w:r w:rsidRPr="0049256C" w:rsidDel="00E4299E">
          <w:rPr>
            <w:rFonts w:hint="eastAsia"/>
          </w:rPr>
          <w:delText>表</w:delText>
        </w:r>
        <w:r w:rsidR="00545DC8" w:rsidDel="00E4299E">
          <w:rPr>
            <w:rFonts w:hint="eastAsia"/>
          </w:rPr>
          <w:delText>104</w:delText>
        </w:r>
      </w:del>
      <w:ins w:id="4484" w:author="IRK" w:date="2020-03-09T15:46:00Z">
        <w:r w:rsidR="00E4299E">
          <w:rPr>
            <w:rFonts w:hint="eastAsia"/>
          </w:rPr>
          <w:t>次の表</w:t>
        </w:r>
      </w:ins>
      <w:r w:rsidR="00CD7813">
        <w:t>は、ルールアプリケーション構成ウィザードの</w:t>
      </w:r>
      <w:r w:rsidR="00CD7813" w:rsidRPr="009A2CC8">
        <w:rPr>
          <w:rFonts w:hint="eastAsia"/>
        </w:rPr>
        <w:t>導入</w:t>
      </w:r>
      <w:r w:rsidR="005B6671" w:rsidRPr="007F0B35">
        <w:t>段</w:t>
      </w:r>
      <w:r w:rsidR="005B6671" w:rsidRPr="0049256C">
        <w:t>階である。</w:t>
      </w:r>
    </w:p>
    <w:p w14:paraId="7FDE4670" w14:textId="77777777" w:rsidR="005B6671" w:rsidRPr="0049256C" w:rsidRDefault="005B6671" w:rsidP="00EC7890"/>
    <w:p w14:paraId="2DC1ABF7" w14:textId="7E7BC52B" w:rsidR="00BF2AF2" w:rsidRPr="0049256C" w:rsidRDefault="00BF2AF2" w:rsidP="007D3017">
      <w:pPr>
        <w:pStyle w:val="afff6"/>
      </w:pPr>
      <w:bookmarkStart w:id="4485" w:name="_Toc34839576"/>
      <w:del w:id="4486" w:author="IRK" w:date="2020-03-09T15:46: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104</w:delText>
        </w:r>
        <w:r w:rsidR="003561C7" w:rsidRPr="0049256C" w:rsidDel="00E4299E">
          <w:rPr>
            <w:noProof/>
          </w:rPr>
          <w:fldChar w:fldCharType="end"/>
        </w:r>
        <w:r w:rsidRPr="0049256C" w:rsidDel="00E4299E">
          <w:delText>]</w:delText>
        </w:r>
      </w:del>
      <w:ins w:id="4487" w:author="IRK" w:date="2020-03-09T15:46:00Z">
        <w:r w:rsidR="00E4299E">
          <w:rPr>
            <w:rFonts w:hint="eastAsia"/>
          </w:rPr>
          <w:t>[</w:t>
        </w:r>
      </w:ins>
      <w:ins w:id="4488" w:author="IRK" w:date="2020-03-09T15:45:00Z">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110</w:t>
      </w:r>
      <w:ins w:id="4489" w:author="IRK" w:date="2020-03-09T15:45:00Z">
        <w:r w:rsidR="00E4299E">
          <w:fldChar w:fldCharType="end"/>
        </w:r>
      </w:ins>
      <w:ins w:id="4490" w:author="IRK" w:date="2020-03-09T15:46:00Z">
        <w:r w:rsidR="00E4299E">
          <w:rPr>
            <w:rFonts w:hint="eastAsia"/>
          </w:rPr>
          <w:t>]</w:t>
        </w:r>
      </w:ins>
      <w:bookmarkEnd w:id="448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491" w:author="IRK" w:date="2020-04-16T14:17:00Z">
          <w:tblPr>
            <w:tblW w:w="0" w:type="auto"/>
            <w:tblInd w:w="108" w:type="dxa"/>
            <w:tblLook w:val="04A0" w:firstRow="1" w:lastRow="0" w:firstColumn="1" w:lastColumn="0" w:noHBand="0" w:noVBand="1"/>
          </w:tblPr>
        </w:tblPrChange>
      </w:tblPr>
      <w:tblGrid>
        <w:gridCol w:w="9356"/>
        <w:tblGridChange w:id="4492">
          <w:tblGrid>
            <w:gridCol w:w="9356"/>
          </w:tblGrid>
        </w:tblGridChange>
      </w:tblGrid>
      <w:tr w:rsidR="005B6671" w:rsidRPr="0049256C" w14:paraId="43A924C6" w14:textId="77777777" w:rsidTr="00C02FD7">
        <w:trPr>
          <w:trHeight w:val="2691"/>
          <w:jc w:val="center"/>
          <w:trPrChange w:id="4493" w:author="IRK" w:date="2020-04-16T14:17:00Z">
            <w:trPr>
              <w:trHeight w:val="2691"/>
            </w:trPr>
          </w:trPrChange>
        </w:trPr>
        <w:tc>
          <w:tcPr>
            <w:tcW w:w="9356" w:type="dxa"/>
            <w:tcPrChange w:id="4494" w:author="IRK" w:date="2020-04-16T14:17:00Z">
              <w:tcPr>
                <w:tcW w:w="9356" w:type="dxa"/>
              </w:tcPr>
            </w:tcPrChange>
          </w:tcPr>
          <w:p w14:paraId="0D41437B" w14:textId="77777777" w:rsidR="005B6671" w:rsidRPr="0049256C" w:rsidRDefault="005B6671">
            <w:pPr>
              <w:pStyle w:val="16"/>
              <w:pPrChange w:id="4495" w:author="IRK" w:date="2020-04-27T17:26:00Z">
                <w:pPr/>
              </w:pPrChange>
            </w:pPr>
            <w:r w:rsidRPr="0049256C">
              <w:t>********************************************************************************</w:t>
            </w:r>
          </w:p>
          <w:p w14:paraId="1BC684DA" w14:textId="77777777" w:rsidR="005B6671" w:rsidRPr="007F0B35" w:rsidRDefault="005B6671">
            <w:pPr>
              <w:pStyle w:val="16"/>
              <w:pPrChange w:id="4496" w:author="IRK" w:date="2020-04-27T17:26:00Z">
                <w:pPr/>
              </w:pPrChange>
            </w:pPr>
          </w:p>
          <w:p w14:paraId="29E35765" w14:textId="61969BE2" w:rsidR="005B6671" w:rsidRPr="009A2CC8" w:rsidRDefault="00CD7813">
            <w:pPr>
              <w:pStyle w:val="16"/>
              <w:pPrChange w:id="4497" w:author="IRK" w:date="2020-04-27T17:26:00Z">
                <w:pPr/>
              </w:pPrChange>
            </w:pPr>
            <w:r w:rsidRPr="009A2CC8">
              <w:rPr>
                <w:rFonts w:hint="eastAsia"/>
              </w:rPr>
              <w:t>導入</w:t>
            </w:r>
          </w:p>
          <w:p w14:paraId="119C7A03" w14:textId="77777777" w:rsidR="005B6671" w:rsidRPr="007F0B35" w:rsidRDefault="005B6671">
            <w:pPr>
              <w:pStyle w:val="16"/>
              <w:pPrChange w:id="4498" w:author="IRK" w:date="2020-04-27T17:26:00Z">
                <w:pPr/>
              </w:pPrChange>
            </w:pPr>
          </w:p>
          <w:p w14:paraId="3B018108" w14:textId="77777777" w:rsidR="005B6671" w:rsidRPr="00874BB2" w:rsidRDefault="005B6671">
            <w:pPr>
              <w:pStyle w:val="16"/>
              <w:pPrChange w:id="4499" w:author="IRK" w:date="2020-04-27T17:26:00Z">
                <w:pPr/>
              </w:pPrChange>
            </w:pPr>
            <w:r w:rsidRPr="00874BB2">
              <w:t>********************************************************************************</w:t>
            </w:r>
          </w:p>
          <w:p w14:paraId="43BFF5BC" w14:textId="77777777" w:rsidR="005B6671" w:rsidRPr="009C7D44" w:rsidRDefault="005B6671">
            <w:pPr>
              <w:pStyle w:val="16"/>
              <w:pPrChange w:id="4500" w:author="IRK" w:date="2020-04-27T17:26:00Z">
                <w:pPr/>
              </w:pPrChange>
            </w:pPr>
          </w:p>
          <w:p w14:paraId="3643015E" w14:textId="353F2365" w:rsidR="005B6671" w:rsidRPr="00AF7DA4" w:rsidRDefault="005B6671">
            <w:pPr>
              <w:pStyle w:val="16"/>
              <w:pPrChange w:id="4501" w:author="IRK" w:date="2020-04-27T17:26:00Z">
                <w:pPr/>
              </w:pPrChange>
            </w:pPr>
            <w:r w:rsidRPr="00E5446E">
              <w:t>InnoRules</w:t>
            </w:r>
            <w:r w:rsidRPr="00C4577D">
              <w:t>ルールアプリケーション設定ウィザードへようこ</w:t>
            </w:r>
            <w:r w:rsidR="00CD7813" w:rsidRPr="00337416">
              <w:t>そ。このウィザードではルールアプリケーションの設定を管理</w:t>
            </w:r>
            <w:r w:rsidRPr="005271B4">
              <w:t>できます。</w:t>
            </w:r>
          </w:p>
          <w:p w14:paraId="43984558" w14:textId="09773C23" w:rsidR="005B6671" w:rsidRPr="0049256C" w:rsidRDefault="005B6671">
            <w:pPr>
              <w:pStyle w:val="16"/>
              <w:pPrChange w:id="4502" w:author="IRK" w:date="2020-04-27T17:26:00Z">
                <w:pPr/>
              </w:pPrChange>
            </w:pPr>
            <w:r w:rsidRPr="006D3A1E">
              <w:t>[</w:t>
            </w:r>
            <w:r w:rsidR="00CD7813" w:rsidRPr="00173310">
              <w:t>エンターキーを</w:t>
            </w:r>
            <w:r w:rsidR="00CD7813" w:rsidRPr="009A2CC8">
              <w:rPr>
                <w:rFonts w:hint="eastAsia"/>
              </w:rPr>
              <w:t>押下</w:t>
            </w:r>
            <w:r w:rsidRPr="007F0B35">
              <w:t>してください。</w:t>
            </w:r>
            <w:r w:rsidRPr="007F0B35">
              <w:t>]</w:t>
            </w:r>
          </w:p>
        </w:tc>
      </w:tr>
    </w:tbl>
    <w:p w14:paraId="1C0E07A6" w14:textId="77777777" w:rsidR="001C0DB5" w:rsidRDefault="001C0DB5">
      <w:pPr>
        <w:autoSpaceDE/>
        <w:autoSpaceDN/>
        <w:rPr>
          <w:ins w:id="4503" w:author="IRK" w:date="2020-04-24T11:05:00Z"/>
        </w:rPr>
        <w:pPrChange w:id="4504" w:author="IRK" w:date="2020-04-24T11:03:00Z">
          <w:pPr/>
        </w:pPrChange>
      </w:pPr>
    </w:p>
    <w:p w14:paraId="61482406" w14:textId="2F3A194D" w:rsidR="001C0DB5" w:rsidRDefault="001C0DB5">
      <w:pPr>
        <w:pStyle w:val="32"/>
        <w:rPr>
          <w:ins w:id="4505" w:author="IRK" w:date="2020-04-24T11:06:00Z"/>
        </w:rPr>
        <w:pPrChange w:id="4506" w:author="IRK" w:date="2020-05-11T09:40:00Z">
          <w:pPr/>
        </w:pPrChange>
      </w:pPr>
      <w:bookmarkStart w:id="4507" w:name="_Toc40449546"/>
      <w:ins w:id="4508" w:author="IRK" w:date="2020-04-24T11:06:00Z">
        <w:r w:rsidRPr="0049256C">
          <w:t>ルールシステム選択</w:t>
        </w:r>
        <w:bookmarkEnd w:id="4507"/>
      </w:ins>
    </w:p>
    <w:p w14:paraId="7B92B49C" w14:textId="77777777" w:rsidR="001C0DB5" w:rsidRDefault="001C0DB5" w:rsidP="001C0DB5">
      <w:pPr>
        <w:rPr>
          <w:ins w:id="4509" w:author="IRK" w:date="2020-04-24T11:07:00Z"/>
        </w:rPr>
      </w:pPr>
      <w:ins w:id="4510" w:author="IRK" w:date="2020-04-24T11:06:00Z">
        <w:r>
          <w:t>アプリケーション</w:t>
        </w:r>
        <w:r w:rsidRPr="00874BB2">
          <w:t>が</w:t>
        </w:r>
        <w:r w:rsidRPr="009A2CC8">
          <w:rPr>
            <w:rFonts w:hint="eastAsia"/>
          </w:rPr>
          <w:t>どのような</w:t>
        </w:r>
        <w:r w:rsidRPr="0049256C">
          <w:t>単位システムのルールサービスを呼び出すのかを選択する段階である。</w:t>
        </w:r>
        <w:r w:rsidRPr="0049256C">
          <w:t>1</w:t>
        </w:r>
        <w:r w:rsidRPr="0049256C">
          <w:t>つのアプリケーションは、</w:t>
        </w:r>
        <w:r w:rsidRPr="0049256C">
          <w:t>1</w:t>
        </w:r>
        <w:r w:rsidRPr="0049256C">
          <w:t>つの単位システムのルールのみ呼び出すことができる。</w:t>
        </w:r>
      </w:ins>
    </w:p>
    <w:p w14:paraId="12D8BC50" w14:textId="77777777" w:rsidR="001C0DB5" w:rsidRPr="0049256C" w:rsidRDefault="001C0DB5" w:rsidP="001C0DB5">
      <w:pPr>
        <w:rPr>
          <w:ins w:id="4511" w:author="IRK" w:date="2020-04-24T11:06:00Z"/>
        </w:rPr>
      </w:pPr>
    </w:p>
    <w:p w14:paraId="2F33F0C9" w14:textId="76A90950" w:rsidR="001C0DB5" w:rsidRPr="0049256C" w:rsidDel="001C0DB5" w:rsidRDefault="001C0DB5">
      <w:pPr>
        <w:autoSpaceDE/>
        <w:autoSpaceDN/>
        <w:rPr>
          <w:del w:id="4512" w:author="IRK" w:date="2020-04-24T11:03:00Z"/>
        </w:rPr>
        <w:pPrChange w:id="4513" w:author="IRK" w:date="2020-04-24T11:03:00Z">
          <w:pPr/>
        </w:pPrChange>
      </w:pPr>
    </w:p>
    <w:p w14:paraId="48AF249C" w14:textId="4FABC486" w:rsidR="005B6671" w:rsidRPr="0049256C" w:rsidDel="001C0DB5" w:rsidRDefault="005B6671">
      <w:pPr>
        <w:pStyle w:val="32"/>
        <w:pageBreakBefore/>
        <w:numPr>
          <w:ilvl w:val="2"/>
          <w:numId w:val="27"/>
        </w:numPr>
        <w:spacing w:before="12" w:after="100"/>
        <w:jc w:val="left"/>
        <w:rPr>
          <w:del w:id="4514" w:author="IRK" w:date="2020-04-24T11:07:00Z"/>
        </w:rPr>
      </w:pPr>
      <w:bookmarkStart w:id="4515" w:name="_Toc441755315"/>
      <w:bookmarkStart w:id="4516" w:name="_Toc40449368"/>
      <w:bookmarkStart w:id="4517" w:name="_Toc40449547"/>
      <w:del w:id="4518" w:author="IRK" w:date="2020-04-24T11:06:00Z">
        <w:r w:rsidRPr="0049256C" w:rsidDel="001C0DB5">
          <w:delText>ル</w:delText>
        </w:r>
      </w:del>
      <w:del w:id="4519" w:author="IRK" w:date="2020-04-24T11:07:00Z">
        <w:r w:rsidRPr="0049256C" w:rsidDel="001C0DB5">
          <w:delText>ールシステム選</w:delText>
        </w:r>
        <w:bookmarkEnd w:id="4515"/>
        <w:r w:rsidRPr="0049256C" w:rsidDel="001C0DB5">
          <w:delText>択</w:delText>
        </w:r>
        <w:bookmarkEnd w:id="4516"/>
        <w:bookmarkEnd w:id="4517"/>
      </w:del>
    </w:p>
    <w:p w14:paraId="021C5EC6" w14:textId="4D76A85E" w:rsidR="005B6671" w:rsidRPr="0049256C" w:rsidDel="001C0DB5" w:rsidRDefault="00CD7813">
      <w:pPr>
        <w:pStyle w:val="afff6"/>
        <w:rPr>
          <w:del w:id="4520" w:author="IRK" w:date="2020-04-24T11:07:00Z"/>
        </w:rPr>
        <w:pPrChange w:id="4521" w:author="IRK" w:date="2020-04-24T11:07:00Z">
          <w:pPr/>
        </w:pPrChange>
      </w:pPr>
      <w:del w:id="4522" w:author="IRK" w:date="2020-04-24T11:07:00Z">
        <w:r w:rsidDel="001C0DB5">
          <w:delText>アプリケーション</w:delText>
        </w:r>
        <w:r w:rsidRPr="00874BB2" w:rsidDel="001C0DB5">
          <w:delText>が</w:delText>
        </w:r>
        <w:r w:rsidRPr="009A2CC8" w:rsidDel="001C0DB5">
          <w:rPr>
            <w:rFonts w:hint="eastAsia"/>
          </w:rPr>
          <w:delText>どのような</w:delText>
        </w:r>
        <w:r w:rsidR="005B6671" w:rsidRPr="0049256C" w:rsidDel="001C0DB5">
          <w:delText>単位システムのルールサービスを呼び出すのかを選択する段階である。</w:delText>
        </w:r>
        <w:r w:rsidR="005B6671" w:rsidRPr="0049256C" w:rsidDel="001C0DB5">
          <w:delText>1</w:delText>
        </w:r>
        <w:r w:rsidR="005B6671" w:rsidRPr="0049256C" w:rsidDel="001C0DB5">
          <w:delText>つのアプリケーションは、</w:delText>
        </w:r>
        <w:r w:rsidR="005B6671" w:rsidRPr="0049256C" w:rsidDel="001C0DB5">
          <w:delText>1</w:delText>
        </w:r>
        <w:r w:rsidR="005B6671" w:rsidRPr="0049256C" w:rsidDel="001C0DB5">
          <w:delText>つの単位システムのルールのみ呼び出すことができる。</w:delText>
        </w:r>
      </w:del>
    </w:p>
    <w:p w14:paraId="156C8D33" w14:textId="0D879F27" w:rsidR="005B6671" w:rsidRPr="0049256C" w:rsidDel="001C0DB5" w:rsidRDefault="005B6671" w:rsidP="00C02FD7">
      <w:pPr>
        <w:pStyle w:val="afff6"/>
        <w:rPr>
          <w:del w:id="4523" w:author="IRK" w:date="2020-04-24T11:07:00Z"/>
        </w:rPr>
      </w:pPr>
    </w:p>
    <w:p w14:paraId="546C7836" w14:textId="21F69E05" w:rsidR="004A5D41" w:rsidRPr="0049256C" w:rsidRDefault="004A5D41" w:rsidP="007D3017">
      <w:pPr>
        <w:pStyle w:val="afff6"/>
      </w:pPr>
      <w:bookmarkStart w:id="4524" w:name="_Toc34839577"/>
      <w:del w:id="4525" w:author="IRK" w:date="2020-03-09T15:46: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105</w:delText>
        </w:r>
        <w:r w:rsidR="003561C7" w:rsidRPr="0049256C" w:rsidDel="00E4299E">
          <w:rPr>
            <w:noProof/>
          </w:rPr>
          <w:fldChar w:fldCharType="end"/>
        </w:r>
        <w:r w:rsidRPr="0049256C" w:rsidDel="00E4299E">
          <w:rPr>
            <w:rFonts w:hint="eastAsia"/>
          </w:rPr>
          <w:delText>]</w:delText>
        </w:r>
      </w:del>
      <w:ins w:id="4526" w:author="IRK" w:date="2020-03-09T15:46: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111</w:t>
      </w:r>
      <w:ins w:id="4527" w:author="IRK" w:date="2020-03-09T15:46:00Z">
        <w:r w:rsidR="00E4299E">
          <w:fldChar w:fldCharType="end"/>
        </w:r>
        <w:r w:rsidR="00E4299E">
          <w:rPr>
            <w:rFonts w:hint="eastAsia"/>
          </w:rPr>
          <w:t>]</w:t>
        </w:r>
      </w:ins>
      <w:bookmarkEnd w:id="452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528" w:author="IRK" w:date="2020-04-16T14:18:00Z">
          <w:tblPr>
            <w:tblW w:w="0" w:type="auto"/>
            <w:tblInd w:w="108" w:type="dxa"/>
            <w:tblLook w:val="04A0" w:firstRow="1" w:lastRow="0" w:firstColumn="1" w:lastColumn="0" w:noHBand="0" w:noVBand="1"/>
          </w:tblPr>
        </w:tblPrChange>
      </w:tblPr>
      <w:tblGrid>
        <w:gridCol w:w="9356"/>
        <w:tblGridChange w:id="4529">
          <w:tblGrid>
            <w:gridCol w:w="9356"/>
          </w:tblGrid>
        </w:tblGridChange>
      </w:tblGrid>
      <w:tr w:rsidR="005B6671" w:rsidRPr="0049256C" w14:paraId="33B16158" w14:textId="77777777" w:rsidTr="00C02FD7">
        <w:trPr>
          <w:jc w:val="center"/>
        </w:trPr>
        <w:tc>
          <w:tcPr>
            <w:tcW w:w="9356" w:type="dxa"/>
            <w:tcPrChange w:id="4530" w:author="IRK" w:date="2020-04-16T14:18:00Z">
              <w:tcPr>
                <w:tcW w:w="9356" w:type="dxa"/>
              </w:tcPr>
            </w:tcPrChange>
          </w:tcPr>
          <w:p w14:paraId="0071AB02" w14:textId="77777777" w:rsidR="005B6671" w:rsidRPr="0049256C" w:rsidRDefault="005B6671">
            <w:pPr>
              <w:pStyle w:val="16"/>
              <w:pPrChange w:id="4531" w:author="IRK" w:date="2020-04-27T17:26:00Z">
                <w:pPr/>
              </w:pPrChange>
            </w:pPr>
            <w:r w:rsidRPr="0049256C">
              <w:t>********************************************************************************</w:t>
            </w:r>
          </w:p>
          <w:p w14:paraId="23BA2F2A" w14:textId="77777777" w:rsidR="005B6671" w:rsidRPr="0049256C" w:rsidRDefault="005B6671">
            <w:pPr>
              <w:pStyle w:val="16"/>
              <w:pPrChange w:id="4532" w:author="IRK" w:date="2020-04-27T17:26:00Z">
                <w:pPr/>
              </w:pPrChange>
            </w:pPr>
          </w:p>
          <w:p w14:paraId="38B02405" w14:textId="77777777" w:rsidR="005B6671" w:rsidRPr="0049256C" w:rsidRDefault="005B6671">
            <w:pPr>
              <w:pStyle w:val="16"/>
              <w:pPrChange w:id="4533" w:author="IRK" w:date="2020-04-27T17:26:00Z">
                <w:pPr/>
              </w:pPrChange>
            </w:pPr>
            <w:r w:rsidRPr="0049256C">
              <w:rPr>
                <w:rFonts w:hint="eastAsia"/>
              </w:rPr>
              <w:t>ルールシステム選択</w:t>
            </w:r>
          </w:p>
          <w:p w14:paraId="586296EA" w14:textId="77777777" w:rsidR="005B6671" w:rsidRPr="0049256C" w:rsidRDefault="005B6671">
            <w:pPr>
              <w:pStyle w:val="16"/>
              <w:pPrChange w:id="4534" w:author="IRK" w:date="2020-04-27T17:26:00Z">
                <w:pPr/>
              </w:pPrChange>
            </w:pPr>
          </w:p>
          <w:p w14:paraId="59446EEA" w14:textId="77777777" w:rsidR="005B6671" w:rsidRPr="0049256C" w:rsidRDefault="005B6671">
            <w:pPr>
              <w:pStyle w:val="16"/>
              <w:pPrChange w:id="4535" w:author="IRK" w:date="2020-04-27T17:26:00Z">
                <w:pPr/>
              </w:pPrChange>
            </w:pPr>
            <w:r w:rsidRPr="0049256C">
              <w:t>********************************************************************************</w:t>
            </w:r>
          </w:p>
          <w:p w14:paraId="315FF408" w14:textId="77777777" w:rsidR="005B6671" w:rsidRPr="0049256C" w:rsidRDefault="005B6671">
            <w:pPr>
              <w:pStyle w:val="16"/>
              <w:pPrChange w:id="4536" w:author="IRK" w:date="2020-04-27T17:26:00Z">
                <w:pPr/>
              </w:pPrChange>
            </w:pPr>
          </w:p>
          <w:p w14:paraId="49219565" w14:textId="77777777" w:rsidR="005B6671" w:rsidRPr="0049256C" w:rsidRDefault="005B6671">
            <w:pPr>
              <w:pStyle w:val="16"/>
              <w:pPrChange w:id="4537" w:author="IRK" w:date="2020-04-27T17:26:00Z">
                <w:pPr/>
              </w:pPrChange>
            </w:pPr>
            <w:r w:rsidRPr="0049256C">
              <w:rPr>
                <w:rFonts w:hint="eastAsia"/>
              </w:rPr>
              <w:t>ルールシステムを選択してください。</w:t>
            </w:r>
          </w:p>
          <w:p w14:paraId="286D3044" w14:textId="77777777" w:rsidR="005B6671" w:rsidRPr="0049256C" w:rsidRDefault="005B6671">
            <w:pPr>
              <w:pStyle w:val="16"/>
              <w:pPrChange w:id="4538" w:author="IRK" w:date="2020-04-27T17:26:00Z">
                <w:pPr/>
              </w:pPrChange>
            </w:pPr>
            <w:r w:rsidRPr="0049256C">
              <w:t xml:space="preserve">    1. DEV</w:t>
            </w:r>
          </w:p>
          <w:p w14:paraId="7FE15BBE" w14:textId="09579693" w:rsidR="005B6671" w:rsidRPr="0049256C" w:rsidRDefault="005B6671">
            <w:pPr>
              <w:pStyle w:val="16"/>
              <w:pPrChange w:id="4539" w:author="IRK" w:date="2020-04-27T17:26:00Z">
                <w:pPr/>
              </w:pPrChange>
            </w:pPr>
            <w:r w:rsidRPr="0049256C">
              <w:t xml:space="preserve">        </w:t>
            </w:r>
            <w:r w:rsidR="00567BBC">
              <w:rPr>
                <w:rFonts w:hint="eastAsia"/>
              </w:rPr>
              <w:t>D</w:t>
            </w:r>
            <w:r w:rsidR="002915AF">
              <w:t>evelopment</w:t>
            </w:r>
          </w:p>
          <w:p w14:paraId="03898D53" w14:textId="77777777" w:rsidR="005B6671" w:rsidRPr="0049256C" w:rsidRDefault="005B6671">
            <w:pPr>
              <w:pStyle w:val="16"/>
              <w:pPrChange w:id="4540" w:author="IRK" w:date="2020-04-27T17:26:00Z">
                <w:pPr/>
              </w:pPrChange>
            </w:pPr>
            <w:r w:rsidRPr="0049256C">
              <w:t xml:space="preserve">    2. PROD</w:t>
            </w:r>
          </w:p>
          <w:p w14:paraId="4EFF6206" w14:textId="00383A02" w:rsidR="005B6671" w:rsidRPr="0049256C" w:rsidRDefault="005B6671">
            <w:pPr>
              <w:pStyle w:val="16"/>
              <w:pPrChange w:id="4541" w:author="IRK" w:date="2020-04-27T17:26:00Z">
                <w:pPr/>
              </w:pPrChange>
            </w:pPr>
            <w:r w:rsidRPr="0049256C">
              <w:t xml:space="preserve">        </w:t>
            </w:r>
            <w:r w:rsidR="00567BBC">
              <w:t>P</w:t>
            </w:r>
            <w:r w:rsidRPr="0049256C">
              <w:t>roduction</w:t>
            </w:r>
          </w:p>
          <w:p w14:paraId="366054D9" w14:textId="77777777" w:rsidR="005B6671" w:rsidRPr="0049256C" w:rsidRDefault="005B6671">
            <w:pPr>
              <w:pStyle w:val="16"/>
              <w:pPrChange w:id="4542" w:author="IRK" w:date="2020-04-27T17:26:00Z">
                <w:pPr/>
              </w:pPrChange>
            </w:pPr>
          </w:p>
          <w:p w14:paraId="28A3EC6A" w14:textId="77777777" w:rsidR="005B6671" w:rsidRPr="0049256C" w:rsidRDefault="005B6671">
            <w:pPr>
              <w:pStyle w:val="16"/>
              <w:rPr>
                <w:rFonts w:eastAsiaTheme="minorEastAsia"/>
              </w:rPr>
              <w:pPrChange w:id="4543" w:author="IRK" w:date="2020-04-27T17:26:00Z">
                <w:pPr/>
              </w:pPrChange>
            </w:pPr>
            <w:r w:rsidRPr="0049256C">
              <w:rPr>
                <w:rFonts w:hint="eastAsia"/>
              </w:rPr>
              <w:t>選択してください。</w:t>
            </w:r>
            <w:r w:rsidRPr="0049256C">
              <w:t xml:space="preserve"> &gt;&gt;</w:t>
            </w:r>
            <w:r w:rsidRPr="0049256C">
              <w:rPr>
                <w:rFonts w:eastAsiaTheme="minorEastAsia" w:hint="eastAsia"/>
              </w:rPr>
              <w:t xml:space="preserve"> 2</w:t>
            </w:r>
          </w:p>
        </w:tc>
      </w:tr>
    </w:tbl>
    <w:p w14:paraId="3AFBC352" w14:textId="77777777" w:rsidR="005B6671" w:rsidRPr="0049256C" w:rsidRDefault="005B6671" w:rsidP="00EC7890"/>
    <w:p w14:paraId="6780EF16" w14:textId="77777777" w:rsidR="005B6671" w:rsidRPr="0049256C" w:rsidRDefault="005B6671">
      <w:pPr>
        <w:pStyle w:val="32"/>
        <w:numPr>
          <w:ilvl w:val="2"/>
          <w:numId w:val="139"/>
        </w:numPr>
        <w:rPr>
          <w:lang w:eastAsia="ja-JP"/>
        </w:rPr>
        <w:pPrChange w:id="4544" w:author="IRK" w:date="2020-05-11T09:40:00Z">
          <w:pPr>
            <w:pStyle w:val="32"/>
            <w:numPr>
              <w:numId w:val="27"/>
            </w:numPr>
            <w:spacing w:before="12" w:after="100"/>
            <w:jc w:val="left"/>
          </w:pPr>
        </w:pPrChange>
      </w:pPr>
      <w:bookmarkStart w:id="4545" w:name="_Toc441755316"/>
      <w:bookmarkStart w:id="4546" w:name="_Toc40449548"/>
      <w:r w:rsidRPr="0049256C">
        <w:rPr>
          <w:lang w:eastAsia="ja-JP"/>
        </w:rPr>
        <w:t>ルールアプリケーション設定</w:t>
      </w:r>
      <w:bookmarkEnd w:id="4545"/>
      <w:bookmarkEnd w:id="4546"/>
    </w:p>
    <w:p w14:paraId="58611813" w14:textId="7108057B" w:rsidR="005B6671" w:rsidRDefault="002D36EB" w:rsidP="00EC7890">
      <w:del w:id="4547" w:author="IRK" w:date="2020-03-09T15:46:00Z">
        <w:r w:rsidRPr="0049256C" w:rsidDel="00E4299E">
          <w:delText>表</w:delText>
        </w:r>
        <w:r w:rsidRPr="0049256C" w:rsidDel="00E4299E">
          <w:delText>10</w:delText>
        </w:r>
        <w:r w:rsidR="00A52A54" w:rsidDel="00E4299E">
          <w:rPr>
            <w:rFonts w:hint="eastAsia"/>
          </w:rPr>
          <w:delText>6</w:delText>
        </w:r>
      </w:del>
      <w:ins w:id="4548" w:author="IRK" w:date="2020-03-09T15:46:00Z">
        <w:r w:rsidR="00E4299E">
          <w:rPr>
            <w:rFonts w:hint="eastAsia"/>
          </w:rPr>
          <w:t>次の表</w:t>
        </w:r>
      </w:ins>
      <w:r w:rsidR="005B6671" w:rsidRPr="0049256C">
        <w:t>は、選択された単位ルールシステムに登録されたルールアプリケーション設定の一覧を示</w:t>
      </w:r>
      <w:r w:rsidR="000515C0">
        <w:rPr>
          <w:rFonts w:hint="eastAsia"/>
        </w:rPr>
        <w:t>す</w:t>
      </w:r>
      <w:r w:rsidR="005B6671" w:rsidRPr="0049256C">
        <w:t>。</w:t>
      </w:r>
    </w:p>
    <w:p w14:paraId="52A13D54" w14:textId="77777777" w:rsidR="002915AF" w:rsidRPr="0049256C" w:rsidRDefault="002915AF" w:rsidP="00EC7890"/>
    <w:p w14:paraId="6DFF50A1" w14:textId="6A5E1650" w:rsidR="002D36EB" w:rsidRPr="0049256C" w:rsidRDefault="002D36EB" w:rsidP="007D3017">
      <w:pPr>
        <w:pStyle w:val="afff6"/>
      </w:pPr>
      <w:bookmarkStart w:id="4549" w:name="_Toc34839578"/>
      <w:del w:id="4550" w:author="IRK" w:date="2020-03-09T15:46: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106</w:delText>
        </w:r>
        <w:r w:rsidR="003561C7" w:rsidRPr="0049256C" w:rsidDel="00E4299E">
          <w:rPr>
            <w:noProof/>
          </w:rPr>
          <w:fldChar w:fldCharType="end"/>
        </w:r>
        <w:r w:rsidRPr="0049256C" w:rsidDel="00E4299E">
          <w:rPr>
            <w:rFonts w:hint="eastAsia"/>
          </w:rPr>
          <w:delText>]</w:delText>
        </w:r>
      </w:del>
      <w:ins w:id="4551" w:author="IRK" w:date="2020-03-09T15:46: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112</w:t>
      </w:r>
      <w:ins w:id="4552" w:author="IRK" w:date="2020-03-09T15:46:00Z">
        <w:r w:rsidR="00E4299E">
          <w:fldChar w:fldCharType="end"/>
        </w:r>
        <w:r w:rsidR="00E4299E">
          <w:rPr>
            <w:rFonts w:hint="eastAsia"/>
          </w:rPr>
          <w:t>]</w:t>
        </w:r>
      </w:ins>
      <w:bookmarkEnd w:id="454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553" w:author="IRK" w:date="2020-04-16T14:18:00Z">
          <w:tblPr>
            <w:tblW w:w="0" w:type="auto"/>
            <w:tblInd w:w="108" w:type="dxa"/>
            <w:tblLook w:val="04A0" w:firstRow="1" w:lastRow="0" w:firstColumn="1" w:lastColumn="0" w:noHBand="0" w:noVBand="1"/>
          </w:tblPr>
        </w:tblPrChange>
      </w:tblPr>
      <w:tblGrid>
        <w:gridCol w:w="9356"/>
        <w:tblGridChange w:id="4554">
          <w:tblGrid>
            <w:gridCol w:w="9356"/>
          </w:tblGrid>
        </w:tblGridChange>
      </w:tblGrid>
      <w:tr w:rsidR="005B6671" w:rsidRPr="0049256C" w14:paraId="3DCDBE8B" w14:textId="77777777" w:rsidTr="00C02FD7">
        <w:trPr>
          <w:jc w:val="center"/>
        </w:trPr>
        <w:tc>
          <w:tcPr>
            <w:tcW w:w="9356" w:type="dxa"/>
            <w:tcPrChange w:id="4555" w:author="IRK" w:date="2020-04-16T14:18:00Z">
              <w:tcPr>
                <w:tcW w:w="9356" w:type="dxa"/>
              </w:tcPr>
            </w:tcPrChange>
          </w:tcPr>
          <w:p w14:paraId="1FE57F20" w14:textId="77777777" w:rsidR="005B6671" w:rsidRPr="00152251" w:rsidRDefault="005B6671">
            <w:pPr>
              <w:pStyle w:val="16"/>
              <w:pPrChange w:id="4556" w:author="IRK" w:date="2020-05-12T16:11:00Z">
                <w:pPr/>
              </w:pPrChange>
            </w:pPr>
            <w:r w:rsidRPr="00833F84">
              <w:t>********************************************************************************</w:t>
            </w:r>
          </w:p>
          <w:p w14:paraId="424AA985" w14:textId="77777777" w:rsidR="005B6671" w:rsidRPr="00753A9E" w:rsidRDefault="005B6671">
            <w:pPr>
              <w:pStyle w:val="16"/>
              <w:pPrChange w:id="4557" w:author="IRK" w:date="2020-05-12T16:11:00Z">
                <w:pPr/>
              </w:pPrChange>
            </w:pPr>
          </w:p>
          <w:p w14:paraId="45562450" w14:textId="77777777" w:rsidR="005B6671" w:rsidRPr="009257D4" w:rsidRDefault="005B6671">
            <w:pPr>
              <w:pStyle w:val="16"/>
              <w:rPr>
                <w:rPrChange w:id="4558" w:author="IRK" w:date="2020-05-12T16:11:00Z">
                  <w:rPr/>
                </w:rPrChange>
              </w:rPr>
              <w:pPrChange w:id="4559" w:author="IRK" w:date="2020-05-12T16:11:00Z">
                <w:pPr/>
              </w:pPrChange>
            </w:pPr>
            <w:r w:rsidRPr="00D96770">
              <w:rPr>
                <w:rFonts w:hint="eastAsia"/>
              </w:rPr>
              <w:t>ルールシステム選択</w:t>
            </w:r>
            <w:r w:rsidRPr="00E02F0E">
              <w:t xml:space="preserve"> -&gt; </w:t>
            </w:r>
            <w:r w:rsidRPr="00E4353F">
              <w:rPr>
                <w:rFonts w:hint="eastAsia"/>
              </w:rPr>
              <w:t>ルールアプリケーション設定</w:t>
            </w:r>
          </w:p>
          <w:p w14:paraId="14BBF877" w14:textId="77777777" w:rsidR="005B6671" w:rsidRPr="009257D4" w:rsidRDefault="005B6671">
            <w:pPr>
              <w:pStyle w:val="16"/>
              <w:rPr>
                <w:rPrChange w:id="4560" w:author="IRK" w:date="2020-05-12T16:11:00Z">
                  <w:rPr/>
                </w:rPrChange>
              </w:rPr>
              <w:pPrChange w:id="4561" w:author="IRK" w:date="2020-05-12T16:11:00Z">
                <w:pPr/>
              </w:pPrChange>
            </w:pPr>
          </w:p>
          <w:p w14:paraId="0A37BA2F" w14:textId="77777777" w:rsidR="005B6671" w:rsidRPr="009257D4" w:rsidRDefault="005B6671">
            <w:pPr>
              <w:pStyle w:val="16"/>
              <w:rPr>
                <w:rPrChange w:id="4562" w:author="IRK" w:date="2020-05-12T16:11:00Z">
                  <w:rPr/>
                </w:rPrChange>
              </w:rPr>
              <w:pPrChange w:id="4563" w:author="IRK" w:date="2020-05-12T16:11:00Z">
                <w:pPr/>
              </w:pPrChange>
            </w:pPr>
            <w:r w:rsidRPr="009257D4">
              <w:rPr>
                <w:rPrChange w:id="4564" w:author="IRK" w:date="2020-05-12T16:11:00Z">
                  <w:rPr/>
                </w:rPrChange>
              </w:rPr>
              <w:t>********************************************************************************</w:t>
            </w:r>
          </w:p>
          <w:p w14:paraId="16EE6575" w14:textId="77777777" w:rsidR="005B6671" w:rsidRPr="009257D4" w:rsidRDefault="005B6671">
            <w:pPr>
              <w:pStyle w:val="16"/>
              <w:rPr>
                <w:rPrChange w:id="4565" w:author="IRK" w:date="2020-05-12T16:11:00Z">
                  <w:rPr/>
                </w:rPrChange>
              </w:rPr>
              <w:pPrChange w:id="4566" w:author="IRK" w:date="2020-05-12T16:11:00Z">
                <w:pPr/>
              </w:pPrChange>
            </w:pPr>
          </w:p>
          <w:p w14:paraId="52B6FED0" w14:textId="77777777" w:rsidR="005B6671" w:rsidRPr="009257D4" w:rsidRDefault="005B6671">
            <w:pPr>
              <w:pStyle w:val="16"/>
              <w:rPr>
                <w:rPrChange w:id="4567" w:author="IRK" w:date="2020-05-12T16:11:00Z">
                  <w:rPr/>
                </w:rPrChange>
              </w:rPr>
              <w:pPrChange w:id="4568" w:author="IRK" w:date="2020-05-12T16:11:00Z">
                <w:pPr/>
              </w:pPrChange>
            </w:pPr>
            <w:r w:rsidRPr="009257D4">
              <w:rPr>
                <w:rFonts w:hint="eastAsia"/>
                <w:rPrChange w:id="4569" w:author="IRK" w:date="2020-05-12T16:11:00Z">
                  <w:rPr>
                    <w:rFonts w:hint="eastAsia"/>
                  </w:rPr>
                </w:rPrChange>
              </w:rPr>
              <w:t>単位ルールシステム</w:t>
            </w:r>
            <w:r w:rsidRPr="009257D4">
              <w:rPr>
                <w:rPrChange w:id="4570" w:author="IRK" w:date="2020-05-12T16:11:00Z">
                  <w:rPr/>
                </w:rPrChange>
              </w:rPr>
              <w:t>'PROD'</w:t>
            </w:r>
            <w:r w:rsidRPr="009257D4">
              <w:rPr>
                <w:rFonts w:hint="eastAsia"/>
                <w:rPrChange w:id="4571" w:author="IRK" w:date="2020-05-12T16:11:00Z">
                  <w:rPr>
                    <w:rFonts w:hint="eastAsia"/>
                  </w:rPr>
                </w:rPrChange>
              </w:rPr>
              <w:t>のルールアプリケーションを設定します。作業を選択してください。</w:t>
            </w:r>
          </w:p>
          <w:p w14:paraId="515A4C13" w14:textId="77777777" w:rsidR="005B6671" w:rsidRPr="009257D4" w:rsidRDefault="005B6671">
            <w:pPr>
              <w:pStyle w:val="16"/>
              <w:rPr>
                <w:rPrChange w:id="4572" w:author="IRK" w:date="2020-05-12T16:11:00Z">
                  <w:rPr/>
                </w:rPrChange>
              </w:rPr>
              <w:pPrChange w:id="4573" w:author="IRK" w:date="2020-05-12T16:11:00Z">
                <w:pPr/>
              </w:pPrChange>
            </w:pPr>
          </w:p>
          <w:p w14:paraId="10255EEE" w14:textId="77777777" w:rsidR="005B6671" w:rsidRPr="009257D4" w:rsidRDefault="005B6671">
            <w:pPr>
              <w:pStyle w:val="16"/>
              <w:rPr>
                <w:rPrChange w:id="4574" w:author="IRK" w:date="2020-05-12T16:11:00Z">
                  <w:rPr/>
                </w:rPrChange>
              </w:rPr>
              <w:pPrChange w:id="4575" w:author="IRK" w:date="2020-05-12T16:11:00Z">
                <w:pPr/>
              </w:pPrChange>
            </w:pPr>
            <w:r w:rsidRPr="009257D4">
              <w:rPr>
                <w:rPrChange w:id="4576" w:author="IRK" w:date="2020-05-12T16:11:00Z">
                  <w:rPr/>
                </w:rPrChange>
              </w:rPr>
              <w:t>[</w:t>
            </w:r>
            <w:r w:rsidRPr="009257D4">
              <w:rPr>
                <w:rFonts w:hint="eastAsia"/>
                <w:rPrChange w:id="4577" w:author="IRK" w:date="2020-05-12T16:11:00Z">
                  <w:rPr>
                    <w:rFonts w:hint="eastAsia"/>
                  </w:rPr>
                </w:rPrChange>
              </w:rPr>
              <w:t>項目</w:t>
            </w:r>
            <w:r w:rsidRPr="009257D4">
              <w:rPr>
                <w:rPrChange w:id="4578" w:author="IRK" w:date="2020-05-12T16:11:00Z">
                  <w:rPr/>
                </w:rPrChange>
              </w:rPr>
              <w:t>]</w:t>
            </w:r>
          </w:p>
          <w:p w14:paraId="04B784C4" w14:textId="77777777" w:rsidR="005B6671" w:rsidRPr="009257D4" w:rsidRDefault="005B6671">
            <w:pPr>
              <w:pStyle w:val="16"/>
              <w:rPr>
                <w:rPrChange w:id="4579" w:author="IRK" w:date="2020-05-12T16:11:00Z">
                  <w:rPr/>
                </w:rPrChange>
              </w:rPr>
              <w:pPrChange w:id="4580" w:author="IRK" w:date="2020-05-12T16:11:00Z">
                <w:pPr/>
              </w:pPrChange>
            </w:pPr>
            <w:r w:rsidRPr="009257D4">
              <w:rPr>
                <w:rPrChange w:id="4581" w:author="IRK" w:date="2020-05-12T16:11:00Z">
                  <w:rPr/>
                </w:rPrChange>
              </w:rPr>
              <w:t>--------------------------------------------------------------</w:t>
            </w:r>
          </w:p>
          <w:p w14:paraId="0F6CFE71" w14:textId="77777777" w:rsidR="005B6671" w:rsidRPr="00152251" w:rsidRDefault="005B6671">
            <w:pPr>
              <w:pStyle w:val="16"/>
              <w:pPrChange w:id="4582" w:author="IRK" w:date="2020-05-12T16:11:00Z">
                <w:pPr/>
              </w:pPrChange>
            </w:pPr>
            <w:r w:rsidRPr="009257D4">
              <w:rPr>
                <w:rPrChange w:id="4583" w:author="IRK" w:date="2020-05-12T16:11:00Z">
                  <w:rPr/>
                </w:rPrChange>
              </w:rPr>
              <w:t xml:space="preserve">    | </w:t>
            </w:r>
            <w:r w:rsidRPr="009257D4">
              <w:rPr>
                <w:rPrChange w:id="4584" w:author="IRK" w:date="2020-05-12T16:11:00Z">
                  <w:rPr>
                    <w:rFonts w:ascii="ＭＳ Ｐゴシック" w:hAnsi="ＭＳ Ｐゴシック"/>
                  </w:rPr>
                </w:rPrChange>
              </w:rPr>
              <w:t>設定名</w:t>
            </w:r>
            <w:r w:rsidRPr="009257D4">
              <w:rPr>
                <w:rPrChange w:id="4585" w:author="IRK" w:date="2020-05-12T16:11:00Z">
                  <w:rPr>
                    <w:rFonts w:ascii="ＭＳ Ｐゴシック" w:hAnsi="ＭＳ Ｐゴシック"/>
                  </w:rPr>
                </w:rPrChange>
              </w:rPr>
              <w:t xml:space="preserve"> | </w:t>
            </w:r>
            <w:r w:rsidRPr="009257D4">
              <w:rPr>
                <w:rPrChange w:id="4586" w:author="IRK" w:date="2020-05-12T16:11:00Z">
                  <w:rPr>
                    <w:rFonts w:ascii="ＭＳ Ｐゴシック" w:hAnsi="ＭＳ Ｐゴシック"/>
                  </w:rPr>
                </w:rPrChange>
              </w:rPr>
              <w:t>ルールサービスタイプ</w:t>
            </w:r>
            <w:r w:rsidRPr="00833F84">
              <w:t xml:space="preserve"> | DB | </w:t>
            </w:r>
            <w:r w:rsidRPr="009257D4">
              <w:rPr>
                <w:rPrChange w:id="4587" w:author="IRK" w:date="2020-05-12T16:11:00Z">
                  <w:rPr>
                    <w:rFonts w:ascii="ＭＳ Ｐゴシック" w:hAnsi="ＭＳ Ｐゴシック"/>
                  </w:rPr>
                </w:rPrChange>
              </w:rPr>
              <w:t>ログレベル</w:t>
            </w:r>
            <w:r w:rsidRPr="009257D4">
              <w:rPr>
                <w:rPrChange w:id="4588" w:author="IRK" w:date="2020-05-12T16:11:00Z">
                  <w:rPr>
                    <w:rFonts w:ascii="ＭＳ Ｐゴシック" w:hAnsi="ＭＳ Ｐゴシック"/>
                  </w:rPr>
                </w:rPrChange>
              </w:rPr>
              <w:t xml:space="preserve"> | </w:t>
            </w:r>
            <w:r w:rsidRPr="009257D4">
              <w:rPr>
                <w:rPrChange w:id="4589" w:author="IRK" w:date="2020-05-12T16:11:00Z">
                  <w:rPr>
                    <w:rFonts w:ascii="ＭＳ Ｐゴシック" w:hAnsi="ＭＳ Ｐゴシック"/>
                  </w:rPr>
                </w:rPrChange>
              </w:rPr>
              <w:t>説明</w:t>
            </w:r>
            <w:r w:rsidRPr="00833F84">
              <w:t xml:space="preserve"> |</w:t>
            </w:r>
          </w:p>
          <w:p w14:paraId="6369E11B" w14:textId="77777777" w:rsidR="005B6671" w:rsidRPr="00753A9E" w:rsidRDefault="005B6671">
            <w:pPr>
              <w:pStyle w:val="16"/>
              <w:pPrChange w:id="4590" w:author="IRK" w:date="2020-05-12T16:11:00Z">
                <w:pPr/>
              </w:pPrChange>
            </w:pPr>
            <w:r w:rsidRPr="00753A9E">
              <w:t>--------------------------------------------------------------</w:t>
            </w:r>
          </w:p>
          <w:p w14:paraId="3D938AAF" w14:textId="77777777" w:rsidR="00BE15EF" w:rsidRPr="00E02F0E" w:rsidRDefault="00BE15EF">
            <w:pPr>
              <w:pStyle w:val="16"/>
              <w:pPrChange w:id="4591" w:author="IRK" w:date="2020-05-12T16:11:00Z">
                <w:pPr/>
              </w:pPrChange>
            </w:pPr>
            <w:r w:rsidRPr="00D96770">
              <w:t>1 | PROD-Online | local          | RULEDB | INFO      | Rule Service for online App |</w:t>
            </w:r>
          </w:p>
          <w:p w14:paraId="603C30D7" w14:textId="6A82AB73" w:rsidR="00BE15EF" w:rsidRPr="009257D4" w:rsidRDefault="00BE15EF">
            <w:pPr>
              <w:pStyle w:val="16"/>
              <w:rPr>
                <w:rPrChange w:id="4592" w:author="IRK" w:date="2020-05-12T16:11:00Z">
                  <w:rPr/>
                </w:rPrChange>
              </w:rPr>
              <w:pPrChange w:id="4593" w:author="IRK" w:date="2020-05-12T16:11:00Z">
                <w:pPr/>
              </w:pPrChange>
            </w:pPr>
            <w:r w:rsidRPr="00E4353F">
              <w:t>------------------------------------------------------</w:t>
            </w:r>
            <w:r w:rsidR="00FA7459" w:rsidRPr="009257D4">
              <w:rPr>
                <w:rPrChange w:id="4594" w:author="IRK" w:date="2020-05-12T16:11:00Z">
                  <w:rPr/>
                </w:rPrChange>
              </w:rPr>
              <w:t>------------------------------</w:t>
            </w:r>
          </w:p>
          <w:p w14:paraId="6FEDC184" w14:textId="77777777" w:rsidR="005B6671" w:rsidRPr="009257D4" w:rsidRDefault="005B6671">
            <w:pPr>
              <w:pStyle w:val="16"/>
              <w:rPr>
                <w:rPrChange w:id="4595" w:author="IRK" w:date="2020-05-12T16:11:00Z">
                  <w:rPr/>
                </w:rPrChange>
              </w:rPr>
              <w:pPrChange w:id="4596" w:author="IRK" w:date="2020-05-12T16:11:00Z">
                <w:pPr/>
              </w:pPrChange>
            </w:pPr>
          </w:p>
          <w:p w14:paraId="0F25D6B3" w14:textId="77777777" w:rsidR="005B6671" w:rsidRPr="009257D4" w:rsidRDefault="005B6671">
            <w:pPr>
              <w:pStyle w:val="16"/>
              <w:rPr>
                <w:rPrChange w:id="4597" w:author="IRK" w:date="2020-05-12T16:11:00Z">
                  <w:rPr/>
                </w:rPrChange>
              </w:rPr>
              <w:pPrChange w:id="4598" w:author="IRK" w:date="2020-05-12T16:11:00Z">
                <w:pPr/>
              </w:pPrChange>
            </w:pPr>
            <w:r w:rsidRPr="009257D4">
              <w:rPr>
                <w:rPrChange w:id="4599" w:author="IRK" w:date="2020-05-12T16:11:00Z">
                  <w:rPr/>
                </w:rPrChange>
              </w:rPr>
              <w:t>[</w:t>
            </w:r>
            <w:r w:rsidRPr="009257D4">
              <w:rPr>
                <w:rFonts w:hint="eastAsia"/>
                <w:rPrChange w:id="4600" w:author="IRK" w:date="2020-05-12T16:11:00Z">
                  <w:rPr>
                    <w:rFonts w:hint="eastAsia"/>
                  </w:rPr>
                </w:rPrChange>
              </w:rPr>
              <w:t>可能な作業</w:t>
            </w:r>
            <w:r w:rsidRPr="009257D4">
              <w:rPr>
                <w:rPrChange w:id="4601" w:author="IRK" w:date="2020-05-12T16:11:00Z">
                  <w:rPr/>
                </w:rPrChange>
              </w:rPr>
              <w:t>]</w:t>
            </w:r>
          </w:p>
          <w:p w14:paraId="39AA3A50" w14:textId="3A13AA0A" w:rsidR="005B6671" w:rsidRPr="009257D4" w:rsidRDefault="005B6671">
            <w:pPr>
              <w:pStyle w:val="16"/>
              <w:rPr>
                <w:rPrChange w:id="4602" w:author="IRK" w:date="2020-05-12T16:11:00Z">
                  <w:rPr/>
                </w:rPrChange>
              </w:rPr>
              <w:pPrChange w:id="4603" w:author="IRK" w:date="2020-05-12T16:11:00Z">
                <w:pPr/>
              </w:pPrChange>
            </w:pPr>
            <w:r w:rsidRPr="009257D4">
              <w:rPr>
                <w:rPrChange w:id="4604" w:author="IRK" w:date="2020-05-12T16:11:00Z">
                  <w:rPr/>
                </w:rPrChange>
              </w:rPr>
              <w:t xml:space="preserve">a. </w:t>
            </w:r>
            <w:r w:rsidRPr="009257D4">
              <w:rPr>
                <w:rFonts w:hint="eastAsia"/>
                <w:rPrChange w:id="4605" w:author="IRK" w:date="2020-05-12T16:11:00Z">
                  <w:rPr>
                    <w:rFonts w:hint="eastAsia"/>
                  </w:rPr>
                </w:rPrChange>
              </w:rPr>
              <w:t>追加</w:t>
            </w:r>
            <w:r w:rsidRPr="009257D4">
              <w:rPr>
                <w:rPrChange w:id="4606" w:author="IRK" w:date="2020-05-12T16:11:00Z">
                  <w:rPr/>
                </w:rPrChange>
              </w:rPr>
              <w:t xml:space="preserve"> </w:t>
            </w:r>
            <w:r w:rsidR="00BE15EF" w:rsidRPr="009257D4">
              <w:rPr>
                <w:rPrChange w:id="4607" w:author="IRK" w:date="2020-05-12T16:11:00Z">
                  <w:rPr/>
                </w:rPrChange>
              </w:rPr>
              <w:t xml:space="preserve">    b. </w:t>
            </w:r>
            <w:r w:rsidR="00BE15EF" w:rsidRPr="009257D4">
              <w:rPr>
                <w:rFonts w:hint="eastAsia"/>
                <w:rPrChange w:id="4608" w:author="IRK" w:date="2020-05-12T16:11:00Z">
                  <w:rPr>
                    <w:rFonts w:hint="eastAsia"/>
                  </w:rPr>
                </w:rPrChange>
              </w:rPr>
              <w:t>削除</w:t>
            </w:r>
            <w:r w:rsidR="00BE15EF" w:rsidRPr="009257D4">
              <w:rPr>
                <w:rPrChange w:id="4609" w:author="IRK" w:date="2020-05-12T16:11:00Z">
                  <w:rPr/>
                </w:rPrChange>
              </w:rPr>
              <w:t xml:space="preserve">    c. </w:t>
            </w:r>
            <w:r w:rsidR="00BE15EF" w:rsidRPr="009257D4">
              <w:rPr>
                <w:rFonts w:hint="eastAsia"/>
                <w:rPrChange w:id="4610" w:author="IRK" w:date="2020-05-12T16:11:00Z">
                  <w:rPr>
                    <w:rFonts w:hint="eastAsia"/>
                  </w:rPr>
                </w:rPrChange>
              </w:rPr>
              <w:t>修正</w:t>
            </w:r>
            <w:r w:rsidR="00BE15EF" w:rsidRPr="009257D4">
              <w:rPr>
                <w:rPrChange w:id="4611" w:author="IRK" w:date="2020-05-12T16:11:00Z">
                  <w:rPr/>
                </w:rPrChange>
              </w:rPr>
              <w:t xml:space="preserve">    d. </w:t>
            </w:r>
            <w:r w:rsidR="00BE15EF" w:rsidRPr="009257D4">
              <w:rPr>
                <w:rFonts w:hint="eastAsia"/>
                <w:rPrChange w:id="4612" w:author="IRK" w:date="2020-05-12T16:11:00Z">
                  <w:rPr>
                    <w:rFonts w:hint="eastAsia"/>
                  </w:rPr>
                </w:rPrChange>
              </w:rPr>
              <w:t>詳細情報</w:t>
            </w:r>
          </w:p>
          <w:p w14:paraId="528BEC1F" w14:textId="77777777" w:rsidR="005B6671" w:rsidRPr="009257D4" w:rsidRDefault="005B6671">
            <w:pPr>
              <w:pStyle w:val="16"/>
              <w:rPr>
                <w:rPrChange w:id="4613" w:author="IRK" w:date="2020-05-12T16:11:00Z">
                  <w:rPr/>
                </w:rPrChange>
              </w:rPr>
              <w:pPrChange w:id="4614" w:author="IRK" w:date="2020-05-12T16:11:00Z">
                <w:pPr/>
              </w:pPrChange>
            </w:pPr>
          </w:p>
          <w:p w14:paraId="5CEE5207" w14:textId="1F6F02E6" w:rsidR="005B6671" w:rsidRPr="009257D4" w:rsidRDefault="005B6671">
            <w:pPr>
              <w:pStyle w:val="16"/>
              <w:rPr>
                <w:rPrChange w:id="4615" w:author="IRK" w:date="2020-05-12T16:11:00Z">
                  <w:rPr/>
                </w:rPrChange>
              </w:rPr>
              <w:pPrChange w:id="4616" w:author="IRK" w:date="2020-05-12T16:11:00Z">
                <w:pPr/>
              </w:pPrChange>
            </w:pPr>
            <w:r w:rsidRPr="009257D4">
              <w:rPr>
                <w:rFonts w:hint="eastAsia"/>
                <w:rPrChange w:id="4617" w:author="IRK" w:date="2020-05-12T16:11:00Z">
                  <w:rPr>
                    <w:rFonts w:hint="eastAsia"/>
                  </w:rPr>
                </w:rPrChange>
              </w:rPr>
              <w:t>作業を選択してください。スキップするにはエンターキーを</w:t>
            </w:r>
            <w:r w:rsidR="007B7CEA" w:rsidRPr="009257D4">
              <w:rPr>
                <w:rFonts w:hint="eastAsia"/>
                <w:rPrChange w:id="4618" w:author="IRK" w:date="2020-05-12T16:11:00Z">
                  <w:rPr>
                    <w:rFonts w:hint="eastAsia"/>
                  </w:rPr>
                </w:rPrChange>
              </w:rPr>
              <w:t>押下して</w:t>
            </w:r>
            <w:r w:rsidRPr="009257D4">
              <w:rPr>
                <w:rFonts w:hint="eastAsia"/>
                <w:rPrChange w:id="4619" w:author="IRK" w:date="2020-05-12T16:11:00Z">
                  <w:rPr>
                    <w:rFonts w:hint="eastAsia"/>
                  </w:rPr>
                </w:rPrChange>
              </w:rPr>
              <w:t>ください。</w:t>
            </w:r>
            <w:r w:rsidRPr="009257D4">
              <w:rPr>
                <w:rPrChange w:id="4620" w:author="IRK" w:date="2020-05-12T16:11:00Z">
                  <w:rPr/>
                </w:rPrChange>
              </w:rPr>
              <w:t xml:space="preserve"> &gt;&gt;</w:t>
            </w:r>
          </w:p>
        </w:tc>
      </w:tr>
    </w:tbl>
    <w:p w14:paraId="24A69128" w14:textId="77777777" w:rsidR="005B6671" w:rsidRPr="0049256C" w:rsidRDefault="005B6671" w:rsidP="00EC7890">
      <w:pPr>
        <w:jc w:val="left"/>
        <w:rPr>
          <w:rFonts w:eastAsiaTheme="minorEastAsia"/>
        </w:rPr>
      </w:pPr>
    </w:p>
    <w:p w14:paraId="251B73D7" w14:textId="77777777" w:rsidR="005B6671" w:rsidRPr="0049256C" w:rsidRDefault="005B6671" w:rsidP="00EC7890">
      <w:r w:rsidRPr="0049256C">
        <w:t>1</w:t>
      </w:r>
      <w:r w:rsidRPr="0049256C">
        <w:t>つのルールアプリケーション設定を複数のアプリケーションが使用できる。</w:t>
      </w:r>
      <w:r w:rsidRPr="0049256C">
        <w:rPr>
          <w:rFonts w:hint="eastAsia"/>
        </w:rPr>
        <w:t>同一</w:t>
      </w:r>
      <w:r w:rsidRPr="0049256C">
        <w:t>設定を利用するアプリケーションは、</w:t>
      </w:r>
      <w:r w:rsidRPr="0049256C">
        <w:rPr>
          <w:rFonts w:hint="eastAsia"/>
        </w:rPr>
        <w:t>同一</w:t>
      </w:r>
      <w:r w:rsidRPr="0049256C">
        <w:t>方式でルールサービスを呼び出す。</w:t>
      </w:r>
    </w:p>
    <w:p w14:paraId="2937BD73" w14:textId="77777777" w:rsidR="005B6671" w:rsidRPr="0049256C" w:rsidRDefault="005B6671" w:rsidP="00EC7890"/>
    <w:p w14:paraId="5A6B9D0C" w14:textId="355235C5" w:rsidR="005B6671" w:rsidRPr="0049256C" w:rsidRDefault="005B6671" w:rsidP="00EC7890">
      <w:r w:rsidRPr="0049256C">
        <w:t>一覧の各フィールドの意味は、次の</w:t>
      </w:r>
      <w:del w:id="4621" w:author="IRK" w:date="2020-03-11T16:20:00Z">
        <w:r w:rsidRPr="0049256C" w:rsidDel="003A26C2">
          <w:delText>通り</w:delText>
        </w:r>
      </w:del>
      <w:ins w:id="4622" w:author="IRK" w:date="2020-03-11T16:20:00Z">
        <w:r w:rsidR="003A26C2">
          <w:rPr>
            <w:rFonts w:hint="eastAsia"/>
          </w:rPr>
          <w:t>とおり</w:t>
        </w:r>
      </w:ins>
      <w:r w:rsidRPr="0049256C">
        <w:t>である。</w:t>
      </w:r>
    </w:p>
    <w:p w14:paraId="6D74BF01" w14:textId="77777777" w:rsidR="005B6671" w:rsidRPr="0049256C" w:rsidRDefault="005B6671" w:rsidP="00C02FD7">
      <w:pPr>
        <w:pStyle w:val="10"/>
      </w:pPr>
      <w:r w:rsidRPr="0049256C">
        <w:t>設定名</w:t>
      </w:r>
    </w:p>
    <w:p w14:paraId="32D08DEA" w14:textId="1A54E763" w:rsidR="005B6671" w:rsidRPr="0049256C" w:rsidRDefault="005B6671" w:rsidP="00C02FD7">
      <w:pPr>
        <w:pStyle w:val="13"/>
      </w:pPr>
      <w:r w:rsidRPr="0049256C">
        <w:t>ルールアプリケーション設定の名前である。</w:t>
      </w:r>
      <w:r w:rsidR="0085786E" w:rsidRPr="0085786E">
        <w:rPr>
          <w:rFonts w:hint="eastAsia"/>
        </w:rPr>
        <w:t>アプリケーションが設定を指定する際に使用される。</w:t>
      </w:r>
      <w:r w:rsidR="00CD7813" w:rsidRPr="009A2CC8">
        <w:rPr>
          <w:rFonts w:hint="eastAsia"/>
        </w:rPr>
        <w:t>設定名称</w:t>
      </w:r>
      <w:r w:rsidRPr="00874BB2">
        <w:t>は</w:t>
      </w:r>
      <w:r w:rsidRPr="0049256C">
        <w:t>、単位ルールシステムで固有のものとする。</w:t>
      </w:r>
    </w:p>
    <w:p w14:paraId="05E109ED" w14:textId="77777777" w:rsidR="005B6671" w:rsidRPr="0049256C" w:rsidRDefault="005B6671" w:rsidP="00C02FD7">
      <w:pPr>
        <w:pStyle w:val="10"/>
      </w:pPr>
      <w:r w:rsidRPr="0049256C">
        <w:t>ルールサービスタイプ</w:t>
      </w:r>
    </w:p>
    <w:p w14:paraId="25467A41" w14:textId="463D8E84" w:rsidR="005B6671" w:rsidRPr="0049256C" w:rsidRDefault="005B6671" w:rsidP="00C02FD7">
      <w:pPr>
        <w:pStyle w:val="13"/>
      </w:pPr>
      <w:r w:rsidRPr="0049256C">
        <w:t>ローカルルールサーバを利用するのか、リモートルールサーバを利用するのかを</w:t>
      </w:r>
      <w:r w:rsidR="00DE4B7A">
        <w:rPr>
          <w:rFonts w:hint="eastAsia"/>
        </w:rPr>
        <w:t>表す</w:t>
      </w:r>
      <w:r w:rsidRPr="0049256C">
        <w:t>。</w:t>
      </w:r>
    </w:p>
    <w:p w14:paraId="1BCCC916" w14:textId="429137B8" w:rsidR="005B6671" w:rsidRPr="0049256C" w:rsidRDefault="000515C0" w:rsidP="00C02FD7">
      <w:pPr>
        <w:pStyle w:val="10"/>
      </w:pPr>
      <w:r>
        <w:rPr>
          <w:rFonts w:hint="eastAsia"/>
        </w:rPr>
        <w:t>DB</w:t>
      </w:r>
    </w:p>
    <w:p w14:paraId="1A4B10AF" w14:textId="7938D05E" w:rsidR="005B6671" w:rsidRPr="00874BB2" w:rsidRDefault="005B6671" w:rsidP="00C02FD7">
      <w:pPr>
        <w:pStyle w:val="13"/>
      </w:pPr>
      <w:r w:rsidRPr="0049256C">
        <w:t>ルールサービスタイプがローカ</w:t>
      </w:r>
      <w:r w:rsidR="003B1331">
        <w:t>ルルールサーバ</w:t>
      </w:r>
      <w:r w:rsidR="000515C0">
        <w:rPr>
          <w:rFonts w:hint="eastAsia"/>
        </w:rPr>
        <w:t>である</w:t>
      </w:r>
      <w:r w:rsidR="003B1331">
        <w:t>場合、サーバが使用するルールデータベース</w:t>
      </w:r>
      <w:r w:rsidR="003B1331" w:rsidRPr="00874BB2">
        <w:t>の</w:t>
      </w:r>
      <w:r w:rsidR="003B1331" w:rsidRPr="009A2CC8">
        <w:rPr>
          <w:rFonts w:hint="eastAsia"/>
        </w:rPr>
        <w:t>名称</w:t>
      </w:r>
      <w:r w:rsidRPr="00874BB2">
        <w:t>である。</w:t>
      </w:r>
      <w:del w:id="4623" w:author="IRK" w:date="2020-03-10T15:18:00Z">
        <w:r w:rsidRPr="00874BB2" w:rsidDel="00172D9C">
          <w:delText xml:space="preserve"> </w:delText>
        </w:r>
      </w:del>
    </w:p>
    <w:p w14:paraId="4CCBCC2F" w14:textId="0231DAFB" w:rsidR="005B6671" w:rsidRPr="0049256C" w:rsidRDefault="005B6671" w:rsidP="00C02FD7">
      <w:pPr>
        <w:pStyle w:val="10"/>
      </w:pPr>
      <w:r w:rsidRPr="0049256C">
        <w:t>ログ</w:t>
      </w:r>
      <w:r w:rsidR="001F6110" w:rsidRPr="001F6110">
        <w:rPr>
          <w:rFonts w:hint="eastAsia"/>
        </w:rPr>
        <w:t>レベル</w:t>
      </w:r>
    </w:p>
    <w:p w14:paraId="41651345" w14:textId="139E9A5E" w:rsidR="005B6671" w:rsidRPr="0049256C" w:rsidRDefault="005B6671" w:rsidP="00C02FD7">
      <w:pPr>
        <w:pStyle w:val="13"/>
      </w:pPr>
      <w:r w:rsidRPr="0049256C">
        <w:t>ルールアプリケーションのログ</w:t>
      </w:r>
      <w:r w:rsidR="000515C0">
        <w:rPr>
          <w:rFonts w:hint="eastAsia"/>
        </w:rPr>
        <w:t>レベル</w:t>
      </w:r>
      <w:r w:rsidRPr="0049256C">
        <w:t>である。</w:t>
      </w:r>
    </w:p>
    <w:p w14:paraId="5DA122FE" w14:textId="77777777" w:rsidR="005B6671" w:rsidRPr="0049256C" w:rsidRDefault="005B6671" w:rsidP="00C02FD7">
      <w:pPr>
        <w:pStyle w:val="10"/>
      </w:pPr>
      <w:r w:rsidRPr="0049256C">
        <w:t>説明</w:t>
      </w:r>
    </w:p>
    <w:p w14:paraId="09C85DD1" w14:textId="77777777" w:rsidR="005B6671" w:rsidRPr="0049256C" w:rsidRDefault="005B6671" w:rsidP="00C02FD7">
      <w:pPr>
        <w:pStyle w:val="13"/>
      </w:pPr>
      <w:r w:rsidRPr="0049256C">
        <w:t>この設定についての説明である。</w:t>
      </w:r>
    </w:p>
    <w:p w14:paraId="66C3D1D9" w14:textId="77777777" w:rsidR="005B6671" w:rsidRPr="0049256C" w:rsidRDefault="005B6671" w:rsidP="00EC7890"/>
    <w:p w14:paraId="01565125" w14:textId="595974B7" w:rsidR="005B6671" w:rsidRPr="0049256C" w:rsidRDefault="005B6671" w:rsidP="00EC7890">
      <w:r w:rsidRPr="0049256C">
        <w:t>作業メニューは、次の</w:t>
      </w:r>
      <w:del w:id="4624" w:author="IRK" w:date="2020-03-11T16:20:00Z">
        <w:r w:rsidRPr="0049256C" w:rsidDel="003A26C2">
          <w:delText>通り</w:delText>
        </w:r>
      </w:del>
      <w:ins w:id="4625" w:author="IRK" w:date="2020-03-11T16:20:00Z">
        <w:r w:rsidR="003A26C2">
          <w:rPr>
            <w:rFonts w:hint="eastAsia"/>
          </w:rPr>
          <w:t>とおり</w:t>
        </w:r>
      </w:ins>
      <w:r w:rsidRPr="0049256C">
        <w:t>である。</w:t>
      </w:r>
    </w:p>
    <w:p w14:paraId="6773ADB7" w14:textId="77777777" w:rsidR="005B6671" w:rsidRPr="0049256C" w:rsidRDefault="005B6671" w:rsidP="00C02FD7">
      <w:pPr>
        <w:pStyle w:val="10"/>
      </w:pPr>
      <w:r w:rsidRPr="0049256C">
        <w:t>追加</w:t>
      </w:r>
    </w:p>
    <w:p w14:paraId="5BDC24F0" w14:textId="281535D2" w:rsidR="005B6671" w:rsidRPr="00874BB2" w:rsidRDefault="005B6671" w:rsidP="00C02FD7">
      <w:pPr>
        <w:pStyle w:val="13"/>
      </w:pPr>
      <w:r w:rsidRPr="00874BB2">
        <w:t>ルールアプリケーション設定を追加する</w:t>
      </w:r>
      <w:r w:rsidRPr="00874BB2">
        <w:t>(</w:t>
      </w:r>
      <w:del w:id="4626" w:author="IRK" w:date="2020-03-09T15:47:00Z">
        <w:r w:rsidRPr="00874BB2" w:rsidDel="00E4299E">
          <w:delText>2.5.4</w:delText>
        </w:r>
      </w:del>
      <w:ins w:id="4627" w:author="IRK" w:date="2020-03-10T22:29:00Z">
        <w:r w:rsidR="008E5814">
          <w:rPr>
            <w:rFonts w:hint="eastAsia"/>
          </w:rPr>
          <w:t>「</w:t>
        </w:r>
      </w:ins>
      <w:ins w:id="4628" w:author="IRK" w:date="2020-03-09T15:47:00Z">
        <w:r w:rsidR="00E4299E">
          <w:fldChar w:fldCharType="begin"/>
        </w:r>
        <w:r w:rsidR="00E4299E">
          <w:instrText xml:space="preserve"> </w:instrText>
        </w:r>
        <w:r w:rsidR="00E4299E">
          <w:rPr>
            <w:rFonts w:hint="eastAsia"/>
          </w:rPr>
          <w:instrText>REF _Ref34661255 \r \h</w:instrText>
        </w:r>
        <w:r w:rsidR="00E4299E">
          <w:instrText xml:space="preserve"> </w:instrText>
        </w:r>
      </w:ins>
      <w:r w:rsidR="00E4299E">
        <w:fldChar w:fldCharType="separate"/>
      </w:r>
      <w:r w:rsidR="00AB1F2F">
        <w:t xml:space="preserve">2.5.4 </w:t>
      </w:r>
      <w:ins w:id="4629" w:author="IRK" w:date="2020-03-09T15:47:00Z">
        <w:r w:rsidR="00E4299E">
          <w:fldChar w:fldCharType="end"/>
        </w:r>
        <w:r w:rsidR="00E4299E">
          <w:fldChar w:fldCharType="begin"/>
        </w:r>
        <w:r w:rsidR="00E4299E">
          <w:instrText xml:space="preserve"> REF _Ref34661257 \h </w:instrText>
        </w:r>
      </w:ins>
      <w:r w:rsidR="00E4299E">
        <w:fldChar w:fldCharType="separate"/>
      </w:r>
      <w:r w:rsidR="00AB1F2F" w:rsidRPr="0049256C">
        <w:t>ルールアプリケーション設定の基本情報</w:t>
      </w:r>
      <w:ins w:id="4630" w:author="IRK" w:date="2020-03-09T15:47:00Z">
        <w:r w:rsidR="00E4299E">
          <w:fldChar w:fldCharType="end"/>
        </w:r>
      </w:ins>
      <w:ins w:id="4631" w:author="IRK" w:date="2020-03-10T22:29:00Z">
        <w:r w:rsidR="008E5814">
          <w:rPr>
            <w:rFonts w:hint="eastAsia"/>
          </w:rPr>
          <w:t>」</w:t>
        </w:r>
      </w:ins>
      <w:r w:rsidRPr="00874BB2">
        <w:t>)</w:t>
      </w:r>
      <w:r w:rsidRPr="00874BB2">
        <w:t>。</w:t>
      </w:r>
    </w:p>
    <w:p w14:paraId="2782003A" w14:textId="77777777" w:rsidR="005B6671" w:rsidRPr="009A2CC8" w:rsidRDefault="005B6671" w:rsidP="00C02FD7">
      <w:pPr>
        <w:pStyle w:val="10"/>
      </w:pPr>
      <w:r w:rsidRPr="009A2CC8">
        <w:rPr>
          <w:rFonts w:hint="eastAsia"/>
        </w:rPr>
        <w:t>削除</w:t>
      </w:r>
    </w:p>
    <w:p w14:paraId="414F8045" w14:textId="77777777" w:rsidR="005B6671" w:rsidRPr="009A2CC8" w:rsidRDefault="005B6671" w:rsidP="00C02FD7">
      <w:pPr>
        <w:pStyle w:val="13"/>
      </w:pPr>
      <w:r w:rsidRPr="009A2CC8">
        <w:rPr>
          <w:rFonts w:hint="eastAsia"/>
        </w:rPr>
        <w:t>ルールアプリケーション設定を削除する。この設定を使用するアプリケーションがある場合エラーが発生するため、この設定の使用状況を確認する必要がある。</w:t>
      </w:r>
    </w:p>
    <w:p w14:paraId="21F8B0AF" w14:textId="77777777" w:rsidR="005B6671" w:rsidRPr="009A2CC8" w:rsidRDefault="005B6671" w:rsidP="00C02FD7">
      <w:pPr>
        <w:pStyle w:val="10"/>
      </w:pPr>
      <w:r w:rsidRPr="009A2CC8">
        <w:rPr>
          <w:rFonts w:hint="eastAsia"/>
        </w:rPr>
        <w:t>修正</w:t>
      </w:r>
    </w:p>
    <w:p w14:paraId="5C9EE657" w14:textId="2E7F1D7F" w:rsidR="005B6671" w:rsidRPr="009A2CC8" w:rsidRDefault="005B6671" w:rsidP="00C02FD7">
      <w:pPr>
        <w:pStyle w:val="13"/>
      </w:pPr>
      <w:r w:rsidRPr="009A2CC8">
        <w:rPr>
          <w:rFonts w:hint="eastAsia"/>
        </w:rPr>
        <w:t>ルールアプリケーション設定を変更する</w:t>
      </w:r>
      <w:r w:rsidRPr="009A2CC8">
        <w:t>(</w:t>
      </w:r>
      <w:del w:id="4632" w:author="IRK" w:date="2020-03-09T15:47:00Z">
        <w:r w:rsidRPr="009A2CC8" w:rsidDel="00E4299E">
          <w:delText>2.5.4</w:delText>
        </w:r>
      </w:del>
      <w:ins w:id="4633" w:author="IRK" w:date="2020-03-10T22:30:00Z">
        <w:r w:rsidR="008E5814">
          <w:rPr>
            <w:rFonts w:hint="eastAsia"/>
          </w:rPr>
          <w:t>「</w:t>
        </w:r>
      </w:ins>
      <w:ins w:id="4634" w:author="IRK" w:date="2020-03-09T15:47:00Z">
        <w:r w:rsidR="00E4299E">
          <w:fldChar w:fldCharType="begin"/>
        </w:r>
        <w:r w:rsidR="00E4299E">
          <w:instrText xml:space="preserve"> </w:instrText>
        </w:r>
        <w:r w:rsidR="00E4299E">
          <w:rPr>
            <w:rFonts w:hint="eastAsia"/>
          </w:rPr>
          <w:instrText>REF _Ref34661255 \r \h</w:instrText>
        </w:r>
        <w:r w:rsidR="00E4299E">
          <w:instrText xml:space="preserve"> </w:instrText>
        </w:r>
      </w:ins>
      <w:ins w:id="4635" w:author="IRK" w:date="2020-03-09T15:47:00Z">
        <w:r w:rsidR="00E4299E">
          <w:fldChar w:fldCharType="separate"/>
        </w:r>
      </w:ins>
      <w:r w:rsidR="00AB1F2F">
        <w:t xml:space="preserve">2.5.4 </w:t>
      </w:r>
      <w:ins w:id="4636" w:author="IRK" w:date="2020-03-09T15:47:00Z">
        <w:r w:rsidR="00E4299E">
          <w:fldChar w:fldCharType="end"/>
        </w:r>
        <w:r w:rsidR="00E4299E">
          <w:fldChar w:fldCharType="begin"/>
        </w:r>
        <w:r w:rsidR="00E4299E">
          <w:instrText xml:space="preserve"> REF _Ref34661257 \h </w:instrText>
        </w:r>
      </w:ins>
      <w:ins w:id="4637" w:author="IRK" w:date="2020-03-09T15:47:00Z">
        <w:r w:rsidR="00E4299E">
          <w:fldChar w:fldCharType="separate"/>
        </w:r>
      </w:ins>
      <w:r w:rsidR="00AB1F2F" w:rsidRPr="0049256C">
        <w:t>ルールアプリケーション設定の基本情報</w:t>
      </w:r>
      <w:ins w:id="4638" w:author="IRK" w:date="2020-03-09T15:47:00Z">
        <w:r w:rsidR="00E4299E">
          <w:fldChar w:fldCharType="end"/>
        </w:r>
      </w:ins>
      <w:ins w:id="4639" w:author="IRK" w:date="2020-03-10T22:30:00Z">
        <w:r w:rsidR="008E5814">
          <w:rPr>
            <w:rFonts w:hint="eastAsia"/>
          </w:rPr>
          <w:t>」</w:t>
        </w:r>
      </w:ins>
      <w:r w:rsidRPr="009A2CC8">
        <w:t>)</w:t>
      </w:r>
      <w:r w:rsidRPr="009A2CC8">
        <w:rPr>
          <w:rFonts w:hint="eastAsia"/>
        </w:rPr>
        <w:t>。</w:t>
      </w:r>
    </w:p>
    <w:p w14:paraId="56F77D5B" w14:textId="77777777" w:rsidR="005B6671" w:rsidRPr="009A2CC8" w:rsidRDefault="005B6671" w:rsidP="00C02FD7">
      <w:pPr>
        <w:pStyle w:val="10"/>
      </w:pPr>
      <w:r w:rsidRPr="009A2CC8">
        <w:rPr>
          <w:rFonts w:hint="eastAsia"/>
        </w:rPr>
        <w:t>詳細情報</w:t>
      </w:r>
    </w:p>
    <w:p w14:paraId="6F90FF85" w14:textId="77777777" w:rsidR="005B6671" w:rsidRPr="009A2CC8" w:rsidRDefault="005B6671" w:rsidP="00EC7890">
      <w:pPr>
        <w:ind w:left="910"/>
      </w:pPr>
      <w:r w:rsidRPr="009A2CC8">
        <w:rPr>
          <w:rFonts w:hint="eastAsia"/>
        </w:rPr>
        <w:t>ルールアプリケーション設定を要約して表示する。</w:t>
      </w:r>
    </w:p>
    <w:p w14:paraId="18F370C5" w14:textId="77777777" w:rsidR="00D47977" w:rsidRPr="0049256C" w:rsidRDefault="00D47977" w:rsidP="00EC7890"/>
    <w:p w14:paraId="3EFF5311" w14:textId="77777777" w:rsidR="005B6671" w:rsidRPr="0049256C" w:rsidRDefault="005B6671">
      <w:pPr>
        <w:pStyle w:val="32"/>
        <w:numPr>
          <w:ilvl w:val="2"/>
          <w:numId w:val="139"/>
        </w:numPr>
        <w:rPr>
          <w:lang w:eastAsia="ja-JP"/>
        </w:rPr>
        <w:pPrChange w:id="4640" w:author="IRK" w:date="2020-05-11T09:41:00Z">
          <w:pPr>
            <w:pStyle w:val="32"/>
            <w:numPr>
              <w:numId w:val="27"/>
            </w:numPr>
            <w:spacing w:before="12" w:after="100"/>
            <w:jc w:val="left"/>
          </w:pPr>
        </w:pPrChange>
      </w:pPr>
      <w:bookmarkStart w:id="4641" w:name="_Toc458533761"/>
      <w:bookmarkStart w:id="4642" w:name="_Toc458780370"/>
      <w:bookmarkStart w:id="4643" w:name="_Toc458533762"/>
      <w:bookmarkStart w:id="4644" w:name="_Toc458780371"/>
      <w:bookmarkStart w:id="4645" w:name="_Toc441755317"/>
      <w:bookmarkStart w:id="4646" w:name="_Ref34661255"/>
      <w:bookmarkStart w:id="4647" w:name="_Ref34661257"/>
      <w:bookmarkStart w:id="4648" w:name="_Toc40449549"/>
      <w:bookmarkEnd w:id="4641"/>
      <w:bookmarkEnd w:id="4642"/>
      <w:bookmarkEnd w:id="4643"/>
      <w:bookmarkEnd w:id="4644"/>
      <w:r w:rsidRPr="0049256C">
        <w:rPr>
          <w:lang w:eastAsia="ja-JP"/>
        </w:rPr>
        <w:t>ルールアプリケーション設定の基本情報</w:t>
      </w:r>
      <w:bookmarkEnd w:id="4645"/>
      <w:bookmarkEnd w:id="4646"/>
      <w:bookmarkEnd w:id="4647"/>
      <w:bookmarkEnd w:id="4648"/>
    </w:p>
    <w:p w14:paraId="64228E70" w14:textId="48AAE5D6" w:rsidR="005B6671" w:rsidRPr="0049256C" w:rsidRDefault="000F3BF7" w:rsidP="00EC7890">
      <w:del w:id="4649" w:author="IRK" w:date="2020-03-09T15:47:00Z">
        <w:r w:rsidRPr="0049256C" w:rsidDel="00E4299E">
          <w:delText>表</w:delText>
        </w:r>
        <w:r w:rsidRPr="0049256C" w:rsidDel="00E4299E">
          <w:delText>10</w:delText>
        </w:r>
        <w:r w:rsidR="00A52A54" w:rsidDel="00E4299E">
          <w:rPr>
            <w:rFonts w:hint="eastAsia"/>
          </w:rPr>
          <w:delText>7</w:delText>
        </w:r>
      </w:del>
      <w:ins w:id="4650" w:author="IRK" w:date="2020-03-09T15:47:00Z">
        <w:r w:rsidR="00E4299E">
          <w:rPr>
            <w:rFonts w:hint="eastAsia"/>
          </w:rPr>
          <w:t>次の表</w:t>
        </w:r>
      </w:ins>
      <w:r w:rsidR="005B6671" w:rsidRPr="0049256C">
        <w:t>は、ルールアプリケーション設定の基本情報を入力する段階である。</w:t>
      </w:r>
    </w:p>
    <w:p w14:paraId="69EC37AE" w14:textId="77777777" w:rsidR="00B063A5" w:rsidRDefault="00B063A5">
      <w:pPr>
        <w:autoSpaceDE/>
        <w:autoSpaceDN/>
        <w:jc w:val="left"/>
        <w:rPr>
          <w:ins w:id="4651" w:author="IRK" w:date="2020-05-11T09:41:00Z"/>
        </w:rPr>
      </w:pPr>
      <w:ins w:id="4652" w:author="IRK" w:date="2020-05-11T09:41:00Z">
        <w:r>
          <w:br w:type="page"/>
        </w:r>
      </w:ins>
    </w:p>
    <w:p w14:paraId="1CBF41AC" w14:textId="60BA661C" w:rsidR="001A6A0C" w:rsidRDefault="001A6A0C">
      <w:pPr>
        <w:jc w:val="left"/>
      </w:pPr>
      <w:del w:id="4653" w:author="IRK" w:date="2020-04-17T13:33:00Z">
        <w:r w:rsidDel="003732F9">
          <w:br w:type="page"/>
        </w:r>
      </w:del>
    </w:p>
    <w:p w14:paraId="59B6ED65" w14:textId="563EF7C0" w:rsidR="000F3BF7" w:rsidRPr="0049256C" w:rsidRDefault="000F3BF7" w:rsidP="007D3017">
      <w:pPr>
        <w:pStyle w:val="afff6"/>
      </w:pPr>
      <w:bookmarkStart w:id="4654" w:name="_Ref34661322"/>
      <w:bookmarkStart w:id="4655" w:name="_Toc34839579"/>
      <w:del w:id="4656" w:author="IRK" w:date="2020-03-09T15:47:00Z">
        <w:r w:rsidRPr="0049256C" w:rsidDel="00E4299E">
          <w:delText>[</w:delText>
        </w:r>
        <w:r w:rsidRPr="0049256C" w:rsidDel="00E4299E">
          <w:delText>表</w:delText>
        </w:r>
        <w:r w:rsidRPr="0049256C" w:rsidDel="00E4299E">
          <w:delText xml:space="preserve"> </w:delText>
        </w:r>
        <w:r w:rsidR="003561C7" w:rsidRPr="0049256C" w:rsidDel="00E4299E">
          <w:fldChar w:fldCharType="begin"/>
        </w:r>
        <w:r w:rsidR="003561C7" w:rsidRPr="0049256C" w:rsidDel="00E4299E">
          <w:delInstrText xml:space="preserve"> SEQ [</w:delInstrText>
        </w:r>
        <w:r w:rsidR="003561C7" w:rsidRPr="0049256C" w:rsidDel="00E4299E">
          <w:delInstrText>表</w:delInstrText>
        </w:r>
        <w:r w:rsidR="003561C7" w:rsidRPr="0049256C" w:rsidDel="00E4299E">
          <w:delInstrText xml:space="preserve"> \* ARABIC </w:delInstrText>
        </w:r>
        <w:r w:rsidR="003561C7" w:rsidRPr="0049256C" w:rsidDel="00E4299E">
          <w:fldChar w:fldCharType="separate"/>
        </w:r>
        <w:r w:rsidR="000132DF" w:rsidDel="00E4299E">
          <w:rPr>
            <w:noProof/>
          </w:rPr>
          <w:delText>107</w:delText>
        </w:r>
        <w:r w:rsidR="003561C7" w:rsidRPr="0049256C" w:rsidDel="00E4299E">
          <w:rPr>
            <w:noProof/>
          </w:rPr>
          <w:fldChar w:fldCharType="end"/>
        </w:r>
        <w:r w:rsidRPr="0049256C" w:rsidDel="00E4299E">
          <w:rPr>
            <w:rFonts w:hint="eastAsia"/>
          </w:rPr>
          <w:delText>]</w:delText>
        </w:r>
      </w:del>
      <w:ins w:id="4657" w:author="IRK" w:date="2020-03-09T15:47:00Z">
        <w:r w:rsidR="00E4299E">
          <w:rPr>
            <w:rFonts w:hint="eastAsia"/>
          </w:rPr>
          <w:t>[</w:t>
        </w:r>
        <w:r w:rsidR="00E4299E">
          <w:rPr>
            <w:rFonts w:hint="eastAsia"/>
          </w:rPr>
          <w:t>表</w:t>
        </w:r>
        <w:r w:rsidR="00E4299E">
          <w:rPr>
            <w:rFonts w:hint="eastAsia"/>
          </w:rPr>
          <w:t xml:space="preserve"> </w:t>
        </w:r>
        <w:r w:rsidR="00E4299E">
          <w:fldChar w:fldCharType="begin"/>
        </w:r>
        <w:r w:rsidR="00E4299E">
          <w:instrText xml:space="preserve"> </w:instrText>
        </w:r>
        <w:r w:rsidR="00E4299E">
          <w:rPr>
            <w:rFonts w:hint="eastAsia"/>
          </w:rPr>
          <w:instrText xml:space="preserve">SEQ </w:instrText>
        </w:r>
        <w:r w:rsidR="00E4299E">
          <w:rPr>
            <w:rFonts w:hint="eastAsia"/>
          </w:rPr>
          <w:instrText>表</w:instrText>
        </w:r>
        <w:r w:rsidR="00E4299E">
          <w:rPr>
            <w:rFonts w:hint="eastAsia"/>
          </w:rPr>
          <w:instrText xml:space="preserve"> \* ARABIC</w:instrText>
        </w:r>
        <w:r w:rsidR="00E4299E">
          <w:instrText xml:space="preserve"> </w:instrText>
        </w:r>
      </w:ins>
      <w:r w:rsidR="00E4299E">
        <w:fldChar w:fldCharType="separate"/>
      </w:r>
      <w:r w:rsidR="00AB1F2F">
        <w:rPr>
          <w:noProof/>
        </w:rPr>
        <w:t>113</w:t>
      </w:r>
      <w:ins w:id="4658" w:author="IRK" w:date="2020-03-09T15:47:00Z">
        <w:r w:rsidR="00E4299E">
          <w:fldChar w:fldCharType="end"/>
        </w:r>
        <w:r w:rsidR="00E4299E">
          <w:rPr>
            <w:rFonts w:hint="eastAsia"/>
          </w:rPr>
          <w:t>]</w:t>
        </w:r>
      </w:ins>
      <w:bookmarkEnd w:id="4654"/>
      <w:bookmarkEnd w:id="465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659" w:author="IRK" w:date="2020-04-16T14:18:00Z">
          <w:tblPr>
            <w:tblW w:w="0" w:type="auto"/>
            <w:tblInd w:w="108" w:type="dxa"/>
            <w:tblLook w:val="04A0" w:firstRow="1" w:lastRow="0" w:firstColumn="1" w:lastColumn="0" w:noHBand="0" w:noVBand="1"/>
          </w:tblPr>
        </w:tblPrChange>
      </w:tblPr>
      <w:tblGrid>
        <w:gridCol w:w="9356"/>
        <w:tblGridChange w:id="4660">
          <w:tblGrid>
            <w:gridCol w:w="9356"/>
          </w:tblGrid>
        </w:tblGridChange>
      </w:tblGrid>
      <w:tr w:rsidR="005B6671" w:rsidRPr="0049256C" w14:paraId="71FA1D22" w14:textId="77777777" w:rsidTr="00C02FD7">
        <w:trPr>
          <w:jc w:val="center"/>
        </w:trPr>
        <w:tc>
          <w:tcPr>
            <w:tcW w:w="9356" w:type="dxa"/>
            <w:tcPrChange w:id="4661" w:author="IRK" w:date="2020-04-16T14:18:00Z">
              <w:tcPr>
                <w:tcW w:w="9356" w:type="dxa"/>
              </w:tcPr>
            </w:tcPrChange>
          </w:tcPr>
          <w:p w14:paraId="704714EF" w14:textId="77777777" w:rsidR="005B6671" w:rsidRPr="0049256C" w:rsidRDefault="005B6671">
            <w:pPr>
              <w:pStyle w:val="16"/>
              <w:pPrChange w:id="4662" w:author="IRK" w:date="2020-04-27T17:26:00Z">
                <w:pPr/>
              </w:pPrChange>
            </w:pPr>
            <w:r w:rsidRPr="0049256C">
              <w:t>********************************************************************************</w:t>
            </w:r>
          </w:p>
          <w:p w14:paraId="71FB1087" w14:textId="77777777" w:rsidR="005B6671" w:rsidRPr="0049256C" w:rsidRDefault="005B6671">
            <w:pPr>
              <w:pStyle w:val="16"/>
              <w:pPrChange w:id="4663" w:author="IRK" w:date="2020-04-27T17:26:00Z">
                <w:pPr/>
              </w:pPrChange>
            </w:pPr>
          </w:p>
          <w:p w14:paraId="47B6070D" w14:textId="77777777" w:rsidR="005B6671" w:rsidRPr="0049256C" w:rsidRDefault="005B6671">
            <w:pPr>
              <w:pStyle w:val="16"/>
              <w:pPrChange w:id="4664"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ルールアプリケーション設定の基本情報</w:t>
            </w:r>
          </w:p>
          <w:p w14:paraId="2D3948E1" w14:textId="77777777" w:rsidR="005B6671" w:rsidRPr="0049256C" w:rsidRDefault="005B6671">
            <w:pPr>
              <w:pStyle w:val="16"/>
              <w:pPrChange w:id="4665" w:author="IRK" w:date="2020-04-27T17:26:00Z">
                <w:pPr/>
              </w:pPrChange>
            </w:pPr>
          </w:p>
          <w:p w14:paraId="09AD9A56" w14:textId="77777777" w:rsidR="005B6671" w:rsidRPr="0049256C" w:rsidRDefault="005B6671">
            <w:pPr>
              <w:pStyle w:val="16"/>
              <w:pPrChange w:id="4666" w:author="IRK" w:date="2020-04-27T17:26:00Z">
                <w:pPr/>
              </w:pPrChange>
            </w:pPr>
            <w:r w:rsidRPr="0049256C">
              <w:t>********************************************************************************</w:t>
            </w:r>
          </w:p>
          <w:p w14:paraId="64068A5D" w14:textId="77777777" w:rsidR="005B6671" w:rsidRPr="0049256C" w:rsidRDefault="005B6671">
            <w:pPr>
              <w:pStyle w:val="16"/>
              <w:pPrChange w:id="4667" w:author="IRK" w:date="2020-04-27T17:26:00Z">
                <w:pPr/>
              </w:pPrChange>
            </w:pPr>
          </w:p>
          <w:p w14:paraId="69F709AB" w14:textId="77777777" w:rsidR="005B6671" w:rsidRPr="0049256C" w:rsidRDefault="005B6671">
            <w:pPr>
              <w:pStyle w:val="16"/>
              <w:pPrChange w:id="4668" w:author="IRK" w:date="2020-04-27T17:26:00Z">
                <w:pPr/>
              </w:pPrChange>
            </w:pPr>
            <w:r w:rsidRPr="0049256C">
              <w:rPr>
                <w:rFonts w:hint="eastAsia"/>
              </w:rPr>
              <w:t>ルールアプリケーション設定の基本情報を入力してください。</w:t>
            </w:r>
          </w:p>
          <w:p w14:paraId="453AD6F0" w14:textId="77777777" w:rsidR="005B6671" w:rsidRPr="00965D5C" w:rsidRDefault="005B6671">
            <w:pPr>
              <w:pStyle w:val="16"/>
              <w:rPr>
                <w:rFonts w:eastAsia="Malgun Gothic"/>
              </w:rPr>
              <w:pPrChange w:id="4669" w:author="IRK" w:date="2020-04-27T17:26:00Z">
                <w:pPr/>
              </w:pPrChange>
            </w:pPr>
          </w:p>
          <w:p w14:paraId="7D548BA7" w14:textId="77777777" w:rsidR="005B6671" w:rsidRPr="0049256C" w:rsidRDefault="005B6671">
            <w:pPr>
              <w:pStyle w:val="16"/>
              <w:pPrChange w:id="4670" w:author="IRK" w:date="2020-04-27T17:26:00Z">
                <w:pPr/>
              </w:pPrChange>
            </w:pPr>
            <w:r w:rsidRPr="0049256C">
              <w:t>[</w:t>
            </w:r>
            <w:r w:rsidRPr="0049256C">
              <w:t>必須</w:t>
            </w:r>
            <w:r w:rsidRPr="0049256C">
              <w:t xml:space="preserve">] </w:t>
            </w:r>
            <w:r w:rsidRPr="0049256C">
              <w:t>ルールアプリケーション設定名</w:t>
            </w:r>
            <w:r w:rsidRPr="0049256C">
              <w:t xml:space="preserve"> &gt;&gt; online-webapp</w:t>
            </w:r>
          </w:p>
          <w:p w14:paraId="2F7E7709" w14:textId="77777777" w:rsidR="005B6671" w:rsidRPr="0049256C" w:rsidRDefault="005B6671">
            <w:pPr>
              <w:pStyle w:val="16"/>
              <w:pPrChange w:id="4671" w:author="IRK" w:date="2020-04-27T17:26:00Z">
                <w:pPr/>
              </w:pPrChange>
            </w:pPr>
            <w:r w:rsidRPr="0049256C">
              <w:t>[</w:t>
            </w:r>
            <w:r w:rsidRPr="0049256C">
              <w:t>オプション</w:t>
            </w:r>
            <w:r w:rsidRPr="0049256C">
              <w:t xml:space="preserve">] </w:t>
            </w:r>
            <w:r w:rsidRPr="0049256C">
              <w:t>ルールアプリケーション設定の説明</w:t>
            </w:r>
            <w:r w:rsidRPr="0049256C">
              <w:t xml:space="preserve"> &gt;&gt; Rule application configuration for an online web application</w:t>
            </w:r>
          </w:p>
          <w:p w14:paraId="21A9675E" w14:textId="77777777" w:rsidR="005B6671" w:rsidRPr="0049256C" w:rsidRDefault="005B6671">
            <w:pPr>
              <w:pStyle w:val="16"/>
              <w:pPrChange w:id="4672" w:author="IRK" w:date="2020-04-27T17:26:00Z">
                <w:pPr/>
              </w:pPrChange>
            </w:pPr>
            <w:r w:rsidRPr="0049256C">
              <w:t>[</w:t>
            </w:r>
            <w:r w:rsidRPr="0049256C">
              <w:t>必須</w:t>
            </w:r>
            <w:r w:rsidRPr="0049256C">
              <w:t xml:space="preserve">] </w:t>
            </w:r>
            <w:r w:rsidRPr="0049256C">
              <w:t>ログレベル</w:t>
            </w:r>
          </w:p>
          <w:p w14:paraId="7AEF457B" w14:textId="77777777" w:rsidR="005B6671" w:rsidRPr="0049256C" w:rsidRDefault="005B6671">
            <w:pPr>
              <w:pStyle w:val="16"/>
              <w:pPrChange w:id="4673" w:author="IRK" w:date="2020-04-27T17:26:00Z">
                <w:pPr/>
              </w:pPrChange>
            </w:pPr>
            <w:r w:rsidRPr="0049256C">
              <w:t xml:space="preserve">    1. ERROR</w:t>
            </w:r>
          </w:p>
          <w:p w14:paraId="484972B3" w14:textId="77777777" w:rsidR="005B6671" w:rsidRPr="0049256C" w:rsidRDefault="005B6671">
            <w:pPr>
              <w:pStyle w:val="16"/>
              <w:pPrChange w:id="4674" w:author="IRK" w:date="2020-04-27T17:26:00Z">
                <w:pPr/>
              </w:pPrChange>
            </w:pPr>
            <w:r w:rsidRPr="0049256C">
              <w:t xml:space="preserve">    2. WARN</w:t>
            </w:r>
          </w:p>
          <w:p w14:paraId="44C20FF9" w14:textId="77777777" w:rsidR="005B6671" w:rsidRPr="0049256C" w:rsidRDefault="005B6671">
            <w:pPr>
              <w:pStyle w:val="16"/>
              <w:pPrChange w:id="4675" w:author="IRK" w:date="2020-04-27T17:26:00Z">
                <w:pPr/>
              </w:pPrChange>
            </w:pPr>
            <w:r w:rsidRPr="0049256C">
              <w:t>(*) 3. INFO</w:t>
            </w:r>
          </w:p>
          <w:p w14:paraId="63EBA037" w14:textId="77777777" w:rsidR="005B6671" w:rsidRPr="0049256C" w:rsidRDefault="005B6671">
            <w:pPr>
              <w:pStyle w:val="16"/>
              <w:pPrChange w:id="4676" w:author="IRK" w:date="2020-04-27T17:26:00Z">
                <w:pPr/>
              </w:pPrChange>
            </w:pPr>
            <w:r w:rsidRPr="0049256C">
              <w:t xml:space="preserve">    4. DEBUG</w:t>
            </w:r>
          </w:p>
          <w:p w14:paraId="616E593C" w14:textId="77777777" w:rsidR="005B6671" w:rsidRPr="0049256C" w:rsidRDefault="005B6671">
            <w:pPr>
              <w:pStyle w:val="16"/>
              <w:pPrChange w:id="4677" w:author="IRK" w:date="2020-04-27T17:26:00Z">
                <w:pPr/>
              </w:pPrChange>
            </w:pPr>
            <w:r w:rsidRPr="0049256C">
              <w:t xml:space="preserve">    5. TRACE</w:t>
            </w:r>
          </w:p>
          <w:p w14:paraId="61624B48" w14:textId="77777777" w:rsidR="005B6671" w:rsidRPr="0049256C" w:rsidRDefault="005B6671">
            <w:pPr>
              <w:pStyle w:val="16"/>
              <w:pPrChange w:id="4678" w:author="IRK" w:date="2020-04-27T17:26:00Z">
                <w:pPr/>
              </w:pPrChange>
            </w:pPr>
            <w:r w:rsidRPr="0049256C">
              <w:t>&gt;&gt; 4</w:t>
            </w:r>
          </w:p>
          <w:p w14:paraId="12EEE5FF" w14:textId="2B42C718" w:rsidR="005B6671" w:rsidRPr="0049256C" w:rsidRDefault="005B6671">
            <w:pPr>
              <w:pStyle w:val="16"/>
              <w:pPrChange w:id="4679" w:author="IRK" w:date="2020-04-27T17:26:00Z">
                <w:pPr/>
              </w:pPrChange>
            </w:pPr>
            <w:r w:rsidRPr="0049256C">
              <w:t>[</w:t>
            </w:r>
            <w:r w:rsidRPr="0049256C">
              <w:t>オプション</w:t>
            </w:r>
            <w:r w:rsidRPr="0049256C">
              <w:t xml:space="preserve">] </w:t>
            </w:r>
            <w:r w:rsidRPr="0049256C">
              <w:t>ログタグを指定してください。タグを指定するためにルールアプリケーションのシステムプロパティ</w:t>
            </w:r>
            <w:r w:rsidRPr="0049256C">
              <w:t>${system-property}</w:t>
            </w:r>
            <w:r w:rsidR="003B1331">
              <w:t>を使用</w:t>
            </w:r>
            <w:r w:rsidRPr="0049256C">
              <w:t>できます。</w:t>
            </w:r>
            <w:r w:rsidRPr="0049256C">
              <w:t xml:space="preserve"> &gt;&gt; ${container.name}</w:t>
            </w:r>
          </w:p>
        </w:tc>
      </w:tr>
    </w:tbl>
    <w:p w14:paraId="66486AC4" w14:textId="77777777" w:rsidR="005B6671" w:rsidRPr="0049256C" w:rsidRDefault="005B6671" w:rsidP="00EC7890"/>
    <w:p w14:paraId="0334C084" w14:textId="345CF6AA" w:rsidR="005B6671" w:rsidRPr="0049256C" w:rsidRDefault="005B6671" w:rsidP="00EC7890">
      <w:r w:rsidRPr="0049256C">
        <w:t>入力の必要な基本情報は、次の</w:t>
      </w:r>
      <w:del w:id="4680" w:author="IRK" w:date="2020-03-11T16:20:00Z">
        <w:r w:rsidRPr="0049256C" w:rsidDel="003A26C2">
          <w:delText>通り</w:delText>
        </w:r>
      </w:del>
      <w:ins w:id="4681" w:author="IRK" w:date="2020-03-11T16:20:00Z">
        <w:r w:rsidR="003A26C2">
          <w:rPr>
            <w:rFonts w:hint="eastAsia"/>
          </w:rPr>
          <w:t>とおり</w:t>
        </w:r>
      </w:ins>
      <w:r w:rsidRPr="0049256C">
        <w:t>である。</w:t>
      </w:r>
    </w:p>
    <w:p w14:paraId="19CA3D3B" w14:textId="77777777" w:rsidR="005B6671" w:rsidRPr="0049256C" w:rsidRDefault="005B6671" w:rsidP="00C02FD7">
      <w:pPr>
        <w:pStyle w:val="10"/>
      </w:pPr>
      <w:r w:rsidRPr="0049256C">
        <w:t>ルールアプリケーション設定名</w:t>
      </w:r>
    </w:p>
    <w:p w14:paraId="7E9BB987" w14:textId="77777777" w:rsidR="005B6671" w:rsidRPr="0049256C" w:rsidRDefault="005B6671" w:rsidP="00C02FD7">
      <w:pPr>
        <w:pStyle w:val="10"/>
      </w:pPr>
      <w:r w:rsidRPr="0049256C">
        <w:t>ルールアプリケーション設定に関する説明</w:t>
      </w:r>
    </w:p>
    <w:p w14:paraId="3729709F" w14:textId="77777777" w:rsidR="005B6671" w:rsidRPr="0049256C" w:rsidRDefault="005B6671" w:rsidP="00C02FD7">
      <w:pPr>
        <w:pStyle w:val="10"/>
      </w:pPr>
      <w:r w:rsidRPr="0049256C">
        <w:t>ログ</w:t>
      </w:r>
      <w:r w:rsidRPr="0049256C">
        <w:rPr>
          <w:rFonts w:hint="eastAsia"/>
        </w:rPr>
        <w:t>レベル</w:t>
      </w:r>
    </w:p>
    <w:p w14:paraId="4BD251E9" w14:textId="6F9E5C07" w:rsidR="005B6671" w:rsidRPr="0049256C" w:rsidRDefault="005B6671" w:rsidP="00C02FD7">
      <w:pPr>
        <w:pStyle w:val="13"/>
      </w:pPr>
      <w:r w:rsidRPr="0049256C">
        <w:t>ルールアプリケーション全体のログ</w:t>
      </w:r>
      <w:r w:rsidR="000515C0">
        <w:rPr>
          <w:rFonts w:hint="eastAsia"/>
        </w:rPr>
        <w:t>レベル</w:t>
      </w:r>
      <w:r w:rsidRPr="0049256C">
        <w:t>を意味するものではなく、ルールサービスの呼び出しと</w:t>
      </w:r>
      <w:r w:rsidRPr="0049256C">
        <w:rPr>
          <w:rFonts w:hint="eastAsia"/>
        </w:rPr>
        <w:t>関係</w:t>
      </w:r>
      <w:r w:rsidR="003B1331">
        <w:t>する部分のログを意味する。ロ</w:t>
      </w:r>
      <w:r w:rsidR="003B1331" w:rsidRPr="00874BB2">
        <w:t>グ</w:t>
      </w:r>
      <w:r w:rsidR="003B1331" w:rsidRPr="009A2CC8">
        <w:rPr>
          <w:rFonts w:hint="eastAsia"/>
        </w:rPr>
        <w:t>レベル</w:t>
      </w:r>
      <w:r w:rsidRPr="0049256C">
        <w:t>別に記録されるログは、次の</w:t>
      </w:r>
      <w:del w:id="4682" w:author="IRK" w:date="2020-03-11T16:20:00Z">
        <w:r w:rsidRPr="0049256C" w:rsidDel="003A26C2">
          <w:delText>通り</w:delText>
        </w:r>
      </w:del>
      <w:ins w:id="4683" w:author="IRK" w:date="2020-03-11T16:20:00Z">
        <w:r w:rsidR="003A26C2">
          <w:rPr>
            <w:rFonts w:hint="eastAsia"/>
          </w:rPr>
          <w:t>とおり</w:t>
        </w:r>
      </w:ins>
      <w:r w:rsidRPr="0049256C">
        <w:t>である。</w:t>
      </w:r>
    </w:p>
    <w:p w14:paraId="5E9D42CA" w14:textId="77777777" w:rsidR="005B6671" w:rsidRPr="0049256C" w:rsidRDefault="005B6671" w:rsidP="00C02FD7">
      <w:pPr>
        <w:pStyle w:val="23"/>
      </w:pPr>
      <w:r w:rsidRPr="0049256C">
        <w:t>ERROR</w:t>
      </w:r>
    </w:p>
    <w:p w14:paraId="521835D8" w14:textId="77777777" w:rsidR="005B6671" w:rsidRPr="0049256C" w:rsidRDefault="005B6671" w:rsidP="00C02FD7">
      <w:pPr>
        <w:pStyle w:val="28"/>
      </w:pPr>
      <w:r w:rsidRPr="0049256C">
        <w:t>ルールシステムに関連する重大な障害</w:t>
      </w:r>
    </w:p>
    <w:p w14:paraId="05D67FFB" w14:textId="77777777" w:rsidR="005B6671" w:rsidRPr="0049256C" w:rsidRDefault="005B6671" w:rsidP="00C02FD7">
      <w:pPr>
        <w:pStyle w:val="23"/>
      </w:pPr>
      <w:r w:rsidRPr="0049256C">
        <w:t>WARN</w:t>
      </w:r>
    </w:p>
    <w:p w14:paraId="10F871DD" w14:textId="6D77605E" w:rsidR="005B6671" w:rsidRPr="0049256C" w:rsidRDefault="005B6671" w:rsidP="00C02FD7">
      <w:pPr>
        <w:pStyle w:val="28"/>
      </w:pPr>
      <w:r w:rsidRPr="0049256C">
        <w:t>ルールサービスの呼び出しがエラーを</w:t>
      </w:r>
      <w:r w:rsidRPr="0049256C">
        <w:rPr>
          <w:rFonts w:hint="eastAsia"/>
        </w:rPr>
        <w:t>返した</w:t>
      </w:r>
      <w:r w:rsidRPr="0049256C">
        <w:t>場合。入力値のエラーなどビジネスロジック</w:t>
      </w:r>
      <w:r w:rsidR="000515C0">
        <w:rPr>
          <w:rFonts w:hint="eastAsia"/>
        </w:rPr>
        <w:t>レベル</w:t>
      </w:r>
      <w:r w:rsidRPr="0049256C">
        <w:t>のエラーによるルールサービス呼び出し失敗</w:t>
      </w:r>
    </w:p>
    <w:p w14:paraId="2634EF2C" w14:textId="77777777" w:rsidR="005B6671" w:rsidRPr="0049256C" w:rsidRDefault="005B6671" w:rsidP="00C02FD7">
      <w:pPr>
        <w:pStyle w:val="23"/>
      </w:pPr>
      <w:r w:rsidRPr="0049256C">
        <w:t>INFO</w:t>
      </w:r>
    </w:p>
    <w:p w14:paraId="57C83430" w14:textId="77777777" w:rsidR="005B6671" w:rsidRPr="0049256C" w:rsidRDefault="005B6671" w:rsidP="00C02FD7">
      <w:pPr>
        <w:pStyle w:val="28"/>
      </w:pPr>
      <w:r w:rsidRPr="0049256C">
        <w:t>ルールシステムの主な作業ログ。ルールサーバの初期化や終了など</w:t>
      </w:r>
    </w:p>
    <w:p w14:paraId="36870109" w14:textId="77777777" w:rsidR="005B6671" w:rsidRPr="0049256C" w:rsidRDefault="005B6671" w:rsidP="00C02FD7">
      <w:pPr>
        <w:pStyle w:val="23"/>
      </w:pPr>
      <w:r w:rsidRPr="0049256C">
        <w:t>DEBUG</w:t>
      </w:r>
    </w:p>
    <w:p w14:paraId="743F89D0" w14:textId="6E4C034A" w:rsidR="001A6A0C" w:rsidDel="003E5ED7" w:rsidRDefault="005B6671" w:rsidP="00C02FD7">
      <w:pPr>
        <w:pStyle w:val="28"/>
        <w:rPr>
          <w:del w:id="4684" w:author="IRK" w:date="2020-04-16T14:18:00Z"/>
        </w:rPr>
      </w:pPr>
      <w:r w:rsidRPr="0049256C">
        <w:t>ルールサービス呼び出しや業務データベースクエリなどに所要した時間など</w:t>
      </w:r>
    </w:p>
    <w:p w14:paraId="728CE5FC" w14:textId="0D5E1B5A" w:rsidR="001A6A0C" w:rsidRDefault="001A6A0C">
      <w:pPr>
        <w:pStyle w:val="28"/>
        <w:pPrChange w:id="4685" w:author="IRK" w:date="2020-04-16T14:18:00Z">
          <w:pPr>
            <w:jc w:val="left"/>
          </w:pPr>
        </w:pPrChange>
      </w:pPr>
      <w:del w:id="4686" w:author="IRK" w:date="2020-04-16T14:18:00Z">
        <w:r w:rsidDel="003E5ED7">
          <w:br w:type="page"/>
        </w:r>
      </w:del>
    </w:p>
    <w:p w14:paraId="4496DEB5" w14:textId="77777777" w:rsidR="005B6671" w:rsidRPr="0049256C" w:rsidRDefault="005B6671" w:rsidP="00C02FD7">
      <w:pPr>
        <w:pStyle w:val="23"/>
      </w:pPr>
      <w:r w:rsidRPr="0049256C">
        <w:t>TRACE</w:t>
      </w:r>
    </w:p>
    <w:p w14:paraId="6AEAA031" w14:textId="3B284E3C" w:rsidR="005B6671" w:rsidRPr="0049256C" w:rsidDel="00333094" w:rsidRDefault="005B6671">
      <w:pPr>
        <w:pStyle w:val="13"/>
        <w:rPr>
          <w:del w:id="4687" w:author="IRK" w:date="2020-05-11T10:11:00Z"/>
        </w:rPr>
        <w:pPrChange w:id="4688" w:author="IRK" w:date="2020-05-11T10:11:00Z">
          <w:pPr>
            <w:pStyle w:val="28"/>
          </w:pPr>
        </w:pPrChange>
      </w:pPr>
      <w:r w:rsidRPr="0049256C">
        <w:t>ルールシステム</w:t>
      </w:r>
      <w:r w:rsidR="000515C0">
        <w:rPr>
          <w:rFonts w:hint="eastAsia"/>
        </w:rPr>
        <w:t>レベル</w:t>
      </w:r>
      <w:r w:rsidRPr="0049256C">
        <w:t>における実行パス追跡のためのログ</w:t>
      </w:r>
      <w:ins w:id="4689" w:author="IRK" w:date="2020-05-11T10:11:00Z">
        <w:r w:rsidR="00333094">
          <w:rPr>
            <w:rFonts w:hint="eastAsia"/>
          </w:rPr>
          <w:t>。</w:t>
        </w:r>
      </w:ins>
    </w:p>
    <w:p w14:paraId="4F472D4A" w14:textId="1F4F90AE" w:rsidR="00174FAD" w:rsidRPr="0049256C" w:rsidRDefault="0085786E">
      <w:pPr>
        <w:pStyle w:val="13"/>
        <w:pPrChange w:id="4690" w:author="IRK" w:date="2020-05-11T10:10:00Z">
          <w:pPr>
            <w:ind w:leftChars="400" w:left="784"/>
          </w:pPr>
        </w:pPrChange>
      </w:pPr>
      <w:r w:rsidRPr="0085786E">
        <w:rPr>
          <w:rFonts w:hint="eastAsia"/>
        </w:rPr>
        <w:t>ログレベルは</w:t>
      </w:r>
      <w:r w:rsidRPr="0085786E">
        <w:rPr>
          <w:rFonts w:hint="eastAsia"/>
        </w:rPr>
        <w:t>ERROR</w:t>
      </w:r>
      <w:r w:rsidRPr="0085786E">
        <w:rPr>
          <w:rFonts w:hint="eastAsia"/>
        </w:rPr>
        <w:t>が最も高く</w:t>
      </w:r>
      <w:r w:rsidRPr="0085786E">
        <w:rPr>
          <w:rFonts w:hint="eastAsia"/>
        </w:rPr>
        <w:t>TRACE</w:t>
      </w:r>
      <w:r w:rsidRPr="0085786E">
        <w:rPr>
          <w:rFonts w:hint="eastAsia"/>
        </w:rPr>
        <w:t>が最も低い。</w:t>
      </w:r>
      <w:r w:rsidR="003B1331" w:rsidRPr="00874BB2">
        <w:t>ログの</w:t>
      </w:r>
      <w:r w:rsidR="003B1331" w:rsidRPr="009A2CC8">
        <w:rPr>
          <w:rFonts w:hint="eastAsia"/>
        </w:rPr>
        <w:t>レベル</w:t>
      </w:r>
      <w:r w:rsidR="005B6671" w:rsidRPr="00874BB2">
        <w:t>が低いほど</w:t>
      </w:r>
      <w:r w:rsidR="005B6671" w:rsidRPr="0049256C">
        <w:t>記録されるログの量が多くなり、実行性能は低下</w:t>
      </w:r>
      <w:r w:rsidR="004E427E">
        <w:rPr>
          <w:rFonts w:hint="eastAsia"/>
        </w:rPr>
        <w:t>される</w:t>
      </w:r>
      <w:r w:rsidR="005B6671" w:rsidRPr="0049256C">
        <w:t>。</w:t>
      </w:r>
    </w:p>
    <w:p w14:paraId="7C7A627D" w14:textId="77777777" w:rsidR="005B6671" w:rsidRPr="0049256C" w:rsidRDefault="005B6671" w:rsidP="00C02FD7">
      <w:pPr>
        <w:pStyle w:val="10"/>
      </w:pPr>
      <w:r w:rsidRPr="0049256C">
        <w:t>ログタグ</w:t>
      </w:r>
    </w:p>
    <w:p w14:paraId="7E215AEE" w14:textId="77777777" w:rsidR="005B6671" w:rsidRPr="0049256C" w:rsidRDefault="005B6671" w:rsidP="00C02FD7">
      <w:pPr>
        <w:pStyle w:val="13"/>
      </w:pPr>
      <w:r w:rsidRPr="0049256C">
        <w:t>単位ルールシステムでルールアプリケーション設定が複数になることもあるため、それぞれのログファイルを分離する必要がある。ログタグを指定すると基本ログディレクトリの下位にディレクトリを作成し</w:t>
      </w:r>
      <w:r w:rsidRPr="0049256C">
        <w:t>(</w:t>
      </w:r>
      <w:r w:rsidRPr="0049256C">
        <w:t>ディレクトリの名前はログタグと</w:t>
      </w:r>
      <w:r w:rsidRPr="0049256C">
        <w:rPr>
          <w:rFonts w:hint="eastAsia"/>
        </w:rPr>
        <w:t>同一</w:t>
      </w:r>
      <w:r w:rsidRPr="0049256C">
        <w:t>)</w:t>
      </w:r>
      <w:r w:rsidRPr="0049256C">
        <w:t>、その下位にルールアプリケーションのログを記録する。</w:t>
      </w:r>
    </w:p>
    <w:p w14:paraId="60AA50AC" w14:textId="1E321B0E" w:rsidR="005B6671" w:rsidRPr="0049256C" w:rsidRDefault="005B6671" w:rsidP="00EC7890">
      <w:pPr>
        <w:ind w:left="910"/>
      </w:pPr>
      <w:r w:rsidRPr="0049256C">
        <w:t>ログタグに</w:t>
      </w:r>
      <w:r w:rsidRPr="0049256C">
        <w:t>${</w:t>
      </w:r>
      <w:r w:rsidRPr="0049256C">
        <w:t>システムプロパティ</w:t>
      </w:r>
      <w:r w:rsidRPr="0049256C">
        <w:t>}</w:t>
      </w:r>
      <w:r w:rsidRPr="0049256C">
        <w:t>形式の文字列を含めることができる。その場合、この文字列を指定したシステムプロパティの値に変換してログタグとして使用する。この方法は、</w:t>
      </w:r>
      <w:r w:rsidRPr="0049256C">
        <w:t>1</w:t>
      </w:r>
      <w:r w:rsidRPr="0049256C">
        <w:t>つのルールアプリケーション設定を複数のルールアプリケーションが利用する時にログディレクトリを分離するために使用できる。</w:t>
      </w:r>
      <w:del w:id="4691" w:author="IRK" w:date="2020-03-09T15:48:00Z">
        <w:r w:rsidR="000F3BF7" w:rsidRPr="0049256C" w:rsidDel="00B22270">
          <w:delText>表</w:delText>
        </w:r>
        <w:r w:rsidR="000F3BF7" w:rsidRPr="0049256C" w:rsidDel="00B22270">
          <w:delText>10</w:delText>
        </w:r>
        <w:r w:rsidR="00A52A54" w:rsidDel="00B22270">
          <w:rPr>
            <w:rFonts w:hint="eastAsia"/>
          </w:rPr>
          <w:delText>7</w:delText>
        </w:r>
      </w:del>
      <w:ins w:id="4692" w:author="IRK" w:date="2020-03-09T15:48:00Z">
        <w:r w:rsidR="00B22270">
          <w:fldChar w:fldCharType="begin"/>
        </w:r>
        <w:r w:rsidR="00B22270">
          <w:instrText xml:space="preserve"> </w:instrText>
        </w:r>
        <w:r w:rsidR="00B22270">
          <w:rPr>
            <w:rFonts w:hint="eastAsia"/>
          </w:rPr>
          <w:instrText>REF _Ref34661322 \h</w:instrText>
        </w:r>
        <w:r w:rsidR="00B22270">
          <w:instrText xml:space="preserve"> </w:instrText>
        </w:r>
      </w:ins>
      <w:r w:rsidR="00B22270">
        <w:fldChar w:fldCharType="separate"/>
      </w:r>
      <w:ins w:id="4693" w:author="IRK" w:date="2020-03-09T15:47:00Z">
        <w:r w:rsidR="00AB1F2F">
          <w:rPr>
            <w:rFonts w:hint="eastAsia"/>
          </w:rPr>
          <w:t>[</w:t>
        </w:r>
        <w:r w:rsidR="00AB1F2F">
          <w:rPr>
            <w:rFonts w:hint="eastAsia"/>
          </w:rPr>
          <w:t>表</w:t>
        </w:r>
        <w:r w:rsidR="00AB1F2F">
          <w:rPr>
            <w:rFonts w:hint="eastAsia"/>
          </w:rPr>
          <w:t xml:space="preserve"> </w:t>
        </w:r>
      </w:ins>
      <w:r w:rsidR="00AB1F2F">
        <w:rPr>
          <w:noProof/>
        </w:rPr>
        <w:t>113</w:t>
      </w:r>
      <w:ins w:id="4694" w:author="IRK" w:date="2020-03-09T15:47:00Z">
        <w:r w:rsidR="00AB1F2F">
          <w:rPr>
            <w:rFonts w:hint="eastAsia"/>
          </w:rPr>
          <w:t>]</w:t>
        </w:r>
      </w:ins>
      <w:ins w:id="4695" w:author="IRK" w:date="2020-03-09T15:48:00Z">
        <w:r w:rsidR="00B22270">
          <w:fldChar w:fldCharType="end"/>
        </w:r>
      </w:ins>
      <w:r w:rsidRPr="0049256C">
        <w:t>の例では、ルールアプリケーションの</w:t>
      </w:r>
      <w:r w:rsidRPr="0049256C">
        <w:t>container.name</w:t>
      </w:r>
      <w:r w:rsidRPr="0049256C">
        <w:t>システムプロパティの値がログタグとして使用される。</w:t>
      </w:r>
    </w:p>
    <w:p w14:paraId="00E5CC33" w14:textId="77777777" w:rsidR="005B6671" w:rsidRPr="0049256C" w:rsidRDefault="005B6671" w:rsidP="00EC7890"/>
    <w:p w14:paraId="0AD781B8" w14:textId="45691091" w:rsidR="005B6671" w:rsidRPr="0049256C" w:rsidRDefault="005B6671" w:rsidP="00EC7890">
      <w:r w:rsidRPr="0049256C">
        <w:t>ルールアプリケーション設定の基本情報を入力すると、</w:t>
      </w:r>
      <w:del w:id="4696" w:author="IRK" w:date="2020-03-09T15:48:00Z">
        <w:r w:rsidRPr="0049256C" w:rsidDel="00B22270">
          <w:delText>2.5.5</w:delText>
        </w:r>
      </w:del>
      <w:ins w:id="4697" w:author="IRK" w:date="2020-03-10T22:30:00Z">
        <w:r w:rsidR="008E5814">
          <w:rPr>
            <w:rFonts w:hint="eastAsia"/>
          </w:rPr>
          <w:t>「</w:t>
        </w:r>
      </w:ins>
      <w:ins w:id="4698" w:author="IRK" w:date="2020-03-09T15:48:00Z">
        <w:r w:rsidR="00B22270">
          <w:fldChar w:fldCharType="begin"/>
        </w:r>
        <w:r w:rsidR="00B22270">
          <w:instrText xml:space="preserve"> </w:instrText>
        </w:r>
        <w:r w:rsidR="00B22270">
          <w:rPr>
            <w:rFonts w:hint="eastAsia"/>
          </w:rPr>
          <w:instrText>REF _Ref34661341 \r \h</w:instrText>
        </w:r>
        <w:r w:rsidR="00B22270">
          <w:instrText xml:space="preserve"> </w:instrText>
        </w:r>
      </w:ins>
      <w:r w:rsidR="00B22270">
        <w:fldChar w:fldCharType="separate"/>
      </w:r>
      <w:r w:rsidR="00AB1F2F">
        <w:t xml:space="preserve">2.5.5 </w:t>
      </w:r>
      <w:ins w:id="4699" w:author="IRK" w:date="2020-03-09T15:48:00Z">
        <w:r w:rsidR="00B22270">
          <w:fldChar w:fldCharType="end"/>
        </w:r>
        <w:r w:rsidR="00B22270">
          <w:fldChar w:fldCharType="begin"/>
        </w:r>
        <w:r w:rsidR="00B22270">
          <w:instrText xml:space="preserve"> REF _Ref34661344 \h </w:instrText>
        </w:r>
      </w:ins>
      <w:r w:rsidR="00B22270">
        <w:fldChar w:fldCharType="separate"/>
      </w:r>
      <w:r w:rsidR="00AB1F2F" w:rsidRPr="0049256C">
        <w:t>ルールサービスタイプ</w:t>
      </w:r>
      <w:ins w:id="4700" w:author="IRK" w:date="2020-03-09T15:48:00Z">
        <w:r w:rsidR="00B22270">
          <w:fldChar w:fldCharType="end"/>
        </w:r>
      </w:ins>
      <w:ins w:id="4701" w:author="IRK" w:date="2020-03-10T22:30:00Z">
        <w:r w:rsidR="008E5814">
          <w:rPr>
            <w:rFonts w:hint="eastAsia"/>
          </w:rPr>
          <w:t>」</w:t>
        </w:r>
      </w:ins>
      <w:r w:rsidRPr="0049256C">
        <w:t>に移動する。</w:t>
      </w:r>
    </w:p>
    <w:p w14:paraId="08982460" w14:textId="77777777" w:rsidR="005B6671" w:rsidRPr="0049256C" w:rsidRDefault="005B6671" w:rsidP="00EC7890"/>
    <w:p w14:paraId="4FB81C27" w14:textId="77777777" w:rsidR="005B6671" w:rsidRPr="0049256C" w:rsidRDefault="005B6671">
      <w:pPr>
        <w:pStyle w:val="32"/>
        <w:numPr>
          <w:ilvl w:val="2"/>
          <w:numId w:val="139"/>
        </w:numPr>
        <w:pPrChange w:id="4702" w:author="IRK" w:date="2020-05-11T09:41:00Z">
          <w:pPr>
            <w:pStyle w:val="32"/>
            <w:numPr>
              <w:numId w:val="27"/>
            </w:numPr>
            <w:spacing w:before="12" w:after="100"/>
            <w:jc w:val="left"/>
          </w:pPr>
        </w:pPrChange>
      </w:pPr>
      <w:bookmarkStart w:id="4703" w:name="_Toc441755318"/>
      <w:bookmarkStart w:id="4704" w:name="_Ref34661341"/>
      <w:bookmarkStart w:id="4705" w:name="_Ref34661344"/>
      <w:bookmarkStart w:id="4706" w:name="_Toc40449550"/>
      <w:r w:rsidRPr="0049256C">
        <w:t>ルールサービスタイプ</w:t>
      </w:r>
      <w:bookmarkEnd w:id="4703"/>
      <w:bookmarkEnd w:id="4704"/>
      <w:bookmarkEnd w:id="4705"/>
      <w:bookmarkEnd w:id="4706"/>
    </w:p>
    <w:p w14:paraId="651CD8DF" w14:textId="6DA08925" w:rsidR="005B6671" w:rsidRPr="0049256C" w:rsidRDefault="006526EA" w:rsidP="00EC7890">
      <w:del w:id="4707" w:author="IRK" w:date="2020-03-09T15:50:00Z">
        <w:r w:rsidRPr="0049256C" w:rsidDel="00B22270">
          <w:delText>表</w:delText>
        </w:r>
        <w:r w:rsidRPr="0049256C" w:rsidDel="00B22270">
          <w:delText>10</w:delText>
        </w:r>
        <w:r w:rsidR="00A52A54" w:rsidDel="00B22270">
          <w:rPr>
            <w:rFonts w:hint="eastAsia"/>
          </w:rPr>
          <w:delText>8</w:delText>
        </w:r>
      </w:del>
      <w:ins w:id="4708" w:author="IRK" w:date="2020-03-09T15:50:00Z">
        <w:r w:rsidR="00B22270">
          <w:rPr>
            <w:rFonts w:hint="eastAsia"/>
          </w:rPr>
          <w:t>次の表</w:t>
        </w:r>
      </w:ins>
      <w:r w:rsidR="005B6671" w:rsidRPr="0049256C">
        <w:t>は、ルールアプリケーションが</w:t>
      </w:r>
      <w:r w:rsidR="005B6671" w:rsidRPr="0049256C">
        <w:rPr>
          <w:rFonts w:hint="eastAsia"/>
        </w:rPr>
        <w:t>どのような</w:t>
      </w:r>
      <w:r w:rsidR="005B6671" w:rsidRPr="0049256C">
        <w:t>ルールサーバを使用するのかを指定する段階である。</w:t>
      </w:r>
    </w:p>
    <w:p w14:paraId="1EB8DD4C" w14:textId="77777777" w:rsidR="005B6671" w:rsidRPr="0049256C" w:rsidRDefault="005B6671" w:rsidP="00EC7890"/>
    <w:p w14:paraId="7F914D4E" w14:textId="7B94678E" w:rsidR="006526EA" w:rsidRPr="0049256C" w:rsidRDefault="006526EA" w:rsidP="007D3017">
      <w:pPr>
        <w:pStyle w:val="afff6"/>
      </w:pPr>
      <w:bookmarkStart w:id="4709" w:name="_Toc34839580"/>
      <w:del w:id="4710" w:author="IRK" w:date="2020-03-09T15:50:00Z">
        <w:r w:rsidRPr="0049256C" w:rsidDel="00B22270">
          <w:delText>[</w:delText>
        </w:r>
        <w:r w:rsidRPr="0049256C" w:rsidDel="00B22270">
          <w:delText>表</w:delText>
        </w:r>
        <w:r w:rsidRPr="0049256C" w:rsidDel="00B22270">
          <w:delText xml:space="preserve"> </w:delText>
        </w:r>
        <w:r w:rsidR="003561C7" w:rsidRPr="0049256C" w:rsidDel="00B22270">
          <w:fldChar w:fldCharType="begin"/>
        </w:r>
        <w:r w:rsidR="003561C7" w:rsidRPr="0049256C" w:rsidDel="00B22270">
          <w:delInstrText xml:space="preserve"> SEQ [</w:delInstrText>
        </w:r>
        <w:r w:rsidR="003561C7" w:rsidRPr="0049256C" w:rsidDel="00B22270">
          <w:delInstrText>表</w:delInstrText>
        </w:r>
        <w:r w:rsidR="003561C7" w:rsidRPr="0049256C" w:rsidDel="00B22270">
          <w:delInstrText xml:space="preserve"> \* ARABIC </w:delInstrText>
        </w:r>
        <w:r w:rsidR="003561C7" w:rsidRPr="0049256C" w:rsidDel="00B22270">
          <w:fldChar w:fldCharType="separate"/>
        </w:r>
        <w:r w:rsidR="000132DF" w:rsidDel="00B22270">
          <w:rPr>
            <w:noProof/>
          </w:rPr>
          <w:delText>108</w:delText>
        </w:r>
        <w:r w:rsidR="003561C7" w:rsidRPr="0049256C" w:rsidDel="00B22270">
          <w:rPr>
            <w:noProof/>
          </w:rPr>
          <w:fldChar w:fldCharType="end"/>
        </w:r>
        <w:r w:rsidRPr="0049256C" w:rsidDel="00B22270">
          <w:delText xml:space="preserve">] </w:delText>
        </w:r>
      </w:del>
      <w:ins w:id="4711" w:author="IRK" w:date="2020-03-09T15:50:00Z">
        <w:r w:rsidR="00B22270">
          <w:rPr>
            <w:rFonts w:hint="eastAsia"/>
          </w:rPr>
          <w:t>[</w:t>
        </w:r>
        <w:r w:rsidR="00B22270">
          <w:rPr>
            <w:rFonts w:hint="eastAsia"/>
          </w:rPr>
          <w:t>表</w:t>
        </w:r>
        <w:r w:rsidR="00B22270">
          <w:rPr>
            <w:rFonts w:hint="eastAsia"/>
          </w:rPr>
          <w:t xml:space="preserve"> </w:t>
        </w:r>
        <w:r w:rsidR="00B22270">
          <w:fldChar w:fldCharType="begin"/>
        </w:r>
        <w:r w:rsidR="00B22270">
          <w:instrText xml:space="preserve"> </w:instrText>
        </w:r>
        <w:r w:rsidR="00B22270">
          <w:rPr>
            <w:rFonts w:hint="eastAsia"/>
          </w:rPr>
          <w:instrText xml:space="preserve">SEQ </w:instrText>
        </w:r>
        <w:r w:rsidR="00B22270">
          <w:rPr>
            <w:rFonts w:hint="eastAsia"/>
          </w:rPr>
          <w:instrText>表</w:instrText>
        </w:r>
        <w:r w:rsidR="00B22270">
          <w:rPr>
            <w:rFonts w:hint="eastAsia"/>
          </w:rPr>
          <w:instrText xml:space="preserve"> \* ARABIC</w:instrText>
        </w:r>
        <w:r w:rsidR="00B22270">
          <w:instrText xml:space="preserve"> </w:instrText>
        </w:r>
      </w:ins>
      <w:r w:rsidR="00B22270">
        <w:fldChar w:fldCharType="separate"/>
      </w:r>
      <w:r w:rsidR="00AB1F2F">
        <w:rPr>
          <w:noProof/>
        </w:rPr>
        <w:t>114</w:t>
      </w:r>
      <w:ins w:id="4712" w:author="IRK" w:date="2020-03-09T15:50:00Z">
        <w:r w:rsidR="00B22270">
          <w:fldChar w:fldCharType="end"/>
        </w:r>
        <w:r w:rsidR="00B22270">
          <w:rPr>
            <w:rFonts w:hint="eastAsia"/>
          </w:rPr>
          <w:t>]</w:t>
        </w:r>
      </w:ins>
      <w:bookmarkEnd w:id="470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713" w:author="IRK" w:date="2020-04-16T14:19:00Z">
          <w:tblPr>
            <w:tblW w:w="0" w:type="auto"/>
            <w:tblInd w:w="108" w:type="dxa"/>
            <w:tblLook w:val="04A0" w:firstRow="1" w:lastRow="0" w:firstColumn="1" w:lastColumn="0" w:noHBand="0" w:noVBand="1"/>
          </w:tblPr>
        </w:tblPrChange>
      </w:tblPr>
      <w:tblGrid>
        <w:gridCol w:w="9356"/>
        <w:tblGridChange w:id="4714">
          <w:tblGrid>
            <w:gridCol w:w="9356"/>
          </w:tblGrid>
        </w:tblGridChange>
      </w:tblGrid>
      <w:tr w:rsidR="005B6671" w:rsidRPr="0049256C" w14:paraId="29D420B9" w14:textId="77777777" w:rsidTr="00C02FD7">
        <w:trPr>
          <w:jc w:val="center"/>
        </w:trPr>
        <w:tc>
          <w:tcPr>
            <w:tcW w:w="9356" w:type="dxa"/>
            <w:tcPrChange w:id="4715" w:author="IRK" w:date="2020-04-16T14:19:00Z">
              <w:tcPr>
                <w:tcW w:w="9356" w:type="dxa"/>
              </w:tcPr>
            </w:tcPrChange>
          </w:tcPr>
          <w:p w14:paraId="350E70DF" w14:textId="77777777" w:rsidR="005B6671" w:rsidRPr="0049256C" w:rsidRDefault="005B6671">
            <w:pPr>
              <w:pStyle w:val="16"/>
              <w:pPrChange w:id="4716" w:author="IRK" w:date="2020-04-27T17:26:00Z">
                <w:pPr/>
              </w:pPrChange>
            </w:pPr>
            <w:r w:rsidRPr="0049256C">
              <w:t>********************************************************************************</w:t>
            </w:r>
          </w:p>
          <w:p w14:paraId="060CE0B3" w14:textId="77777777" w:rsidR="005B6671" w:rsidRPr="0049256C" w:rsidRDefault="005B6671">
            <w:pPr>
              <w:pStyle w:val="16"/>
              <w:pPrChange w:id="4717" w:author="IRK" w:date="2020-04-27T17:26:00Z">
                <w:pPr/>
              </w:pPrChange>
            </w:pPr>
          </w:p>
          <w:p w14:paraId="3714E3A8" w14:textId="77777777" w:rsidR="005B6671" w:rsidRPr="0049256C" w:rsidRDefault="005B6671">
            <w:pPr>
              <w:pStyle w:val="16"/>
              <w:pPrChange w:id="4718"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p>
          <w:p w14:paraId="376E7973" w14:textId="77777777" w:rsidR="005B6671" w:rsidRPr="0049256C" w:rsidRDefault="005B6671">
            <w:pPr>
              <w:pStyle w:val="16"/>
              <w:pPrChange w:id="4719" w:author="IRK" w:date="2020-04-27T17:26:00Z">
                <w:pPr/>
              </w:pPrChange>
            </w:pPr>
          </w:p>
          <w:p w14:paraId="24360D51" w14:textId="77777777" w:rsidR="005B6671" w:rsidRPr="0049256C" w:rsidRDefault="005B6671">
            <w:pPr>
              <w:pStyle w:val="16"/>
              <w:pPrChange w:id="4720" w:author="IRK" w:date="2020-04-27T17:26:00Z">
                <w:pPr/>
              </w:pPrChange>
            </w:pPr>
            <w:r w:rsidRPr="0049256C">
              <w:t>********************************************************************************</w:t>
            </w:r>
          </w:p>
          <w:p w14:paraId="48A99C6A" w14:textId="77777777" w:rsidR="005B6671" w:rsidRPr="0049256C" w:rsidRDefault="005B6671">
            <w:pPr>
              <w:pStyle w:val="16"/>
              <w:pPrChange w:id="4721" w:author="IRK" w:date="2020-04-27T17:26:00Z">
                <w:pPr/>
              </w:pPrChange>
            </w:pPr>
          </w:p>
          <w:p w14:paraId="2DE26CFE" w14:textId="77777777" w:rsidR="005B6671" w:rsidRPr="0049256C" w:rsidRDefault="005B6671">
            <w:pPr>
              <w:pStyle w:val="16"/>
              <w:pPrChange w:id="4722" w:author="IRK" w:date="2020-04-27T17:26:00Z">
                <w:pPr/>
              </w:pPrChange>
            </w:pPr>
            <w:r w:rsidRPr="0049256C">
              <w:rPr>
                <w:rFonts w:hint="eastAsia"/>
              </w:rPr>
              <w:t>ルールサービスタイプを選択してください。</w:t>
            </w:r>
          </w:p>
          <w:p w14:paraId="627C27FC" w14:textId="77777777" w:rsidR="005B6671" w:rsidRPr="0049256C" w:rsidRDefault="005B6671">
            <w:pPr>
              <w:pStyle w:val="16"/>
              <w:pPrChange w:id="4723" w:author="IRK" w:date="2020-04-27T17:26:00Z">
                <w:pPr/>
              </w:pPrChange>
            </w:pPr>
            <w:r w:rsidRPr="0049256C">
              <w:t xml:space="preserve">    1. </w:t>
            </w:r>
            <w:r w:rsidRPr="0049256C">
              <w:t>ローカルルールサービス</w:t>
            </w:r>
          </w:p>
          <w:p w14:paraId="2C0C8752" w14:textId="77777777" w:rsidR="00556994" w:rsidRDefault="005B6671">
            <w:pPr>
              <w:pStyle w:val="16"/>
              <w:pPrChange w:id="4724" w:author="IRK" w:date="2020-04-27T17:26:00Z">
                <w:pPr/>
              </w:pPrChange>
            </w:pPr>
            <w:r w:rsidRPr="0049256C">
              <w:t xml:space="preserve">        </w:t>
            </w:r>
            <w:r w:rsidRPr="0049256C">
              <w:t>ルールアプリケーションの</w:t>
            </w:r>
            <w:r w:rsidRPr="0049256C">
              <w:t>JVM</w:t>
            </w:r>
            <w:r w:rsidRPr="0049256C">
              <w:t>の中のルールサーバを実行します。</w:t>
            </w:r>
            <w:r w:rsidRPr="0049256C">
              <w:t>J</w:t>
            </w:r>
            <w:r w:rsidRPr="0049256C">
              <w:rPr>
                <w:rFonts w:eastAsiaTheme="minorEastAsia" w:hint="eastAsia"/>
              </w:rPr>
              <w:t>ava</w:t>
            </w:r>
            <w:r w:rsidR="000C628C">
              <w:rPr>
                <w:rFonts w:eastAsiaTheme="minorEastAsia" w:hint="eastAsia"/>
              </w:rPr>
              <w:t>の</w:t>
            </w:r>
            <w:r w:rsidRPr="0049256C">
              <w:t>メソッド</w:t>
            </w:r>
          </w:p>
          <w:p w14:paraId="16F539EA" w14:textId="2C965AD5" w:rsidR="005B6671" w:rsidRPr="0049256C" w:rsidRDefault="005B6671" w:rsidP="00C02FD7">
            <w:pPr>
              <w:pStyle w:val="16"/>
            </w:pPr>
            <w:r w:rsidRPr="0049256C">
              <w:t>呼</w:t>
            </w:r>
            <w:r w:rsidRPr="0049256C">
              <w:rPr>
                <w:rFonts w:hint="eastAsia"/>
              </w:rPr>
              <w:t>び</w:t>
            </w:r>
            <w:r w:rsidRPr="0049256C">
              <w:t>出</w:t>
            </w:r>
            <w:r w:rsidRPr="0049256C">
              <w:rPr>
                <w:rFonts w:hint="eastAsia"/>
              </w:rPr>
              <w:t>し</w:t>
            </w:r>
            <w:r w:rsidRPr="0049256C">
              <w:t>を</w:t>
            </w:r>
            <w:r w:rsidR="00751735">
              <w:rPr>
                <w:rFonts w:hint="eastAsia"/>
              </w:rPr>
              <w:t>使用して</w:t>
            </w:r>
            <w:r w:rsidR="00556994">
              <w:rPr>
                <w:rFonts w:hint="eastAsia"/>
              </w:rPr>
              <w:t>、</w:t>
            </w:r>
            <w:r w:rsidRPr="0049256C">
              <w:t>ルールサービスを呼び出します。</w:t>
            </w:r>
          </w:p>
          <w:p w14:paraId="58BB773C" w14:textId="77777777" w:rsidR="005B6671" w:rsidRPr="0049256C" w:rsidRDefault="005B6671">
            <w:pPr>
              <w:pStyle w:val="16"/>
              <w:pPrChange w:id="4725" w:author="IRK" w:date="2020-04-27T17:26:00Z">
                <w:pPr/>
              </w:pPrChange>
            </w:pPr>
            <w:r w:rsidRPr="0049256C">
              <w:t xml:space="preserve">    2. </w:t>
            </w:r>
            <w:r w:rsidRPr="0049256C">
              <w:t>リモートルールサービス</w:t>
            </w:r>
          </w:p>
          <w:p w14:paraId="2ADA1F9A" w14:textId="77777777" w:rsidR="005B6671" w:rsidRPr="0049256C" w:rsidRDefault="005B6671">
            <w:pPr>
              <w:pStyle w:val="16"/>
              <w:pPrChange w:id="4726" w:author="IRK" w:date="2020-04-27T17:26:00Z">
                <w:pPr/>
              </w:pPrChange>
            </w:pPr>
            <w:r w:rsidRPr="0049256C">
              <w:t xml:space="preserve">        </w:t>
            </w:r>
            <w:r w:rsidRPr="0049256C">
              <w:t>リモートの</w:t>
            </w:r>
            <w:r w:rsidRPr="0049256C">
              <w:t>TCP</w:t>
            </w:r>
            <w:r w:rsidRPr="0049256C">
              <w:t>コネクタサーバにルールサービスを要求します。サービス</w:t>
            </w:r>
            <w:r w:rsidRPr="0049256C">
              <w:rPr>
                <w:rFonts w:hint="eastAsia"/>
              </w:rPr>
              <w:t>呼び出し</w:t>
            </w:r>
          </w:p>
          <w:p w14:paraId="0CFB1284" w14:textId="77777777" w:rsidR="005B6671" w:rsidRPr="0049256C" w:rsidRDefault="005B6671">
            <w:pPr>
              <w:pStyle w:val="16"/>
              <w:pPrChange w:id="4727" w:author="IRK" w:date="2020-04-27T17:26:00Z">
                <w:pPr/>
              </w:pPrChange>
            </w:pPr>
            <w:r w:rsidRPr="0049256C">
              <w:t xml:space="preserve">        </w:t>
            </w:r>
            <w:r w:rsidRPr="0049256C">
              <w:t>には</w:t>
            </w:r>
            <w:r w:rsidRPr="0049256C">
              <w:t>TCP/IP</w:t>
            </w:r>
            <w:r w:rsidRPr="0049256C">
              <w:t>通信を使用します。</w:t>
            </w:r>
          </w:p>
          <w:p w14:paraId="170214F1" w14:textId="77777777" w:rsidR="005B6671" w:rsidRPr="0049256C" w:rsidRDefault="005B6671">
            <w:pPr>
              <w:pStyle w:val="16"/>
              <w:pPrChange w:id="4728" w:author="IRK" w:date="2020-04-27T17:26:00Z">
                <w:pPr/>
              </w:pPrChange>
            </w:pPr>
          </w:p>
          <w:p w14:paraId="45EA23DD" w14:textId="77777777" w:rsidR="005B6671" w:rsidRPr="0049256C" w:rsidRDefault="005B6671">
            <w:pPr>
              <w:pStyle w:val="16"/>
              <w:pPrChange w:id="4729" w:author="IRK" w:date="2020-04-27T17:26:00Z">
                <w:pPr/>
              </w:pPrChange>
            </w:pPr>
          </w:p>
          <w:p w14:paraId="426EA59C" w14:textId="77777777" w:rsidR="005B6671" w:rsidRPr="0049256C" w:rsidRDefault="005B6671">
            <w:pPr>
              <w:pStyle w:val="16"/>
              <w:rPr>
                <w:rFonts w:eastAsiaTheme="minorEastAsia"/>
              </w:rPr>
              <w:pPrChange w:id="4730" w:author="IRK" w:date="2020-04-27T17:26:00Z">
                <w:pPr/>
              </w:pPrChange>
            </w:pPr>
            <w:r w:rsidRPr="0049256C">
              <w:rPr>
                <w:rFonts w:hint="eastAsia"/>
              </w:rPr>
              <w:t>選択してください。</w:t>
            </w:r>
            <w:r w:rsidRPr="0049256C">
              <w:t xml:space="preserve"> &gt;&gt;</w:t>
            </w:r>
            <w:r w:rsidRPr="0049256C">
              <w:rPr>
                <w:rFonts w:eastAsiaTheme="minorEastAsia" w:hint="eastAsia"/>
              </w:rPr>
              <w:t xml:space="preserve"> 1</w:t>
            </w:r>
          </w:p>
        </w:tc>
      </w:tr>
    </w:tbl>
    <w:p w14:paraId="4FABDD79" w14:textId="7FB9140F" w:rsidR="001A6A0C" w:rsidRDefault="001A6A0C"/>
    <w:p w14:paraId="7A437197" w14:textId="79D8227B" w:rsidR="001A6A0C" w:rsidDel="003E5ED7" w:rsidRDefault="001A6A0C">
      <w:pPr>
        <w:jc w:val="left"/>
        <w:rPr>
          <w:del w:id="4731" w:author="IRK" w:date="2020-04-16T14:19:00Z"/>
        </w:rPr>
      </w:pPr>
      <w:del w:id="4732" w:author="IRK" w:date="2020-04-16T14:19:00Z">
        <w:r w:rsidDel="003E5ED7">
          <w:br w:type="page"/>
        </w:r>
      </w:del>
    </w:p>
    <w:p w14:paraId="0F5C4FF7" w14:textId="0FF634FC" w:rsidR="005B6671" w:rsidRPr="0049256C" w:rsidRDefault="005B6671" w:rsidP="007D3017">
      <w:pPr>
        <w:autoSpaceDE/>
        <w:autoSpaceDN/>
        <w:jc w:val="left"/>
      </w:pPr>
      <w:r w:rsidRPr="0049256C">
        <w:t>ローカルルールサービスを選択する場合、ルールアプリケーション内でローカルルールサーバが実行され、このサーバ</w:t>
      </w:r>
      <w:r w:rsidRPr="0049256C">
        <w:rPr>
          <w:rFonts w:hint="eastAsia"/>
        </w:rPr>
        <w:t>で</w:t>
      </w:r>
      <w:r w:rsidRPr="0049256C">
        <w:t>サービスを呼び出すことになる。</w:t>
      </w:r>
      <w:r w:rsidRPr="0049256C">
        <w:rPr>
          <w:rFonts w:hint="eastAsia"/>
        </w:rPr>
        <w:t>同一</w:t>
      </w:r>
      <w:r w:rsidR="006601C9">
        <w:rPr>
          <w:rFonts w:eastAsia="Malgun Gothic" w:hint="eastAsia"/>
        </w:rPr>
        <w:t>J</w:t>
      </w:r>
      <w:r w:rsidRPr="0049256C">
        <w:t>VM</w:t>
      </w:r>
      <w:r w:rsidRPr="0049256C">
        <w:t>内にルールサーバが位置するため、</w:t>
      </w:r>
      <w:r w:rsidRPr="0049256C">
        <w:t>Java</w:t>
      </w:r>
      <w:r w:rsidRPr="0049256C">
        <w:t>メソッド呼び出し</w:t>
      </w:r>
      <w:r w:rsidRPr="0049256C">
        <w:rPr>
          <w:rFonts w:hint="eastAsia"/>
        </w:rPr>
        <w:t>から直接</w:t>
      </w:r>
      <w:r w:rsidRPr="0049256C">
        <w:t>サービスが呼び出され</w:t>
      </w:r>
      <w:r w:rsidRPr="0049256C">
        <w:rPr>
          <w:rFonts w:hint="eastAsia"/>
        </w:rPr>
        <w:t>るため</w:t>
      </w:r>
      <w:r w:rsidRPr="0049256C">
        <w:t>性能が</w:t>
      </w:r>
      <w:r w:rsidRPr="0049256C">
        <w:rPr>
          <w:rFonts w:hint="eastAsia"/>
        </w:rPr>
        <w:t>向上する</w:t>
      </w:r>
      <w:r w:rsidRPr="0049256C">
        <w:t>。ただし、ローカルルールサーバがアプリケーション</w:t>
      </w:r>
      <w:r w:rsidR="006601C9">
        <w:rPr>
          <w:rFonts w:eastAsia="Malgun Gothic" w:hint="eastAsia"/>
        </w:rPr>
        <w:t>J</w:t>
      </w:r>
      <w:r w:rsidRPr="0049256C">
        <w:t>VM</w:t>
      </w:r>
      <w:r w:rsidRPr="0049256C">
        <w:t>のリソースを使用するため、リソース使用量が増えることになる。ローカルルールサービスを選択すると、</w:t>
      </w:r>
      <w:del w:id="4733" w:author="IRK" w:date="2020-03-09T15:50:00Z">
        <w:r w:rsidRPr="0049256C" w:rsidDel="00B22270">
          <w:delText>2.5.6</w:delText>
        </w:r>
      </w:del>
      <w:ins w:id="4734" w:author="IRK" w:date="2020-03-10T22:30:00Z">
        <w:r w:rsidR="008E5814">
          <w:rPr>
            <w:rFonts w:hint="eastAsia"/>
          </w:rPr>
          <w:t>「</w:t>
        </w:r>
      </w:ins>
      <w:ins w:id="4735" w:author="IRK" w:date="2020-03-09T15:51:00Z">
        <w:r w:rsidR="00B22270">
          <w:fldChar w:fldCharType="begin"/>
        </w:r>
        <w:r w:rsidR="00B22270">
          <w:instrText xml:space="preserve"> </w:instrText>
        </w:r>
        <w:r w:rsidR="00B22270">
          <w:rPr>
            <w:rFonts w:hint="eastAsia"/>
          </w:rPr>
          <w:instrText>REF _Ref34661484 \r \h</w:instrText>
        </w:r>
        <w:r w:rsidR="00B22270">
          <w:instrText xml:space="preserve"> </w:instrText>
        </w:r>
      </w:ins>
      <w:r w:rsidR="00B22270">
        <w:fldChar w:fldCharType="separate"/>
      </w:r>
      <w:r w:rsidR="00AB1F2F">
        <w:t xml:space="preserve">2.5.6 </w:t>
      </w:r>
      <w:ins w:id="4736" w:author="IRK" w:date="2020-03-09T15:51:00Z">
        <w:r w:rsidR="00B22270">
          <w:fldChar w:fldCharType="end"/>
        </w:r>
        <w:r w:rsidR="00B22270">
          <w:fldChar w:fldCharType="begin"/>
        </w:r>
        <w:r w:rsidR="00B22270">
          <w:instrText xml:space="preserve"> REF _Ref34661486 \h </w:instrText>
        </w:r>
      </w:ins>
      <w:r w:rsidR="00B22270">
        <w:fldChar w:fldCharType="separate"/>
      </w:r>
      <w:r w:rsidR="00AB1F2F" w:rsidRPr="0049256C">
        <w:t>ルールデータベースの接続設定</w:t>
      </w:r>
      <w:ins w:id="4737" w:author="IRK" w:date="2020-03-09T15:51:00Z">
        <w:r w:rsidR="00B22270">
          <w:fldChar w:fldCharType="end"/>
        </w:r>
      </w:ins>
      <w:ins w:id="4738" w:author="IRK" w:date="2020-03-10T22:30:00Z">
        <w:r w:rsidR="008E5814">
          <w:rPr>
            <w:rFonts w:hint="eastAsia"/>
          </w:rPr>
          <w:t>」</w:t>
        </w:r>
      </w:ins>
      <w:r w:rsidRPr="0049256C">
        <w:t>に移動する。</w:t>
      </w:r>
    </w:p>
    <w:p w14:paraId="63746483" w14:textId="77777777" w:rsidR="005B6671" w:rsidRPr="0049256C" w:rsidRDefault="005B6671" w:rsidP="00EC7890"/>
    <w:p w14:paraId="0340CEC2" w14:textId="495CE34F" w:rsidR="005B6671" w:rsidRPr="0049256C" w:rsidRDefault="005B6671" w:rsidP="00EC7890">
      <w:r w:rsidRPr="0049256C">
        <w:t>リモートルールサービスを選択する場合、</w:t>
      </w:r>
      <w:r w:rsidRPr="0049256C">
        <w:t>TCP</w:t>
      </w:r>
      <w:r w:rsidRPr="0049256C">
        <w:t>コネクタサーバにルールサービスの呼び出しをすることになり、アプリケーションは</w:t>
      </w:r>
      <w:r w:rsidRPr="0049256C">
        <w:t>TCP</w:t>
      </w:r>
      <w:r w:rsidRPr="0049256C">
        <w:t>コネクタサーバへの</w:t>
      </w:r>
      <w:r w:rsidRPr="0049256C">
        <w:t>TCP/IP</w:t>
      </w:r>
      <w:r w:rsidRPr="0049256C">
        <w:t>接続のみを管理する。起動時間が短く</w:t>
      </w:r>
      <w:r w:rsidR="0085786E">
        <w:rPr>
          <w:rFonts w:hint="eastAsia"/>
        </w:rPr>
        <w:t>、</w:t>
      </w:r>
      <w:r w:rsidRPr="0049256C">
        <w:t>使用するリソースの量も少ないメリットがある一方、</w:t>
      </w:r>
      <w:r w:rsidRPr="0049256C">
        <w:t>TCP/IP</w:t>
      </w:r>
      <w:r w:rsidRPr="0049256C">
        <w:t>通信による速度の低下が発生することもある。リモートルールサービスを選択すると、</w:t>
      </w:r>
      <w:del w:id="4739" w:author="IRK" w:date="2020-03-09T15:51:00Z">
        <w:r w:rsidRPr="0049256C" w:rsidDel="00B22270">
          <w:delText>2.5.1</w:delText>
        </w:r>
        <w:r w:rsidR="004E427E" w:rsidDel="00B22270">
          <w:rPr>
            <w:rFonts w:hint="eastAsia"/>
          </w:rPr>
          <w:delText>3</w:delText>
        </w:r>
      </w:del>
      <w:ins w:id="4740" w:author="IRK" w:date="2020-03-10T22:30:00Z">
        <w:r w:rsidR="008E5814">
          <w:rPr>
            <w:rFonts w:hint="eastAsia"/>
          </w:rPr>
          <w:t>「</w:t>
        </w:r>
      </w:ins>
      <w:ins w:id="4741" w:author="IRK" w:date="2020-03-09T15:51:00Z">
        <w:r w:rsidR="00B22270">
          <w:fldChar w:fldCharType="begin"/>
        </w:r>
        <w:r w:rsidR="00B22270">
          <w:instrText xml:space="preserve"> </w:instrText>
        </w:r>
        <w:r w:rsidR="00B22270">
          <w:rPr>
            <w:rFonts w:hint="eastAsia"/>
          </w:rPr>
          <w:instrText>REF _Ref34661509 \r \h</w:instrText>
        </w:r>
        <w:r w:rsidR="00B22270">
          <w:instrText xml:space="preserve"> </w:instrText>
        </w:r>
      </w:ins>
      <w:r w:rsidR="00B22270">
        <w:fldChar w:fldCharType="separate"/>
      </w:r>
      <w:r w:rsidR="00AB1F2F">
        <w:t xml:space="preserve">2.5.13 </w:t>
      </w:r>
      <w:ins w:id="4742" w:author="IRK" w:date="2020-03-09T15:51:00Z">
        <w:r w:rsidR="00B22270">
          <w:fldChar w:fldCharType="end"/>
        </w:r>
        <w:r w:rsidR="00B22270">
          <w:fldChar w:fldCharType="begin"/>
        </w:r>
        <w:r w:rsidR="00B22270">
          <w:instrText xml:space="preserve"> REF _Ref34661511 \h </w:instrText>
        </w:r>
      </w:ins>
      <w:r w:rsidR="00B22270">
        <w:fldChar w:fldCharType="separate"/>
      </w:r>
      <w:r w:rsidR="00AB1F2F" w:rsidRPr="0049256C">
        <w:t>リモートルールサービスのタイプ設定</w:t>
      </w:r>
      <w:ins w:id="4743" w:author="IRK" w:date="2020-03-09T15:51:00Z">
        <w:r w:rsidR="00B22270">
          <w:fldChar w:fldCharType="end"/>
        </w:r>
      </w:ins>
      <w:ins w:id="4744" w:author="IRK" w:date="2020-03-10T22:30:00Z">
        <w:r w:rsidR="008E5814">
          <w:rPr>
            <w:rFonts w:hint="eastAsia"/>
          </w:rPr>
          <w:t>」</w:t>
        </w:r>
      </w:ins>
      <w:r w:rsidRPr="0049256C">
        <w:t>に移動する。</w:t>
      </w:r>
    </w:p>
    <w:p w14:paraId="6848A1CB" w14:textId="77777777" w:rsidR="005B6671" w:rsidRPr="0049256C" w:rsidRDefault="005B6671" w:rsidP="00EC7890"/>
    <w:p w14:paraId="4573E73A" w14:textId="77777777" w:rsidR="005B6671" w:rsidRPr="0049256C" w:rsidRDefault="005B6671">
      <w:pPr>
        <w:pStyle w:val="32"/>
        <w:numPr>
          <w:ilvl w:val="2"/>
          <w:numId w:val="139"/>
        </w:numPr>
        <w:rPr>
          <w:lang w:eastAsia="ja-JP"/>
        </w:rPr>
        <w:pPrChange w:id="4745" w:author="IRK" w:date="2020-05-11T09:41:00Z">
          <w:pPr>
            <w:pStyle w:val="32"/>
            <w:numPr>
              <w:numId w:val="27"/>
            </w:numPr>
            <w:spacing w:before="12" w:after="100"/>
            <w:jc w:val="left"/>
          </w:pPr>
        </w:pPrChange>
      </w:pPr>
      <w:bookmarkStart w:id="4746" w:name="_Toc441755319"/>
      <w:bookmarkStart w:id="4747" w:name="_Ref34661484"/>
      <w:bookmarkStart w:id="4748" w:name="_Ref34661486"/>
      <w:bookmarkStart w:id="4749" w:name="_Toc40449551"/>
      <w:r w:rsidRPr="0049256C">
        <w:rPr>
          <w:lang w:eastAsia="ja-JP"/>
        </w:rPr>
        <w:t>ルールデータベースの接続設定</w:t>
      </w:r>
      <w:bookmarkEnd w:id="4746"/>
      <w:bookmarkEnd w:id="4747"/>
      <w:bookmarkEnd w:id="4748"/>
      <w:bookmarkEnd w:id="4749"/>
    </w:p>
    <w:p w14:paraId="0A7A7DEE" w14:textId="7FB5FD64" w:rsidR="005B6671" w:rsidRPr="0049256C" w:rsidRDefault="00B434D3" w:rsidP="00EC7890">
      <w:del w:id="4750" w:author="IRK" w:date="2020-03-09T15:51:00Z">
        <w:r w:rsidRPr="0049256C" w:rsidDel="00B22270">
          <w:delText>表</w:delText>
        </w:r>
        <w:r w:rsidRPr="0049256C" w:rsidDel="00B22270">
          <w:delText>10</w:delText>
        </w:r>
        <w:r w:rsidR="00A52A54" w:rsidDel="00B22270">
          <w:rPr>
            <w:rFonts w:hint="eastAsia"/>
          </w:rPr>
          <w:delText>9</w:delText>
        </w:r>
      </w:del>
      <w:ins w:id="4751" w:author="IRK" w:date="2020-03-09T15:51:00Z">
        <w:r w:rsidR="00B22270">
          <w:rPr>
            <w:rFonts w:hint="eastAsia"/>
          </w:rPr>
          <w:t>次の表</w:t>
        </w:r>
      </w:ins>
      <w:r w:rsidR="005B6671" w:rsidRPr="0049256C">
        <w:t>は、ローカルルールサーバが使用するルールデータベースのコネクションプールを指定する段階を示</w:t>
      </w:r>
      <w:r w:rsidR="004E427E">
        <w:rPr>
          <w:rFonts w:hint="eastAsia"/>
        </w:rPr>
        <w:t>す</w:t>
      </w:r>
      <w:r w:rsidR="005B6671" w:rsidRPr="0049256C">
        <w:t>。</w:t>
      </w:r>
    </w:p>
    <w:p w14:paraId="183DCF7B" w14:textId="77777777" w:rsidR="005B6671" w:rsidRPr="0049256C" w:rsidRDefault="005B6671" w:rsidP="00EC7890"/>
    <w:p w14:paraId="4B73333B" w14:textId="6DFEAA5B" w:rsidR="006526EA" w:rsidRPr="0049256C" w:rsidRDefault="006526EA" w:rsidP="007D3017">
      <w:pPr>
        <w:pStyle w:val="afff6"/>
      </w:pPr>
      <w:bookmarkStart w:id="4752" w:name="_Toc34839581"/>
      <w:del w:id="4753" w:author="IRK" w:date="2020-03-09T15:51:00Z">
        <w:r w:rsidRPr="0049256C" w:rsidDel="00B22270">
          <w:delText>[</w:delText>
        </w:r>
        <w:r w:rsidRPr="0049256C" w:rsidDel="00B22270">
          <w:delText>表</w:delText>
        </w:r>
        <w:r w:rsidRPr="0049256C" w:rsidDel="00B22270">
          <w:delText xml:space="preserve"> </w:delText>
        </w:r>
        <w:r w:rsidR="003561C7" w:rsidRPr="0049256C" w:rsidDel="00B22270">
          <w:fldChar w:fldCharType="begin"/>
        </w:r>
        <w:r w:rsidR="003561C7" w:rsidRPr="0049256C" w:rsidDel="00B22270">
          <w:delInstrText xml:space="preserve"> SEQ [</w:delInstrText>
        </w:r>
        <w:r w:rsidR="003561C7" w:rsidRPr="0049256C" w:rsidDel="00B22270">
          <w:delInstrText>表</w:delInstrText>
        </w:r>
        <w:r w:rsidR="003561C7" w:rsidRPr="0049256C" w:rsidDel="00B22270">
          <w:delInstrText xml:space="preserve"> \* ARABIC </w:delInstrText>
        </w:r>
        <w:r w:rsidR="003561C7" w:rsidRPr="0049256C" w:rsidDel="00B22270">
          <w:fldChar w:fldCharType="separate"/>
        </w:r>
        <w:r w:rsidR="000132DF" w:rsidDel="00B22270">
          <w:rPr>
            <w:noProof/>
          </w:rPr>
          <w:delText>109</w:delText>
        </w:r>
        <w:r w:rsidR="003561C7" w:rsidRPr="0049256C" w:rsidDel="00B22270">
          <w:rPr>
            <w:noProof/>
          </w:rPr>
          <w:fldChar w:fldCharType="end"/>
        </w:r>
        <w:r w:rsidRPr="0049256C" w:rsidDel="00B22270">
          <w:rPr>
            <w:rFonts w:hint="eastAsia"/>
          </w:rPr>
          <w:delText>]</w:delText>
        </w:r>
      </w:del>
      <w:ins w:id="4754" w:author="IRK" w:date="2020-03-09T15:51:00Z">
        <w:r w:rsidR="00B22270">
          <w:rPr>
            <w:rFonts w:hint="eastAsia"/>
          </w:rPr>
          <w:t>[</w:t>
        </w:r>
        <w:r w:rsidR="00B22270">
          <w:rPr>
            <w:rFonts w:hint="eastAsia"/>
          </w:rPr>
          <w:t>表</w:t>
        </w:r>
        <w:r w:rsidR="00B22270">
          <w:rPr>
            <w:rFonts w:hint="eastAsia"/>
          </w:rPr>
          <w:t xml:space="preserve"> </w:t>
        </w:r>
        <w:r w:rsidR="00B22270">
          <w:fldChar w:fldCharType="begin"/>
        </w:r>
        <w:r w:rsidR="00B22270">
          <w:instrText xml:space="preserve"> </w:instrText>
        </w:r>
        <w:r w:rsidR="00B22270">
          <w:rPr>
            <w:rFonts w:hint="eastAsia"/>
          </w:rPr>
          <w:instrText xml:space="preserve">SEQ </w:instrText>
        </w:r>
        <w:r w:rsidR="00B22270">
          <w:rPr>
            <w:rFonts w:hint="eastAsia"/>
          </w:rPr>
          <w:instrText>表</w:instrText>
        </w:r>
        <w:r w:rsidR="00B22270">
          <w:rPr>
            <w:rFonts w:hint="eastAsia"/>
          </w:rPr>
          <w:instrText xml:space="preserve"> \* ARABIC</w:instrText>
        </w:r>
        <w:r w:rsidR="00B22270">
          <w:instrText xml:space="preserve"> </w:instrText>
        </w:r>
      </w:ins>
      <w:r w:rsidR="00B22270">
        <w:fldChar w:fldCharType="separate"/>
      </w:r>
      <w:r w:rsidR="00AB1F2F">
        <w:rPr>
          <w:noProof/>
        </w:rPr>
        <w:t>115</w:t>
      </w:r>
      <w:ins w:id="4755" w:author="IRK" w:date="2020-03-09T15:51:00Z">
        <w:r w:rsidR="00B22270">
          <w:fldChar w:fldCharType="end"/>
        </w:r>
        <w:r w:rsidR="00B22270">
          <w:rPr>
            <w:rFonts w:hint="eastAsia"/>
          </w:rPr>
          <w:t>]</w:t>
        </w:r>
      </w:ins>
      <w:bookmarkEnd w:id="475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756" w:author="IRK" w:date="2020-04-16T14:19:00Z">
          <w:tblPr>
            <w:tblW w:w="0" w:type="auto"/>
            <w:tblInd w:w="108" w:type="dxa"/>
            <w:tblLook w:val="04A0" w:firstRow="1" w:lastRow="0" w:firstColumn="1" w:lastColumn="0" w:noHBand="0" w:noVBand="1"/>
          </w:tblPr>
        </w:tblPrChange>
      </w:tblPr>
      <w:tblGrid>
        <w:gridCol w:w="9356"/>
        <w:tblGridChange w:id="4757">
          <w:tblGrid>
            <w:gridCol w:w="9356"/>
          </w:tblGrid>
        </w:tblGridChange>
      </w:tblGrid>
      <w:tr w:rsidR="005B6671" w:rsidRPr="0049256C" w14:paraId="06A74169" w14:textId="77777777" w:rsidTr="004E5233">
        <w:trPr>
          <w:jc w:val="center"/>
        </w:trPr>
        <w:tc>
          <w:tcPr>
            <w:tcW w:w="9356" w:type="dxa"/>
            <w:tcPrChange w:id="4758" w:author="IRK" w:date="2020-04-16T14:19:00Z">
              <w:tcPr>
                <w:tcW w:w="9356" w:type="dxa"/>
              </w:tcPr>
            </w:tcPrChange>
          </w:tcPr>
          <w:p w14:paraId="164D681E" w14:textId="77777777" w:rsidR="005B6671" w:rsidRPr="0049256C" w:rsidRDefault="005B6671">
            <w:pPr>
              <w:pStyle w:val="16"/>
              <w:pPrChange w:id="4759" w:author="IRK" w:date="2020-04-27T17:26:00Z">
                <w:pPr/>
              </w:pPrChange>
            </w:pPr>
            <w:r w:rsidRPr="0049256C">
              <w:t>********************************************************************************</w:t>
            </w:r>
          </w:p>
          <w:p w14:paraId="32A016D9" w14:textId="77777777" w:rsidR="005B6671" w:rsidRPr="0049256C" w:rsidRDefault="005B6671">
            <w:pPr>
              <w:pStyle w:val="16"/>
              <w:pPrChange w:id="4760" w:author="IRK" w:date="2020-04-27T17:26:00Z">
                <w:pPr/>
              </w:pPrChange>
            </w:pPr>
          </w:p>
          <w:p w14:paraId="42995567" w14:textId="77777777" w:rsidR="005B6671" w:rsidRPr="0049256C" w:rsidRDefault="005B6671">
            <w:pPr>
              <w:pStyle w:val="16"/>
              <w:pPrChange w:id="4761"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ルール</w:t>
            </w:r>
            <w:r w:rsidRPr="0049256C">
              <w:t>DB</w:t>
            </w:r>
            <w:r w:rsidRPr="0049256C">
              <w:t>接続設定</w:t>
            </w:r>
          </w:p>
          <w:p w14:paraId="0F6E30B4" w14:textId="77777777" w:rsidR="005B6671" w:rsidRPr="0049256C" w:rsidRDefault="005B6671">
            <w:pPr>
              <w:pStyle w:val="16"/>
              <w:pPrChange w:id="4762" w:author="IRK" w:date="2020-04-27T17:26:00Z">
                <w:pPr/>
              </w:pPrChange>
            </w:pPr>
          </w:p>
          <w:p w14:paraId="114F2C88" w14:textId="77777777" w:rsidR="005B6671" w:rsidRPr="0049256C" w:rsidRDefault="005B6671">
            <w:pPr>
              <w:pStyle w:val="16"/>
              <w:pPrChange w:id="4763" w:author="IRK" w:date="2020-04-27T17:26:00Z">
                <w:pPr/>
              </w:pPrChange>
            </w:pPr>
            <w:r w:rsidRPr="0049256C">
              <w:t>********************************************************************************</w:t>
            </w:r>
          </w:p>
          <w:p w14:paraId="256C074B" w14:textId="77777777" w:rsidR="005B6671" w:rsidRPr="0049256C" w:rsidRDefault="005B6671">
            <w:pPr>
              <w:pStyle w:val="16"/>
              <w:pPrChange w:id="4764" w:author="IRK" w:date="2020-04-27T17:26:00Z">
                <w:pPr/>
              </w:pPrChange>
            </w:pPr>
          </w:p>
          <w:p w14:paraId="3C609054" w14:textId="1C38C401" w:rsidR="005B6671" w:rsidRPr="0049256C" w:rsidRDefault="005B6671">
            <w:pPr>
              <w:pStyle w:val="16"/>
              <w:pPrChange w:id="4765" w:author="IRK" w:date="2020-04-27T17:26:00Z">
                <w:pPr/>
              </w:pPrChange>
            </w:pPr>
            <w:r w:rsidRPr="0049256C">
              <w:rPr>
                <w:rFonts w:hint="eastAsia"/>
              </w:rPr>
              <w:t>ローカルルールサーバがルール</w:t>
            </w:r>
            <w:r w:rsidRPr="00C76C52">
              <w:t>DB</w:t>
            </w:r>
            <w:r w:rsidR="003B1331" w:rsidRPr="009A2CC8">
              <w:rPr>
                <w:rFonts w:hint="eastAsia"/>
              </w:rPr>
              <w:t>へ接続</w:t>
            </w:r>
            <w:r w:rsidRPr="00C76C52">
              <w:rPr>
                <w:rFonts w:hint="eastAsia"/>
              </w:rPr>
              <w:t>す</w:t>
            </w:r>
            <w:r w:rsidRPr="00C76C52">
              <w:t>る</w:t>
            </w:r>
            <w:r w:rsidRPr="0049256C">
              <w:t>ために使用する方式を指定してください。</w:t>
            </w:r>
          </w:p>
          <w:p w14:paraId="5F8DB650" w14:textId="77777777" w:rsidR="005B6671" w:rsidRPr="0049256C" w:rsidRDefault="005B6671">
            <w:pPr>
              <w:pStyle w:val="16"/>
              <w:pPrChange w:id="4766" w:author="IRK" w:date="2020-04-27T17:26:00Z">
                <w:pPr/>
              </w:pPrChange>
            </w:pPr>
            <w:r w:rsidRPr="0049256C">
              <w:t xml:space="preserve">    1. </w:t>
            </w:r>
            <w:r w:rsidRPr="0049256C">
              <w:t>データソース参照方式</w:t>
            </w:r>
          </w:p>
          <w:p w14:paraId="152D55FA" w14:textId="5F79FA94" w:rsidR="005B6671" w:rsidRPr="0049256C" w:rsidRDefault="005B6671">
            <w:pPr>
              <w:pStyle w:val="16"/>
              <w:pPrChange w:id="4767" w:author="IRK" w:date="2020-04-27T17:26:00Z">
                <w:pPr/>
              </w:pPrChange>
            </w:pPr>
            <w:r w:rsidRPr="0049256C">
              <w:t xml:space="preserve">        </w:t>
            </w:r>
            <w:r w:rsidRPr="00C76C52">
              <w:t>ローカルルールサーバ</w:t>
            </w:r>
            <w:r w:rsidR="003B1331" w:rsidRPr="009A2CC8">
              <w:rPr>
                <w:rFonts w:hint="eastAsia"/>
              </w:rPr>
              <w:t>に</w:t>
            </w:r>
            <w:r w:rsidRPr="00C76C52">
              <w:t>既に</w:t>
            </w:r>
            <w:r w:rsidRPr="0049256C">
              <w:t>存在するデータソースからルール</w:t>
            </w:r>
            <w:r w:rsidRPr="0049256C">
              <w:t>DB</w:t>
            </w:r>
            <w:r w:rsidR="003B1331">
              <w:rPr>
                <w:rFonts w:hint="eastAsia"/>
              </w:rPr>
              <w:t>接続</w:t>
            </w:r>
            <w:r w:rsidRPr="0049256C">
              <w:t>を</w:t>
            </w:r>
            <w:r w:rsidRPr="0049256C">
              <w:rPr>
                <w:rFonts w:hint="eastAsia"/>
              </w:rPr>
              <w:t>取得し</w:t>
            </w:r>
            <w:r w:rsidRPr="0049256C">
              <w:t>ます。</w:t>
            </w:r>
          </w:p>
          <w:p w14:paraId="07481A36" w14:textId="77777777" w:rsidR="005B6671" w:rsidRPr="0049256C" w:rsidRDefault="005B6671">
            <w:pPr>
              <w:pStyle w:val="16"/>
              <w:pPrChange w:id="4768" w:author="IRK" w:date="2020-04-27T17:26:00Z">
                <w:pPr/>
              </w:pPrChange>
            </w:pPr>
            <w:r w:rsidRPr="0049256C">
              <w:t xml:space="preserve">    2. </w:t>
            </w:r>
            <w:r w:rsidRPr="0049256C">
              <w:t>専用コネクションプール方式</w:t>
            </w:r>
          </w:p>
          <w:p w14:paraId="74223A8B" w14:textId="5E3EC7F0" w:rsidR="005B6671" w:rsidRPr="0049256C" w:rsidRDefault="005B6671">
            <w:pPr>
              <w:pStyle w:val="16"/>
              <w:pPrChange w:id="4769" w:author="IRK" w:date="2020-04-27T17:26:00Z">
                <w:pPr/>
              </w:pPrChange>
            </w:pPr>
            <w:r w:rsidRPr="0049256C">
              <w:t xml:space="preserve">        </w:t>
            </w:r>
            <w:r w:rsidRPr="0049256C">
              <w:t>ローカルルールサーバが専用で使用するコネクションプールデータソースをロ</w:t>
            </w:r>
          </w:p>
          <w:p w14:paraId="602CD7C9" w14:textId="77777777" w:rsidR="005B6671" w:rsidRPr="0049256C" w:rsidRDefault="005B6671">
            <w:pPr>
              <w:pStyle w:val="16"/>
              <w:pPrChange w:id="4770" w:author="IRK" w:date="2020-04-27T17:26:00Z">
                <w:pPr/>
              </w:pPrChange>
            </w:pPr>
            <w:r w:rsidRPr="0049256C">
              <w:t xml:space="preserve">        </w:t>
            </w:r>
            <w:r w:rsidRPr="0049256C">
              <w:t>ーカルで生成します。</w:t>
            </w:r>
          </w:p>
          <w:p w14:paraId="335F2C70" w14:textId="77777777" w:rsidR="005B6671" w:rsidRPr="0049256C" w:rsidRDefault="005B6671">
            <w:pPr>
              <w:pStyle w:val="16"/>
              <w:pPrChange w:id="4771" w:author="IRK" w:date="2020-04-27T17:26:00Z">
                <w:pPr/>
              </w:pPrChange>
            </w:pPr>
          </w:p>
          <w:p w14:paraId="6538862C" w14:textId="77777777" w:rsidR="005B6671" w:rsidRPr="0049256C" w:rsidRDefault="005B6671">
            <w:pPr>
              <w:pStyle w:val="16"/>
              <w:pPrChange w:id="4772" w:author="IRK" w:date="2020-04-27T17:26:00Z">
                <w:pPr/>
              </w:pPrChange>
            </w:pPr>
          </w:p>
          <w:p w14:paraId="44803CBF" w14:textId="77777777" w:rsidR="005B6671" w:rsidRPr="0049256C" w:rsidRDefault="005B6671">
            <w:pPr>
              <w:pStyle w:val="16"/>
              <w:pPrChange w:id="4773" w:author="IRK" w:date="2020-04-27T17:26:00Z">
                <w:pPr/>
              </w:pPrChange>
            </w:pPr>
            <w:r w:rsidRPr="0049256C">
              <w:rPr>
                <w:rFonts w:hint="eastAsia"/>
              </w:rPr>
              <w:t>選択してください。</w:t>
            </w:r>
            <w:r w:rsidRPr="0049256C">
              <w:t xml:space="preserve"> &gt;&gt;</w:t>
            </w:r>
          </w:p>
        </w:tc>
      </w:tr>
    </w:tbl>
    <w:p w14:paraId="5D84A0FD" w14:textId="3B8223A6" w:rsidR="005B6671" w:rsidRPr="0049256C" w:rsidDel="00061ED3" w:rsidRDefault="005B6671" w:rsidP="00EC7890">
      <w:pPr>
        <w:rPr>
          <w:del w:id="4774" w:author="IRK" w:date="2020-03-10T10:47:00Z"/>
        </w:rPr>
      </w:pPr>
    </w:p>
    <w:p w14:paraId="4420EB64" w14:textId="4A3056E3" w:rsidR="005B6671" w:rsidRPr="0049256C" w:rsidRDefault="005B6671" w:rsidP="00EC7890">
      <w:moveFromRangeStart w:id="4775" w:author="IRK" w:date="2020-03-10T10:47:00Z" w:name="move34729671"/>
      <w:moveFrom w:id="4776" w:author="IRK" w:date="2020-03-10T10:47:00Z">
        <w:r w:rsidRPr="0049256C" w:rsidDel="00061ED3">
          <w:t>システム構成ウィザードで、単位ルールシステムのルールデータベースについての接続方法を記述した。専用コネクションプール方式は、</w:t>
        </w:r>
        <w:r w:rsidR="0085786E" w:rsidRPr="0085786E" w:rsidDel="00061ED3">
          <w:rPr>
            <w:rFonts w:hint="eastAsia"/>
          </w:rPr>
          <w:t>ルールデータベース接続情報</w:t>
        </w:r>
        <w:r w:rsidRPr="0049256C" w:rsidDel="00061ED3">
          <w:t>を利用してコネクションプールを作成し、</w:t>
        </w:r>
        <w:r w:rsidR="0085786E" w:rsidRPr="0085786E" w:rsidDel="00061ED3">
          <w:rPr>
            <w:rFonts w:hint="eastAsia"/>
          </w:rPr>
          <w:t>ローカルルールサーバがコネクションプールを利用する方式である。</w:t>
        </w:r>
      </w:moveFrom>
      <w:moveFromRangeEnd w:id="4775"/>
      <w:del w:id="4777" w:author="IRK" w:date="2020-03-10T10:46:00Z">
        <w:r w:rsidRPr="0049256C" w:rsidDel="0009453C">
          <w:delText>この方式を選択すると、</w:delText>
        </w:r>
      </w:del>
      <w:del w:id="4778" w:author="IRK" w:date="2020-03-09T15:52:00Z">
        <w:r w:rsidRPr="0049256C" w:rsidDel="00B22270">
          <w:delText>2.5.8</w:delText>
        </w:r>
      </w:del>
      <w:del w:id="4779" w:author="IRK" w:date="2020-03-10T10:46:00Z">
        <w:r w:rsidRPr="0049256C" w:rsidDel="0009453C">
          <w:delText>に移動する。</w:delText>
        </w:r>
      </w:del>
    </w:p>
    <w:p w14:paraId="3DF3413B" w14:textId="73AFB28E" w:rsidR="005B6671" w:rsidRPr="0049256C" w:rsidDel="003E5ED7" w:rsidRDefault="005B6671" w:rsidP="00EC7890">
      <w:pPr>
        <w:rPr>
          <w:del w:id="4780" w:author="IRK" w:date="2020-04-16T14:19:00Z"/>
        </w:rPr>
      </w:pPr>
    </w:p>
    <w:p w14:paraId="381A4F79" w14:textId="0263A207" w:rsidR="005B6671" w:rsidRPr="0049256C" w:rsidRDefault="005B6671" w:rsidP="00EC7890">
      <w:r w:rsidRPr="0049256C">
        <w:t>多くの場合は、</w:t>
      </w:r>
      <w:r w:rsidRPr="0049256C">
        <w:rPr>
          <w:rFonts w:hint="eastAsia"/>
        </w:rPr>
        <w:t>ポリシーにより</w:t>
      </w:r>
      <w:r w:rsidRPr="0049256C">
        <w:t>データベースコネクションプールのようなリソースはアプリケーションフレームワークが管理し、アプリケーションはこの参照のみ可能である。代表的な例として、</w:t>
      </w:r>
      <w:r w:rsidRPr="0049256C">
        <w:t>Web</w:t>
      </w:r>
      <w:r w:rsidRPr="0049256C">
        <w:t>アプリケーション環境で</w:t>
      </w:r>
      <w:r w:rsidRPr="0049256C">
        <w:t>WAS</w:t>
      </w:r>
      <w:r w:rsidRPr="0049256C">
        <w:t>がコネクションプールを管理し、</w:t>
      </w:r>
      <w:r w:rsidRPr="0049256C">
        <w:t>Web</w:t>
      </w:r>
      <w:r w:rsidRPr="0049256C">
        <w:t>アプリケーションがこれを参照</w:t>
      </w:r>
      <w:r w:rsidR="004E427E">
        <w:rPr>
          <w:rFonts w:hint="eastAsia"/>
        </w:rPr>
        <w:t>のみ可能である</w:t>
      </w:r>
      <w:r w:rsidRPr="0049256C">
        <w:t>。</w:t>
      </w:r>
    </w:p>
    <w:p w14:paraId="6467A308" w14:textId="31DE28BE" w:rsidR="005B6671" w:rsidRPr="0049256C" w:rsidRDefault="005B6671" w:rsidP="00EC7890">
      <w:r w:rsidRPr="0049256C">
        <w:t>データソース参照方式は、ローカルルールサーバが</w:t>
      </w:r>
      <w:r w:rsidRPr="0049256C">
        <w:t>JNDI</w:t>
      </w:r>
      <w:r w:rsidRPr="0049256C">
        <w:t>を利用してフレームワークが提供するデータソースを参照し、ルールデータベースで利用する方式である。</w:t>
      </w:r>
      <w:r w:rsidR="00E64ABA" w:rsidRPr="00E64ABA">
        <w:rPr>
          <w:rFonts w:hint="eastAsia"/>
        </w:rPr>
        <w:t>データソース参照方式を</w:t>
      </w:r>
      <w:r w:rsidRPr="0049256C">
        <w:t>利用するためには、フレームワーク担当者と協議して予めフレームワークにルールデータベースに関するデータソースを作成</w:t>
      </w:r>
      <w:r w:rsidRPr="0049256C">
        <w:rPr>
          <w:rFonts w:hint="eastAsia"/>
        </w:rPr>
        <w:t>する</w:t>
      </w:r>
      <w:r w:rsidRPr="0049256C">
        <w:t>必要がある。この方式を選択すると、</w:t>
      </w:r>
      <w:del w:id="4781" w:author="IRK" w:date="2020-03-09T15:56:00Z">
        <w:r w:rsidRPr="0049256C" w:rsidDel="00B22270">
          <w:delText>2.5.7</w:delText>
        </w:r>
      </w:del>
      <w:ins w:id="4782" w:author="IRK" w:date="2020-03-10T22:30:00Z">
        <w:r w:rsidR="008E5814">
          <w:rPr>
            <w:rFonts w:hint="eastAsia"/>
          </w:rPr>
          <w:t>「</w:t>
        </w:r>
      </w:ins>
      <w:ins w:id="4783" w:author="IRK" w:date="2020-03-09T15:56:00Z">
        <w:r w:rsidR="00B22270">
          <w:fldChar w:fldCharType="begin"/>
        </w:r>
        <w:r w:rsidR="00B22270">
          <w:instrText xml:space="preserve"> </w:instrText>
        </w:r>
        <w:r w:rsidR="00B22270">
          <w:rPr>
            <w:rFonts w:hint="eastAsia"/>
          </w:rPr>
          <w:instrText>REF _Ref34661791 \r \h</w:instrText>
        </w:r>
        <w:r w:rsidR="00B22270">
          <w:instrText xml:space="preserve"> </w:instrText>
        </w:r>
      </w:ins>
      <w:r w:rsidR="00B22270">
        <w:fldChar w:fldCharType="separate"/>
      </w:r>
      <w:r w:rsidR="00AB1F2F">
        <w:t xml:space="preserve">2.5.7 </w:t>
      </w:r>
      <w:ins w:id="4784" w:author="IRK" w:date="2020-03-09T15:56:00Z">
        <w:r w:rsidR="00B22270">
          <w:fldChar w:fldCharType="end"/>
        </w:r>
        <w:r w:rsidR="00B22270">
          <w:fldChar w:fldCharType="begin"/>
        </w:r>
        <w:r w:rsidR="00B22270">
          <w:instrText xml:space="preserve"> REF _Ref34661793 \h </w:instrText>
        </w:r>
      </w:ins>
      <w:r w:rsidR="00B22270">
        <w:fldChar w:fldCharType="separate"/>
      </w:r>
      <w:r w:rsidR="00AB1F2F" w:rsidRPr="0049256C">
        <w:t>ルールデータベースに関するデータソース</w:t>
      </w:r>
      <w:r w:rsidR="00AB1F2F" w:rsidRPr="0049256C">
        <w:t>(</w:t>
      </w:r>
      <w:r w:rsidR="00AB1F2F" w:rsidRPr="0049256C">
        <w:t>データソース参照方式</w:t>
      </w:r>
      <w:r w:rsidR="00AB1F2F" w:rsidRPr="0049256C">
        <w:t>)</w:t>
      </w:r>
      <w:ins w:id="4785" w:author="IRK" w:date="2020-03-09T15:56:00Z">
        <w:r w:rsidR="00B22270">
          <w:fldChar w:fldCharType="end"/>
        </w:r>
      </w:ins>
      <w:ins w:id="4786" w:author="IRK" w:date="2020-03-10T22:30:00Z">
        <w:r w:rsidR="008E5814">
          <w:rPr>
            <w:rFonts w:hint="eastAsia"/>
          </w:rPr>
          <w:t>」</w:t>
        </w:r>
      </w:ins>
      <w:r w:rsidRPr="0049256C">
        <w:t>に移動する。</w:t>
      </w:r>
    </w:p>
    <w:p w14:paraId="5642ED6E" w14:textId="77777777" w:rsidR="00D47977" w:rsidRDefault="00D47977" w:rsidP="00EC7890">
      <w:pPr>
        <w:rPr>
          <w:ins w:id="4787" w:author="IRK" w:date="2020-03-10T10:47:00Z"/>
        </w:rPr>
      </w:pPr>
    </w:p>
    <w:p w14:paraId="65556CFE" w14:textId="5A24E91B" w:rsidR="00061ED3" w:rsidRDefault="00061ED3" w:rsidP="00EC7890">
      <w:pPr>
        <w:rPr>
          <w:ins w:id="4788" w:author="IRK" w:date="2020-03-10T10:48:00Z"/>
        </w:rPr>
      </w:pPr>
      <w:moveToRangeStart w:id="4789" w:author="IRK" w:date="2020-03-10T10:47:00Z" w:name="move34729671"/>
      <w:moveTo w:id="4790" w:author="IRK" w:date="2020-03-10T10:47:00Z">
        <w:r w:rsidRPr="0049256C">
          <w:t>システム構成ウィザードで、単位ルールシステムのルールデータベースについての接続方法を記述した。専用コネクションプール方式は、</w:t>
        </w:r>
        <w:r w:rsidRPr="0085786E">
          <w:rPr>
            <w:rFonts w:hint="eastAsia"/>
          </w:rPr>
          <w:t>ルールデータベース接続情報</w:t>
        </w:r>
        <w:r w:rsidRPr="0049256C">
          <w:t>を利用してコネクションプールを作成し、</w:t>
        </w:r>
        <w:r w:rsidRPr="0085786E">
          <w:rPr>
            <w:rFonts w:hint="eastAsia"/>
          </w:rPr>
          <w:t>ローカルルールサーバがコネクションプールを利用する方式である。</w:t>
        </w:r>
      </w:moveTo>
      <w:moveToRangeEnd w:id="4789"/>
      <w:ins w:id="4791" w:author="IRK" w:date="2020-03-10T10:47:00Z">
        <w:r>
          <w:rPr>
            <w:rFonts w:hint="eastAsia"/>
          </w:rPr>
          <w:t>この方式を選択すると、</w:t>
        </w:r>
      </w:ins>
      <w:ins w:id="4792" w:author="IRK" w:date="2020-03-10T22:30:00Z">
        <w:r w:rsidR="008E5814">
          <w:rPr>
            <w:rFonts w:hint="eastAsia"/>
          </w:rPr>
          <w:t>「</w:t>
        </w:r>
      </w:ins>
      <w:ins w:id="4793" w:author="IRK" w:date="2020-03-10T10:48:00Z">
        <w:r>
          <w:fldChar w:fldCharType="begin"/>
        </w:r>
        <w:r>
          <w:instrText xml:space="preserve"> </w:instrText>
        </w:r>
        <w:r>
          <w:rPr>
            <w:rFonts w:hint="eastAsia"/>
          </w:rPr>
          <w:instrText>REF _Ref34729703 \r \h</w:instrText>
        </w:r>
        <w:r>
          <w:instrText xml:space="preserve"> </w:instrText>
        </w:r>
      </w:ins>
      <w:r>
        <w:fldChar w:fldCharType="separate"/>
      </w:r>
      <w:r w:rsidR="00AB1F2F">
        <w:t xml:space="preserve">2.5.8 </w:t>
      </w:r>
      <w:ins w:id="4794" w:author="IRK" w:date="2020-03-10T10:48:00Z">
        <w:r>
          <w:fldChar w:fldCharType="end"/>
        </w:r>
        <w:r>
          <w:fldChar w:fldCharType="begin"/>
        </w:r>
        <w:r>
          <w:instrText xml:space="preserve"> REF _Ref34729704 \h </w:instrText>
        </w:r>
      </w:ins>
      <w:r>
        <w:fldChar w:fldCharType="separate"/>
      </w:r>
      <w:r w:rsidR="00AB1F2F" w:rsidRPr="0049256C">
        <w:t>ルールデータベースに関するデータソース</w:t>
      </w:r>
      <w:r w:rsidR="00AB1F2F" w:rsidRPr="0049256C">
        <w:t>(</w:t>
      </w:r>
      <w:r w:rsidR="00AB1F2F" w:rsidRPr="0049256C">
        <w:t>専用コネクションプール方式</w:t>
      </w:r>
      <w:r w:rsidR="00AB1F2F" w:rsidRPr="0049256C">
        <w:t>)</w:t>
      </w:r>
      <w:ins w:id="4795" w:author="IRK" w:date="2020-03-10T10:48:00Z">
        <w:r>
          <w:fldChar w:fldCharType="end"/>
        </w:r>
      </w:ins>
      <w:ins w:id="4796" w:author="IRK" w:date="2020-03-10T22:30:00Z">
        <w:r w:rsidR="008E5814">
          <w:rPr>
            <w:rFonts w:hint="eastAsia"/>
          </w:rPr>
          <w:t>」</w:t>
        </w:r>
      </w:ins>
      <w:ins w:id="4797" w:author="IRK" w:date="2020-03-10T10:48:00Z">
        <w:r>
          <w:rPr>
            <w:rFonts w:hint="eastAsia"/>
          </w:rPr>
          <w:t>に移動する。</w:t>
        </w:r>
      </w:ins>
    </w:p>
    <w:p w14:paraId="59C71466" w14:textId="77777777" w:rsidR="00061ED3" w:rsidRPr="0049256C" w:rsidRDefault="00061ED3" w:rsidP="00EC7890"/>
    <w:p w14:paraId="7C4E7635" w14:textId="77777777" w:rsidR="005B6671" w:rsidRPr="0049256C" w:rsidRDefault="005B6671">
      <w:pPr>
        <w:pStyle w:val="32"/>
        <w:numPr>
          <w:ilvl w:val="2"/>
          <w:numId w:val="139"/>
        </w:numPr>
        <w:rPr>
          <w:lang w:eastAsia="ja-JP"/>
        </w:rPr>
        <w:pPrChange w:id="4798" w:author="IRK" w:date="2020-05-11T09:41:00Z">
          <w:pPr>
            <w:pStyle w:val="32"/>
            <w:numPr>
              <w:numId w:val="27"/>
            </w:numPr>
            <w:spacing w:before="12" w:after="100"/>
            <w:jc w:val="left"/>
          </w:pPr>
        </w:pPrChange>
      </w:pPr>
      <w:bookmarkStart w:id="4799" w:name="_Toc441755320"/>
      <w:bookmarkStart w:id="4800" w:name="_Ref34661791"/>
      <w:bookmarkStart w:id="4801" w:name="_Ref34661793"/>
      <w:bookmarkStart w:id="4802" w:name="_Toc40449552"/>
      <w:r w:rsidRPr="0049256C">
        <w:rPr>
          <w:lang w:eastAsia="ja-JP"/>
        </w:rPr>
        <w:t>ルールデータベースに関するデータソース</w:t>
      </w:r>
      <w:r w:rsidRPr="0049256C">
        <w:rPr>
          <w:lang w:eastAsia="ja-JP"/>
        </w:rPr>
        <w:t>(</w:t>
      </w:r>
      <w:r w:rsidRPr="0049256C">
        <w:rPr>
          <w:lang w:eastAsia="ja-JP"/>
        </w:rPr>
        <w:t>データソース参照方式</w:t>
      </w:r>
      <w:r w:rsidRPr="0049256C">
        <w:rPr>
          <w:lang w:eastAsia="ja-JP"/>
        </w:rPr>
        <w:t>)</w:t>
      </w:r>
      <w:bookmarkEnd w:id="4799"/>
      <w:bookmarkEnd w:id="4800"/>
      <w:bookmarkEnd w:id="4801"/>
      <w:bookmarkEnd w:id="4802"/>
    </w:p>
    <w:p w14:paraId="6919D5BF" w14:textId="051312A7" w:rsidR="005B6671" w:rsidRPr="0049256C" w:rsidRDefault="00B905D3" w:rsidP="00EC7890">
      <w:del w:id="4803" w:author="IRK" w:date="2020-03-09T17:14:00Z">
        <w:r w:rsidRPr="0049256C" w:rsidDel="00A27801">
          <w:delText>表</w:delText>
        </w:r>
        <w:r w:rsidRPr="0049256C" w:rsidDel="00A27801">
          <w:delText>1</w:delText>
        </w:r>
        <w:r w:rsidR="000C0BB0" w:rsidDel="00A27801">
          <w:delText>10</w:delText>
        </w:r>
      </w:del>
      <w:ins w:id="4804" w:author="IRK" w:date="2020-03-09T17:14:00Z">
        <w:r w:rsidR="00A27801">
          <w:rPr>
            <w:rFonts w:hint="eastAsia"/>
          </w:rPr>
          <w:t>次の表</w:t>
        </w:r>
      </w:ins>
      <w:r w:rsidR="005B6671" w:rsidRPr="0049256C">
        <w:t>は、データソース参照名を選択する段階である。</w:t>
      </w:r>
    </w:p>
    <w:p w14:paraId="1F2A0264" w14:textId="77777777" w:rsidR="005B6671" w:rsidRPr="0049256C" w:rsidRDefault="005B6671" w:rsidP="00EC7890"/>
    <w:p w14:paraId="4AA6A266" w14:textId="3C571B1D" w:rsidR="00B905D3" w:rsidRPr="0049256C" w:rsidRDefault="00B905D3" w:rsidP="007D3017">
      <w:pPr>
        <w:pStyle w:val="afff6"/>
      </w:pPr>
      <w:bookmarkStart w:id="4805" w:name="_Toc34839582"/>
      <w:del w:id="4806" w:author="IRK" w:date="2020-03-09T17:14:00Z">
        <w:r w:rsidRPr="0049256C" w:rsidDel="00A27801">
          <w:delText>[</w:delText>
        </w:r>
        <w:r w:rsidRPr="0049256C" w:rsidDel="00A27801">
          <w:delText>表</w:delText>
        </w:r>
        <w:r w:rsidRPr="0049256C" w:rsidDel="00A27801">
          <w:delText xml:space="preserve"> </w:delText>
        </w:r>
        <w:r w:rsidR="003561C7" w:rsidRPr="0049256C" w:rsidDel="00A27801">
          <w:fldChar w:fldCharType="begin"/>
        </w:r>
        <w:r w:rsidR="003561C7" w:rsidRPr="0049256C" w:rsidDel="00A27801">
          <w:delInstrText xml:space="preserve"> SEQ [</w:delInstrText>
        </w:r>
        <w:r w:rsidR="003561C7" w:rsidRPr="0049256C" w:rsidDel="00A27801">
          <w:delInstrText>表</w:delInstrText>
        </w:r>
        <w:r w:rsidR="003561C7" w:rsidRPr="0049256C" w:rsidDel="00A27801">
          <w:delInstrText xml:space="preserve"> \* ARABIC </w:delInstrText>
        </w:r>
        <w:r w:rsidR="003561C7" w:rsidRPr="0049256C" w:rsidDel="00A27801">
          <w:fldChar w:fldCharType="separate"/>
        </w:r>
        <w:r w:rsidR="000132DF" w:rsidDel="00A27801">
          <w:rPr>
            <w:noProof/>
          </w:rPr>
          <w:delText>110</w:delText>
        </w:r>
        <w:r w:rsidR="003561C7" w:rsidRPr="0049256C" w:rsidDel="00A27801">
          <w:rPr>
            <w:noProof/>
          </w:rPr>
          <w:fldChar w:fldCharType="end"/>
        </w:r>
        <w:r w:rsidRPr="0049256C" w:rsidDel="00A27801">
          <w:rPr>
            <w:rFonts w:hint="eastAsia"/>
          </w:rPr>
          <w:delText>]</w:delText>
        </w:r>
      </w:del>
      <w:ins w:id="4807" w:author="IRK" w:date="2020-03-09T17:14:00Z">
        <w:r w:rsidR="00A27801">
          <w:rPr>
            <w:rFonts w:hint="eastAsia"/>
          </w:rPr>
          <w:t>[</w:t>
        </w:r>
        <w:r w:rsidR="00A27801">
          <w:rPr>
            <w:rFonts w:hint="eastAsia"/>
          </w:rPr>
          <w:t>表</w:t>
        </w:r>
        <w:r w:rsidR="00A27801">
          <w:rPr>
            <w:rFonts w:hint="eastAsia"/>
          </w:rPr>
          <w:t xml:space="preserve"> </w:t>
        </w:r>
        <w:r w:rsidR="00A27801">
          <w:fldChar w:fldCharType="begin"/>
        </w:r>
        <w:r w:rsidR="00A27801">
          <w:instrText xml:space="preserve"> </w:instrText>
        </w:r>
        <w:r w:rsidR="00A27801">
          <w:rPr>
            <w:rFonts w:hint="eastAsia"/>
          </w:rPr>
          <w:instrText xml:space="preserve">SEQ </w:instrText>
        </w:r>
        <w:r w:rsidR="00A27801">
          <w:rPr>
            <w:rFonts w:hint="eastAsia"/>
          </w:rPr>
          <w:instrText>表</w:instrText>
        </w:r>
        <w:r w:rsidR="00A27801">
          <w:rPr>
            <w:rFonts w:hint="eastAsia"/>
          </w:rPr>
          <w:instrText xml:space="preserve"> \* ARABIC</w:instrText>
        </w:r>
        <w:r w:rsidR="00A27801">
          <w:instrText xml:space="preserve"> </w:instrText>
        </w:r>
      </w:ins>
      <w:r w:rsidR="00A27801">
        <w:fldChar w:fldCharType="separate"/>
      </w:r>
      <w:r w:rsidR="00AB1F2F">
        <w:rPr>
          <w:noProof/>
        </w:rPr>
        <w:t>116</w:t>
      </w:r>
      <w:ins w:id="4808" w:author="IRK" w:date="2020-03-09T17:14:00Z">
        <w:r w:rsidR="00A27801">
          <w:fldChar w:fldCharType="end"/>
        </w:r>
        <w:r w:rsidR="00A27801">
          <w:rPr>
            <w:rFonts w:hint="eastAsia"/>
          </w:rPr>
          <w:t>]</w:t>
        </w:r>
      </w:ins>
      <w:bookmarkEnd w:id="480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809" w:author="IRK" w:date="2020-04-16T14:19:00Z">
          <w:tblPr>
            <w:tblW w:w="0" w:type="auto"/>
            <w:tblInd w:w="108" w:type="dxa"/>
            <w:tblLook w:val="04A0" w:firstRow="1" w:lastRow="0" w:firstColumn="1" w:lastColumn="0" w:noHBand="0" w:noVBand="1"/>
          </w:tblPr>
        </w:tblPrChange>
      </w:tblPr>
      <w:tblGrid>
        <w:gridCol w:w="9356"/>
        <w:tblGridChange w:id="4810">
          <w:tblGrid>
            <w:gridCol w:w="9356"/>
          </w:tblGrid>
        </w:tblGridChange>
      </w:tblGrid>
      <w:tr w:rsidR="005B6671" w:rsidRPr="0049256C" w14:paraId="7AE535EA" w14:textId="77777777" w:rsidTr="004E5233">
        <w:trPr>
          <w:jc w:val="center"/>
        </w:trPr>
        <w:tc>
          <w:tcPr>
            <w:tcW w:w="9356" w:type="dxa"/>
            <w:tcPrChange w:id="4811" w:author="IRK" w:date="2020-04-16T14:19:00Z">
              <w:tcPr>
                <w:tcW w:w="9356" w:type="dxa"/>
              </w:tcPr>
            </w:tcPrChange>
          </w:tcPr>
          <w:p w14:paraId="29AA6F6D" w14:textId="77777777" w:rsidR="005B6671" w:rsidRPr="0049256C" w:rsidRDefault="005B6671">
            <w:pPr>
              <w:pStyle w:val="16"/>
              <w:pPrChange w:id="4812" w:author="IRK" w:date="2020-04-27T17:26:00Z">
                <w:pPr/>
              </w:pPrChange>
            </w:pPr>
            <w:r w:rsidRPr="0049256C">
              <w:t>********************************************************************************</w:t>
            </w:r>
          </w:p>
          <w:p w14:paraId="0A816BD0" w14:textId="77777777" w:rsidR="005B6671" w:rsidRPr="0049256C" w:rsidRDefault="005B6671">
            <w:pPr>
              <w:pStyle w:val="16"/>
              <w:pPrChange w:id="4813" w:author="IRK" w:date="2020-04-27T17:26:00Z">
                <w:pPr/>
              </w:pPrChange>
            </w:pPr>
          </w:p>
          <w:p w14:paraId="2211BB6B" w14:textId="77777777" w:rsidR="005B6671" w:rsidRPr="0049256C" w:rsidRDefault="005B6671">
            <w:pPr>
              <w:pStyle w:val="16"/>
              <w:pPrChange w:id="4814"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ルール</w:t>
            </w:r>
            <w:r w:rsidRPr="0049256C">
              <w:t>DB</w:t>
            </w:r>
            <w:r w:rsidRPr="0049256C">
              <w:t>に対するデータソース</w:t>
            </w:r>
          </w:p>
          <w:p w14:paraId="1D4FBBD5" w14:textId="77777777" w:rsidR="005B6671" w:rsidRPr="0049256C" w:rsidRDefault="005B6671">
            <w:pPr>
              <w:pStyle w:val="16"/>
              <w:pPrChange w:id="4815" w:author="IRK" w:date="2020-04-27T17:26:00Z">
                <w:pPr/>
              </w:pPrChange>
            </w:pPr>
          </w:p>
          <w:p w14:paraId="16E5AA8E" w14:textId="77777777" w:rsidR="005B6671" w:rsidRPr="0049256C" w:rsidRDefault="005B6671">
            <w:pPr>
              <w:pStyle w:val="16"/>
              <w:pPrChange w:id="4816" w:author="IRK" w:date="2020-04-27T17:26:00Z">
                <w:pPr/>
              </w:pPrChange>
            </w:pPr>
            <w:r w:rsidRPr="0049256C">
              <w:t>********************************************************************************</w:t>
            </w:r>
          </w:p>
          <w:p w14:paraId="03CCCAB4" w14:textId="77777777" w:rsidR="005B6671" w:rsidRPr="0049256C" w:rsidRDefault="005B6671">
            <w:pPr>
              <w:pStyle w:val="16"/>
              <w:pPrChange w:id="4817" w:author="IRK" w:date="2020-04-27T17:26:00Z">
                <w:pPr/>
              </w:pPrChange>
            </w:pPr>
          </w:p>
          <w:p w14:paraId="628908F2" w14:textId="77777777" w:rsidR="005B6671" w:rsidRPr="0049256C" w:rsidRDefault="005B6671">
            <w:pPr>
              <w:pStyle w:val="16"/>
              <w:pPrChange w:id="4818" w:author="IRK" w:date="2020-04-27T17:26:00Z">
                <w:pPr/>
              </w:pPrChange>
            </w:pPr>
            <w:r w:rsidRPr="0049256C">
              <w:rPr>
                <w:rFonts w:hint="eastAsia"/>
              </w:rPr>
              <w:t>ルールサーバが参照するデータソースの名称を入力してください。</w:t>
            </w:r>
          </w:p>
          <w:p w14:paraId="3E29168A" w14:textId="77777777" w:rsidR="005B6671" w:rsidRPr="0049256C" w:rsidRDefault="005B6671">
            <w:pPr>
              <w:pStyle w:val="16"/>
              <w:pPrChange w:id="4819" w:author="IRK" w:date="2020-04-27T17:26:00Z">
                <w:pPr/>
              </w:pPrChange>
            </w:pPr>
          </w:p>
          <w:p w14:paraId="495271D1" w14:textId="77777777" w:rsidR="005B6671" w:rsidRPr="0049256C" w:rsidRDefault="005B6671">
            <w:pPr>
              <w:pStyle w:val="16"/>
              <w:pPrChange w:id="4820" w:author="IRK" w:date="2020-04-27T17:26:00Z">
                <w:pPr/>
              </w:pPrChange>
            </w:pPr>
            <w:r w:rsidRPr="0049256C">
              <w:t xml:space="preserve"> &gt;&gt; RULEDB</w:t>
            </w:r>
          </w:p>
        </w:tc>
      </w:tr>
    </w:tbl>
    <w:p w14:paraId="5E7F1AEB" w14:textId="77777777" w:rsidR="005B6671" w:rsidRPr="0049256C" w:rsidRDefault="005B6671" w:rsidP="00EC7890">
      <w:pPr>
        <w:rPr>
          <w:rFonts w:eastAsiaTheme="minorEastAsia"/>
        </w:rPr>
      </w:pPr>
    </w:p>
    <w:p w14:paraId="4D388FB9" w14:textId="05AA4C54" w:rsidR="005B6671" w:rsidRPr="0049256C" w:rsidRDefault="005B6671" w:rsidP="00EC7890">
      <w:r w:rsidRPr="0049256C">
        <w:t>フレームワークに登録されたルールデータベースに関す</w:t>
      </w:r>
      <w:r w:rsidR="008264D6">
        <w:t>るデータソース</w:t>
      </w:r>
      <w:r w:rsidR="004E427E">
        <w:rPr>
          <w:rFonts w:hint="eastAsia"/>
        </w:rPr>
        <w:t>名称</w:t>
      </w:r>
      <w:r w:rsidR="008264D6">
        <w:t>を入力する。データソースの</w:t>
      </w:r>
      <w:r w:rsidR="004E427E">
        <w:rPr>
          <w:rFonts w:hint="eastAsia"/>
        </w:rPr>
        <w:t>名称</w:t>
      </w:r>
      <w:r w:rsidR="008264D6">
        <w:t>が有効である</w:t>
      </w:r>
      <w:r w:rsidR="004E427E">
        <w:rPr>
          <w:rFonts w:hint="eastAsia"/>
        </w:rPr>
        <w:t>か</w:t>
      </w:r>
      <w:r w:rsidRPr="0049256C">
        <w:t>ウィザードでは確認できない。</w:t>
      </w:r>
      <w:r w:rsidRPr="0049256C">
        <w:rPr>
          <w:rFonts w:hint="eastAsia"/>
        </w:rPr>
        <w:t>誤った</w:t>
      </w:r>
      <w:r w:rsidR="004E427E">
        <w:rPr>
          <w:rFonts w:hint="eastAsia"/>
        </w:rPr>
        <w:t>名称</w:t>
      </w:r>
      <w:r w:rsidRPr="0049256C">
        <w:t>を入力</w:t>
      </w:r>
      <w:r w:rsidRPr="0049256C">
        <w:rPr>
          <w:rFonts w:hint="eastAsia"/>
        </w:rPr>
        <w:t>した場合</w:t>
      </w:r>
      <w:r w:rsidRPr="0049256C">
        <w:t>、ルールアプリケーションが初期化される際にエラーが発生する。したがって、</w:t>
      </w:r>
      <w:r w:rsidR="004E427E">
        <w:rPr>
          <w:rFonts w:hint="eastAsia"/>
        </w:rPr>
        <w:t>名称</w:t>
      </w:r>
      <w:r w:rsidRPr="0049256C">
        <w:t>を入力する際には注意が必要である。</w:t>
      </w:r>
    </w:p>
    <w:p w14:paraId="0DEE8AB2" w14:textId="77777777" w:rsidR="005B6671" w:rsidRPr="0049256C" w:rsidRDefault="005B6671" w:rsidP="00EC7890"/>
    <w:p w14:paraId="134B8404" w14:textId="713EE70A" w:rsidR="005B6671" w:rsidRPr="0049256C" w:rsidRDefault="008264D6" w:rsidP="00EC7890">
      <w:r w:rsidRPr="009A2CC8">
        <w:t>Web</w:t>
      </w:r>
      <w:r w:rsidR="005B6671" w:rsidRPr="009C7D44">
        <w:t>アプリケーション</w:t>
      </w:r>
      <w:r w:rsidR="005B6671" w:rsidRPr="0049256C">
        <w:t>の場合、</w:t>
      </w:r>
      <w:r w:rsidR="005B6671" w:rsidRPr="0049256C">
        <w:t>web.xml</w:t>
      </w:r>
      <w:r w:rsidR="005B6671" w:rsidRPr="0049256C">
        <w:t>の</w:t>
      </w:r>
      <w:r w:rsidR="005B6671" w:rsidRPr="0049256C">
        <w:t>resource-ref</w:t>
      </w:r>
      <w:r w:rsidR="005B6671" w:rsidRPr="0049256C">
        <w:t>に登録されたリソースを参照するためにはリソース参照名の前に</w:t>
      </w:r>
      <w:r w:rsidR="005B6671" w:rsidRPr="0049256C">
        <w:t>“java:comp/env/”</w:t>
      </w:r>
      <w:r w:rsidR="005B6671" w:rsidRPr="0049256C">
        <w:t>を付ける</w:t>
      </w:r>
      <w:r w:rsidR="005B6671" w:rsidRPr="0049256C">
        <w:rPr>
          <w:rFonts w:hint="eastAsia"/>
        </w:rPr>
        <w:t>。</w:t>
      </w:r>
      <w:r w:rsidR="005B6671" w:rsidRPr="0049256C">
        <w:t>これについては、</w:t>
      </w:r>
      <w:r w:rsidR="005B6671" w:rsidRPr="0049256C">
        <w:rPr>
          <w:rFonts w:hint="eastAsia"/>
        </w:rPr>
        <w:t>Oracle</w:t>
      </w:r>
      <w:r w:rsidR="005B6671" w:rsidRPr="0049256C">
        <w:rPr>
          <w:rFonts w:hint="eastAsia"/>
        </w:rPr>
        <w:t>社が公開しているサーブレット仕様書を参照のこと。</w:t>
      </w:r>
    </w:p>
    <w:p w14:paraId="53144D84" w14:textId="77777777" w:rsidR="005B6671" w:rsidRPr="0049256C" w:rsidRDefault="005B6671" w:rsidP="00EC7890"/>
    <w:p w14:paraId="4CEEA668" w14:textId="329EA0D8" w:rsidR="005B6671" w:rsidRPr="0049256C" w:rsidRDefault="005B6671" w:rsidP="00EC7890">
      <w:r w:rsidRPr="0049256C">
        <w:t>データソース名の入力が完了すると、</w:t>
      </w:r>
      <w:del w:id="4821" w:author="IRK" w:date="2020-03-09T17:14:00Z">
        <w:r w:rsidRPr="0049256C" w:rsidDel="00A27801">
          <w:delText>2.5.9</w:delText>
        </w:r>
      </w:del>
      <w:ins w:id="4822" w:author="IRK" w:date="2020-03-10T22:30:00Z">
        <w:r w:rsidR="008E5814">
          <w:rPr>
            <w:rFonts w:hint="eastAsia"/>
          </w:rPr>
          <w:t>「</w:t>
        </w:r>
      </w:ins>
      <w:ins w:id="4823" w:author="IRK" w:date="2020-03-09T17:14:00Z">
        <w:r w:rsidR="00A27801">
          <w:fldChar w:fldCharType="begin"/>
        </w:r>
        <w:r w:rsidR="00A27801">
          <w:instrText xml:space="preserve"> </w:instrText>
        </w:r>
        <w:r w:rsidR="00A27801">
          <w:rPr>
            <w:rFonts w:hint="eastAsia"/>
          </w:rPr>
          <w:instrText>REF _Ref34666508 \r \h</w:instrText>
        </w:r>
        <w:r w:rsidR="00A27801">
          <w:instrText xml:space="preserve"> </w:instrText>
        </w:r>
      </w:ins>
      <w:r w:rsidR="00A27801">
        <w:fldChar w:fldCharType="separate"/>
      </w:r>
      <w:r w:rsidR="00AB1F2F">
        <w:t xml:space="preserve">2.5.9 </w:t>
      </w:r>
      <w:ins w:id="4824" w:author="IRK" w:date="2020-03-09T17:14:00Z">
        <w:r w:rsidR="00A27801">
          <w:fldChar w:fldCharType="end"/>
        </w:r>
        <w:r w:rsidR="00A27801">
          <w:fldChar w:fldCharType="begin"/>
        </w:r>
        <w:r w:rsidR="00A27801">
          <w:instrText xml:space="preserve"> REF _Ref34666510 \h </w:instrText>
        </w:r>
      </w:ins>
      <w:r w:rsidR="00A27801">
        <w:fldChar w:fldCharType="separate"/>
      </w:r>
      <w:r w:rsidR="00AB1F2F" w:rsidRPr="0049256C">
        <w:t>業務データベース一覧</w:t>
      </w:r>
      <w:ins w:id="4825" w:author="IRK" w:date="2020-03-09T17:14:00Z">
        <w:r w:rsidR="00A27801">
          <w:fldChar w:fldCharType="end"/>
        </w:r>
      </w:ins>
      <w:ins w:id="4826" w:author="IRK" w:date="2020-03-10T22:30:00Z">
        <w:r w:rsidR="008E5814">
          <w:rPr>
            <w:rFonts w:hint="eastAsia"/>
          </w:rPr>
          <w:t>」</w:t>
        </w:r>
      </w:ins>
      <w:r w:rsidRPr="0049256C">
        <w:t>に移動する。</w:t>
      </w:r>
    </w:p>
    <w:p w14:paraId="444AEF1A" w14:textId="77777777" w:rsidR="00D47977" w:rsidRPr="0049256C" w:rsidRDefault="00D47977" w:rsidP="00EC7890"/>
    <w:p w14:paraId="584A68FE" w14:textId="77777777" w:rsidR="005B6671" w:rsidRPr="0049256C" w:rsidRDefault="005B6671">
      <w:pPr>
        <w:pStyle w:val="32"/>
        <w:numPr>
          <w:ilvl w:val="2"/>
          <w:numId w:val="139"/>
        </w:numPr>
        <w:rPr>
          <w:lang w:eastAsia="ja-JP"/>
        </w:rPr>
        <w:pPrChange w:id="4827" w:author="IRK" w:date="2020-05-11T09:41:00Z">
          <w:pPr>
            <w:pStyle w:val="32"/>
            <w:numPr>
              <w:numId w:val="27"/>
            </w:numPr>
            <w:spacing w:before="12" w:after="100"/>
            <w:jc w:val="left"/>
          </w:pPr>
        </w:pPrChange>
      </w:pPr>
      <w:bookmarkStart w:id="4828" w:name="_Toc441755321"/>
      <w:bookmarkStart w:id="4829" w:name="_Ref34661551"/>
      <w:bookmarkStart w:id="4830" w:name="_Ref34661553"/>
      <w:bookmarkStart w:id="4831" w:name="_Ref34729703"/>
      <w:bookmarkStart w:id="4832" w:name="_Ref34729704"/>
      <w:bookmarkStart w:id="4833" w:name="_Toc40449553"/>
      <w:r w:rsidRPr="0049256C">
        <w:rPr>
          <w:lang w:eastAsia="ja-JP"/>
        </w:rPr>
        <w:t>ルールデータベースに関するデータソース</w:t>
      </w:r>
      <w:r w:rsidRPr="0049256C">
        <w:rPr>
          <w:lang w:eastAsia="ja-JP"/>
        </w:rPr>
        <w:t>(</w:t>
      </w:r>
      <w:r w:rsidRPr="0049256C">
        <w:rPr>
          <w:lang w:eastAsia="ja-JP"/>
        </w:rPr>
        <w:t>専用コネクションプール方式</w:t>
      </w:r>
      <w:r w:rsidRPr="0049256C">
        <w:rPr>
          <w:lang w:eastAsia="ja-JP"/>
        </w:rPr>
        <w:t>)</w:t>
      </w:r>
      <w:bookmarkEnd w:id="4828"/>
      <w:bookmarkEnd w:id="4829"/>
      <w:bookmarkEnd w:id="4830"/>
      <w:bookmarkEnd w:id="4831"/>
      <w:bookmarkEnd w:id="4832"/>
      <w:bookmarkEnd w:id="4833"/>
    </w:p>
    <w:p w14:paraId="39AAC1A0" w14:textId="1FECB69D" w:rsidR="005B6671" w:rsidRPr="0049256C" w:rsidRDefault="00F15F1C" w:rsidP="00EC7890">
      <w:pPr>
        <w:rPr>
          <w:rFonts w:eastAsiaTheme="minorEastAsia"/>
        </w:rPr>
      </w:pPr>
      <w:del w:id="4834" w:author="IRK" w:date="2020-03-09T17:14:00Z">
        <w:r w:rsidRPr="0049256C" w:rsidDel="00A27801">
          <w:delText>表</w:delText>
        </w:r>
        <w:r w:rsidRPr="0049256C" w:rsidDel="00A27801">
          <w:delText>1</w:delText>
        </w:r>
        <w:r w:rsidR="00FE51DE" w:rsidDel="00A27801">
          <w:rPr>
            <w:rFonts w:hint="eastAsia"/>
          </w:rPr>
          <w:delText>11</w:delText>
        </w:r>
      </w:del>
      <w:ins w:id="4835" w:author="IRK" w:date="2020-03-09T17:15:00Z">
        <w:r w:rsidR="00A27801">
          <w:rPr>
            <w:rFonts w:hint="eastAsia"/>
          </w:rPr>
          <w:t>次の表</w:t>
        </w:r>
      </w:ins>
      <w:r w:rsidR="005B6671" w:rsidRPr="0049256C">
        <w:t>は、ルールデータベースに関するコネクションプール作成のための接続情報を選択する段階を示</w:t>
      </w:r>
      <w:r w:rsidR="004E427E">
        <w:rPr>
          <w:rFonts w:hint="eastAsia"/>
        </w:rPr>
        <w:t>す</w:t>
      </w:r>
      <w:r w:rsidR="005B6671" w:rsidRPr="0049256C">
        <w:t>。</w:t>
      </w:r>
    </w:p>
    <w:p w14:paraId="66D2D96F" w14:textId="77777777" w:rsidR="005B6671" w:rsidRPr="0049256C" w:rsidRDefault="005B6671" w:rsidP="00EC7890">
      <w:pPr>
        <w:rPr>
          <w:rFonts w:eastAsiaTheme="minorEastAsia"/>
        </w:rPr>
      </w:pPr>
    </w:p>
    <w:p w14:paraId="18E8B06B" w14:textId="7ED950EA" w:rsidR="00F15F1C" w:rsidRPr="0049256C" w:rsidRDefault="00F15F1C" w:rsidP="007D3017">
      <w:pPr>
        <w:pStyle w:val="afff6"/>
      </w:pPr>
      <w:bookmarkStart w:id="4836" w:name="_Ref34666546"/>
      <w:bookmarkStart w:id="4837" w:name="_Toc34839583"/>
      <w:del w:id="4838" w:author="IRK" w:date="2020-03-09T17:15:00Z">
        <w:r w:rsidRPr="0049256C" w:rsidDel="00A27801">
          <w:delText>[</w:delText>
        </w:r>
        <w:r w:rsidRPr="0049256C" w:rsidDel="00A27801">
          <w:delText>表</w:delText>
        </w:r>
        <w:r w:rsidRPr="0049256C" w:rsidDel="00A27801">
          <w:delText xml:space="preserve"> </w:delText>
        </w:r>
        <w:r w:rsidR="003561C7" w:rsidRPr="0049256C" w:rsidDel="00A27801">
          <w:fldChar w:fldCharType="begin"/>
        </w:r>
        <w:r w:rsidR="003561C7" w:rsidRPr="0049256C" w:rsidDel="00A27801">
          <w:delInstrText xml:space="preserve"> SEQ [</w:delInstrText>
        </w:r>
        <w:r w:rsidR="003561C7" w:rsidRPr="0049256C" w:rsidDel="00A27801">
          <w:delInstrText>表</w:delInstrText>
        </w:r>
        <w:r w:rsidR="003561C7" w:rsidRPr="0049256C" w:rsidDel="00A27801">
          <w:delInstrText xml:space="preserve"> \* ARABIC </w:delInstrText>
        </w:r>
        <w:r w:rsidR="003561C7" w:rsidRPr="0049256C" w:rsidDel="00A27801">
          <w:fldChar w:fldCharType="separate"/>
        </w:r>
        <w:r w:rsidR="000132DF" w:rsidDel="00A27801">
          <w:rPr>
            <w:noProof/>
          </w:rPr>
          <w:delText>111</w:delText>
        </w:r>
        <w:r w:rsidR="003561C7" w:rsidRPr="0049256C" w:rsidDel="00A27801">
          <w:rPr>
            <w:noProof/>
          </w:rPr>
          <w:fldChar w:fldCharType="end"/>
        </w:r>
        <w:r w:rsidRPr="0049256C" w:rsidDel="00A27801">
          <w:rPr>
            <w:rFonts w:hint="eastAsia"/>
          </w:rPr>
          <w:delText>]</w:delText>
        </w:r>
      </w:del>
      <w:ins w:id="4839" w:author="IRK" w:date="2020-03-09T17:15:00Z">
        <w:r w:rsidR="00A27801">
          <w:rPr>
            <w:rFonts w:hint="eastAsia"/>
          </w:rPr>
          <w:t>[</w:t>
        </w:r>
        <w:r w:rsidR="00A27801">
          <w:rPr>
            <w:rFonts w:hint="eastAsia"/>
          </w:rPr>
          <w:t>表</w:t>
        </w:r>
        <w:r w:rsidR="00A27801">
          <w:rPr>
            <w:rFonts w:hint="eastAsia"/>
          </w:rPr>
          <w:t xml:space="preserve"> </w:t>
        </w:r>
        <w:r w:rsidR="00A27801">
          <w:fldChar w:fldCharType="begin"/>
        </w:r>
        <w:r w:rsidR="00A27801">
          <w:instrText xml:space="preserve"> </w:instrText>
        </w:r>
        <w:r w:rsidR="00A27801">
          <w:rPr>
            <w:rFonts w:hint="eastAsia"/>
          </w:rPr>
          <w:instrText xml:space="preserve">SEQ </w:instrText>
        </w:r>
        <w:r w:rsidR="00A27801">
          <w:rPr>
            <w:rFonts w:hint="eastAsia"/>
          </w:rPr>
          <w:instrText>表</w:instrText>
        </w:r>
        <w:r w:rsidR="00A27801">
          <w:rPr>
            <w:rFonts w:hint="eastAsia"/>
          </w:rPr>
          <w:instrText xml:space="preserve"> \* ARABIC</w:instrText>
        </w:r>
        <w:r w:rsidR="00A27801">
          <w:instrText xml:space="preserve"> </w:instrText>
        </w:r>
      </w:ins>
      <w:r w:rsidR="00A27801">
        <w:fldChar w:fldCharType="separate"/>
      </w:r>
      <w:r w:rsidR="00AB1F2F">
        <w:rPr>
          <w:noProof/>
        </w:rPr>
        <w:t>117</w:t>
      </w:r>
      <w:ins w:id="4840" w:author="IRK" w:date="2020-03-09T17:15:00Z">
        <w:r w:rsidR="00A27801">
          <w:fldChar w:fldCharType="end"/>
        </w:r>
        <w:r w:rsidR="00A27801">
          <w:rPr>
            <w:rFonts w:hint="eastAsia"/>
          </w:rPr>
          <w:t>]</w:t>
        </w:r>
      </w:ins>
      <w:bookmarkEnd w:id="4836"/>
      <w:bookmarkEnd w:id="483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841" w:author="IRK" w:date="2020-04-16T14:19:00Z">
          <w:tblPr>
            <w:tblW w:w="0" w:type="auto"/>
            <w:tblInd w:w="108" w:type="dxa"/>
            <w:tblLook w:val="04A0" w:firstRow="1" w:lastRow="0" w:firstColumn="1" w:lastColumn="0" w:noHBand="0" w:noVBand="1"/>
          </w:tblPr>
        </w:tblPrChange>
      </w:tblPr>
      <w:tblGrid>
        <w:gridCol w:w="9356"/>
        <w:tblGridChange w:id="4842">
          <w:tblGrid>
            <w:gridCol w:w="9356"/>
          </w:tblGrid>
        </w:tblGridChange>
      </w:tblGrid>
      <w:tr w:rsidR="005B6671" w:rsidRPr="0049256C" w14:paraId="13AA1B5B" w14:textId="77777777" w:rsidTr="004E5233">
        <w:trPr>
          <w:jc w:val="center"/>
        </w:trPr>
        <w:tc>
          <w:tcPr>
            <w:tcW w:w="9356" w:type="dxa"/>
            <w:tcPrChange w:id="4843" w:author="IRK" w:date="2020-04-16T14:19:00Z">
              <w:tcPr>
                <w:tcW w:w="9356" w:type="dxa"/>
              </w:tcPr>
            </w:tcPrChange>
          </w:tcPr>
          <w:p w14:paraId="41EC6E03" w14:textId="77777777" w:rsidR="005B6671" w:rsidRPr="0049256C" w:rsidRDefault="005B6671">
            <w:pPr>
              <w:pStyle w:val="16"/>
              <w:pPrChange w:id="4844" w:author="IRK" w:date="2020-04-27T17:26:00Z">
                <w:pPr/>
              </w:pPrChange>
            </w:pPr>
            <w:r w:rsidRPr="0049256C">
              <w:t>********************************************************************************</w:t>
            </w:r>
          </w:p>
          <w:p w14:paraId="26453824" w14:textId="77777777" w:rsidR="005B6671" w:rsidRPr="0049256C" w:rsidRDefault="005B6671">
            <w:pPr>
              <w:pStyle w:val="16"/>
              <w:pPrChange w:id="4845" w:author="IRK" w:date="2020-04-27T17:26:00Z">
                <w:pPr/>
              </w:pPrChange>
            </w:pPr>
          </w:p>
          <w:p w14:paraId="488788C1" w14:textId="77777777" w:rsidR="005B6671" w:rsidRPr="0049256C" w:rsidRDefault="005B6671">
            <w:pPr>
              <w:pStyle w:val="16"/>
              <w:pPrChange w:id="4846"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ルール</w:t>
            </w:r>
            <w:r w:rsidRPr="0049256C">
              <w:t>DB</w:t>
            </w:r>
            <w:r w:rsidRPr="0049256C">
              <w:t>に対するデータソース</w:t>
            </w:r>
          </w:p>
          <w:p w14:paraId="12963F7D" w14:textId="77777777" w:rsidR="005B6671" w:rsidRPr="0049256C" w:rsidRDefault="005B6671">
            <w:pPr>
              <w:pStyle w:val="16"/>
              <w:pPrChange w:id="4847" w:author="IRK" w:date="2020-04-27T17:26:00Z">
                <w:pPr/>
              </w:pPrChange>
            </w:pPr>
          </w:p>
          <w:p w14:paraId="290E5D0D" w14:textId="77777777" w:rsidR="005B6671" w:rsidRPr="0049256C" w:rsidRDefault="005B6671">
            <w:pPr>
              <w:pStyle w:val="16"/>
              <w:pPrChange w:id="4848" w:author="IRK" w:date="2020-04-27T17:26:00Z">
                <w:pPr/>
              </w:pPrChange>
            </w:pPr>
            <w:r w:rsidRPr="0049256C">
              <w:t>********************************************************************************</w:t>
            </w:r>
          </w:p>
          <w:p w14:paraId="27148FDE" w14:textId="77777777" w:rsidR="005B6671" w:rsidRPr="0049256C" w:rsidRDefault="005B6671">
            <w:pPr>
              <w:pStyle w:val="16"/>
              <w:pPrChange w:id="4849" w:author="IRK" w:date="2020-04-27T17:26:00Z">
                <w:pPr/>
              </w:pPrChange>
            </w:pPr>
          </w:p>
          <w:p w14:paraId="5AE010D0" w14:textId="228BE5AD" w:rsidR="005B6671" w:rsidRPr="0049256C" w:rsidRDefault="005B6671">
            <w:pPr>
              <w:pStyle w:val="16"/>
              <w:rPr>
                <w:rFonts w:eastAsiaTheme="minorEastAsia"/>
              </w:rPr>
              <w:pPrChange w:id="4850" w:author="IRK" w:date="2020-04-27T17:26:00Z">
                <w:pPr/>
              </w:pPrChange>
            </w:pPr>
            <w:r w:rsidRPr="0049256C">
              <w:rPr>
                <w:rFonts w:hint="eastAsia"/>
              </w:rPr>
              <w:t>どのルール</w:t>
            </w:r>
            <w:r w:rsidRPr="0049256C">
              <w:t>DB</w:t>
            </w:r>
            <w:r w:rsidRPr="0049256C">
              <w:t>に対するコネクションプールを生成しますか？</w:t>
            </w:r>
          </w:p>
          <w:p w14:paraId="60F1DB3F" w14:textId="0E46FB1A" w:rsidR="005B6671" w:rsidRPr="0049256C" w:rsidRDefault="005B6671">
            <w:pPr>
              <w:pStyle w:val="16"/>
              <w:pPrChange w:id="4851" w:author="IRK" w:date="2020-04-27T17:26:00Z">
                <w:pPr>
                  <w:ind w:firstLineChars="150" w:firstLine="294"/>
                </w:pPr>
              </w:pPrChange>
            </w:pPr>
            <w:r w:rsidRPr="0049256C">
              <w:t xml:space="preserve"> </w:t>
            </w:r>
            <w:ins w:id="4852" w:author="IRK" w:date="2020-04-22T16:15:00Z">
              <w:r w:rsidR="007D1D40" w:rsidRPr="0049256C">
                <w:t xml:space="preserve">   </w:t>
              </w:r>
            </w:ins>
            <w:r w:rsidRPr="0049256C">
              <w:t>1. RULEDB1</w:t>
            </w:r>
          </w:p>
          <w:p w14:paraId="3974D801" w14:textId="77777777" w:rsidR="005B6671" w:rsidRPr="0049256C" w:rsidRDefault="005B6671">
            <w:pPr>
              <w:pStyle w:val="16"/>
              <w:pPrChange w:id="4853" w:author="IRK" w:date="2020-04-27T17:25:00Z">
                <w:pPr>
                  <w:ind w:left="676"/>
                </w:pPr>
              </w:pPrChange>
            </w:pPr>
            <w:r w:rsidRPr="0049256C">
              <w:t>First Production Rule DB</w:t>
            </w:r>
          </w:p>
          <w:p w14:paraId="528F6937" w14:textId="77777777" w:rsidR="005B6671" w:rsidRPr="0049256C" w:rsidRDefault="005B6671">
            <w:pPr>
              <w:pStyle w:val="16"/>
              <w:pPrChange w:id="4854" w:author="IRK" w:date="2020-04-27T17:26:00Z">
                <w:pPr/>
              </w:pPrChange>
            </w:pPr>
            <w:r w:rsidRPr="0049256C">
              <w:t xml:space="preserve">    2. RULEDB2</w:t>
            </w:r>
          </w:p>
          <w:p w14:paraId="62C44E6D" w14:textId="77777777" w:rsidR="005B6671" w:rsidRPr="0049256C" w:rsidRDefault="005B6671">
            <w:pPr>
              <w:pStyle w:val="16"/>
              <w:pPrChange w:id="4855" w:author="IRK" w:date="2020-04-27T17:25:00Z">
                <w:pPr>
                  <w:ind w:left="676"/>
                </w:pPr>
              </w:pPrChange>
            </w:pPr>
            <w:r w:rsidRPr="0049256C">
              <w:t>Second Production Rule DB</w:t>
            </w:r>
          </w:p>
          <w:p w14:paraId="20019792" w14:textId="77777777" w:rsidR="005B6671" w:rsidRPr="0049256C" w:rsidRDefault="005B6671">
            <w:pPr>
              <w:pStyle w:val="16"/>
              <w:pPrChange w:id="4856" w:author="IRK" w:date="2020-04-27T17:26:00Z">
                <w:pPr/>
              </w:pPrChange>
            </w:pPr>
          </w:p>
          <w:p w14:paraId="78208C0F" w14:textId="77777777" w:rsidR="005B6671" w:rsidRPr="0049256C" w:rsidRDefault="005B6671">
            <w:pPr>
              <w:pStyle w:val="16"/>
              <w:pPrChange w:id="4857" w:author="IRK" w:date="2020-04-27T17:26:00Z">
                <w:pPr/>
              </w:pPrChange>
            </w:pPr>
            <w:r w:rsidRPr="0049256C">
              <w:t>選択してください。</w:t>
            </w:r>
            <w:r w:rsidRPr="0049256C">
              <w:t>&gt;&gt; 2</w:t>
            </w:r>
          </w:p>
        </w:tc>
      </w:tr>
    </w:tbl>
    <w:p w14:paraId="11447320" w14:textId="77777777" w:rsidR="00F15F1C" w:rsidRPr="0049256C" w:rsidRDefault="00F15F1C" w:rsidP="00EC7890"/>
    <w:p w14:paraId="0850C64F" w14:textId="7C3DDA8F" w:rsidR="005B6671" w:rsidRPr="0049256C" w:rsidRDefault="00F15F1C" w:rsidP="00EC7890">
      <w:del w:id="4858" w:author="IRK" w:date="2020-03-09T17:15:00Z">
        <w:r w:rsidRPr="0049256C" w:rsidDel="00A27801">
          <w:delText>表</w:delText>
        </w:r>
        <w:r w:rsidRPr="0049256C" w:rsidDel="00A27801">
          <w:delText>1</w:delText>
        </w:r>
        <w:r w:rsidR="00FE51DE" w:rsidDel="00A27801">
          <w:rPr>
            <w:rFonts w:hint="eastAsia"/>
          </w:rPr>
          <w:delText>11</w:delText>
        </w:r>
      </w:del>
      <w:ins w:id="4859" w:author="IRK" w:date="2020-03-09T17:15:00Z">
        <w:r w:rsidR="00A27801">
          <w:fldChar w:fldCharType="begin"/>
        </w:r>
        <w:r w:rsidR="00A27801">
          <w:instrText xml:space="preserve"> </w:instrText>
        </w:r>
        <w:r w:rsidR="00A27801">
          <w:rPr>
            <w:rFonts w:hint="eastAsia"/>
          </w:rPr>
          <w:instrText>REF _Ref34666546 \h</w:instrText>
        </w:r>
        <w:r w:rsidR="00A27801">
          <w:instrText xml:space="preserve"> </w:instrText>
        </w:r>
      </w:ins>
      <w:r w:rsidR="00A27801">
        <w:fldChar w:fldCharType="separate"/>
      </w:r>
      <w:ins w:id="4860" w:author="IRK" w:date="2020-03-09T17:15:00Z">
        <w:r w:rsidR="00AB1F2F">
          <w:rPr>
            <w:rFonts w:hint="eastAsia"/>
          </w:rPr>
          <w:t>[</w:t>
        </w:r>
        <w:r w:rsidR="00AB1F2F">
          <w:rPr>
            <w:rFonts w:hint="eastAsia"/>
          </w:rPr>
          <w:t>表</w:t>
        </w:r>
        <w:r w:rsidR="00AB1F2F">
          <w:rPr>
            <w:rFonts w:hint="eastAsia"/>
          </w:rPr>
          <w:t xml:space="preserve"> </w:t>
        </w:r>
      </w:ins>
      <w:r w:rsidR="00AB1F2F">
        <w:rPr>
          <w:noProof/>
        </w:rPr>
        <w:t>117</w:t>
      </w:r>
      <w:ins w:id="4861" w:author="IRK" w:date="2020-03-09T17:15:00Z">
        <w:r w:rsidR="00AB1F2F">
          <w:rPr>
            <w:rFonts w:hint="eastAsia"/>
          </w:rPr>
          <w:t>]</w:t>
        </w:r>
        <w:r w:rsidR="00A27801">
          <w:fldChar w:fldCharType="end"/>
        </w:r>
      </w:ins>
      <w:r w:rsidR="005B6671" w:rsidRPr="0049256C">
        <w:t>の単位ルールシステムには</w:t>
      </w:r>
      <w:r w:rsidR="005B6671" w:rsidRPr="0049256C">
        <w:t>2</w:t>
      </w:r>
      <w:r w:rsidR="005B6671" w:rsidRPr="0049256C">
        <w:t>つのルールデータベース、</w:t>
      </w:r>
      <w:r w:rsidR="005B6671" w:rsidRPr="0049256C">
        <w:t>RULEDB1</w:t>
      </w:r>
      <w:r w:rsidR="005B6671" w:rsidRPr="0049256C">
        <w:t>と</w:t>
      </w:r>
      <w:r w:rsidR="005B6671" w:rsidRPr="0049256C">
        <w:t>RULEDB2</w:t>
      </w:r>
      <w:r w:rsidR="005B6671" w:rsidRPr="0049256C">
        <w:t>が登録されている。ルールサーバは選択されたデータベースの接続情報を利用してルールアプリケーション内にルールデータベースに関するコネクションプールを作成し、これを利用してルールデータにアクセスする。</w:t>
      </w:r>
    </w:p>
    <w:p w14:paraId="1DD46718" w14:textId="77777777" w:rsidR="005B6671" w:rsidRPr="0049256C" w:rsidRDefault="005B6671" w:rsidP="00EC7890"/>
    <w:p w14:paraId="7883C581" w14:textId="08FFC707" w:rsidR="005B6671" w:rsidRPr="0049256C" w:rsidRDefault="005B6671" w:rsidP="00EC7890">
      <w:r w:rsidRPr="0049256C">
        <w:t>ルールデータベースを選択すると、</w:t>
      </w:r>
      <w:del w:id="4862" w:author="IRK" w:date="2020-03-09T17:15:00Z">
        <w:r w:rsidRPr="0049256C" w:rsidDel="00A27801">
          <w:delText>2.5.9</w:delText>
        </w:r>
      </w:del>
      <w:ins w:id="4863" w:author="IRK" w:date="2020-03-10T22:30:00Z">
        <w:r w:rsidR="008E5814">
          <w:rPr>
            <w:rFonts w:hint="eastAsia"/>
          </w:rPr>
          <w:t>「</w:t>
        </w:r>
      </w:ins>
      <w:ins w:id="4864" w:author="IRK" w:date="2020-03-09T17:15:00Z">
        <w:r w:rsidR="00A27801">
          <w:fldChar w:fldCharType="begin"/>
        </w:r>
        <w:r w:rsidR="00A27801">
          <w:instrText xml:space="preserve"> </w:instrText>
        </w:r>
        <w:r w:rsidR="00A27801">
          <w:rPr>
            <w:rFonts w:hint="eastAsia"/>
          </w:rPr>
          <w:instrText>REF _Ref34666568 \r \h</w:instrText>
        </w:r>
        <w:r w:rsidR="00A27801">
          <w:instrText xml:space="preserve"> </w:instrText>
        </w:r>
      </w:ins>
      <w:r w:rsidR="00A27801">
        <w:fldChar w:fldCharType="separate"/>
      </w:r>
      <w:r w:rsidR="00AB1F2F">
        <w:t xml:space="preserve">2.5.9 </w:t>
      </w:r>
      <w:ins w:id="4865" w:author="IRK" w:date="2020-03-09T17:15:00Z">
        <w:r w:rsidR="00A27801">
          <w:fldChar w:fldCharType="end"/>
        </w:r>
        <w:r w:rsidR="00A27801">
          <w:fldChar w:fldCharType="begin"/>
        </w:r>
        <w:r w:rsidR="00A27801">
          <w:instrText xml:space="preserve"> REF _Ref34666571 \h </w:instrText>
        </w:r>
      </w:ins>
      <w:r w:rsidR="00A27801">
        <w:fldChar w:fldCharType="separate"/>
      </w:r>
      <w:r w:rsidR="00AB1F2F" w:rsidRPr="0049256C">
        <w:t>業務データベース一覧</w:t>
      </w:r>
      <w:ins w:id="4866" w:author="IRK" w:date="2020-03-09T17:15:00Z">
        <w:r w:rsidR="00A27801">
          <w:fldChar w:fldCharType="end"/>
        </w:r>
      </w:ins>
      <w:ins w:id="4867" w:author="IRK" w:date="2020-03-10T22:31:00Z">
        <w:r w:rsidR="008E5814">
          <w:rPr>
            <w:rFonts w:hint="eastAsia"/>
          </w:rPr>
          <w:t>」</w:t>
        </w:r>
      </w:ins>
      <w:r w:rsidRPr="0049256C">
        <w:t>に移動する。</w:t>
      </w:r>
    </w:p>
    <w:p w14:paraId="723CD222" w14:textId="77777777" w:rsidR="005B6671" w:rsidRPr="0049256C" w:rsidRDefault="005B6671" w:rsidP="00EC7890"/>
    <w:p w14:paraId="22564E53" w14:textId="77777777" w:rsidR="005B6671" w:rsidRPr="0049256C" w:rsidRDefault="005B6671">
      <w:pPr>
        <w:pStyle w:val="32"/>
        <w:numPr>
          <w:ilvl w:val="2"/>
          <w:numId w:val="139"/>
        </w:numPr>
        <w:pPrChange w:id="4868" w:author="IRK" w:date="2020-05-11T09:41:00Z">
          <w:pPr>
            <w:pStyle w:val="32"/>
            <w:numPr>
              <w:numId w:val="27"/>
            </w:numPr>
            <w:spacing w:before="12" w:after="100"/>
            <w:jc w:val="left"/>
          </w:pPr>
        </w:pPrChange>
      </w:pPr>
      <w:bookmarkStart w:id="4869" w:name="_Toc441755322"/>
      <w:bookmarkStart w:id="4870" w:name="_Ref34666508"/>
      <w:bookmarkStart w:id="4871" w:name="_Ref34666510"/>
      <w:bookmarkStart w:id="4872" w:name="_Ref34666568"/>
      <w:bookmarkStart w:id="4873" w:name="_Ref34666571"/>
      <w:bookmarkStart w:id="4874" w:name="_Ref34668755"/>
      <w:bookmarkStart w:id="4875" w:name="_Ref34668763"/>
      <w:bookmarkStart w:id="4876" w:name="_Ref34668864"/>
      <w:bookmarkStart w:id="4877" w:name="_Ref34668868"/>
      <w:bookmarkStart w:id="4878" w:name="_Toc40449554"/>
      <w:r w:rsidRPr="0049256C">
        <w:t>業務データベース一覧</w:t>
      </w:r>
      <w:bookmarkEnd w:id="4869"/>
      <w:bookmarkEnd w:id="4870"/>
      <w:bookmarkEnd w:id="4871"/>
      <w:bookmarkEnd w:id="4872"/>
      <w:bookmarkEnd w:id="4873"/>
      <w:bookmarkEnd w:id="4874"/>
      <w:bookmarkEnd w:id="4875"/>
      <w:bookmarkEnd w:id="4876"/>
      <w:bookmarkEnd w:id="4877"/>
      <w:bookmarkEnd w:id="4878"/>
    </w:p>
    <w:p w14:paraId="64079640" w14:textId="136E9D99" w:rsidR="005B6671" w:rsidRPr="0049256C" w:rsidRDefault="005B6671" w:rsidP="00EC7890">
      <w:r w:rsidRPr="0049256C">
        <w:t>システム構成ウィザードでルールシステムがアクセスする業務データベースについて定義し</w:t>
      </w:r>
      <w:del w:id="4879" w:author="IRK" w:date="2020-03-10T10:49:00Z">
        <w:r w:rsidRPr="0049256C" w:rsidDel="00061ED3">
          <w:delText>(</w:delText>
        </w:r>
      </w:del>
      <w:del w:id="4880" w:author="IRK" w:date="2020-03-09T17:16:00Z">
        <w:r w:rsidRPr="0049256C" w:rsidDel="00A27801">
          <w:delText>2.3.</w:delText>
        </w:r>
        <w:r w:rsidR="004E427E" w:rsidDel="00A27801">
          <w:rPr>
            <w:rFonts w:hint="eastAsia"/>
          </w:rPr>
          <w:delText>4.2</w:delText>
        </w:r>
      </w:del>
      <w:del w:id="4881" w:author="IRK" w:date="2020-03-10T10:49:00Z">
        <w:r w:rsidRPr="0049256C" w:rsidDel="00061ED3">
          <w:delText>)</w:delText>
        </w:r>
      </w:del>
      <w:r w:rsidRPr="0049256C">
        <w:t>、基本接続情報も指定した</w:t>
      </w:r>
      <w:del w:id="4882" w:author="IRK" w:date="2020-03-10T10:49:00Z">
        <w:r w:rsidRPr="0049256C" w:rsidDel="00061ED3">
          <w:delText>(</w:delText>
        </w:r>
      </w:del>
      <w:del w:id="4883" w:author="IRK" w:date="2020-03-09T17:16:00Z">
        <w:r w:rsidRPr="0049256C" w:rsidDel="00A27801">
          <w:delText>2.3.</w:delText>
        </w:r>
        <w:r w:rsidR="004E427E" w:rsidDel="00A27801">
          <w:rPr>
            <w:rFonts w:hint="eastAsia"/>
          </w:rPr>
          <w:delText>4.4</w:delText>
        </w:r>
      </w:del>
      <w:del w:id="4884" w:author="IRK" w:date="2020-03-10T10:49:00Z">
        <w:r w:rsidRPr="0049256C" w:rsidDel="00061ED3">
          <w:delText>)</w:delText>
        </w:r>
      </w:del>
      <w:r w:rsidRPr="0049256C">
        <w:t>。</w:t>
      </w:r>
      <w:r w:rsidR="00E64ABA" w:rsidRPr="00E64ABA">
        <w:rPr>
          <w:rFonts w:hint="eastAsia"/>
        </w:rPr>
        <w:t>ルールアプリケーションは、この接続情報を利用できない場合がある。アプリケーションが呼び出すルールサービスがすべての業務データベースにアクセスするわけでもない。</w:t>
      </w:r>
    </w:p>
    <w:p w14:paraId="121BF5C3" w14:textId="77777777" w:rsidR="005B6671" w:rsidRPr="0049256C" w:rsidRDefault="005B6671" w:rsidP="00EC7890"/>
    <w:p w14:paraId="55AFEB84" w14:textId="77777777" w:rsidR="005B6671" w:rsidRPr="0049256C" w:rsidRDefault="005B6671" w:rsidP="00EC7890">
      <w:r w:rsidRPr="0049256C">
        <w:t>この段階では、ルールアプリケーション</w:t>
      </w:r>
      <w:r w:rsidRPr="0049256C">
        <w:rPr>
          <w:rFonts w:hint="eastAsia"/>
        </w:rPr>
        <w:t>からアクセスする</w:t>
      </w:r>
      <w:r w:rsidRPr="0049256C">
        <w:t>業務データベース</w:t>
      </w:r>
      <w:r w:rsidRPr="0049256C">
        <w:rPr>
          <w:rFonts w:hint="eastAsia"/>
        </w:rPr>
        <w:t>およびアクセス方式を</w:t>
      </w:r>
      <w:r w:rsidRPr="0049256C">
        <w:t>指定する。</w:t>
      </w:r>
    </w:p>
    <w:p w14:paraId="58EB1133" w14:textId="77777777" w:rsidR="005B6671" w:rsidRPr="0049256C" w:rsidRDefault="005B6671" w:rsidP="00EC7890"/>
    <w:p w14:paraId="1EECC22D" w14:textId="235F5AE5" w:rsidR="00371EAA" w:rsidRPr="0049256C" w:rsidRDefault="00371EAA" w:rsidP="007D3017">
      <w:pPr>
        <w:pStyle w:val="afff6"/>
      </w:pPr>
      <w:bookmarkStart w:id="4885" w:name="_Ref34666654"/>
      <w:bookmarkStart w:id="4886" w:name="_Toc34839584"/>
      <w:del w:id="4887" w:author="IRK" w:date="2020-03-09T17:16:00Z">
        <w:r w:rsidRPr="0049256C" w:rsidDel="00A27801">
          <w:delText>[</w:delText>
        </w:r>
        <w:r w:rsidRPr="0049256C" w:rsidDel="00A27801">
          <w:delText>表</w:delText>
        </w:r>
        <w:r w:rsidRPr="0049256C" w:rsidDel="00A27801">
          <w:delText xml:space="preserve"> </w:delText>
        </w:r>
        <w:r w:rsidR="003561C7" w:rsidRPr="0049256C" w:rsidDel="00A27801">
          <w:fldChar w:fldCharType="begin"/>
        </w:r>
        <w:r w:rsidR="003561C7" w:rsidRPr="0049256C" w:rsidDel="00A27801">
          <w:delInstrText xml:space="preserve"> SEQ [</w:delInstrText>
        </w:r>
        <w:r w:rsidR="003561C7" w:rsidRPr="0049256C" w:rsidDel="00A27801">
          <w:delInstrText>表</w:delInstrText>
        </w:r>
        <w:r w:rsidR="003561C7" w:rsidRPr="0049256C" w:rsidDel="00A27801">
          <w:delInstrText xml:space="preserve"> \* ARABIC </w:delInstrText>
        </w:r>
        <w:r w:rsidR="003561C7" w:rsidRPr="0049256C" w:rsidDel="00A27801">
          <w:fldChar w:fldCharType="separate"/>
        </w:r>
        <w:r w:rsidR="000132DF" w:rsidDel="00A27801">
          <w:rPr>
            <w:noProof/>
          </w:rPr>
          <w:delText>112</w:delText>
        </w:r>
        <w:r w:rsidR="003561C7" w:rsidRPr="0049256C" w:rsidDel="00A27801">
          <w:rPr>
            <w:noProof/>
          </w:rPr>
          <w:fldChar w:fldCharType="end"/>
        </w:r>
        <w:r w:rsidRPr="0049256C" w:rsidDel="00A27801">
          <w:rPr>
            <w:rFonts w:hint="eastAsia"/>
          </w:rPr>
          <w:delText>]</w:delText>
        </w:r>
      </w:del>
      <w:ins w:id="4888" w:author="IRK" w:date="2020-03-09T17:16:00Z">
        <w:r w:rsidR="00A27801">
          <w:rPr>
            <w:rFonts w:hint="eastAsia"/>
          </w:rPr>
          <w:t>[</w:t>
        </w:r>
        <w:r w:rsidR="00A27801">
          <w:rPr>
            <w:rFonts w:hint="eastAsia"/>
          </w:rPr>
          <w:t>表</w:t>
        </w:r>
        <w:r w:rsidR="00A27801">
          <w:rPr>
            <w:rFonts w:hint="eastAsia"/>
          </w:rPr>
          <w:t xml:space="preserve"> </w:t>
        </w:r>
        <w:r w:rsidR="00A27801">
          <w:fldChar w:fldCharType="begin"/>
        </w:r>
        <w:r w:rsidR="00A27801">
          <w:instrText xml:space="preserve"> </w:instrText>
        </w:r>
        <w:r w:rsidR="00A27801">
          <w:rPr>
            <w:rFonts w:hint="eastAsia"/>
          </w:rPr>
          <w:instrText xml:space="preserve">SEQ </w:instrText>
        </w:r>
        <w:r w:rsidR="00A27801">
          <w:rPr>
            <w:rFonts w:hint="eastAsia"/>
          </w:rPr>
          <w:instrText>表</w:instrText>
        </w:r>
        <w:r w:rsidR="00A27801">
          <w:rPr>
            <w:rFonts w:hint="eastAsia"/>
          </w:rPr>
          <w:instrText xml:space="preserve"> \* ARABIC</w:instrText>
        </w:r>
        <w:r w:rsidR="00A27801">
          <w:instrText xml:space="preserve"> </w:instrText>
        </w:r>
      </w:ins>
      <w:r w:rsidR="00A27801">
        <w:fldChar w:fldCharType="separate"/>
      </w:r>
      <w:r w:rsidR="00AB1F2F">
        <w:rPr>
          <w:noProof/>
        </w:rPr>
        <w:t>118</w:t>
      </w:r>
      <w:ins w:id="4889" w:author="IRK" w:date="2020-03-09T17:16:00Z">
        <w:r w:rsidR="00A27801">
          <w:fldChar w:fldCharType="end"/>
        </w:r>
        <w:r w:rsidR="00A27801">
          <w:rPr>
            <w:rFonts w:hint="eastAsia"/>
          </w:rPr>
          <w:t>]</w:t>
        </w:r>
      </w:ins>
      <w:bookmarkEnd w:id="4885"/>
      <w:bookmarkEnd w:id="488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890" w:author="IRK" w:date="2020-04-16T14:19:00Z">
          <w:tblPr>
            <w:tblW w:w="0" w:type="auto"/>
            <w:tblInd w:w="108" w:type="dxa"/>
            <w:tblLook w:val="04A0" w:firstRow="1" w:lastRow="0" w:firstColumn="1" w:lastColumn="0" w:noHBand="0" w:noVBand="1"/>
          </w:tblPr>
        </w:tblPrChange>
      </w:tblPr>
      <w:tblGrid>
        <w:gridCol w:w="9356"/>
        <w:tblGridChange w:id="4891">
          <w:tblGrid>
            <w:gridCol w:w="9356"/>
          </w:tblGrid>
        </w:tblGridChange>
      </w:tblGrid>
      <w:tr w:rsidR="005B6671" w:rsidRPr="0049256C" w14:paraId="62428E53" w14:textId="77777777" w:rsidTr="004E5233">
        <w:trPr>
          <w:jc w:val="center"/>
        </w:trPr>
        <w:tc>
          <w:tcPr>
            <w:tcW w:w="9356" w:type="dxa"/>
            <w:tcPrChange w:id="4892" w:author="IRK" w:date="2020-04-16T14:19:00Z">
              <w:tcPr>
                <w:tcW w:w="9356" w:type="dxa"/>
              </w:tcPr>
            </w:tcPrChange>
          </w:tcPr>
          <w:p w14:paraId="4CFFC118" w14:textId="77777777" w:rsidR="005B6671" w:rsidRPr="0049256C" w:rsidRDefault="005B6671">
            <w:pPr>
              <w:pStyle w:val="16"/>
              <w:pPrChange w:id="4893" w:author="IRK" w:date="2020-04-27T17:26:00Z">
                <w:pPr/>
              </w:pPrChange>
            </w:pPr>
            <w:r w:rsidRPr="0049256C">
              <w:t>********************************************************************************</w:t>
            </w:r>
          </w:p>
          <w:p w14:paraId="0A9FA152" w14:textId="77777777" w:rsidR="005B6671" w:rsidRPr="0049256C" w:rsidRDefault="005B6671">
            <w:pPr>
              <w:pStyle w:val="16"/>
              <w:pPrChange w:id="4894" w:author="IRK" w:date="2020-04-27T17:26:00Z">
                <w:pPr/>
              </w:pPrChange>
            </w:pPr>
          </w:p>
          <w:p w14:paraId="28FC73F9" w14:textId="77777777" w:rsidR="005B6671" w:rsidRPr="0049256C" w:rsidRDefault="005B6671">
            <w:pPr>
              <w:pStyle w:val="16"/>
              <w:pPrChange w:id="4895"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業務データベースリスト</w:t>
            </w:r>
          </w:p>
          <w:p w14:paraId="77F9DF3C" w14:textId="77777777" w:rsidR="005B6671" w:rsidRPr="00BE1DD5" w:rsidRDefault="005B6671">
            <w:pPr>
              <w:pStyle w:val="16"/>
              <w:pPrChange w:id="4896" w:author="IRK" w:date="2020-04-27T17:26:00Z">
                <w:pPr/>
              </w:pPrChange>
            </w:pPr>
          </w:p>
          <w:p w14:paraId="47F60173" w14:textId="77777777" w:rsidR="005B6671" w:rsidRPr="0049256C" w:rsidRDefault="005B6671">
            <w:pPr>
              <w:pStyle w:val="16"/>
              <w:pPrChange w:id="4897" w:author="IRK" w:date="2020-04-27T17:26:00Z">
                <w:pPr/>
              </w:pPrChange>
            </w:pPr>
            <w:r w:rsidRPr="0049256C">
              <w:t>********************************************************************************</w:t>
            </w:r>
          </w:p>
          <w:p w14:paraId="43A26DF9" w14:textId="77777777" w:rsidR="005B6671" w:rsidRPr="0049256C" w:rsidRDefault="005B6671">
            <w:pPr>
              <w:pStyle w:val="16"/>
              <w:pPrChange w:id="4898" w:author="IRK" w:date="2020-04-27T17:26:00Z">
                <w:pPr/>
              </w:pPrChange>
            </w:pPr>
          </w:p>
          <w:p w14:paraId="4961B117" w14:textId="77777777" w:rsidR="005B6671" w:rsidRPr="0049256C" w:rsidRDefault="005B6671">
            <w:pPr>
              <w:pStyle w:val="16"/>
              <w:pPrChange w:id="4899" w:author="IRK" w:date="2020-04-27T17:26:00Z">
                <w:pPr/>
              </w:pPrChange>
            </w:pPr>
            <w:r w:rsidRPr="0049256C">
              <w:rPr>
                <w:rFonts w:hint="eastAsia"/>
              </w:rPr>
              <w:t>接続方式を設定する業務データベースを選択してください。</w:t>
            </w:r>
          </w:p>
          <w:p w14:paraId="43D38BB5" w14:textId="77777777" w:rsidR="005B6671" w:rsidRPr="0049256C" w:rsidRDefault="005B6671">
            <w:pPr>
              <w:pStyle w:val="16"/>
              <w:pPrChange w:id="4900" w:author="IRK" w:date="2020-04-27T17:26:00Z">
                <w:pPr/>
              </w:pPrChange>
            </w:pPr>
          </w:p>
          <w:p w14:paraId="25A37C1E" w14:textId="77777777" w:rsidR="005B6671" w:rsidRPr="0049256C" w:rsidRDefault="005B6671">
            <w:pPr>
              <w:pStyle w:val="16"/>
              <w:pPrChange w:id="4901" w:author="IRK" w:date="2020-04-27T17:26:00Z">
                <w:pPr/>
              </w:pPrChange>
            </w:pPr>
            <w:r w:rsidRPr="0049256C">
              <w:t>[</w:t>
            </w:r>
            <w:r w:rsidRPr="0049256C">
              <w:t>項目</w:t>
            </w:r>
            <w:r w:rsidRPr="0049256C">
              <w:t>]</w:t>
            </w:r>
          </w:p>
          <w:p w14:paraId="0BDD4AD1" w14:textId="77777777" w:rsidR="005B6671" w:rsidRPr="0049256C" w:rsidRDefault="005B6671">
            <w:pPr>
              <w:pStyle w:val="16"/>
              <w:pPrChange w:id="4902" w:author="IRK" w:date="2020-04-27T17:26:00Z">
                <w:pPr/>
              </w:pPrChange>
            </w:pPr>
            <w:r w:rsidRPr="0049256C">
              <w:t>-----------------------------------------------------------------</w:t>
            </w:r>
          </w:p>
          <w:p w14:paraId="438BE514" w14:textId="3E1F6356" w:rsidR="005B6671" w:rsidRPr="0049256C" w:rsidRDefault="005B6671">
            <w:pPr>
              <w:pStyle w:val="16"/>
              <w:pPrChange w:id="4903" w:author="IRK" w:date="2020-04-27T17:26:00Z">
                <w:pPr/>
              </w:pPrChange>
            </w:pPr>
            <w:r w:rsidRPr="0049256C">
              <w:t xml:space="preserve">    | ID | </w:t>
            </w:r>
            <w:r w:rsidRPr="0049256C">
              <w:rPr>
                <w:rFonts w:ascii="ＭＳ Ｐゴシック" w:hAnsi="ＭＳ Ｐゴシック"/>
              </w:rPr>
              <w:t>名称</w:t>
            </w:r>
            <w:r w:rsidRPr="0049256C">
              <w:t xml:space="preserve">     | </w:t>
            </w:r>
            <w:r w:rsidRPr="0049256C">
              <w:rPr>
                <w:rFonts w:ascii="ＭＳ Ｐゴシック" w:hAnsi="ＭＳ Ｐゴシック"/>
              </w:rPr>
              <w:t xml:space="preserve">接続方式  </w:t>
            </w:r>
            <w:r w:rsidRPr="0049256C">
              <w:t xml:space="preserve"> </w:t>
            </w:r>
            <w:del w:id="4904" w:author="IRK" w:date="2020-03-10T06:42:00Z">
              <w:r w:rsidR="00371EAA" w:rsidRPr="0049256C" w:rsidDel="003538CD">
                <w:rPr>
                  <w:rFonts w:hint="eastAsia"/>
                </w:rPr>
                <w:delText xml:space="preserve">　</w:delText>
              </w:r>
            </w:del>
            <w:ins w:id="4905" w:author="IRK" w:date="2020-03-10T06:42:00Z">
              <w:r w:rsidR="003538CD">
                <w:rPr>
                  <w:rFonts w:hint="eastAsia"/>
                </w:rPr>
                <w:t xml:space="preserve"> </w:t>
              </w:r>
            </w:ins>
            <w:r w:rsidRPr="0049256C">
              <w:t xml:space="preserve">    | </w:t>
            </w:r>
            <w:r w:rsidRPr="0049256C">
              <w:rPr>
                <w:rFonts w:ascii="ＭＳ Ｐゴシック" w:hAnsi="ＭＳ Ｐゴシック"/>
              </w:rPr>
              <w:t>説明</w:t>
            </w:r>
            <w:r w:rsidRPr="0049256C">
              <w:t xml:space="preserve"> </w:t>
            </w:r>
            <w:del w:id="4906" w:author="IRK" w:date="2020-03-10T06:42:00Z">
              <w:r w:rsidR="00371EAA" w:rsidRPr="0049256C" w:rsidDel="003538CD">
                <w:rPr>
                  <w:rFonts w:hint="eastAsia"/>
                </w:rPr>
                <w:delText xml:space="preserve">　　</w:delText>
              </w:r>
            </w:del>
            <w:ins w:id="4907" w:author="IRK" w:date="2020-03-10T06:42:00Z">
              <w:r w:rsidR="003538CD">
                <w:rPr>
                  <w:rFonts w:hint="eastAsia"/>
                </w:rPr>
                <w:t xml:space="preserve">  </w:t>
              </w:r>
            </w:ins>
            <w:r w:rsidRPr="0049256C">
              <w:t xml:space="preserve">                    |</w:t>
            </w:r>
          </w:p>
          <w:p w14:paraId="68E01019" w14:textId="77777777" w:rsidR="005B6671" w:rsidRPr="0049256C" w:rsidRDefault="005B6671">
            <w:pPr>
              <w:pStyle w:val="16"/>
              <w:pPrChange w:id="4908" w:author="IRK" w:date="2020-04-27T17:26:00Z">
                <w:pPr/>
              </w:pPrChange>
            </w:pPr>
            <w:r w:rsidRPr="0049256C">
              <w:t>-----------------------------------------------------------------</w:t>
            </w:r>
          </w:p>
          <w:p w14:paraId="76D67522" w14:textId="52F846AA" w:rsidR="005B6671" w:rsidRPr="0049256C" w:rsidRDefault="005B6671">
            <w:pPr>
              <w:pStyle w:val="16"/>
              <w:pPrChange w:id="4909" w:author="IRK" w:date="2020-04-27T17:26:00Z">
                <w:pPr/>
              </w:pPrChange>
            </w:pPr>
            <w:r w:rsidRPr="0049256C">
              <w:t xml:space="preserve">  1 | 1  | CUSTOMER | </w:t>
            </w:r>
            <w:r w:rsidRPr="0049256C">
              <w:rPr>
                <w:rFonts w:ascii="ＭＳ Ｐゴシック" w:hAnsi="ＭＳ Ｐゴシック"/>
              </w:rPr>
              <w:t>設定</w:t>
            </w:r>
            <w:del w:id="4910" w:author="IRK" w:date="2020-03-10T10:50:00Z">
              <w:r w:rsidRPr="0049256C" w:rsidDel="00061ED3">
                <w:rPr>
                  <w:rFonts w:ascii="ＭＳ Ｐゴシック" w:hAnsi="ＭＳ Ｐゴシック"/>
                </w:rPr>
                <w:delText>されてない</w:delText>
              </w:r>
            </w:del>
            <w:ins w:id="4911" w:author="IRK" w:date="2020-03-10T10:50:00Z">
              <w:r w:rsidR="00061ED3">
                <w:rPr>
                  <w:rFonts w:ascii="ＭＳ Ｐゴシック" w:hAnsi="ＭＳ Ｐゴシック" w:hint="eastAsia"/>
                </w:rPr>
                <w:t>しない</w:t>
              </w:r>
            </w:ins>
            <w:r w:rsidRPr="0049256C">
              <w:t xml:space="preserve"> | Customer Database        |</w:t>
            </w:r>
          </w:p>
          <w:p w14:paraId="1C588254" w14:textId="77777777" w:rsidR="005B6671" w:rsidRPr="0049256C" w:rsidRDefault="005B6671">
            <w:pPr>
              <w:pStyle w:val="16"/>
              <w:pPrChange w:id="4912" w:author="IRK" w:date="2020-04-27T17:26:00Z">
                <w:pPr/>
              </w:pPrChange>
            </w:pPr>
            <w:r w:rsidRPr="0049256C">
              <w:t>-----------------------------------------------------------------</w:t>
            </w:r>
          </w:p>
          <w:p w14:paraId="0A8C966D" w14:textId="6D2E7445" w:rsidR="005B6671" w:rsidRPr="0049256C" w:rsidRDefault="005B6671">
            <w:pPr>
              <w:pStyle w:val="16"/>
              <w:pPrChange w:id="4913" w:author="IRK" w:date="2020-04-27T17:26:00Z">
                <w:pPr/>
              </w:pPrChange>
            </w:pPr>
            <w:r w:rsidRPr="0049256C">
              <w:t xml:space="preserve">  2 | 2  | PFDB     | </w:t>
            </w:r>
            <w:r w:rsidRPr="0049256C">
              <w:rPr>
                <w:rFonts w:ascii="ＭＳ Ｐゴシック" w:hAnsi="ＭＳ Ｐゴシック"/>
              </w:rPr>
              <w:t>設定</w:t>
            </w:r>
            <w:del w:id="4914" w:author="IRK" w:date="2020-03-10T10:50:00Z">
              <w:r w:rsidRPr="0049256C" w:rsidDel="00061ED3">
                <w:rPr>
                  <w:rFonts w:ascii="ＭＳ Ｐゴシック" w:hAnsi="ＭＳ Ｐゴシック"/>
                </w:rPr>
                <w:delText>されてない</w:delText>
              </w:r>
            </w:del>
            <w:ins w:id="4915" w:author="IRK" w:date="2020-03-10T10:50:00Z">
              <w:r w:rsidR="00061ED3">
                <w:rPr>
                  <w:rFonts w:ascii="ＭＳ Ｐゴシック" w:hAnsi="ＭＳ Ｐゴシック" w:hint="eastAsia"/>
                </w:rPr>
                <w:t>しない</w:t>
              </w:r>
            </w:ins>
            <w:r w:rsidRPr="0049256C">
              <w:t xml:space="preserve"> | Product Factory Database |</w:t>
            </w:r>
          </w:p>
          <w:p w14:paraId="4E739921" w14:textId="77777777" w:rsidR="005B6671" w:rsidRPr="0049256C" w:rsidRDefault="005B6671">
            <w:pPr>
              <w:pStyle w:val="16"/>
              <w:pPrChange w:id="4916" w:author="IRK" w:date="2020-04-27T17:26:00Z">
                <w:pPr/>
              </w:pPrChange>
            </w:pPr>
            <w:r w:rsidRPr="0049256C">
              <w:t>-----------------------------------------------------------------</w:t>
            </w:r>
          </w:p>
          <w:p w14:paraId="43C67668" w14:textId="77777777" w:rsidR="005B6671" w:rsidRPr="0049256C" w:rsidRDefault="005B6671">
            <w:pPr>
              <w:pStyle w:val="16"/>
              <w:pPrChange w:id="4917" w:author="IRK" w:date="2020-04-27T17:26:00Z">
                <w:pPr/>
              </w:pPrChange>
            </w:pPr>
          </w:p>
          <w:p w14:paraId="2FB95171" w14:textId="77777777" w:rsidR="005B6671" w:rsidRPr="0049256C" w:rsidRDefault="005B6671">
            <w:pPr>
              <w:pStyle w:val="16"/>
              <w:pPrChange w:id="4918" w:author="IRK" w:date="2020-04-27T17:26:00Z">
                <w:pPr/>
              </w:pPrChange>
            </w:pPr>
            <w:r w:rsidRPr="0049256C">
              <w:t>[</w:t>
            </w:r>
            <w:r w:rsidRPr="0049256C">
              <w:t>可能な作業</w:t>
            </w:r>
            <w:r w:rsidRPr="0049256C">
              <w:t>]</w:t>
            </w:r>
          </w:p>
          <w:p w14:paraId="737637D6" w14:textId="77777777" w:rsidR="005B6671" w:rsidRPr="0049256C" w:rsidRDefault="005B6671">
            <w:pPr>
              <w:pStyle w:val="16"/>
              <w:pPrChange w:id="4919" w:author="IRK" w:date="2020-04-27T17:26:00Z">
                <w:pPr/>
              </w:pPrChange>
            </w:pPr>
            <w:r w:rsidRPr="0049256C">
              <w:t xml:space="preserve">a. </w:t>
            </w:r>
            <w:r w:rsidRPr="0049256C">
              <w:t>編集</w:t>
            </w:r>
            <w:del w:id="4920" w:author="IRK" w:date="2020-03-09T17:16:00Z">
              <w:r w:rsidRPr="0049256C" w:rsidDel="00A27801">
                <w:delText xml:space="preserve">    </w:delText>
              </w:r>
            </w:del>
          </w:p>
          <w:p w14:paraId="1948FA24" w14:textId="77777777" w:rsidR="005B6671" w:rsidRPr="0049256C" w:rsidRDefault="005B6671">
            <w:pPr>
              <w:pStyle w:val="16"/>
              <w:pPrChange w:id="4921" w:author="IRK" w:date="2020-04-27T17:26:00Z">
                <w:pPr/>
              </w:pPrChange>
            </w:pPr>
          </w:p>
          <w:p w14:paraId="1FB0F20D" w14:textId="6365CDC6" w:rsidR="005B6671" w:rsidRPr="0049256C" w:rsidRDefault="002720BD">
            <w:pPr>
              <w:pStyle w:val="16"/>
              <w:pPrChange w:id="4922" w:author="IRK" w:date="2020-04-27T17:26:00Z">
                <w:pPr/>
              </w:pPrChange>
            </w:pPr>
            <w:r>
              <w:rPr>
                <w:rFonts w:hint="eastAsia"/>
              </w:rPr>
              <w:t>作業を選択してください。スキップするには</w:t>
            </w:r>
            <w:r w:rsidRPr="009C7D44">
              <w:rPr>
                <w:rFonts w:hint="eastAsia"/>
              </w:rPr>
              <w:t>エンターキーを</w:t>
            </w:r>
            <w:r w:rsidRPr="009A2CC8">
              <w:rPr>
                <w:rFonts w:hint="eastAsia"/>
              </w:rPr>
              <w:t>押下</w:t>
            </w:r>
            <w:r w:rsidR="005B6671" w:rsidRPr="009C7D44">
              <w:rPr>
                <w:rFonts w:hint="eastAsia"/>
              </w:rPr>
              <w:t>してください</w:t>
            </w:r>
            <w:r w:rsidR="005B6671" w:rsidRPr="0049256C">
              <w:rPr>
                <w:rFonts w:hint="eastAsia"/>
              </w:rPr>
              <w:t>。</w:t>
            </w:r>
            <w:r w:rsidR="005B6671" w:rsidRPr="0049256C">
              <w:t xml:space="preserve"> &gt;&gt;</w:t>
            </w:r>
          </w:p>
        </w:tc>
      </w:tr>
    </w:tbl>
    <w:p w14:paraId="63C0652E" w14:textId="77777777" w:rsidR="00382563" w:rsidRDefault="00382563" w:rsidP="00EC7890">
      <w:pPr>
        <w:jc w:val="left"/>
      </w:pPr>
    </w:p>
    <w:p w14:paraId="62DB852F" w14:textId="36D802ED" w:rsidR="005B6671" w:rsidRPr="0049256C" w:rsidRDefault="004B3B6B">
      <w:pPr>
        <w:pPrChange w:id="4923" w:author="IRK" w:date="2020-05-11T10:01:00Z">
          <w:pPr>
            <w:jc w:val="left"/>
          </w:pPr>
        </w:pPrChange>
      </w:pPr>
      <w:del w:id="4924" w:author="IRK" w:date="2020-03-09T17:17:00Z">
        <w:r w:rsidRPr="0049256C" w:rsidDel="00A27801">
          <w:delText>表</w:delText>
        </w:r>
        <w:r w:rsidRPr="0049256C" w:rsidDel="00A27801">
          <w:delText>1</w:delText>
        </w:r>
        <w:r w:rsidR="00FE0F15" w:rsidDel="00A27801">
          <w:rPr>
            <w:rFonts w:hint="eastAsia"/>
          </w:rPr>
          <w:delText>12</w:delText>
        </w:r>
      </w:del>
      <w:ins w:id="4925" w:author="IRK" w:date="2020-03-09T17:17:00Z">
        <w:r w:rsidR="00A27801">
          <w:fldChar w:fldCharType="begin"/>
        </w:r>
        <w:r w:rsidR="00A27801">
          <w:instrText xml:space="preserve"> </w:instrText>
        </w:r>
        <w:r w:rsidR="00A27801">
          <w:rPr>
            <w:rFonts w:hint="eastAsia"/>
          </w:rPr>
          <w:instrText>REF _Ref34666654 \h</w:instrText>
        </w:r>
        <w:r w:rsidR="00A27801">
          <w:instrText xml:space="preserve"> </w:instrText>
        </w:r>
      </w:ins>
      <w:r w:rsidR="00A27801">
        <w:fldChar w:fldCharType="separate"/>
      </w:r>
      <w:ins w:id="4926" w:author="IRK" w:date="2020-03-09T17:16:00Z">
        <w:r w:rsidR="00AB1F2F">
          <w:rPr>
            <w:rFonts w:hint="eastAsia"/>
          </w:rPr>
          <w:t>[</w:t>
        </w:r>
        <w:r w:rsidR="00AB1F2F">
          <w:rPr>
            <w:rFonts w:hint="eastAsia"/>
          </w:rPr>
          <w:t>表</w:t>
        </w:r>
        <w:r w:rsidR="00AB1F2F">
          <w:rPr>
            <w:rFonts w:hint="eastAsia"/>
          </w:rPr>
          <w:t xml:space="preserve"> </w:t>
        </w:r>
      </w:ins>
      <w:r w:rsidR="00AB1F2F">
        <w:rPr>
          <w:noProof/>
        </w:rPr>
        <w:t>118</w:t>
      </w:r>
      <w:ins w:id="4927" w:author="IRK" w:date="2020-03-09T17:16:00Z">
        <w:r w:rsidR="00AB1F2F">
          <w:rPr>
            <w:rFonts w:hint="eastAsia"/>
          </w:rPr>
          <w:t>]</w:t>
        </w:r>
      </w:ins>
      <w:ins w:id="4928" w:author="IRK" w:date="2020-03-09T17:17:00Z">
        <w:r w:rsidR="00A27801">
          <w:fldChar w:fldCharType="end"/>
        </w:r>
      </w:ins>
      <w:r w:rsidR="005B6671" w:rsidRPr="0049256C">
        <w:t>は、業務データベースのリストを表している。業務データベースは、システム構成ウィザードで登録したものである。一覧の各フィールドの意味は、次の</w:t>
      </w:r>
      <w:del w:id="4929" w:author="IRK" w:date="2020-03-11T16:20:00Z">
        <w:r w:rsidR="005B6671" w:rsidRPr="0049256C" w:rsidDel="003A26C2">
          <w:delText>通り</w:delText>
        </w:r>
      </w:del>
      <w:ins w:id="4930" w:author="IRK" w:date="2020-03-11T16:20:00Z">
        <w:r w:rsidR="003A26C2">
          <w:rPr>
            <w:rFonts w:hint="eastAsia"/>
          </w:rPr>
          <w:t>とおり</w:t>
        </w:r>
      </w:ins>
      <w:r w:rsidR="005B6671" w:rsidRPr="0049256C">
        <w:t>である。</w:t>
      </w:r>
    </w:p>
    <w:p w14:paraId="1A913F6F" w14:textId="2796F970" w:rsidR="005B6671" w:rsidRPr="003227AB" w:rsidRDefault="005B6671" w:rsidP="004E5233">
      <w:pPr>
        <w:pStyle w:val="10"/>
      </w:pPr>
      <w:r w:rsidRPr="0049256C">
        <w:t>ID</w:t>
      </w:r>
      <w:r w:rsidR="002720BD">
        <w:t>、</w:t>
      </w:r>
      <w:r w:rsidR="002720BD" w:rsidRPr="009A2CC8">
        <w:rPr>
          <w:rFonts w:hint="eastAsia"/>
        </w:rPr>
        <w:t>名称</w:t>
      </w:r>
      <w:r w:rsidRPr="003227AB">
        <w:t>、説明</w:t>
      </w:r>
    </w:p>
    <w:p w14:paraId="513B3341" w14:textId="5B49F672" w:rsidR="005B6671" w:rsidRPr="003227AB" w:rsidRDefault="005B6671" w:rsidP="004E5233">
      <w:pPr>
        <w:pStyle w:val="13"/>
      </w:pPr>
      <w:r w:rsidRPr="003227AB">
        <w:t>システム構成ウィザードで登録した業務データベースの</w:t>
      </w:r>
      <w:r w:rsidRPr="003227AB">
        <w:t>ID</w:t>
      </w:r>
      <w:r w:rsidR="002720BD" w:rsidRPr="003227AB">
        <w:t>、</w:t>
      </w:r>
      <w:r w:rsidR="002720BD" w:rsidRPr="009A2CC8">
        <w:rPr>
          <w:rFonts w:hint="eastAsia"/>
        </w:rPr>
        <w:t>名称</w:t>
      </w:r>
      <w:r w:rsidRPr="003227AB">
        <w:t>、説明である。</w:t>
      </w:r>
    </w:p>
    <w:p w14:paraId="672A2BB6" w14:textId="77777777" w:rsidR="005B6671" w:rsidRPr="00E5446E" w:rsidRDefault="005B6671" w:rsidP="004E5233">
      <w:pPr>
        <w:pStyle w:val="10"/>
      </w:pPr>
      <w:r w:rsidRPr="00E5446E">
        <w:t>接続方式</w:t>
      </w:r>
    </w:p>
    <w:p w14:paraId="57DBE2EC" w14:textId="5C28CC1F" w:rsidR="005B6671" w:rsidRPr="00927688" w:rsidRDefault="005B6671" w:rsidP="004E5233">
      <w:pPr>
        <w:pStyle w:val="13"/>
      </w:pPr>
      <w:r w:rsidRPr="00C4577D">
        <w:t>業務データベース</w:t>
      </w:r>
      <w:r w:rsidRPr="00337416">
        <w:rPr>
          <w:rFonts w:hint="eastAsia"/>
        </w:rPr>
        <w:t>へのアクセス</w:t>
      </w:r>
      <w:r w:rsidRPr="005271B4">
        <w:t>方法を示す。接続方式の種類は</w:t>
      </w:r>
      <w:del w:id="4931" w:author="IRK" w:date="2020-03-10T10:50:00Z">
        <w:r w:rsidRPr="00AF7DA4" w:rsidDel="00061ED3">
          <w:delText>2.5.10</w:delText>
        </w:r>
      </w:del>
      <w:ins w:id="4932" w:author="IRK" w:date="2020-03-10T22:31:00Z">
        <w:r w:rsidR="008E5814">
          <w:rPr>
            <w:rFonts w:hint="eastAsia"/>
          </w:rPr>
          <w:t>「</w:t>
        </w:r>
      </w:ins>
      <w:ins w:id="4933" w:author="IRK" w:date="2020-03-10T10:50:00Z">
        <w:r w:rsidR="00061ED3">
          <w:fldChar w:fldCharType="begin"/>
        </w:r>
        <w:r w:rsidR="00061ED3">
          <w:instrText xml:space="preserve"> </w:instrText>
        </w:r>
        <w:r w:rsidR="00061ED3">
          <w:rPr>
            <w:rFonts w:hint="eastAsia"/>
          </w:rPr>
          <w:instrText>REF _Ref34729857 \n \h</w:instrText>
        </w:r>
        <w:r w:rsidR="00061ED3">
          <w:instrText xml:space="preserve"> </w:instrText>
        </w:r>
      </w:ins>
      <w:r w:rsidR="00061ED3">
        <w:fldChar w:fldCharType="separate"/>
      </w:r>
      <w:r w:rsidR="00AB1F2F">
        <w:t xml:space="preserve">2.5.10 </w:t>
      </w:r>
      <w:ins w:id="4934" w:author="IRK" w:date="2020-03-10T10:50:00Z">
        <w:r w:rsidR="00061ED3">
          <w:fldChar w:fldCharType="end"/>
        </w:r>
        <w:r w:rsidR="00061ED3">
          <w:fldChar w:fldCharType="begin"/>
        </w:r>
        <w:r w:rsidR="00061ED3">
          <w:instrText xml:space="preserve"> REF _Ref34729867 \h </w:instrText>
        </w:r>
      </w:ins>
      <w:r w:rsidR="00061ED3">
        <w:fldChar w:fldCharType="separate"/>
      </w:r>
      <w:r w:rsidR="00AB1F2F" w:rsidRPr="0049256C">
        <w:t>業務データベース接続方式の選択</w:t>
      </w:r>
      <w:ins w:id="4935" w:author="IRK" w:date="2020-03-10T10:50:00Z">
        <w:r w:rsidR="00061ED3">
          <w:fldChar w:fldCharType="end"/>
        </w:r>
      </w:ins>
      <w:ins w:id="4936" w:author="IRK" w:date="2020-03-10T22:31:00Z">
        <w:r w:rsidR="008E5814">
          <w:rPr>
            <w:rFonts w:hint="eastAsia"/>
          </w:rPr>
          <w:t>」</w:t>
        </w:r>
      </w:ins>
      <w:r w:rsidRPr="006D3A1E">
        <w:t>に</w:t>
      </w:r>
      <w:r w:rsidR="004E427E">
        <w:rPr>
          <w:rFonts w:hint="eastAsia"/>
        </w:rPr>
        <w:t>記載</w:t>
      </w:r>
      <w:r w:rsidRPr="006D3A1E">
        <w:t>されており、各方式に関する詳細は</w:t>
      </w:r>
      <w:del w:id="4937" w:author="IRK" w:date="2020-03-09T17:17:00Z">
        <w:r w:rsidRPr="00173310" w:rsidDel="00A27801">
          <w:delText>3.6.8</w:delText>
        </w:r>
        <w:r w:rsidRPr="004F0E7D" w:rsidDel="00A27801">
          <w:rPr>
            <w:rFonts w:hint="eastAsia"/>
          </w:rPr>
          <w:delText xml:space="preserve"> </w:delText>
        </w:r>
        <w:r w:rsidRPr="0052591B" w:rsidDel="00A27801">
          <w:rPr>
            <w:rFonts w:hint="eastAsia"/>
          </w:rPr>
          <w:delText>業務データベース接続方法の設定</w:delText>
        </w:r>
      </w:del>
      <w:ins w:id="4938" w:author="IRK" w:date="2020-03-10T22:31:00Z">
        <w:r w:rsidR="008E5814">
          <w:rPr>
            <w:rFonts w:hint="eastAsia"/>
          </w:rPr>
          <w:t>「</w:t>
        </w:r>
      </w:ins>
      <w:ins w:id="4939" w:author="IRK" w:date="2020-03-09T17:17:00Z">
        <w:r w:rsidR="00A27801">
          <w:fldChar w:fldCharType="begin"/>
        </w:r>
        <w:r w:rsidR="00A27801">
          <w:instrText xml:space="preserve"> </w:instrText>
        </w:r>
        <w:r w:rsidR="00A27801">
          <w:rPr>
            <w:rFonts w:hint="eastAsia"/>
          </w:rPr>
          <w:instrText>REF _Ref34666680 \r \h</w:instrText>
        </w:r>
        <w:r w:rsidR="00A27801">
          <w:instrText xml:space="preserve"> </w:instrText>
        </w:r>
      </w:ins>
      <w:r w:rsidR="00A27801">
        <w:fldChar w:fldCharType="separate"/>
      </w:r>
      <w:r w:rsidR="00AB1F2F">
        <w:t xml:space="preserve">3.6.8 </w:t>
      </w:r>
      <w:ins w:id="4940" w:author="IRK" w:date="2020-03-09T17:17:00Z">
        <w:r w:rsidR="00A27801">
          <w:fldChar w:fldCharType="end"/>
        </w:r>
        <w:r w:rsidR="00A27801">
          <w:fldChar w:fldCharType="begin"/>
        </w:r>
        <w:r w:rsidR="00A27801">
          <w:instrText xml:space="preserve"> REF _Ref34666682 \h </w:instrText>
        </w:r>
      </w:ins>
      <w:r w:rsidR="00A27801">
        <w:fldChar w:fldCharType="separate"/>
      </w:r>
      <w:r w:rsidR="00AB1F2F" w:rsidRPr="0049256C">
        <w:t>業務データベース接続方法の設定</w:t>
      </w:r>
      <w:ins w:id="4941" w:author="IRK" w:date="2020-03-09T17:17:00Z">
        <w:r w:rsidR="00A27801">
          <w:fldChar w:fldCharType="end"/>
        </w:r>
      </w:ins>
      <w:ins w:id="4942" w:author="IRK" w:date="2020-03-10T22:31:00Z">
        <w:r w:rsidR="008E5814">
          <w:rPr>
            <w:rFonts w:hint="eastAsia"/>
          </w:rPr>
          <w:t>」</w:t>
        </w:r>
      </w:ins>
      <w:r w:rsidRPr="00F80980">
        <w:t>を参照のこと。</w:t>
      </w:r>
      <w:r w:rsidRPr="001F3F08">
        <w:rPr>
          <w:rFonts w:hint="eastAsia"/>
        </w:rPr>
        <w:t>デフォルト</w:t>
      </w:r>
      <w:r w:rsidRPr="001971F7">
        <w:t>は、未設定で表示されている。</w:t>
      </w:r>
    </w:p>
    <w:p w14:paraId="299D509A" w14:textId="77777777" w:rsidR="005B6671" w:rsidRPr="00823025" w:rsidRDefault="005B6671" w:rsidP="00EC7890"/>
    <w:p w14:paraId="1329E7C2" w14:textId="058EB04F" w:rsidR="005B6671" w:rsidRPr="003227AB" w:rsidRDefault="005B6671" w:rsidP="00EC7890">
      <w:r w:rsidRPr="00655375">
        <w:t>編集を選択して編集する業務データベースの</w:t>
      </w:r>
      <w:r w:rsidRPr="00726C58">
        <w:t>ID</w:t>
      </w:r>
      <w:r w:rsidRPr="00187AC0">
        <w:t>を入力すると、</w:t>
      </w:r>
      <w:del w:id="4943" w:author="IRK" w:date="2020-03-09T17:17:00Z">
        <w:r w:rsidRPr="0099080B" w:rsidDel="00A27801">
          <w:delText>2.5.10</w:delText>
        </w:r>
      </w:del>
      <w:ins w:id="4944" w:author="IRK" w:date="2020-03-10T22:31:00Z">
        <w:r w:rsidR="008E5814">
          <w:rPr>
            <w:rFonts w:hint="eastAsia"/>
          </w:rPr>
          <w:t>「</w:t>
        </w:r>
      </w:ins>
      <w:ins w:id="4945" w:author="IRK" w:date="2020-03-09T17:18:00Z">
        <w:r w:rsidR="00A27801">
          <w:fldChar w:fldCharType="begin"/>
        </w:r>
        <w:r w:rsidR="00A27801">
          <w:instrText xml:space="preserve"> </w:instrText>
        </w:r>
        <w:r w:rsidR="00A27801">
          <w:rPr>
            <w:rFonts w:hint="eastAsia"/>
          </w:rPr>
          <w:instrText>REF _Ref34666698 \r \h</w:instrText>
        </w:r>
        <w:r w:rsidR="00A27801">
          <w:instrText xml:space="preserve"> </w:instrText>
        </w:r>
      </w:ins>
      <w:r w:rsidR="00A27801">
        <w:fldChar w:fldCharType="separate"/>
      </w:r>
      <w:r w:rsidR="00AB1F2F">
        <w:t xml:space="preserve">2.5.10 </w:t>
      </w:r>
      <w:ins w:id="4946" w:author="IRK" w:date="2020-03-09T17:18:00Z">
        <w:r w:rsidR="00A27801">
          <w:fldChar w:fldCharType="end"/>
        </w:r>
        <w:r w:rsidR="00A27801">
          <w:fldChar w:fldCharType="begin"/>
        </w:r>
        <w:r w:rsidR="00A27801">
          <w:instrText xml:space="preserve"> REF _Ref34666700 \h </w:instrText>
        </w:r>
      </w:ins>
      <w:r w:rsidR="00A27801">
        <w:fldChar w:fldCharType="separate"/>
      </w:r>
      <w:r w:rsidR="00AB1F2F" w:rsidRPr="0049256C">
        <w:t>業務データベース接続方式の選択</w:t>
      </w:r>
      <w:ins w:id="4947" w:author="IRK" w:date="2020-03-09T17:18:00Z">
        <w:r w:rsidR="00A27801">
          <w:fldChar w:fldCharType="end"/>
        </w:r>
      </w:ins>
      <w:ins w:id="4948" w:author="IRK" w:date="2020-03-10T22:31:00Z">
        <w:r w:rsidR="008E5814">
          <w:rPr>
            <w:rFonts w:hint="eastAsia"/>
          </w:rPr>
          <w:t>」</w:t>
        </w:r>
      </w:ins>
      <w:r w:rsidRPr="003227AB">
        <w:rPr>
          <w:rFonts w:hint="eastAsia"/>
        </w:rPr>
        <w:t>に移動する。</w:t>
      </w:r>
    </w:p>
    <w:p w14:paraId="49ACBFB7" w14:textId="43BD490E" w:rsidR="005B6671" w:rsidRPr="003227AB" w:rsidRDefault="005B6671" w:rsidP="00EC7890">
      <w:pPr>
        <w:rPr>
          <w:rFonts w:eastAsiaTheme="minorEastAsia"/>
        </w:rPr>
      </w:pPr>
      <w:r w:rsidRPr="003227AB">
        <w:rPr>
          <w:rFonts w:hint="eastAsia"/>
        </w:rPr>
        <w:t>作業を選択せずにエンター</w:t>
      </w:r>
      <w:r w:rsidR="002720BD" w:rsidRPr="009A2CC8">
        <w:rPr>
          <w:rFonts w:hint="eastAsia"/>
        </w:rPr>
        <w:t>キー</w:t>
      </w:r>
      <w:r w:rsidR="002720BD" w:rsidRPr="003227AB">
        <w:t>を</w:t>
      </w:r>
      <w:r w:rsidR="002720BD" w:rsidRPr="009A2CC8">
        <w:rPr>
          <w:rFonts w:hint="eastAsia"/>
        </w:rPr>
        <w:t>押</w:t>
      </w:r>
      <w:del w:id="4949" w:author="IRK" w:date="2020-04-22T16:51:00Z">
        <w:r w:rsidR="002720BD" w:rsidRPr="009A2CC8" w:rsidDel="0020390B">
          <w:rPr>
            <w:rFonts w:hint="eastAsia"/>
          </w:rPr>
          <w:delText>下</w:delText>
        </w:r>
      </w:del>
      <w:r w:rsidRPr="003227AB">
        <w:rPr>
          <w:rFonts w:hint="eastAsia"/>
        </w:rPr>
        <w:t>した場合</w:t>
      </w:r>
      <w:r w:rsidRPr="003227AB">
        <w:t>、</w:t>
      </w:r>
      <w:del w:id="4950" w:author="IRK" w:date="2020-03-09T17:18:00Z">
        <w:r w:rsidRPr="003227AB" w:rsidDel="00A27801">
          <w:delText>2.5.14</w:delText>
        </w:r>
      </w:del>
      <w:ins w:id="4951" w:author="IRK" w:date="2020-03-10T22:31:00Z">
        <w:r w:rsidR="008E5814">
          <w:rPr>
            <w:rFonts w:hint="eastAsia"/>
          </w:rPr>
          <w:t>「</w:t>
        </w:r>
      </w:ins>
      <w:ins w:id="4952" w:author="IRK" w:date="2020-03-09T17:18:00Z">
        <w:r w:rsidR="00A27801">
          <w:fldChar w:fldCharType="begin"/>
        </w:r>
        <w:r w:rsidR="00A27801">
          <w:instrText xml:space="preserve"> </w:instrText>
        </w:r>
        <w:r w:rsidR="00A27801">
          <w:rPr>
            <w:rFonts w:hint="eastAsia"/>
          </w:rPr>
          <w:instrText>REF _Ref34666715 \r \h</w:instrText>
        </w:r>
        <w:r w:rsidR="00A27801">
          <w:instrText xml:space="preserve"> </w:instrText>
        </w:r>
      </w:ins>
      <w:r w:rsidR="00A27801">
        <w:fldChar w:fldCharType="separate"/>
      </w:r>
      <w:r w:rsidR="00AB1F2F">
        <w:t xml:space="preserve">2.5.14 </w:t>
      </w:r>
      <w:ins w:id="4953" w:author="IRK" w:date="2020-03-09T17:18:00Z">
        <w:r w:rsidR="00A27801">
          <w:fldChar w:fldCharType="end"/>
        </w:r>
        <w:r w:rsidR="00A27801">
          <w:fldChar w:fldCharType="begin"/>
        </w:r>
        <w:r w:rsidR="00A27801">
          <w:instrText xml:space="preserve"> REF _Ref34666717 \h </w:instrText>
        </w:r>
      </w:ins>
      <w:r w:rsidR="00A27801">
        <w:fldChar w:fldCharType="separate"/>
      </w:r>
      <w:r w:rsidR="00AB1F2F" w:rsidRPr="0049256C">
        <w:t>ルールサービス</w:t>
      </w:r>
      <w:r w:rsidR="00AB1F2F">
        <w:t>同時利用ユーザ</w:t>
      </w:r>
      <w:r w:rsidR="00AB1F2F" w:rsidRPr="0088515C">
        <w:t>数</w:t>
      </w:r>
      <w:r w:rsidR="00AB1F2F" w:rsidRPr="0049256C">
        <w:t>の設定</w:t>
      </w:r>
      <w:ins w:id="4954" w:author="IRK" w:date="2020-03-09T17:18:00Z">
        <w:r w:rsidR="00A27801">
          <w:fldChar w:fldCharType="end"/>
        </w:r>
      </w:ins>
      <w:ins w:id="4955" w:author="IRK" w:date="2020-03-10T22:31:00Z">
        <w:r w:rsidR="008E5814">
          <w:rPr>
            <w:rFonts w:hint="eastAsia"/>
          </w:rPr>
          <w:t>」</w:t>
        </w:r>
      </w:ins>
      <w:r w:rsidRPr="003227AB">
        <w:t>に移動する。</w:t>
      </w:r>
    </w:p>
    <w:p w14:paraId="034398D7" w14:textId="77777777" w:rsidR="005B6671" w:rsidRPr="0049256C" w:rsidRDefault="005B6671" w:rsidP="00EC7890">
      <w:pPr>
        <w:rPr>
          <w:rFonts w:eastAsiaTheme="minorEastAsia"/>
        </w:rPr>
      </w:pPr>
    </w:p>
    <w:p w14:paraId="534B1CE9" w14:textId="77777777" w:rsidR="005B6671" w:rsidRPr="0049256C" w:rsidRDefault="005B6671">
      <w:pPr>
        <w:pStyle w:val="32"/>
        <w:numPr>
          <w:ilvl w:val="2"/>
          <w:numId w:val="139"/>
        </w:numPr>
        <w:rPr>
          <w:lang w:eastAsia="ja-JP"/>
        </w:rPr>
        <w:pPrChange w:id="4956" w:author="IRK" w:date="2020-05-11T09:41:00Z">
          <w:pPr>
            <w:pStyle w:val="32"/>
            <w:numPr>
              <w:numId w:val="27"/>
            </w:numPr>
            <w:spacing w:before="12" w:after="100"/>
            <w:jc w:val="left"/>
          </w:pPr>
        </w:pPrChange>
      </w:pPr>
      <w:bookmarkStart w:id="4957" w:name="_Toc441755323"/>
      <w:bookmarkStart w:id="4958" w:name="_Ref34666698"/>
      <w:bookmarkStart w:id="4959" w:name="_Ref34666700"/>
      <w:bookmarkStart w:id="4960" w:name="_Ref34729857"/>
      <w:bookmarkStart w:id="4961" w:name="_Ref34729867"/>
      <w:bookmarkStart w:id="4962" w:name="_Toc40449555"/>
      <w:r w:rsidRPr="0049256C">
        <w:rPr>
          <w:lang w:eastAsia="ja-JP"/>
        </w:rPr>
        <w:t>業務データベース接続方式の選択</w:t>
      </w:r>
      <w:bookmarkEnd w:id="4957"/>
      <w:bookmarkEnd w:id="4958"/>
      <w:bookmarkEnd w:id="4959"/>
      <w:bookmarkEnd w:id="4960"/>
      <w:bookmarkEnd w:id="4961"/>
      <w:bookmarkEnd w:id="4962"/>
    </w:p>
    <w:p w14:paraId="03A10851" w14:textId="45777E14" w:rsidR="005B6671" w:rsidRPr="0049256C" w:rsidRDefault="002262C3" w:rsidP="00EC7890">
      <w:del w:id="4963" w:author="IRK" w:date="2020-03-09T17:18:00Z">
        <w:r w:rsidRPr="0049256C" w:rsidDel="00A27801">
          <w:rPr>
            <w:rFonts w:hint="eastAsia"/>
          </w:rPr>
          <w:delText>表</w:delText>
        </w:r>
        <w:r w:rsidRPr="0049256C" w:rsidDel="00A27801">
          <w:rPr>
            <w:rFonts w:hint="eastAsia"/>
          </w:rPr>
          <w:delText>1</w:delText>
        </w:r>
        <w:r w:rsidR="00FE51DE" w:rsidDel="00A27801">
          <w:rPr>
            <w:rFonts w:hint="eastAsia"/>
          </w:rPr>
          <w:delText>13</w:delText>
        </w:r>
      </w:del>
      <w:ins w:id="4964" w:author="IRK" w:date="2020-03-09T17:18:00Z">
        <w:r w:rsidR="00A27801">
          <w:rPr>
            <w:rFonts w:hint="eastAsia"/>
          </w:rPr>
          <w:t>次の表</w:t>
        </w:r>
      </w:ins>
      <w:r w:rsidR="005B6671" w:rsidRPr="0049256C">
        <w:t>は</w:t>
      </w:r>
      <w:r w:rsidR="004E427E">
        <w:rPr>
          <w:rFonts w:hint="eastAsia"/>
        </w:rPr>
        <w:t>、</w:t>
      </w:r>
      <w:r w:rsidR="005B6671" w:rsidRPr="0049256C">
        <w:t>業務データベースへの接続方式を選択する段階を</w:t>
      </w:r>
      <w:r w:rsidR="004E427E">
        <w:rPr>
          <w:rFonts w:hint="eastAsia"/>
        </w:rPr>
        <w:t>示す</w:t>
      </w:r>
      <w:r w:rsidR="005B6671" w:rsidRPr="0049256C">
        <w:t>。</w:t>
      </w:r>
    </w:p>
    <w:p w14:paraId="53C8C498" w14:textId="77777777" w:rsidR="005B6671" w:rsidRPr="0049256C" w:rsidRDefault="005B6671" w:rsidP="00EC7890"/>
    <w:p w14:paraId="581F3FB6" w14:textId="1BDD4238" w:rsidR="002262C3" w:rsidRPr="0049256C" w:rsidRDefault="002262C3" w:rsidP="007D3017">
      <w:pPr>
        <w:pStyle w:val="afff6"/>
      </w:pPr>
      <w:bookmarkStart w:id="4965" w:name="_Toc34839585"/>
      <w:del w:id="4966" w:author="IRK" w:date="2020-03-09T17:18:00Z">
        <w:r w:rsidRPr="0049256C" w:rsidDel="00A27801">
          <w:delText>[</w:delText>
        </w:r>
        <w:r w:rsidRPr="0049256C" w:rsidDel="00A27801">
          <w:delText>表</w:delText>
        </w:r>
        <w:r w:rsidRPr="0049256C" w:rsidDel="00A27801">
          <w:delText xml:space="preserve"> </w:delText>
        </w:r>
        <w:r w:rsidR="003561C7" w:rsidRPr="0049256C" w:rsidDel="00A27801">
          <w:fldChar w:fldCharType="begin"/>
        </w:r>
        <w:r w:rsidR="003561C7" w:rsidRPr="0049256C" w:rsidDel="00A27801">
          <w:delInstrText xml:space="preserve"> SEQ [</w:delInstrText>
        </w:r>
        <w:r w:rsidR="003561C7" w:rsidRPr="0049256C" w:rsidDel="00A27801">
          <w:delInstrText>表</w:delInstrText>
        </w:r>
        <w:r w:rsidR="003561C7" w:rsidRPr="0049256C" w:rsidDel="00A27801">
          <w:delInstrText xml:space="preserve"> \* ARABIC </w:delInstrText>
        </w:r>
        <w:r w:rsidR="003561C7" w:rsidRPr="0049256C" w:rsidDel="00A27801">
          <w:fldChar w:fldCharType="separate"/>
        </w:r>
        <w:r w:rsidR="000132DF" w:rsidDel="00A27801">
          <w:rPr>
            <w:noProof/>
          </w:rPr>
          <w:delText>113</w:delText>
        </w:r>
        <w:r w:rsidR="003561C7" w:rsidRPr="0049256C" w:rsidDel="00A27801">
          <w:rPr>
            <w:noProof/>
          </w:rPr>
          <w:fldChar w:fldCharType="end"/>
        </w:r>
        <w:r w:rsidRPr="0049256C" w:rsidDel="00A27801">
          <w:delText xml:space="preserve">] </w:delText>
        </w:r>
      </w:del>
      <w:ins w:id="4967" w:author="IRK" w:date="2020-03-09T17:18:00Z">
        <w:r w:rsidR="00A27801">
          <w:rPr>
            <w:rFonts w:hint="eastAsia"/>
          </w:rPr>
          <w:t>[</w:t>
        </w:r>
        <w:r w:rsidR="00A27801">
          <w:rPr>
            <w:rFonts w:hint="eastAsia"/>
          </w:rPr>
          <w:t>表</w:t>
        </w:r>
        <w:r w:rsidR="00A27801">
          <w:rPr>
            <w:rFonts w:hint="eastAsia"/>
          </w:rPr>
          <w:t xml:space="preserve"> </w:t>
        </w:r>
        <w:r w:rsidR="00A27801">
          <w:fldChar w:fldCharType="begin"/>
        </w:r>
        <w:r w:rsidR="00A27801">
          <w:instrText xml:space="preserve"> </w:instrText>
        </w:r>
        <w:r w:rsidR="00A27801">
          <w:rPr>
            <w:rFonts w:hint="eastAsia"/>
          </w:rPr>
          <w:instrText xml:space="preserve">SEQ </w:instrText>
        </w:r>
        <w:r w:rsidR="00A27801">
          <w:rPr>
            <w:rFonts w:hint="eastAsia"/>
          </w:rPr>
          <w:instrText>表</w:instrText>
        </w:r>
        <w:r w:rsidR="00A27801">
          <w:rPr>
            <w:rFonts w:hint="eastAsia"/>
          </w:rPr>
          <w:instrText xml:space="preserve"> \* ARABIC</w:instrText>
        </w:r>
        <w:r w:rsidR="00A27801">
          <w:instrText xml:space="preserve"> </w:instrText>
        </w:r>
      </w:ins>
      <w:r w:rsidR="00A27801">
        <w:fldChar w:fldCharType="separate"/>
      </w:r>
      <w:r w:rsidR="00AB1F2F">
        <w:rPr>
          <w:noProof/>
        </w:rPr>
        <w:t>119</w:t>
      </w:r>
      <w:ins w:id="4968" w:author="IRK" w:date="2020-03-09T17:18:00Z">
        <w:r w:rsidR="00A27801">
          <w:fldChar w:fldCharType="end"/>
        </w:r>
        <w:r w:rsidR="00A27801">
          <w:rPr>
            <w:rFonts w:hint="eastAsia"/>
          </w:rPr>
          <w:t>]</w:t>
        </w:r>
      </w:ins>
      <w:bookmarkEnd w:id="496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4969" w:author="IRK" w:date="2020-04-16T14:19:00Z">
          <w:tblPr>
            <w:tblW w:w="0" w:type="auto"/>
            <w:tblInd w:w="108" w:type="dxa"/>
            <w:tblLook w:val="04A0" w:firstRow="1" w:lastRow="0" w:firstColumn="1" w:lastColumn="0" w:noHBand="0" w:noVBand="1"/>
          </w:tblPr>
        </w:tblPrChange>
      </w:tblPr>
      <w:tblGrid>
        <w:gridCol w:w="9356"/>
        <w:tblGridChange w:id="4970">
          <w:tblGrid>
            <w:gridCol w:w="9356"/>
          </w:tblGrid>
        </w:tblGridChange>
      </w:tblGrid>
      <w:tr w:rsidR="005B6671" w:rsidRPr="0049256C" w14:paraId="56BF53A4" w14:textId="77777777" w:rsidTr="004E5233">
        <w:trPr>
          <w:jc w:val="center"/>
        </w:trPr>
        <w:tc>
          <w:tcPr>
            <w:tcW w:w="9356" w:type="dxa"/>
            <w:tcPrChange w:id="4971" w:author="IRK" w:date="2020-04-16T14:19:00Z">
              <w:tcPr>
                <w:tcW w:w="9356" w:type="dxa"/>
              </w:tcPr>
            </w:tcPrChange>
          </w:tcPr>
          <w:p w14:paraId="582AEBC3" w14:textId="77777777" w:rsidR="005B6671" w:rsidRPr="0049256C" w:rsidRDefault="005B6671">
            <w:pPr>
              <w:pStyle w:val="16"/>
              <w:pPrChange w:id="4972" w:author="IRK" w:date="2020-04-27T17:26:00Z">
                <w:pPr/>
              </w:pPrChange>
            </w:pPr>
            <w:r w:rsidRPr="0049256C">
              <w:t>********************************************************************************</w:t>
            </w:r>
          </w:p>
          <w:p w14:paraId="01A36AF0" w14:textId="77777777" w:rsidR="005B6671" w:rsidRPr="0049256C" w:rsidRDefault="005B6671">
            <w:pPr>
              <w:pStyle w:val="16"/>
              <w:pPrChange w:id="4973" w:author="IRK" w:date="2020-04-27T17:26:00Z">
                <w:pPr/>
              </w:pPrChange>
            </w:pPr>
          </w:p>
          <w:p w14:paraId="754A3D85" w14:textId="77777777" w:rsidR="005B6671" w:rsidRPr="0049256C" w:rsidRDefault="005B6671">
            <w:pPr>
              <w:pStyle w:val="16"/>
              <w:pPrChange w:id="4974"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業務データベースリスト</w:t>
            </w:r>
            <w:r w:rsidRPr="0049256C">
              <w:t xml:space="preserve"> -&gt; </w:t>
            </w:r>
            <w:r w:rsidRPr="0049256C">
              <w:t>業務データベース接続方式選択</w:t>
            </w:r>
          </w:p>
          <w:p w14:paraId="3C270A55" w14:textId="77777777" w:rsidR="005B6671" w:rsidRPr="0049256C" w:rsidRDefault="005B6671">
            <w:pPr>
              <w:pStyle w:val="16"/>
              <w:pPrChange w:id="4975" w:author="IRK" w:date="2020-04-27T17:26:00Z">
                <w:pPr/>
              </w:pPrChange>
            </w:pPr>
          </w:p>
          <w:p w14:paraId="40C43D5D" w14:textId="77777777" w:rsidR="005B6671" w:rsidRPr="0049256C" w:rsidRDefault="005B6671">
            <w:pPr>
              <w:pStyle w:val="16"/>
              <w:pPrChange w:id="4976" w:author="IRK" w:date="2020-04-27T17:26:00Z">
                <w:pPr/>
              </w:pPrChange>
            </w:pPr>
            <w:r w:rsidRPr="0049256C">
              <w:t>********************************************************************************</w:t>
            </w:r>
          </w:p>
          <w:p w14:paraId="4372F47F" w14:textId="77777777" w:rsidR="005B6671" w:rsidRPr="0049256C" w:rsidRDefault="005B6671">
            <w:pPr>
              <w:pStyle w:val="16"/>
              <w:pPrChange w:id="4977" w:author="IRK" w:date="2020-04-27T17:26:00Z">
                <w:pPr/>
              </w:pPrChange>
            </w:pPr>
          </w:p>
          <w:p w14:paraId="2C1A9291" w14:textId="77777777" w:rsidR="005B6671" w:rsidRPr="0049256C" w:rsidRDefault="005B6671">
            <w:pPr>
              <w:pStyle w:val="16"/>
              <w:pPrChange w:id="4978" w:author="IRK" w:date="2020-04-27T17:26:00Z">
                <w:pPr/>
              </w:pPrChange>
            </w:pPr>
            <w:r w:rsidRPr="0049256C">
              <w:rPr>
                <w:rFonts w:hint="eastAsia"/>
              </w:rPr>
              <w:t>ルールサーバが業務データベースに接続する方式を選択してください。</w:t>
            </w:r>
          </w:p>
          <w:p w14:paraId="127583C5" w14:textId="327DCF82" w:rsidR="005B6671" w:rsidRPr="003227AB" w:rsidRDefault="005B6671">
            <w:pPr>
              <w:pStyle w:val="16"/>
              <w:pPrChange w:id="4979" w:author="IRK" w:date="2020-04-27T17:26:00Z">
                <w:pPr/>
              </w:pPrChange>
            </w:pPr>
            <w:r w:rsidRPr="0049256C">
              <w:t xml:space="preserve">(*) 1. </w:t>
            </w:r>
            <w:commentRangeStart w:id="4980"/>
            <w:r w:rsidR="002720BD" w:rsidRPr="003227AB">
              <w:t>設定</w:t>
            </w:r>
            <w:del w:id="4981" w:author="IRK" w:date="2020-03-10T10:51:00Z">
              <w:r w:rsidR="00DC7847" w:rsidRPr="00DC7847" w:rsidDel="00061ED3">
                <w:rPr>
                  <w:rFonts w:hint="eastAsia"/>
                </w:rPr>
                <w:delText>されてない</w:delText>
              </w:r>
            </w:del>
            <w:commentRangeEnd w:id="4980"/>
            <w:r w:rsidR="00DC7847">
              <w:rPr>
                <w:rFonts w:ascii="Noto Sans Japanese Regular" w:eastAsia="Noto Sans Japanese Regular" w:cs="Times New Roman"/>
              </w:rPr>
              <w:commentReference w:id="4980"/>
            </w:r>
            <w:ins w:id="4982" w:author="IRK" w:date="2020-03-10T10:51:00Z">
              <w:r w:rsidR="00061ED3">
                <w:rPr>
                  <w:rFonts w:hint="eastAsia"/>
                </w:rPr>
                <w:t>しない</w:t>
              </w:r>
            </w:ins>
          </w:p>
          <w:p w14:paraId="414CCDCB" w14:textId="77777777" w:rsidR="005B6671" w:rsidRPr="0049256C" w:rsidRDefault="005B6671">
            <w:pPr>
              <w:pStyle w:val="16"/>
              <w:pPrChange w:id="4983" w:author="IRK" w:date="2020-04-27T17:26:00Z">
                <w:pPr/>
              </w:pPrChange>
            </w:pPr>
            <w:r w:rsidRPr="0049256C">
              <w:t xml:space="preserve">        </w:t>
            </w:r>
            <w:r w:rsidRPr="0049256C">
              <w:t>この設定を使用するルールアプリケーションは、この業務データベースを使用</w:t>
            </w:r>
          </w:p>
          <w:p w14:paraId="3A7FCB8C" w14:textId="77777777" w:rsidR="005B6671" w:rsidRPr="0049256C" w:rsidRDefault="005B6671">
            <w:pPr>
              <w:pStyle w:val="16"/>
              <w:pPrChange w:id="4984" w:author="IRK" w:date="2020-04-27T17:26:00Z">
                <w:pPr/>
              </w:pPrChange>
            </w:pPr>
            <w:r w:rsidRPr="0049256C">
              <w:t xml:space="preserve">        </w:t>
            </w:r>
            <w:r w:rsidRPr="0049256C">
              <w:t>しません。</w:t>
            </w:r>
          </w:p>
          <w:p w14:paraId="53B09BCA" w14:textId="77777777" w:rsidR="005B6671" w:rsidRPr="0049256C" w:rsidRDefault="005B6671">
            <w:pPr>
              <w:pStyle w:val="16"/>
              <w:pPrChange w:id="4985" w:author="IRK" w:date="2020-04-27T17:26:00Z">
                <w:pPr/>
              </w:pPrChange>
            </w:pPr>
            <w:r w:rsidRPr="0049256C">
              <w:t xml:space="preserve">    2. </w:t>
            </w:r>
            <w:r w:rsidRPr="0049256C">
              <w:t>専用コネクションプール（基本接続情報）</w:t>
            </w:r>
          </w:p>
          <w:p w14:paraId="39557DBC" w14:textId="77777777" w:rsidR="005B6671" w:rsidRPr="0049256C" w:rsidRDefault="005B6671">
            <w:pPr>
              <w:pStyle w:val="16"/>
              <w:pPrChange w:id="4986" w:author="IRK" w:date="2020-04-27T17:26:00Z">
                <w:pPr/>
              </w:pPrChange>
            </w:pPr>
            <w:r w:rsidRPr="0049256C">
              <w:t xml:space="preserve">        </w:t>
            </w:r>
            <w:r w:rsidRPr="0049256C">
              <w:t>システムウィザードで登録した基本接続情報を用いて業務データベースの専用</w:t>
            </w:r>
          </w:p>
          <w:p w14:paraId="1FC5579C" w14:textId="77777777" w:rsidR="005B6671" w:rsidRPr="0049256C" w:rsidRDefault="005B6671">
            <w:pPr>
              <w:pStyle w:val="16"/>
              <w:pPrChange w:id="4987" w:author="IRK" w:date="2020-04-27T17:26:00Z">
                <w:pPr/>
              </w:pPrChange>
            </w:pPr>
            <w:r w:rsidRPr="0049256C">
              <w:t xml:space="preserve">        </w:t>
            </w:r>
            <w:r w:rsidRPr="0049256C">
              <w:t>コネクションプールを生成します。</w:t>
            </w:r>
          </w:p>
          <w:p w14:paraId="70BECBFE" w14:textId="77777777" w:rsidR="005B6671" w:rsidRPr="0049256C" w:rsidRDefault="005B6671">
            <w:pPr>
              <w:pStyle w:val="16"/>
              <w:pPrChange w:id="4988" w:author="IRK" w:date="2020-04-27T17:26:00Z">
                <w:pPr/>
              </w:pPrChange>
            </w:pPr>
            <w:r w:rsidRPr="0049256C">
              <w:t xml:space="preserve">    3. </w:t>
            </w:r>
            <w:r w:rsidRPr="0049256C">
              <w:t>専用コネクションプール（接続情報指定）</w:t>
            </w:r>
          </w:p>
          <w:p w14:paraId="62A4C4AF" w14:textId="77777777" w:rsidR="005B6671" w:rsidRPr="0049256C" w:rsidRDefault="005B6671">
            <w:pPr>
              <w:pStyle w:val="16"/>
              <w:pPrChange w:id="4989" w:author="IRK" w:date="2020-04-27T17:26:00Z">
                <w:pPr/>
              </w:pPrChange>
            </w:pPr>
            <w:r w:rsidRPr="0049256C">
              <w:t xml:space="preserve">        </w:t>
            </w:r>
            <w:r w:rsidRPr="0049256C">
              <w:t>データベース接続情報を指定して業務データベースの専用コネクションプール</w:t>
            </w:r>
          </w:p>
          <w:p w14:paraId="661A5FB0" w14:textId="77777777" w:rsidR="005B6671" w:rsidRPr="0049256C" w:rsidRDefault="005B6671">
            <w:pPr>
              <w:pStyle w:val="16"/>
              <w:pPrChange w:id="4990" w:author="IRK" w:date="2020-04-27T17:26:00Z">
                <w:pPr/>
              </w:pPrChange>
            </w:pPr>
            <w:r w:rsidRPr="0049256C">
              <w:t xml:space="preserve">        </w:t>
            </w:r>
            <w:r w:rsidRPr="0049256C">
              <w:t>を生成します。</w:t>
            </w:r>
          </w:p>
          <w:p w14:paraId="1CD5D548" w14:textId="77777777" w:rsidR="005B6671" w:rsidRPr="0049256C" w:rsidRDefault="005B6671">
            <w:pPr>
              <w:pStyle w:val="16"/>
              <w:pPrChange w:id="4991" w:author="IRK" w:date="2020-04-27T17:26:00Z">
                <w:pPr/>
              </w:pPrChange>
            </w:pPr>
            <w:r w:rsidRPr="0049256C">
              <w:t xml:space="preserve">    4. </w:t>
            </w:r>
            <w:r w:rsidRPr="0049256C">
              <w:t>データソース参照</w:t>
            </w:r>
          </w:p>
          <w:p w14:paraId="5263E5AD" w14:textId="77777777" w:rsidR="005B6671" w:rsidRPr="0049256C" w:rsidRDefault="005B6671">
            <w:pPr>
              <w:pStyle w:val="16"/>
              <w:pPrChange w:id="4992" w:author="IRK" w:date="2020-04-27T17:26:00Z">
                <w:pPr/>
              </w:pPrChange>
            </w:pPr>
            <w:r w:rsidRPr="0049256C">
              <w:t xml:space="preserve">        </w:t>
            </w:r>
            <w:r w:rsidRPr="0049256C">
              <w:t>既存の生成されたデータソースを用いて業務データベースにアクセスします。</w:t>
            </w:r>
          </w:p>
          <w:p w14:paraId="5D6EF25E" w14:textId="77777777" w:rsidR="005B6671" w:rsidRPr="0049256C" w:rsidRDefault="005B6671">
            <w:pPr>
              <w:pStyle w:val="16"/>
              <w:pPrChange w:id="4993" w:author="IRK" w:date="2020-04-27T17:26:00Z">
                <w:pPr/>
              </w:pPrChange>
            </w:pPr>
          </w:p>
          <w:p w14:paraId="0454D5CC" w14:textId="77777777" w:rsidR="005B6671" w:rsidRPr="0049256C" w:rsidRDefault="005B6671">
            <w:pPr>
              <w:pStyle w:val="16"/>
              <w:pPrChange w:id="4994" w:author="IRK" w:date="2020-04-27T17:26:00Z">
                <w:pPr/>
              </w:pPrChange>
            </w:pPr>
          </w:p>
          <w:p w14:paraId="459A97D3" w14:textId="77777777" w:rsidR="005B6671" w:rsidRPr="0049256C" w:rsidRDefault="005B6671">
            <w:pPr>
              <w:pStyle w:val="16"/>
              <w:pPrChange w:id="4995" w:author="IRK" w:date="2020-04-27T17:26:00Z">
                <w:pPr/>
              </w:pPrChange>
            </w:pPr>
            <w:r w:rsidRPr="0049256C">
              <w:rPr>
                <w:rFonts w:hint="eastAsia"/>
              </w:rPr>
              <w:t>選択してください。</w:t>
            </w:r>
            <w:r w:rsidRPr="0049256C">
              <w:t xml:space="preserve"> &gt;&gt;</w:t>
            </w:r>
          </w:p>
        </w:tc>
      </w:tr>
    </w:tbl>
    <w:p w14:paraId="503FF496" w14:textId="77777777" w:rsidR="005B6671" w:rsidRPr="0049256C" w:rsidRDefault="005B6671" w:rsidP="00EC7890"/>
    <w:p w14:paraId="7920D94D" w14:textId="77777777" w:rsidR="005B6671" w:rsidRPr="0049256C" w:rsidRDefault="005B6671" w:rsidP="00EC7890">
      <w:r w:rsidRPr="0049256C">
        <w:t>次は各接続方式に関する説明である。</w:t>
      </w:r>
    </w:p>
    <w:p w14:paraId="7C3D4E76" w14:textId="0C5D7AFF" w:rsidR="005B6671" w:rsidRPr="003227AB" w:rsidRDefault="002720BD" w:rsidP="004E5233">
      <w:pPr>
        <w:pStyle w:val="10"/>
      </w:pPr>
      <w:r w:rsidRPr="003227AB">
        <w:t>設定</w:t>
      </w:r>
      <w:commentRangeStart w:id="4996"/>
      <w:del w:id="4997" w:author="IRK" w:date="2020-03-10T10:51:00Z">
        <w:r w:rsidR="00DC7847" w:rsidDel="00061ED3">
          <w:rPr>
            <w:rFonts w:hint="eastAsia"/>
          </w:rPr>
          <w:delText>されてない</w:delText>
        </w:r>
      </w:del>
      <w:commentRangeEnd w:id="4996"/>
      <w:r w:rsidR="003F207C">
        <w:rPr>
          <w:rFonts w:ascii="Noto Sans Japanese Regular" w:eastAsia="Noto Sans Japanese Regular" w:cs="Times New Roman"/>
        </w:rPr>
        <w:commentReference w:id="4996"/>
      </w:r>
      <w:ins w:id="4998" w:author="IRK" w:date="2020-03-10T10:51:00Z">
        <w:r w:rsidR="00061ED3">
          <w:rPr>
            <w:rFonts w:hint="eastAsia"/>
          </w:rPr>
          <w:t>しない</w:t>
        </w:r>
      </w:ins>
    </w:p>
    <w:p w14:paraId="56F80FDC" w14:textId="78CE59AA" w:rsidR="005B6671" w:rsidRPr="0049256C" w:rsidRDefault="005B6671" w:rsidP="004E5233">
      <w:pPr>
        <w:pStyle w:val="13"/>
      </w:pPr>
      <w:r w:rsidRPr="0049256C">
        <w:t>業務</w:t>
      </w:r>
      <w:r w:rsidRPr="003227AB">
        <w:t>データベース</w:t>
      </w:r>
      <w:r w:rsidR="002720BD" w:rsidRPr="009A2CC8">
        <w:rPr>
          <w:rFonts w:hint="eastAsia"/>
        </w:rPr>
        <w:t>へ</w:t>
      </w:r>
      <w:r w:rsidRPr="0049256C">
        <w:t>の接続方式を設定しない。ルールアプリケーションが呼び出すルールサービスがこの業務データベースにアクセスしない場合に選択する。</w:t>
      </w:r>
      <w:r w:rsidRPr="0049256C">
        <w:rPr>
          <w:rFonts w:hint="eastAsia"/>
        </w:rPr>
        <w:t>未設定時に</w:t>
      </w:r>
      <w:r w:rsidRPr="0049256C">
        <w:t>、この業務データベースにアクセスするルールサービスを呼び出すと、ルールサービス呼び出しエラーが発生する。</w:t>
      </w:r>
    </w:p>
    <w:p w14:paraId="058542AB" w14:textId="2D4F49CC" w:rsidR="005B6671" w:rsidRPr="0049256C" w:rsidRDefault="005B6671" w:rsidP="00EC7890">
      <w:pPr>
        <w:ind w:left="910"/>
      </w:pPr>
      <w:r w:rsidRPr="0049256C">
        <w:t>この方式</w:t>
      </w:r>
      <w:r w:rsidRPr="0049256C">
        <w:rPr>
          <w:rFonts w:hint="eastAsia"/>
        </w:rPr>
        <w:t>を</w:t>
      </w:r>
      <w:r w:rsidRPr="0049256C">
        <w:t>指定</w:t>
      </w:r>
      <w:r w:rsidRPr="0049256C">
        <w:rPr>
          <w:rFonts w:hint="eastAsia"/>
        </w:rPr>
        <w:t>した場合</w:t>
      </w:r>
      <w:r w:rsidRPr="0049256C">
        <w:t>、</w:t>
      </w:r>
      <w:del w:id="4999" w:author="IRK" w:date="2020-03-09T17:52:00Z">
        <w:r w:rsidRPr="0049256C" w:rsidDel="00AB1255">
          <w:delText>2.5.9</w:delText>
        </w:r>
      </w:del>
      <w:ins w:id="5000" w:author="IRK" w:date="2020-03-10T22:31:00Z">
        <w:r w:rsidR="008E5814">
          <w:rPr>
            <w:rFonts w:hint="eastAsia"/>
          </w:rPr>
          <w:t>「</w:t>
        </w:r>
      </w:ins>
      <w:ins w:id="5001" w:author="IRK" w:date="2020-03-09T17:52:00Z">
        <w:r w:rsidR="00AB1255">
          <w:fldChar w:fldCharType="begin"/>
        </w:r>
        <w:r w:rsidR="00AB1255">
          <w:instrText xml:space="preserve"> </w:instrText>
        </w:r>
        <w:r w:rsidR="00AB1255">
          <w:rPr>
            <w:rFonts w:hint="eastAsia"/>
          </w:rPr>
          <w:instrText>REF _Ref34668763 \r \h</w:instrText>
        </w:r>
        <w:r w:rsidR="00AB1255">
          <w:instrText xml:space="preserve"> </w:instrText>
        </w:r>
      </w:ins>
      <w:r w:rsidR="00AB1255">
        <w:fldChar w:fldCharType="separate"/>
      </w:r>
      <w:r w:rsidR="00AB1F2F">
        <w:t xml:space="preserve">2.5.9 </w:t>
      </w:r>
      <w:ins w:id="5002" w:author="IRK" w:date="2020-03-09T17:52:00Z">
        <w:r w:rsidR="00AB1255">
          <w:fldChar w:fldCharType="end"/>
        </w:r>
        <w:r w:rsidR="00AB1255">
          <w:fldChar w:fldCharType="begin"/>
        </w:r>
        <w:r w:rsidR="00AB1255">
          <w:instrText xml:space="preserve"> </w:instrText>
        </w:r>
        <w:r w:rsidR="00AB1255">
          <w:rPr>
            <w:rFonts w:hint="eastAsia"/>
          </w:rPr>
          <w:instrText>REF _Ref34668755 \h</w:instrText>
        </w:r>
        <w:r w:rsidR="00AB1255">
          <w:instrText xml:space="preserve"> </w:instrText>
        </w:r>
      </w:ins>
      <w:r w:rsidR="00AB1255">
        <w:fldChar w:fldCharType="separate"/>
      </w:r>
      <w:r w:rsidR="00AB1F2F" w:rsidRPr="0049256C">
        <w:t>業務データベース一覧</w:t>
      </w:r>
      <w:ins w:id="5003" w:author="IRK" w:date="2020-03-09T17:52:00Z">
        <w:r w:rsidR="00AB1255">
          <w:fldChar w:fldCharType="end"/>
        </w:r>
      </w:ins>
      <w:ins w:id="5004" w:author="IRK" w:date="2020-03-10T22:31:00Z">
        <w:r w:rsidR="008E5814">
          <w:rPr>
            <w:rFonts w:hint="eastAsia"/>
          </w:rPr>
          <w:t>」</w:t>
        </w:r>
      </w:ins>
      <w:r w:rsidRPr="0049256C">
        <w:t>に戻る。</w:t>
      </w:r>
    </w:p>
    <w:p w14:paraId="645B4222" w14:textId="77777777" w:rsidR="005B6671" w:rsidRPr="0049256C" w:rsidRDefault="005B6671" w:rsidP="004E5233">
      <w:pPr>
        <w:pStyle w:val="10"/>
      </w:pPr>
      <w:r w:rsidRPr="0049256C">
        <w:t>専用コネクションプール</w:t>
      </w:r>
      <w:r w:rsidRPr="0049256C">
        <w:t>(</w:t>
      </w:r>
      <w:r w:rsidRPr="0049256C">
        <w:t>基本接続情報</w:t>
      </w:r>
      <w:r w:rsidRPr="0049256C">
        <w:t>)</w:t>
      </w:r>
    </w:p>
    <w:p w14:paraId="1C04EC0B" w14:textId="7C4EA01A" w:rsidR="005B6671" w:rsidRPr="0049256C" w:rsidRDefault="005B6671" w:rsidP="004E5233">
      <w:pPr>
        <w:pStyle w:val="13"/>
      </w:pPr>
      <w:r w:rsidRPr="0049256C">
        <w:t>ルールアプリケーションの中にコネクションプール</w:t>
      </w:r>
      <w:r w:rsidR="002720BD">
        <w:t>を作成してそれを利用する。システム構成ウィザードに登録した</w:t>
      </w:r>
      <w:r w:rsidR="002720BD">
        <w:rPr>
          <w:rFonts w:hint="eastAsia"/>
        </w:rPr>
        <w:t>該当</w:t>
      </w:r>
      <w:r w:rsidRPr="0049256C">
        <w:t>単位ルールシステムでこの業務データベースの基本接続情報を接続情報として利用する。</w:t>
      </w:r>
    </w:p>
    <w:p w14:paraId="03E025BC" w14:textId="3BC75A31" w:rsidR="005B6671" w:rsidRPr="0049256C" w:rsidRDefault="005B6671" w:rsidP="00EC7890">
      <w:pPr>
        <w:ind w:left="910"/>
      </w:pPr>
      <w:r w:rsidRPr="0049256C">
        <w:t>この方式</w:t>
      </w:r>
      <w:r w:rsidRPr="0049256C">
        <w:rPr>
          <w:rFonts w:hint="eastAsia"/>
        </w:rPr>
        <w:t>を</w:t>
      </w:r>
      <w:r w:rsidRPr="0049256C">
        <w:t>指定</w:t>
      </w:r>
      <w:r w:rsidRPr="0049256C">
        <w:rPr>
          <w:rFonts w:hint="eastAsia"/>
        </w:rPr>
        <w:t>した場合</w:t>
      </w:r>
      <w:r w:rsidRPr="0049256C">
        <w:t>、追加的な情報</w:t>
      </w:r>
      <w:r w:rsidR="004F0025">
        <w:rPr>
          <w:rFonts w:hint="eastAsia"/>
        </w:rPr>
        <w:t>に関わらず</w:t>
      </w:r>
      <w:del w:id="5005" w:author="IRK" w:date="2020-03-09T17:52:00Z">
        <w:r w:rsidRPr="0049256C" w:rsidDel="00AB1255">
          <w:delText>2.5.9</w:delText>
        </w:r>
      </w:del>
      <w:ins w:id="5006" w:author="IRK" w:date="2020-03-10T22:32:00Z">
        <w:r w:rsidR="008E5814">
          <w:rPr>
            <w:rFonts w:hint="eastAsia"/>
          </w:rPr>
          <w:t>「</w:t>
        </w:r>
      </w:ins>
      <w:ins w:id="5007" w:author="IRK" w:date="2020-03-09T17:52:00Z">
        <w:r w:rsidR="00AB1255">
          <w:fldChar w:fldCharType="begin"/>
        </w:r>
        <w:r w:rsidR="00AB1255">
          <w:instrText xml:space="preserve"> </w:instrText>
        </w:r>
        <w:r w:rsidR="00AB1255">
          <w:rPr>
            <w:rFonts w:hint="eastAsia"/>
          </w:rPr>
          <w:instrText>REF _Ref34668763 \r \h</w:instrText>
        </w:r>
        <w:r w:rsidR="00AB1255">
          <w:instrText xml:space="preserve"> </w:instrText>
        </w:r>
      </w:ins>
      <w:ins w:id="5008" w:author="IRK" w:date="2020-03-09T17:52:00Z">
        <w:r w:rsidR="00AB1255">
          <w:fldChar w:fldCharType="separate"/>
        </w:r>
      </w:ins>
      <w:r w:rsidR="00AB1F2F">
        <w:t xml:space="preserve">2.5.9 </w:t>
      </w:r>
      <w:ins w:id="5009" w:author="IRK" w:date="2020-03-09T17:52:00Z">
        <w:r w:rsidR="00AB1255">
          <w:fldChar w:fldCharType="end"/>
        </w:r>
        <w:r w:rsidR="00AB1255">
          <w:fldChar w:fldCharType="begin"/>
        </w:r>
        <w:r w:rsidR="00AB1255">
          <w:instrText xml:space="preserve"> </w:instrText>
        </w:r>
        <w:r w:rsidR="00AB1255">
          <w:rPr>
            <w:rFonts w:hint="eastAsia"/>
          </w:rPr>
          <w:instrText>REF _Ref34668755 \h</w:instrText>
        </w:r>
        <w:r w:rsidR="00AB1255">
          <w:instrText xml:space="preserve"> </w:instrText>
        </w:r>
      </w:ins>
      <w:ins w:id="5010" w:author="IRK" w:date="2020-03-09T17:52:00Z">
        <w:r w:rsidR="00AB1255">
          <w:fldChar w:fldCharType="separate"/>
        </w:r>
      </w:ins>
      <w:r w:rsidR="00AB1F2F" w:rsidRPr="0049256C">
        <w:t>業務データベース一覧</w:t>
      </w:r>
      <w:ins w:id="5011" w:author="IRK" w:date="2020-03-09T17:52:00Z">
        <w:r w:rsidR="00AB1255">
          <w:fldChar w:fldCharType="end"/>
        </w:r>
      </w:ins>
      <w:ins w:id="5012" w:author="IRK" w:date="2020-03-10T22:32:00Z">
        <w:r w:rsidR="008E5814">
          <w:rPr>
            <w:rFonts w:hint="eastAsia"/>
          </w:rPr>
          <w:t>」</w:t>
        </w:r>
      </w:ins>
      <w:r w:rsidRPr="0049256C">
        <w:t>に戻る。</w:t>
      </w:r>
    </w:p>
    <w:p w14:paraId="49145891" w14:textId="77777777" w:rsidR="005B6671" w:rsidRPr="0049256C" w:rsidRDefault="005B6671" w:rsidP="004E5233">
      <w:pPr>
        <w:pStyle w:val="10"/>
      </w:pPr>
      <w:r w:rsidRPr="0049256C">
        <w:t>専用コネクションプール</w:t>
      </w:r>
      <w:r w:rsidRPr="0049256C">
        <w:t>(</w:t>
      </w:r>
      <w:r w:rsidRPr="0049256C">
        <w:t>接続情報指定</w:t>
      </w:r>
      <w:r w:rsidRPr="0049256C">
        <w:t>)</w:t>
      </w:r>
    </w:p>
    <w:p w14:paraId="2C968027" w14:textId="516FC33D" w:rsidR="005B6671" w:rsidRPr="0049256C" w:rsidRDefault="005B6671" w:rsidP="004E5233">
      <w:pPr>
        <w:pStyle w:val="13"/>
      </w:pPr>
      <w:r w:rsidRPr="0049256C">
        <w:t>ルールアプリケーションの中にコネクションプールを作成してそれを利用する。接続情報は別途指定する。業務データベースがミラーリングされており、ルールアプリケーションがミラーリングされているデータベースにアクセスする場合に、この方式が利用できる。この方式</w:t>
      </w:r>
      <w:r w:rsidRPr="0049256C">
        <w:rPr>
          <w:rFonts w:hint="eastAsia"/>
        </w:rPr>
        <w:t>を</w:t>
      </w:r>
      <w:r w:rsidRPr="0049256C">
        <w:t>指定</w:t>
      </w:r>
      <w:r w:rsidRPr="0049256C">
        <w:rPr>
          <w:rFonts w:hint="eastAsia"/>
        </w:rPr>
        <w:t>した場合</w:t>
      </w:r>
      <w:r w:rsidRPr="0049256C">
        <w:t>、</w:t>
      </w:r>
      <w:del w:id="5013" w:author="IRK" w:date="2020-03-09T17:52:00Z">
        <w:r w:rsidRPr="0049256C" w:rsidDel="00AB1255">
          <w:delText>2.5.11</w:delText>
        </w:r>
      </w:del>
      <w:ins w:id="5014" w:author="IRK" w:date="2020-03-10T22:32:00Z">
        <w:r w:rsidR="008E5814">
          <w:rPr>
            <w:rFonts w:hint="eastAsia"/>
          </w:rPr>
          <w:t>「</w:t>
        </w:r>
      </w:ins>
      <w:ins w:id="5015" w:author="IRK" w:date="2020-03-09T17:53:00Z">
        <w:r w:rsidR="00AB1255">
          <w:fldChar w:fldCharType="begin"/>
        </w:r>
        <w:r w:rsidR="00AB1255">
          <w:instrText xml:space="preserve"> </w:instrText>
        </w:r>
        <w:r w:rsidR="00AB1255">
          <w:rPr>
            <w:rFonts w:hint="eastAsia"/>
          </w:rPr>
          <w:instrText>REF _Ref34668798 \r \h</w:instrText>
        </w:r>
        <w:r w:rsidR="00AB1255">
          <w:instrText xml:space="preserve"> </w:instrText>
        </w:r>
      </w:ins>
      <w:r w:rsidR="00AB1255">
        <w:fldChar w:fldCharType="separate"/>
      </w:r>
      <w:r w:rsidR="00AB1F2F">
        <w:t xml:space="preserve">2.5.11 </w:t>
      </w:r>
      <w:ins w:id="5016" w:author="IRK" w:date="2020-03-09T17:53:00Z">
        <w:r w:rsidR="00AB1255">
          <w:fldChar w:fldCharType="end"/>
        </w:r>
        <w:r w:rsidR="00AB1255">
          <w:fldChar w:fldCharType="begin"/>
        </w:r>
        <w:r w:rsidR="00AB1255">
          <w:instrText xml:space="preserve"> REF _Ref34668800 \h </w:instrText>
        </w:r>
      </w:ins>
      <w:r w:rsidR="00AB1255">
        <w:fldChar w:fldCharType="separate"/>
      </w:r>
      <w:r w:rsidR="00AB1F2F" w:rsidRPr="0049256C">
        <w:t>業務データベースの接続情報</w:t>
      </w:r>
      <w:ins w:id="5017" w:author="IRK" w:date="2020-03-10T15:40:00Z">
        <w:r w:rsidR="00AB1F2F">
          <w:rPr>
            <w:rFonts w:hint="eastAsia"/>
          </w:rPr>
          <w:t>(</w:t>
        </w:r>
      </w:ins>
      <w:r w:rsidR="00AB1F2F" w:rsidRPr="0049256C">
        <w:t>専用コネクションプール</w:t>
      </w:r>
      <w:ins w:id="5018" w:author="IRK" w:date="2020-03-10T10:52:00Z">
        <w:r w:rsidR="00AB1F2F">
          <w:rPr>
            <w:rFonts w:hint="eastAsia"/>
          </w:rPr>
          <w:t>接続情報指定</w:t>
        </w:r>
      </w:ins>
      <w:ins w:id="5019" w:author="IRK" w:date="2020-03-10T15:40:00Z">
        <w:r w:rsidR="00AB1F2F">
          <w:rPr>
            <w:rFonts w:hint="eastAsia"/>
          </w:rPr>
          <w:t>)</w:t>
        </w:r>
      </w:ins>
      <w:ins w:id="5020" w:author="IRK" w:date="2020-03-09T17:53:00Z">
        <w:r w:rsidR="00AB1255">
          <w:fldChar w:fldCharType="end"/>
        </w:r>
      </w:ins>
      <w:ins w:id="5021" w:author="IRK" w:date="2020-03-10T22:32:00Z">
        <w:r w:rsidR="008E5814">
          <w:rPr>
            <w:rFonts w:hint="eastAsia"/>
          </w:rPr>
          <w:t>」</w:t>
        </w:r>
      </w:ins>
      <w:r w:rsidRPr="0049256C">
        <w:t>に移動する。</w:t>
      </w:r>
    </w:p>
    <w:p w14:paraId="24BF2AF7" w14:textId="77777777" w:rsidR="005B6671" w:rsidRPr="0049256C" w:rsidRDefault="005B6671" w:rsidP="004E5233">
      <w:pPr>
        <w:pStyle w:val="10"/>
      </w:pPr>
      <w:r w:rsidRPr="0049256C">
        <w:t>データソース参照</w:t>
      </w:r>
    </w:p>
    <w:p w14:paraId="54E0148E" w14:textId="75AB63DD" w:rsidR="005B6671" w:rsidRPr="0049256C" w:rsidRDefault="005B6671" w:rsidP="004E5233">
      <w:pPr>
        <w:pStyle w:val="13"/>
      </w:pPr>
      <w:r w:rsidRPr="0049256C">
        <w:t>フレームワークで管理されるデータソースを利用して業務データベースにアクセスする場合、この方式を利用する。この方式</w:t>
      </w:r>
      <w:r w:rsidRPr="0049256C">
        <w:rPr>
          <w:rFonts w:hint="eastAsia"/>
        </w:rPr>
        <w:t>を</w:t>
      </w:r>
      <w:r w:rsidRPr="0049256C">
        <w:t>指定</w:t>
      </w:r>
      <w:r w:rsidRPr="0049256C">
        <w:rPr>
          <w:rFonts w:hint="eastAsia"/>
        </w:rPr>
        <w:t>した場合</w:t>
      </w:r>
      <w:r w:rsidRPr="0049256C">
        <w:t>、</w:t>
      </w:r>
      <w:del w:id="5022" w:author="IRK" w:date="2020-03-09T17:53:00Z">
        <w:r w:rsidRPr="0049256C" w:rsidDel="00AB1255">
          <w:delText>2.5.12</w:delText>
        </w:r>
      </w:del>
      <w:ins w:id="5023" w:author="IRK" w:date="2020-03-10T22:32:00Z">
        <w:r w:rsidR="008E5814">
          <w:rPr>
            <w:rFonts w:hint="eastAsia"/>
          </w:rPr>
          <w:t>「</w:t>
        </w:r>
        <w:r w:rsidR="008E5814">
          <w:fldChar w:fldCharType="begin"/>
        </w:r>
        <w:r w:rsidR="008E5814">
          <w:instrText xml:space="preserve"> </w:instrText>
        </w:r>
        <w:r w:rsidR="008E5814">
          <w:rPr>
            <w:rFonts w:hint="eastAsia"/>
          </w:rPr>
          <w:instrText>REF _Ref34771977 \r \h</w:instrText>
        </w:r>
        <w:r w:rsidR="008E5814">
          <w:instrText xml:space="preserve"> </w:instrText>
        </w:r>
      </w:ins>
      <w:r w:rsidR="008E5814">
        <w:fldChar w:fldCharType="separate"/>
      </w:r>
      <w:r w:rsidR="00AB1F2F">
        <w:t xml:space="preserve">2.5.12 </w:t>
      </w:r>
      <w:ins w:id="5024" w:author="IRK" w:date="2020-03-10T22:32:00Z">
        <w:r w:rsidR="008E5814">
          <w:fldChar w:fldCharType="end"/>
        </w:r>
      </w:ins>
      <w:ins w:id="5025" w:author="IRK" w:date="2020-03-09T17:53:00Z">
        <w:r w:rsidR="00AB1255">
          <w:fldChar w:fldCharType="begin"/>
        </w:r>
        <w:r w:rsidR="00AB1255">
          <w:instrText xml:space="preserve"> </w:instrText>
        </w:r>
        <w:r w:rsidR="00AB1255">
          <w:rPr>
            <w:rFonts w:hint="eastAsia"/>
          </w:rPr>
          <w:instrText>REF _Ref34668820 \h</w:instrText>
        </w:r>
        <w:r w:rsidR="00AB1255">
          <w:instrText xml:space="preserve"> </w:instrText>
        </w:r>
      </w:ins>
      <w:r w:rsidR="00AB1255">
        <w:fldChar w:fldCharType="separate"/>
      </w:r>
      <w:r w:rsidR="00AB1F2F" w:rsidRPr="0049256C">
        <w:t>業務データベースの接続情報</w:t>
      </w:r>
      <w:ins w:id="5026" w:author="IRK" w:date="2020-03-10T15:40:00Z">
        <w:r w:rsidR="00AB1F2F">
          <w:rPr>
            <w:rFonts w:hint="eastAsia"/>
          </w:rPr>
          <w:t>(</w:t>
        </w:r>
      </w:ins>
      <w:r w:rsidR="00AB1F2F" w:rsidRPr="0049256C">
        <w:t>データソース参照方式</w:t>
      </w:r>
      <w:ins w:id="5027" w:author="IRK" w:date="2020-03-10T15:40:00Z">
        <w:r w:rsidR="00AB1F2F">
          <w:rPr>
            <w:rFonts w:hint="eastAsia"/>
          </w:rPr>
          <w:t>)</w:t>
        </w:r>
      </w:ins>
      <w:ins w:id="5028" w:author="IRK" w:date="2020-03-09T17:53:00Z">
        <w:r w:rsidR="00AB1255">
          <w:fldChar w:fldCharType="end"/>
        </w:r>
      </w:ins>
      <w:ins w:id="5029" w:author="IRK" w:date="2020-03-10T22:32:00Z">
        <w:r w:rsidR="008E5814">
          <w:rPr>
            <w:rFonts w:hint="eastAsia"/>
          </w:rPr>
          <w:t>」</w:t>
        </w:r>
      </w:ins>
      <w:r w:rsidRPr="0049256C">
        <w:t>に移動する。</w:t>
      </w:r>
    </w:p>
    <w:p w14:paraId="4C31B19B" w14:textId="77777777" w:rsidR="00D47977" w:rsidRPr="0049256C" w:rsidRDefault="00D47977" w:rsidP="00EC7890"/>
    <w:p w14:paraId="069B5295" w14:textId="41628772" w:rsidR="005B6671" w:rsidRPr="0049256C" w:rsidRDefault="005B6671">
      <w:pPr>
        <w:pStyle w:val="32"/>
        <w:numPr>
          <w:ilvl w:val="2"/>
          <w:numId w:val="139"/>
        </w:numPr>
        <w:rPr>
          <w:lang w:eastAsia="ja-JP"/>
        </w:rPr>
        <w:pPrChange w:id="5030" w:author="IRK" w:date="2020-05-11T09:41:00Z">
          <w:pPr>
            <w:pStyle w:val="32"/>
            <w:numPr>
              <w:numId w:val="27"/>
            </w:numPr>
            <w:spacing w:before="12" w:after="100"/>
            <w:jc w:val="left"/>
          </w:pPr>
        </w:pPrChange>
      </w:pPr>
      <w:bookmarkStart w:id="5031" w:name="_Toc441755324"/>
      <w:bookmarkStart w:id="5032" w:name="_Ref34668798"/>
      <w:bookmarkStart w:id="5033" w:name="_Ref34668800"/>
      <w:bookmarkStart w:id="5034" w:name="_Toc40449556"/>
      <w:r w:rsidRPr="0049256C">
        <w:rPr>
          <w:lang w:eastAsia="ja-JP"/>
        </w:rPr>
        <w:t>業務データベースの接続情報</w:t>
      </w:r>
      <w:del w:id="5035" w:author="IRK" w:date="2020-03-10T15:40:00Z">
        <w:r w:rsidRPr="0049256C" w:rsidDel="00705CCE">
          <w:rPr>
            <w:lang w:eastAsia="ja-JP"/>
          </w:rPr>
          <w:delText>(</w:delText>
        </w:r>
      </w:del>
      <w:ins w:id="5036" w:author="IRK" w:date="2020-03-10T15:40:00Z">
        <w:r w:rsidR="00705CCE">
          <w:rPr>
            <w:rFonts w:hint="eastAsia"/>
            <w:lang w:eastAsia="ja-JP"/>
          </w:rPr>
          <w:t>(</w:t>
        </w:r>
      </w:ins>
      <w:r w:rsidRPr="0049256C">
        <w:rPr>
          <w:lang w:eastAsia="ja-JP"/>
        </w:rPr>
        <w:t>専用コネクションプール</w:t>
      </w:r>
      <w:del w:id="5037" w:author="IRK" w:date="2020-03-10T10:52:00Z">
        <w:r w:rsidRPr="0049256C" w:rsidDel="00061ED3">
          <w:rPr>
            <w:lang w:eastAsia="ja-JP"/>
          </w:rPr>
          <w:delText>方式</w:delText>
        </w:r>
      </w:del>
      <w:ins w:id="5038" w:author="IRK" w:date="2020-03-10T10:52:00Z">
        <w:r w:rsidR="00061ED3">
          <w:rPr>
            <w:rFonts w:hint="eastAsia"/>
            <w:lang w:eastAsia="ja-JP"/>
          </w:rPr>
          <w:t>接続情報指定</w:t>
        </w:r>
      </w:ins>
      <w:ins w:id="5039" w:author="IRK" w:date="2020-03-10T15:40:00Z">
        <w:r w:rsidR="00705CCE">
          <w:rPr>
            <w:rFonts w:hint="eastAsia"/>
            <w:lang w:eastAsia="ja-JP"/>
          </w:rPr>
          <w:t>)</w:t>
        </w:r>
      </w:ins>
      <w:del w:id="5040" w:author="IRK" w:date="2020-03-10T15:40:00Z">
        <w:r w:rsidRPr="0049256C" w:rsidDel="00705CCE">
          <w:rPr>
            <w:lang w:eastAsia="ja-JP"/>
          </w:rPr>
          <w:delText>)</w:delText>
        </w:r>
      </w:del>
      <w:bookmarkEnd w:id="5031"/>
      <w:bookmarkEnd w:id="5032"/>
      <w:bookmarkEnd w:id="5033"/>
      <w:bookmarkEnd w:id="5034"/>
    </w:p>
    <w:p w14:paraId="0FBBDBA6" w14:textId="5A4808FA" w:rsidR="005B6671" w:rsidRPr="0049256C" w:rsidRDefault="00EC6CD7" w:rsidP="00EC7890">
      <w:pPr>
        <w:rPr>
          <w:rFonts w:eastAsiaTheme="minorEastAsia"/>
        </w:rPr>
      </w:pPr>
      <w:del w:id="5041" w:author="IRK" w:date="2020-03-09T17:53:00Z">
        <w:r w:rsidRPr="0049256C" w:rsidDel="00AB1255">
          <w:rPr>
            <w:rFonts w:hint="eastAsia"/>
          </w:rPr>
          <w:delText>表</w:delText>
        </w:r>
        <w:r w:rsidRPr="0049256C" w:rsidDel="00AB1255">
          <w:rPr>
            <w:rFonts w:hint="eastAsia"/>
          </w:rPr>
          <w:delText>1</w:delText>
        </w:r>
        <w:r w:rsidR="00095BBD" w:rsidDel="00AB1255">
          <w:rPr>
            <w:rFonts w:hint="eastAsia"/>
          </w:rPr>
          <w:delText>14</w:delText>
        </w:r>
      </w:del>
      <w:ins w:id="5042" w:author="IRK" w:date="2020-03-09T17:53:00Z">
        <w:r w:rsidR="00AB1255">
          <w:rPr>
            <w:rFonts w:hint="eastAsia"/>
          </w:rPr>
          <w:t>次の表</w:t>
        </w:r>
      </w:ins>
      <w:r w:rsidR="005B6671" w:rsidRPr="0049256C">
        <w:t>は</w:t>
      </w:r>
      <w:r w:rsidR="004F0025">
        <w:rPr>
          <w:rFonts w:hint="eastAsia"/>
        </w:rPr>
        <w:t>、</w:t>
      </w:r>
      <w:r w:rsidR="005B6671" w:rsidRPr="0049256C">
        <w:t>専用コネクションプール</w:t>
      </w:r>
      <w:ins w:id="5043" w:author="IRK" w:date="2020-03-10T15:41:00Z">
        <w:r w:rsidR="006826E0">
          <w:rPr>
            <w:rFonts w:hint="eastAsia"/>
          </w:rPr>
          <w:t>(</w:t>
        </w:r>
      </w:ins>
      <w:ins w:id="5044" w:author="IRK" w:date="2020-03-10T10:54:00Z">
        <w:r w:rsidR="00061ED3">
          <w:rPr>
            <w:rFonts w:hint="eastAsia"/>
          </w:rPr>
          <w:t>接続情報指定</w:t>
        </w:r>
      </w:ins>
      <w:ins w:id="5045" w:author="IRK" w:date="2020-03-10T15:41:00Z">
        <w:r w:rsidR="006826E0">
          <w:rPr>
            <w:rFonts w:hint="eastAsia"/>
          </w:rPr>
          <w:t>)</w:t>
        </w:r>
      </w:ins>
      <w:r w:rsidR="005B6671" w:rsidRPr="0049256C">
        <w:t>方式を選択した時、接続情報を指定する段階を</w:t>
      </w:r>
      <w:r w:rsidR="004F0025">
        <w:rPr>
          <w:rFonts w:hint="eastAsia"/>
        </w:rPr>
        <w:t>示す</w:t>
      </w:r>
      <w:r w:rsidR="005B6671" w:rsidRPr="0049256C">
        <w:t>。</w:t>
      </w:r>
    </w:p>
    <w:p w14:paraId="34E627A7" w14:textId="77777777" w:rsidR="005B6671" w:rsidRPr="0049256C" w:rsidRDefault="005B6671" w:rsidP="00EC7890">
      <w:pPr>
        <w:rPr>
          <w:rFonts w:eastAsiaTheme="minorEastAsia"/>
        </w:rPr>
      </w:pPr>
    </w:p>
    <w:p w14:paraId="4E602E8C" w14:textId="4B5B82CD" w:rsidR="00EC6CD7" w:rsidRPr="0049256C" w:rsidRDefault="00EC6CD7" w:rsidP="007D3017">
      <w:pPr>
        <w:pStyle w:val="afff6"/>
      </w:pPr>
      <w:bookmarkStart w:id="5046" w:name="_Toc34839586"/>
      <w:del w:id="5047" w:author="IRK" w:date="2020-03-09T17:53:00Z">
        <w:r w:rsidRPr="0049256C" w:rsidDel="00AB1255">
          <w:delText>[</w:delText>
        </w:r>
        <w:r w:rsidRPr="0049256C" w:rsidDel="00AB1255">
          <w:delText>表</w:delText>
        </w:r>
        <w:r w:rsidRPr="0049256C" w:rsidDel="00AB1255">
          <w:delText xml:space="preserve"> </w:delText>
        </w:r>
        <w:r w:rsidR="003561C7" w:rsidRPr="0049256C" w:rsidDel="00AB1255">
          <w:fldChar w:fldCharType="begin"/>
        </w:r>
        <w:r w:rsidR="003561C7" w:rsidRPr="0049256C" w:rsidDel="00AB1255">
          <w:delInstrText xml:space="preserve"> SEQ [</w:delInstrText>
        </w:r>
        <w:r w:rsidR="003561C7" w:rsidRPr="0049256C" w:rsidDel="00AB1255">
          <w:delInstrText>表</w:delInstrText>
        </w:r>
        <w:r w:rsidR="003561C7" w:rsidRPr="0049256C" w:rsidDel="00AB1255">
          <w:delInstrText xml:space="preserve"> \* ARABIC </w:delInstrText>
        </w:r>
        <w:r w:rsidR="003561C7" w:rsidRPr="0049256C" w:rsidDel="00AB1255">
          <w:fldChar w:fldCharType="separate"/>
        </w:r>
        <w:r w:rsidR="000132DF" w:rsidDel="00AB1255">
          <w:rPr>
            <w:noProof/>
          </w:rPr>
          <w:delText>114</w:delText>
        </w:r>
        <w:r w:rsidR="003561C7" w:rsidRPr="0049256C" w:rsidDel="00AB1255">
          <w:rPr>
            <w:noProof/>
          </w:rPr>
          <w:fldChar w:fldCharType="end"/>
        </w:r>
        <w:r w:rsidRPr="0049256C" w:rsidDel="00AB1255">
          <w:delText xml:space="preserve">] </w:delText>
        </w:r>
      </w:del>
      <w:ins w:id="5048" w:author="IRK" w:date="2020-03-09T17:53:00Z">
        <w:r w:rsidR="00AB1255">
          <w:rPr>
            <w:rFonts w:hint="eastAsia"/>
          </w:rPr>
          <w:t>[</w:t>
        </w:r>
        <w:r w:rsidR="00AB1255">
          <w:rPr>
            <w:rFonts w:hint="eastAsia"/>
          </w:rPr>
          <w:t>表</w:t>
        </w:r>
        <w:r w:rsidR="00AB1255">
          <w:rPr>
            <w:rFonts w:hint="eastAsia"/>
          </w:rPr>
          <w:t xml:space="preserve"> </w:t>
        </w:r>
        <w:r w:rsidR="00AB1255">
          <w:fldChar w:fldCharType="begin"/>
        </w:r>
        <w:r w:rsidR="00AB1255">
          <w:instrText xml:space="preserve"> </w:instrText>
        </w:r>
        <w:r w:rsidR="00AB1255">
          <w:rPr>
            <w:rFonts w:hint="eastAsia"/>
          </w:rPr>
          <w:instrText xml:space="preserve">SEQ </w:instrText>
        </w:r>
        <w:r w:rsidR="00AB1255">
          <w:rPr>
            <w:rFonts w:hint="eastAsia"/>
          </w:rPr>
          <w:instrText>表</w:instrText>
        </w:r>
        <w:r w:rsidR="00AB1255">
          <w:rPr>
            <w:rFonts w:hint="eastAsia"/>
          </w:rPr>
          <w:instrText xml:space="preserve"> \* ARABIC</w:instrText>
        </w:r>
        <w:r w:rsidR="00AB1255">
          <w:instrText xml:space="preserve"> </w:instrText>
        </w:r>
      </w:ins>
      <w:r w:rsidR="00AB1255">
        <w:fldChar w:fldCharType="separate"/>
      </w:r>
      <w:r w:rsidR="00AB1F2F">
        <w:rPr>
          <w:noProof/>
        </w:rPr>
        <w:t>120</w:t>
      </w:r>
      <w:ins w:id="5049" w:author="IRK" w:date="2020-03-09T17:53:00Z">
        <w:r w:rsidR="00AB1255">
          <w:fldChar w:fldCharType="end"/>
        </w:r>
        <w:r w:rsidR="00AB1255">
          <w:rPr>
            <w:rFonts w:hint="eastAsia"/>
          </w:rPr>
          <w:t>]</w:t>
        </w:r>
      </w:ins>
      <w:bookmarkEnd w:id="504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050" w:author="IRK" w:date="2020-04-16T14:20:00Z">
          <w:tblPr>
            <w:tblW w:w="0" w:type="auto"/>
            <w:tblInd w:w="108" w:type="dxa"/>
            <w:tblLook w:val="04A0" w:firstRow="1" w:lastRow="0" w:firstColumn="1" w:lastColumn="0" w:noHBand="0" w:noVBand="1"/>
          </w:tblPr>
        </w:tblPrChange>
      </w:tblPr>
      <w:tblGrid>
        <w:gridCol w:w="9356"/>
        <w:tblGridChange w:id="5051">
          <w:tblGrid>
            <w:gridCol w:w="9356"/>
          </w:tblGrid>
        </w:tblGridChange>
      </w:tblGrid>
      <w:tr w:rsidR="005B6671" w:rsidRPr="0049256C" w14:paraId="0507E8CA" w14:textId="77777777" w:rsidTr="004E5233">
        <w:trPr>
          <w:jc w:val="center"/>
        </w:trPr>
        <w:tc>
          <w:tcPr>
            <w:tcW w:w="9356" w:type="dxa"/>
            <w:tcPrChange w:id="5052" w:author="IRK" w:date="2020-04-16T14:20:00Z">
              <w:tcPr>
                <w:tcW w:w="9356" w:type="dxa"/>
              </w:tcPr>
            </w:tcPrChange>
          </w:tcPr>
          <w:p w14:paraId="7C8BFBEB" w14:textId="77777777" w:rsidR="005B6671" w:rsidRPr="0049256C" w:rsidRDefault="005B6671">
            <w:pPr>
              <w:pStyle w:val="16"/>
              <w:pPrChange w:id="5053" w:author="IRK" w:date="2020-04-27T17:26:00Z">
                <w:pPr/>
              </w:pPrChange>
            </w:pPr>
            <w:r w:rsidRPr="0049256C">
              <w:t>********************************************************************************</w:t>
            </w:r>
          </w:p>
          <w:p w14:paraId="214C66CD" w14:textId="77777777" w:rsidR="005B6671" w:rsidRPr="0049256C" w:rsidRDefault="005B6671">
            <w:pPr>
              <w:pStyle w:val="16"/>
              <w:pPrChange w:id="5054" w:author="IRK" w:date="2020-04-27T17:26:00Z">
                <w:pPr/>
              </w:pPrChange>
            </w:pPr>
          </w:p>
          <w:p w14:paraId="0B1086D7" w14:textId="77777777" w:rsidR="005B6671" w:rsidRPr="0049256C" w:rsidRDefault="005B6671">
            <w:pPr>
              <w:pStyle w:val="16"/>
              <w:pPrChange w:id="5055"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業務データベースリスト</w:t>
            </w:r>
            <w:r w:rsidRPr="0049256C">
              <w:t xml:space="preserve"> -&gt; </w:t>
            </w:r>
            <w:r w:rsidRPr="0049256C">
              <w:t>業務データベース接続方式選択</w:t>
            </w:r>
            <w:r w:rsidRPr="0049256C">
              <w:t xml:space="preserve"> -&gt; </w:t>
            </w:r>
            <w:r w:rsidRPr="0049256C">
              <w:t>業務データベース接続情報</w:t>
            </w:r>
          </w:p>
          <w:p w14:paraId="14119AB5" w14:textId="77777777" w:rsidR="005B6671" w:rsidRPr="0049256C" w:rsidRDefault="005B6671">
            <w:pPr>
              <w:pStyle w:val="16"/>
              <w:pPrChange w:id="5056" w:author="IRK" w:date="2020-04-27T17:26:00Z">
                <w:pPr/>
              </w:pPrChange>
            </w:pPr>
          </w:p>
          <w:p w14:paraId="0268D8DD" w14:textId="77777777" w:rsidR="005B6671" w:rsidRPr="0049256C" w:rsidRDefault="005B6671">
            <w:pPr>
              <w:pStyle w:val="16"/>
              <w:pPrChange w:id="5057" w:author="IRK" w:date="2020-04-27T17:26:00Z">
                <w:pPr/>
              </w:pPrChange>
            </w:pPr>
            <w:r w:rsidRPr="0049256C">
              <w:t>********************************************************************************</w:t>
            </w:r>
          </w:p>
          <w:p w14:paraId="0B54583A" w14:textId="77777777" w:rsidR="005B6671" w:rsidRPr="0049256C" w:rsidRDefault="005B6671">
            <w:pPr>
              <w:pStyle w:val="16"/>
              <w:pPrChange w:id="5058" w:author="IRK" w:date="2020-04-27T17:26:00Z">
                <w:pPr/>
              </w:pPrChange>
            </w:pPr>
          </w:p>
          <w:p w14:paraId="3DC9568E" w14:textId="77777777" w:rsidR="005B6671" w:rsidRPr="0049256C" w:rsidRDefault="005B6671">
            <w:pPr>
              <w:pStyle w:val="16"/>
              <w:pPrChange w:id="5059" w:author="IRK" w:date="2020-04-27T17:26:00Z">
                <w:pPr/>
              </w:pPrChange>
            </w:pPr>
            <w:r w:rsidRPr="0049256C">
              <w:rPr>
                <w:rFonts w:hint="eastAsia"/>
              </w:rPr>
              <w:t>業務データベースの接続情報を入力してください。</w:t>
            </w:r>
          </w:p>
          <w:p w14:paraId="700A59DE" w14:textId="77777777" w:rsidR="005B6671" w:rsidRPr="0049256C" w:rsidRDefault="005B6671">
            <w:pPr>
              <w:pStyle w:val="16"/>
              <w:pPrChange w:id="5060" w:author="IRK" w:date="2020-04-27T17:26:00Z">
                <w:pPr/>
              </w:pPrChange>
            </w:pPr>
          </w:p>
          <w:p w14:paraId="582697D4" w14:textId="77777777" w:rsidR="005B6671" w:rsidRPr="0049256C" w:rsidRDefault="005B6671">
            <w:pPr>
              <w:pStyle w:val="16"/>
              <w:pPrChange w:id="5061" w:author="IRK" w:date="2020-04-27T17:26:00Z">
                <w:pPr/>
              </w:pPrChange>
            </w:pPr>
            <w:r w:rsidRPr="0049256C">
              <w:t>[</w:t>
            </w:r>
            <w:r w:rsidRPr="0049256C">
              <w:t>必須</w:t>
            </w:r>
            <w:r w:rsidRPr="0049256C">
              <w:t>] JDBC</w:t>
            </w:r>
            <w:r w:rsidRPr="0049256C">
              <w:t>ドライバクラス</w:t>
            </w:r>
            <w:r w:rsidRPr="0049256C">
              <w:t xml:space="preserve"> &gt;&gt; </w:t>
            </w:r>
            <w:r w:rsidRPr="0049256C">
              <w:rPr>
                <w:rFonts w:cs="Courier New"/>
              </w:rPr>
              <w:t>oracle.jdbc.driver.OracleDriver</w:t>
            </w:r>
          </w:p>
          <w:p w14:paraId="5B9B755C" w14:textId="65C4FBA0" w:rsidR="005B6671" w:rsidRPr="0049256C" w:rsidRDefault="005B6671">
            <w:pPr>
              <w:pStyle w:val="16"/>
              <w:pPrChange w:id="5062" w:author="IRK" w:date="2020-04-27T17:26:00Z">
                <w:pPr/>
              </w:pPrChange>
            </w:pPr>
            <w:r w:rsidRPr="0049256C">
              <w:t>[</w:t>
            </w:r>
            <w:r w:rsidRPr="0049256C">
              <w:t>必須</w:t>
            </w:r>
            <w:r w:rsidRPr="0049256C">
              <w:t>] JDBC</w:t>
            </w:r>
            <w:r w:rsidR="00E13213">
              <w:t xml:space="preserve"> </w:t>
            </w:r>
            <w:r w:rsidRPr="0049256C">
              <w:t xml:space="preserve">URL &gt;&gt; </w:t>
            </w:r>
            <w:r w:rsidRPr="0049256C">
              <w:rPr>
                <w:rFonts w:cs="Courier New"/>
              </w:rPr>
              <w:t>jdbc:oracle:thin:@batdb:1521:orcl</w:t>
            </w:r>
          </w:p>
          <w:p w14:paraId="75F21FFD" w14:textId="77777777" w:rsidR="005B6671" w:rsidRPr="0049256C" w:rsidRDefault="005B6671">
            <w:pPr>
              <w:pStyle w:val="16"/>
              <w:pPrChange w:id="5063" w:author="IRK" w:date="2020-04-27T17:26:00Z">
                <w:pPr/>
              </w:pPrChange>
            </w:pPr>
            <w:r w:rsidRPr="0049256C">
              <w:t>[</w:t>
            </w:r>
            <w:r w:rsidRPr="0049256C">
              <w:t>必須</w:t>
            </w:r>
            <w:r w:rsidRPr="0049256C">
              <w:t xml:space="preserve">] </w:t>
            </w:r>
            <w:r w:rsidRPr="0049256C">
              <w:t>データベース</w:t>
            </w:r>
            <w:r w:rsidRPr="0049256C">
              <w:t>ID &gt;&gt; customer</w:t>
            </w:r>
          </w:p>
          <w:p w14:paraId="64C21762" w14:textId="77777777" w:rsidR="005B6671" w:rsidRPr="0049256C" w:rsidRDefault="005B6671">
            <w:pPr>
              <w:pStyle w:val="16"/>
              <w:pPrChange w:id="5064" w:author="IRK" w:date="2020-04-27T17:26:00Z">
                <w:pPr/>
              </w:pPrChange>
            </w:pPr>
            <w:r w:rsidRPr="0049256C">
              <w:t>[</w:t>
            </w:r>
            <w:r w:rsidRPr="0049256C">
              <w:t>必須</w:t>
            </w:r>
            <w:r w:rsidRPr="0049256C">
              <w:t xml:space="preserve">] </w:t>
            </w:r>
            <w:r w:rsidRPr="0049256C">
              <w:t>データベースパスワード</w:t>
            </w:r>
            <w:r w:rsidRPr="0049256C">
              <w:t xml:space="preserve"> &gt;&gt;</w:t>
            </w:r>
          </w:p>
        </w:tc>
      </w:tr>
    </w:tbl>
    <w:p w14:paraId="5F6AB9D4" w14:textId="77777777" w:rsidR="00EC6CD7" w:rsidRPr="0049256C" w:rsidRDefault="00EC6CD7" w:rsidP="00EC7890"/>
    <w:p w14:paraId="6E3A2591" w14:textId="6BCA14D5" w:rsidR="005B6671" w:rsidRPr="0049256C" w:rsidRDefault="005B6671" w:rsidP="00EC7890">
      <w:r w:rsidRPr="0049256C">
        <w:t>ここで</w:t>
      </w:r>
      <w:del w:id="5065" w:author="IRK" w:date="2020-03-10T10:54:00Z">
        <w:r w:rsidRPr="0049256C" w:rsidDel="00061ED3">
          <w:delText>、</w:delText>
        </w:r>
      </w:del>
      <w:ins w:id="5066" w:author="IRK" w:date="2020-03-10T10:54:00Z">
        <w:r w:rsidR="00061ED3">
          <w:rPr>
            <w:rFonts w:hint="eastAsia"/>
          </w:rPr>
          <w:t>使用される</w:t>
        </w:r>
      </w:ins>
      <w:r w:rsidRPr="0049256C">
        <w:t>JDBC</w:t>
      </w:r>
      <w:r w:rsidRPr="0049256C">
        <w:t>ドライバ</w:t>
      </w:r>
      <w:ins w:id="5067" w:author="IRK" w:date="2020-03-10T10:54:00Z">
        <w:r w:rsidR="00061ED3">
          <w:rPr>
            <w:rFonts w:hint="eastAsia"/>
          </w:rPr>
          <w:t>ライブラリ</w:t>
        </w:r>
      </w:ins>
      <w:r w:rsidRPr="0049256C">
        <w:t>は</w:t>
      </w:r>
      <w:r w:rsidRPr="0049256C">
        <w:t>InnoRules</w:t>
      </w:r>
      <w:r w:rsidRPr="0049256C">
        <w:t>インストールディレクトリではなく、ルールアプリケーションのクラス</w:t>
      </w:r>
      <w:r w:rsidRPr="0049256C">
        <w:rPr>
          <w:rFonts w:hint="eastAsia"/>
        </w:rPr>
        <w:t>パス</w:t>
      </w:r>
      <w:r w:rsidRPr="0049256C">
        <w:t>に位置する必要がある。</w:t>
      </w:r>
    </w:p>
    <w:p w14:paraId="47C0115A" w14:textId="77777777" w:rsidR="005B6671" w:rsidRPr="0049256C" w:rsidRDefault="005B6671" w:rsidP="00EC7890"/>
    <w:p w14:paraId="2E669645" w14:textId="23551062" w:rsidR="005B6671" w:rsidRPr="0049256C" w:rsidRDefault="005B6671" w:rsidP="00EC7890">
      <w:r w:rsidRPr="0049256C">
        <w:t>接続情報指定が完了すると、</w:t>
      </w:r>
      <w:del w:id="5068" w:author="IRK" w:date="2020-03-09T17:53:00Z">
        <w:r w:rsidRPr="0049256C" w:rsidDel="00AB1255">
          <w:delText>2.5.9</w:delText>
        </w:r>
      </w:del>
      <w:ins w:id="5069" w:author="IRK" w:date="2020-03-10T22:32:00Z">
        <w:r w:rsidR="008E5814">
          <w:rPr>
            <w:rFonts w:hint="eastAsia"/>
          </w:rPr>
          <w:t>「</w:t>
        </w:r>
      </w:ins>
      <w:ins w:id="5070" w:author="IRK" w:date="2020-03-09T17:54:00Z">
        <w:r w:rsidR="00AB1255">
          <w:fldChar w:fldCharType="begin"/>
        </w:r>
        <w:r w:rsidR="00AB1255">
          <w:instrText xml:space="preserve"> </w:instrText>
        </w:r>
        <w:r w:rsidR="00AB1255">
          <w:rPr>
            <w:rFonts w:hint="eastAsia"/>
          </w:rPr>
          <w:instrText>REF _Ref34668864 \r \h</w:instrText>
        </w:r>
        <w:r w:rsidR="00AB1255">
          <w:instrText xml:space="preserve"> </w:instrText>
        </w:r>
      </w:ins>
      <w:r w:rsidR="00AB1255">
        <w:fldChar w:fldCharType="separate"/>
      </w:r>
      <w:r w:rsidR="00AB1F2F">
        <w:t xml:space="preserve">2.5.9 </w:t>
      </w:r>
      <w:ins w:id="5071" w:author="IRK" w:date="2020-03-09T17:54:00Z">
        <w:r w:rsidR="00AB1255">
          <w:fldChar w:fldCharType="end"/>
        </w:r>
        <w:r w:rsidR="00AB1255">
          <w:fldChar w:fldCharType="begin"/>
        </w:r>
        <w:r w:rsidR="00AB1255">
          <w:instrText xml:space="preserve"> REF _Ref34668868 \h </w:instrText>
        </w:r>
      </w:ins>
      <w:r w:rsidR="00AB1255">
        <w:fldChar w:fldCharType="separate"/>
      </w:r>
      <w:r w:rsidR="00AB1F2F" w:rsidRPr="0049256C">
        <w:t>業務データベース一覧</w:t>
      </w:r>
      <w:ins w:id="5072" w:author="IRK" w:date="2020-03-09T17:54:00Z">
        <w:r w:rsidR="00AB1255">
          <w:fldChar w:fldCharType="end"/>
        </w:r>
      </w:ins>
      <w:ins w:id="5073" w:author="IRK" w:date="2020-03-10T22:32:00Z">
        <w:r w:rsidR="008E5814">
          <w:rPr>
            <w:rFonts w:hint="eastAsia"/>
          </w:rPr>
          <w:t>」</w:t>
        </w:r>
      </w:ins>
      <w:r w:rsidRPr="0049256C">
        <w:t>に戻る。</w:t>
      </w:r>
    </w:p>
    <w:p w14:paraId="309F901C" w14:textId="77777777" w:rsidR="005B6671" w:rsidRPr="0049256C" w:rsidRDefault="005B6671" w:rsidP="00EC7890"/>
    <w:p w14:paraId="7468611A" w14:textId="6A238820" w:rsidR="005B6671" w:rsidRPr="0049256C" w:rsidRDefault="005B6671">
      <w:pPr>
        <w:pStyle w:val="32"/>
        <w:numPr>
          <w:ilvl w:val="2"/>
          <w:numId w:val="139"/>
        </w:numPr>
        <w:rPr>
          <w:lang w:eastAsia="ja-JP"/>
        </w:rPr>
        <w:pPrChange w:id="5074" w:author="IRK" w:date="2020-05-11T09:41:00Z">
          <w:pPr>
            <w:pStyle w:val="32"/>
            <w:numPr>
              <w:numId w:val="27"/>
            </w:numPr>
            <w:spacing w:before="0" w:after="100"/>
            <w:jc w:val="left"/>
          </w:pPr>
        </w:pPrChange>
      </w:pPr>
      <w:bookmarkStart w:id="5075" w:name="_Toc441755325"/>
      <w:bookmarkStart w:id="5076" w:name="_Ref34668820"/>
      <w:bookmarkStart w:id="5077" w:name="_Ref34771977"/>
      <w:bookmarkStart w:id="5078" w:name="_Toc40449557"/>
      <w:r w:rsidRPr="0049256C">
        <w:rPr>
          <w:lang w:eastAsia="ja-JP"/>
        </w:rPr>
        <w:t>業務データベースの接続情報</w:t>
      </w:r>
      <w:del w:id="5079" w:author="IRK" w:date="2020-03-10T15:40:00Z">
        <w:r w:rsidRPr="0049256C" w:rsidDel="00705CCE">
          <w:rPr>
            <w:lang w:eastAsia="ja-JP"/>
          </w:rPr>
          <w:delText>(</w:delText>
        </w:r>
      </w:del>
      <w:ins w:id="5080" w:author="IRK" w:date="2020-03-10T15:40:00Z">
        <w:r w:rsidR="00705CCE">
          <w:rPr>
            <w:rFonts w:hint="eastAsia"/>
            <w:lang w:eastAsia="ja-JP"/>
          </w:rPr>
          <w:t>(</w:t>
        </w:r>
      </w:ins>
      <w:r w:rsidRPr="0049256C">
        <w:rPr>
          <w:lang w:eastAsia="ja-JP"/>
        </w:rPr>
        <w:t>データソース参照方式</w:t>
      </w:r>
      <w:ins w:id="5081" w:author="IRK" w:date="2020-03-10T15:40:00Z">
        <w:r w:rsidR="00705CCE">
          <w:rPr>
            <w:rFonts w:hint="eastAsia"/>
            <w:lang w:eastAsia="ja-JP"/>
          </w:rPr>
          <w:t>)</w:t>
        </w:r>
      </w:ins>
      <w:del w:id="5082" w:author="IRK" w:date="2020-03-10T15:40:00Z">
        <w:r w:rsidRPr="0049256C" w:rsidDel="00705CCE">
          <w:rPr>
            <w:lang w:eastAsia="ja-JP"/>
          </w:rPr>
          <w:delText>)</w:delText>
        </w:r>
      </w:del>
      <w:bookmarkEnd w:id="5075"/>
      <w:bookmarkEnd w:id="5076"/>
      <w:bookmarkEnd w:id="5077"/>
      <w:bookmarkEnd w:id="5078"/>
    </w:p>
    <w:p w14:paraId="636227F7" w14:textId="4A0BA77C" w:rsidR="005B6671" w:rsidRPr="0049256C" w:rsidRDefault="00895DB4" w:rsidP="00EC7890">
      <w:del w:id="5083" w:author="IRK" w:date="2020-03-09T17:54:00Z">
        <w:r w:rsidRPr="0049256C" w:rsidDel="00AB1255">
          <w:delText>表</w:delText>
        </w:r>
        <w:r w:rsidRPr="0049256C" w:rsidDel="00AB1255">
          <w:delText>11</w:delText>
        </w:r>
        <w:r w:rsidR="00095BBD" w:rsidDel="00AB1255">
          <w:rPr>
            <w:rFonts w:hint="eastAsia"/>
          </w:rPr>
          <w:delText>5</w:delText>
        </w:r>
      </w:del>
      <w:ins w:id="5084" w:author="IRK" w:date="2020-03-09T17:54:00Z">
        <w:r w:rsidR="00AB1255">
          <w:rPr>
            <w:rFonts w:hint="eastAsia"/>
          </w:rPr>
          <w:t>次の表</w:t>
        </w:r>
      </w:ins>
      <w:r w:rsidR="005B6671" w:rsidRPr="0049256C">
        <w:t>は、データソース参照方式を選択した際のデータソースの名前を指定する段階を</w:t>
      </w:r>
      <w:r w:rsidR="004F0025">
        <w:rPr>
          <w:rFonts w:hint="eastAsia"/>
        </w:rPr>
        <w:t>示す</w:t>
      </w:r>
      <w:r w:rsidR="005B6671" w:rsidRPr="0049256C">
        <w:t>。</w:t>
      </w:r>
    </w:p>
    <w:p w14:paraId="47A422F2" w14:textId="77777777" w:rsidR="005B6671" w:rsidRPr="0049256C" w:rsidRDefault="005B6671" w:rsidP="00EC7890"/>
    <w:p w14:paraId="0F9D9CAA" w14:textId="4DE09485" w:rsidR="00895DB4" w:rsidRPr="0049256C" w:rsidRDefault="00895DB4" w:rsidP="007D3017">
      <w:pPr>
        <w:pStyle w:val="afff6"/>
      </w:pPr>
      <w:bookmarkStart w:id="5085" w:name="_Toc34839587"/>
      <w:del w:id="5086" w:author="IRK" w:date="2020-03-09T17:54:00Z">
        <w:r w:rsidRPr="0049256C" w:rsidDel="00AB1255">
          <w:delText>[</w:delText>
        </w:r>
        <w:r w:rsidRPr="0049256C" w:rsidDel="00AB1255">
          <w:delText>表</w:delText>
        </w:r>
        <w:r w:rsidRPr="0049256C" w:rsidDel="00AB1255">
          <w:delText xml:space="preserve"> </w:delText>
        </w:r>
        <w:r w:rsidR="003561C7" w:rsidRPr="0049256C" w:rsidDel="00AB1255">
          <w:fldChar w:fldCharType="begin"/>
        </w:r>
        <w:r w:rsidR="003561C7" w:rsidRPr="0049256C" w:rsidDel="00AB1255">
          <w:delInstrText xml:space="preserve"> SEQ [</w:delInstrText>
        </w:r>
        <w:r w:rsidR="003561C7" w:rsidRPr="0049256C" w:rsidDel="00AB1255">
          <w:delInstrText>表</w:delInstrText>
        </w:r>
        <w:r w:rsidR="003561C7" w:rsidRPr="0049256C" w:rsidDel="00AB1255">
          <w:delInstrText xml:space="preserve"> \* ARABIC </w:delInstrText>
        </w:r>
        <w:r w:rsidR="003561C7" w:rsidRPr="0049256C" w:rsidDel="00AB1255">
          <w:fldChar w:fldCharType="separate"/>
        </w:r>
        <w:r w:rsidR="000132DF" w:rsidDel="00AB1255">
          <w:rPr>
            <w:noProof/>
          </w:rPr>
          <w:delText>115</w:delText>
        </w:r>
        <w:r w:rsidR="003561C7" w:rsidRPr="0049256C" w:rsidDel="00AB1255">
          <w:rPr>
            <w:noProof/>
          </w:rPr>
          <w:fldChar w:fldCharType="end"/>
        </w:r>
        <w:r w:rsidRPr="0049256C" w:rsidDel="00AB1255">
          <w:rPr>
            <w:rFonts w:hint="eastAsia"/>
          </w:rPr>
          <w:delText>]</w:delText>
        </w:r>
      </w:del>
      <w:ins w:id="5087" w:author="IRK" w:date="2020-03-09T17:54:00Z">
        <w:r w:rsidR="00AB1255">
          <w:rPr>
            <w:rFonts w:hint="eastAsia"/>
          </w:rPr>
          <w:t>[</w:t>
        </w:r>
        <w:r w:rsidR="00AB1255">
          <w:rPr>
            <w:rFonts w:hint="eastAsia"/>
          </w:rPr>
          <w:t>表</w:t>
        </w:r>
        <w:r w:rsidR="00AB1255">
          <w:rPr>
            <w:rFonts w:hint="eastAsia"/>
          </w:rPr>
          <w:t xml:space="preserve"> </w:t>
        </w:r>
        <w:r w:rsidR="00AB1255">
          <w:fldChar w:fldCharType="begin"/>
        </w:r>
        <w:r w:rsidR="00AB1255">
          <w:instrText xml:space="preserve"> </w:instrText>
        </w:r>
        <w:r w:rsidR="00AB1255">
          <w:rPr>
            <w:rFonts w:hint="eastAsia"/>
          </w:rPr>
          <w:instrText xml:space="preserve">SEQ </w:instrText>
        </w:r>
        <w:r w:rsidR="00AB1255">
          <w:rPr>
            <w:rFonts w:hint="eastAsia"/>
          </w:rPr>
          <w:instrText>表</w:instrText>
        </w:r>
        <w:r w:rsidR="00AB1255">
          <w:rPr>
            <w:rFonts w:hint="eastAsia"/>
          </w:rPr>
          <w:instrText xml:space="preserve"> \* ARABIC</w:instrText>
        </w:r>
        <w:r w:rsidR="00AB1255">
          <w:instrText xml:space="preserve"> </w:instrText>
        </w:r>
      </w:ins>
      <w:r w:rsidR="00AB1255">
        <w:fldChar w:fldCharType="separate"/>
      </w:r>
      <w:r w:rsidR="00AB1F2F">
        <w:rPr>
          <w:noProof/>
        </w:rPr>
        <w:t>121</w:t>
      </w:r>
      <w:ins w:id="5088" w:author="IRK" w:date="2020-03-09T17:54:00Z">
        <w:r w:rsidR="00AB1255">
          <w:fldChar w:fldCharType="end"/>
        </w:r>
        <w:r w:rsidR="00AB1255">
          <w:rPr>
            <w:rFonts w:hint="eastAsia"/>
          </w:rPr>
          <w:t>]</w:t>
        </w:r>
      </w:ins>
      <w:bookmarkEnd w:id="508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089" w:author="IRK" w:date="2020-04-16T14:20:00Z">
          <w:tblPr>
            <w:tblW w:w="0" w:type="auto"/>
            <w:tblInd w:w="108" w:type="dxa"/>
            <w:tblLook w:val="04A0" w:firstRow="1" w:lastRow="0" w:firstColumn="1" w:lastColumn="0" w:noHBand="0" w:noVBand="1"/>
          </w:tblPr>
        </w:tblPrChange>
      </w:tblPr>
      <w:tblGrid>
        <w:gridCol w:w="9356"/>
        <w:tblGridChange w:id="5090">
          <w:tblGrid>
            <w:gridCol w:w="9356"/>
          </w:tblGrid>
        </w:tblGridChange>
      </w:tblGrid>
      <w:tr w:rsidR="005B6671" w:rsidRPr="0049256C" w14:paraId="1C89FF5B" w14:textId="77777777" w:rsidTr="004E5233">
        <w:trPr>
          <w:jc w:val="center"/>
        </w:trPr>
        <w:tc>
          <w:tcPr>
            <w:tcW w:w="9356" w:type="dxa"/>
            <w:tcPrChange w:id="5091" w:author="IRK" w:date="2020-04-16T14:20:00Z">
              <w:tcPr>
                <w:tcW w:w="9356" w:type="dxa"/>
              </w:tcPr>
            </w:tcPrChange>
          </w:tcPr>
          <w:p w14:paraId="7EDD6D2F" w14:textId="77777777" w:rsidR="005B6671" w:rsidRPr="0049256C" w:rsidRDefault="005B6671">
            <w:pPr>
              <w:pStyle w:val="16"/>
              <w:pPrChange w:id="5092" w:author="IRK" w:date="2020-04-27T17:26:00Z">
                <w:pPr/>
              </w:pPrChange>
            </w:pPr>
            <w:r w:rsidRPr="0049256C">
              <w:t>********************************************************************************</w:t>
            </w:r>
          </w:p>
          <w:p w14:paraId="0FB2AB06" w14:textId="77777777" w:rsidR="005B6671" w:rsidRPr="0049256C" w:rsidRDefault="005B6671">
            <w:pPr>
              <w:pStyle w:val="16"/>
              <w:pPrChange w:id="5093" w:author="IRK" w:date="2020-04-27T17:26:00Z">
                <w:pPr/>
              </w:pPrChange>
            </w:pPr>
          </w:p>
          <w:p w14:paraId="5457BDE6" w14:textId="77777777" w:rsidR="005B6671" w:rsidRPr="0049256C" w:rsidRDefault="005B6671">
            <w:pPr>
              <w:pStyle w:val="16"/>
              <w:pPrChange w:id="5094"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Pr="0049256C">
              <w:t>業務データベースリスト</w:t>
            </w:r>
            <w:r w:rsidRPr="0049256C">
              <w:t xml:space="preserve"> -&gt; </w:t>
            </w:r>
            <w:r w:rsidRPr="0049256C">
              <w:t>業務データベース接続方式選択</w:t>
            </w:r>
            <w:r w:rsidRPr="0049256C">
              <w:t xml:space="preserve"> -&gt; </w:t>
            </w:r>
            <w:r w:rsidRPr="0049256C">
              <w:t>業務データベース接続情報</w:t>
            </w:r>
          </w:p>
          <w:p w14:paraId="451D0DA6" w14:textId="77777777" w:rsidR="005B6671" w:rsidRPr="0049256C" w:rsidRDefault="005B6671">
            <w:pPr>
              <w:pStyle w:val="16"/>
              <w:pPrChange w:id="5095" w:author="IRK" w:date="2020-04-27T17:26:00Z">
                <w:pPr/>
              </w:pPrChange>
            </w:pPr>
          </w:p>
          <w:p w14:paraId="06A18521" w14:textId="77777777" w:rsidR="005B6671" w:rsidRPr="0049256C" w:rsidRDefault="005B6671">
            <w:pPr>
              <w:pStyle w:val="16"/>
              <w:pPrChange w:id="5096" w:author="IRK" w:date="2020-04-27T17:26:00Z">
                <w:pPr/>
              </w:pPrChange>
            </w:pPr>
            <w:r w:rsidRPr="0049256C">
              <w:t>********************************************************************************</w:t>
            </w:r>
          </w:p>
          <w:p w14:paraId="7D7D0512" w14:textId="77777777" w:rsidR="005B6671" w:rsidRPr="0049256C" w:rsidRDefault="005B6671">
            <w:pPr>
              <w:pStyle w:val="16"/>
              <w:pPrChange w:id="5097" w:author="IRK" w:date="2020-04-27T17:26:00Z">
                <w:pPr/>
              </w:pPrChange>
            </w:pPr>
          </w:p>
          <w:p w14:paraId="40388BAF" w14:textId="77777777" w:rsidR="005B6671" w:rsidRPr="0049256C" w:rsidRDefault="005B6671">
            <w:pPr>
              <w:pStyle w:val="16"/>
              <w:pPrChange w:id="5098" w:author="IRK" w:date="2020-04-27T17:26:00Z">
                <w:pPr/>
              </w:pPrChange>
            </w:pPr>
            <w:r w:rsidRPr="0049256C">
              <w:rPr>
                <w:rFonts w:hint="eastAsia"/>
              </w:rPr>
              <w:t>業務データベース連結を提供するデータソースの情報を入力してください。</w:t>
            </w:r>
          </w:p>
          <w:p w14:paraId="54539410" w14:textId="77777777" w:rsidR="005B6671" w:rsidRPr="0049256C" w:rsidRDefault="005B6671">
            <w:pPr>
              <w:pStyle w:val="16"/>
              <w:pPrChange w:id="5099" w:author="IRK" w:date="2020-04-27T17:26:00Z">
                <w:pPr/>
              </w:pPrChange>
            </w:pPr>
          </w:p>
          <w:p w14:paraId="2563FB56" w14:textId="77777777" w:rsidR="005B6671" w:rsidRPr="0049256C" w:rsidRDefault="005B6671">
            <w:pPr>
              <w:pStyle w:val="16"/>
              <w:pPrChange w:id="5100" w:author="IRK" w:date="2020-04-27T17:26:00Z">
                <w:pPr/>
              </w:pPrChange>
            </w:pPr>
            <w:r w:rsidRPr="0049256C">
              <w:t>[</w:t>
            </w:r>
            <w:r w:rsidRPr="0049256C">
              <w:t>必須</w:t>
            </w:r>
            <w:r w:rsidRPr="0049256C">
              <w:t xml:space="preserve">] </w:t>
            </w:r>
            <w:r w:rsidRPr="0049256C">
              <w:t>データソース名</w:t>
            </w:r>
            <w:r w:rsidRPr="0049256C">
              <w:t xml:space="preserve"> &gt;&gt;</w:t>
            </w:r>
            <w:r w:rsidRPr="0049256C">
              <w:rPr>
                <w:rFonts w:cs="Courier New"/>
              </w:rPr>
              <w:t xml:space="preserve"> DATASOURCE</w:t>
            </w:r>
          </w:p>
          <w:p w14:paraId="07ADDDB3" w14:textId="77777777" w:rsidR="005B6671" w:rsidRPr="0049256C" w:rsidRDefault="005B6671">
            <w:pPr>
              <w:pStyle w:val="16"/>
              <w:pPrChange w:id="5101" w:author="IRK" w:date="2020-04-27T17:26:00Z">
                <w:pPr/>
              </w:pPrChange>
            </w:pPr>
            <w:r w:rsidRPr="0049256C">
              <w:t>[</w:t>
            </w:r>
            <w:r w:rsidRPr="0049256C">
              <w:rPr>
                <w:rFonts w:ascii="ＭＳ Ｐゴシック" w:hAnsi="ＭＳ Ｐゴシック"/>
              </w:rPr>
              <w:t>オプション</w:t>
            </w:r>
            <w:r w:rsidRPr="0049256C">
              <w:t>] InitialFactory</w:t>
            </w:r>
            <w:r w:rsidRPr="0049256C">
              <w:rPr>
                <w:rFonts w:ascii="ＭＳ Ｐゴシック" w:hAnsi="ＭＳ Ｐゴシック"/>
              </w:rPr>
              <w:t>クラス</w:t>
            </w:r>
            <w:r w:rsidRPr="0049256C">
              <w:t xml:space="preserve"> &gt;&gt;</w:t>
            </w:r>
            <w:del w:id="5102" w:author="IRK" w:date="2020-03-09T17:54:00Z">
              <w:r w:rsidRPr="0049256C" w:rsidDel="00AB1255">
                <w:delText xml:space="preserve"> </w:delText>
              </w:r>
            </w:del>
          </w:p>
          <w:p w14:paraId="341ECC22" w14:textId="77777777" w:rsidR="005B6671" w:rsidRPr="0049256C" w:rsidRDefault="005B6671">
            <w:pPr>
              <w:pStyle w:val="16"/>
              <w:pPrChange w:id="5103" w:author="IRK" w:date="2020-04-27T17:26:00Z">
                <w:pPr>
                  <w:keepNext/>
                </w:pPr>
              </w:pPrChange>
            </w:pPr>
            <w:r w:rsidRPr="0049256C">
              <w:t>[</w:t>
            </w:r>
            <w:r w:rsidRPr="0049256C">
              <w:rPr>
                <w:rFonts w:ascii="ＭＳ Ｐゴシック" w:hAnsi="ＭＳ Ｐゴシック"/>
              </w:rPr>
              <w:t>オプション</w:t>
            </w:r>
            <w:r w:rsidRPr="0049256C">
              <w:t>] ProviderURL &gt;&gt;</w:t>
            </w:r>
          </w:p>
        </w:tc>
      </w:tr>
    </w:tbl>
    <w:p w14:paraId="6BCCF7FE" w14:textId="77777777" w:rsidR="005B6671" w:rsidRPr="0049256C" w:rsidRDefault="005B6671" w:rsidP="00EC7890"/>
    <w:p w14:paraId="3152C27C" w14:textId="32D209F8" w:rsidR="005B6671" w:rsidRPr="0049256C" w:rsidRDefault="005B6671" w:rsidP="00EC7890">
      <w:r w:rsidRPr="0049256C">
        <w:t>ルールアプリケーションが</w:t>
      </w:r>
      <w:r w:rsidR="00382563">
        <w:t>Web</w:t>
      </w:r>
      <w:r w:rsidRPr="0049256C">
        <w:t>アプリケーションであ</w:t>
      </w:r>
      <w:r w:rsidRPr="0049256C">
        <w:rPr>
          <w:rFonts w:hint="eastAsia"/>
        </w:rPr>
        <w:t>る場合、</w:t>
      </w:r>
      <w:r w:rsidRPr="0049256C">
        <w:t>resource-ref</w:t>
      </w:r>
      <w:r w:rsidRPr="0049256C">
        <w:rPr>
          <w:rFonts w:hint="eastAsia"/>
        </w:rPr>
        <w:t>に登録されたリソースを使用する際にはデータソース名の前に</w:t>
      </w:r>
      <w:r w:rsidRPr="0049256C">
        <w:t>java:comp/env/</w:t>
      </w:r>
      <w:r w:rsidRPr="0049256C">
        <w:rPr>
          <w:rFonts w:hint="eastAsia"/>
        </w:rPr>
        <w:t>をつける。または</w:t>
      </w:r>
      <w:r w:rsidRPr="0049256C">
        <w:t>アプリケーションフレームワークのネーミングシステムに特定の</w:t>
      </w:r>
      <w:r w:rsidR="004F0025" w:rsidRPr="0049256C">
        <w:t>InitialFactory</w:t>
      </w:r>
      <w:r w:rsidRPr="0049256C">
        <w:t>や</w:t>
      </w:r>
      <w:r w:rsidR="004F0025" w:rsidRPr="0049256C">
        <w:t>ProviderURL</w:t>
      </w:r>
      <w:r w:rsidRPr="0049256C">
        <w:t>が必要な場合は、指定できる。</w:t>
      </w:r>
      <w:del w:id="5104" w:author="IRK" w:date="2020-03-10T15:19:00Z">
        <w:r w:rsidRPr="0049256C" w:rsidDel="00172D9C">
          <w:delText xml:space="preserve"> </w:delText>
        </w:r>
      </w:del>
    </w:p>
    <w:p w14:paraId="4EFBE896" w14:textId="77777777" w:rsidR="005B6671" w:rsidRPr="0049256C" w:rsidRDefault="005B6671" w:rsidP="00EC7890"/>
    <w:p w14:paraId="31169EA8" w14:textId="71C82B31" w:rsidR="005B6671" w:rsidRPr="0049256C" w:rsidRDefault="005B6671" w:rsidP="00EC7890">
      <w:r w:rsidRPr="0049256C">
        <w:t>接続情報指定が完了すると、</w:t>
      </w:r>
      <w:del w:id="5105" w:author="IRK" w:date="2020-03-09T17:54:00Z">
        <w:r w:rsidRPr="0049256C" w:rsidDel="00AB1255">
          <w:delText>2.5.9</w:delText>
        </w:r>
      </w:del>
      <w:ins w:id="5106" w:author="IRK" w:date="2020-03-10T22:32:00Z">
        <w:r w:rsidR="008E5814">
          <w:rPr>
            <w:rFonts w:hint="eastAsia"/>
          </w:rPr>
          <w:t>「</w:t>
        </w:r>
      </w:ins>
      <w:ins w:id="5107" w:author="IRK" w:date="2020-03-09T17:54:00Z">
        <w:r w:rsidR="00AB1255">
          <w:fldChar w:fldCharType="begin"/>
        </w:r>
        <w:r w:rsidR="00AB1255">
          <w:instrText xml:space="preserve"> </w:instrText>
        </w:r>
        <w:r w:rsidR="00AB1255">
          <w:rPr>
            <w:rFonts w:hint="eastAsia"/>
          </w:rPr>
          <w:instrText>REF _Ref34668864 \r \h</w:instrText>
        </w:r>
        <w:r w:rsidR="00AB1255">
          <w:instrText xml:space="preserve"> </w:instrText>
        </w:r>
      </w:ins>
      <w:ins w:id="5108" w:author="IRK" w:date="2020-03-09T17:54:00Z">
        <w:r w:rsidR="00AB1255">
          <w:fldChar w:fldCharType="separate"/>
        </w:r>
      </w:ins>
      <w:r w:rsidR="00AB1F2F">
        <w:t xml:space="preserve">2.5.9 </w:t>
      </w:r>
      <w:ins w:id="5109" w:author="IRK" w:date="2020-03-09T17:54:00Z">
        <w:r w:rsidR="00AB1255">
          <w:fldChar w:fldCharType="end"/>
        </w:r>
        <w:r w:rsidR="00AB1255">
          <w:fldChar w:fldCharType="begin"/>
        </w:r>
        <w:r w:rsidR="00AB1255">
          <w:instrText xml:space="preserve"> REF _Ref34668868 \h </w:instrText>
        </w:r>
      </w:ins>
      <w:ins w:id="5110" w:author="IRK" w:date="2020-03-09T17:54:00Z">
        <w:r w:rsidR="00AB1255">
          <w:fldChar w:fldCharType="separate"/>
        </w:r>
      </w:ins>
      <w:r w:rsidR="00AB1F2F" w:rsidRPr="0049256C">
        <w:t>業務データベース一覧</w:t>
      </w:r>
      <w:ins w:id="5111" w:author="IRK" w:date="2020-03-09T17:54:00Z">
        <w:r w:rsidR="00AB1255">
          <w:fldChar w:fldCharType="end"/>
        </w:r>
      </w:ins>
      <w:ins w:id="5112" w:author="IRK" w:date="2020-03-10T22:33:00Z">
        <w:r w:rsidR="008E5814">
          <w:rPr>
            <w:rFonts w:hint="eastAsia"/>
          </w:rPr>
          <w:t>」</w:t>
        </w:r>
      </w:ins>
      <w:r w:rsidRPr="0049256C">
        <w:t>に戻る。</w:t>
      </w:r>
    </w:p>
    <w:p w14:paraId="4BD1568B" w14:textId="77777777" w:rsidR="005B6671" w:rsidRPr="0049256C" w:rsidRDefault="005B6671" w:rsidP="00EC7890"/>
    <w:p w14:paraId="38F1DF39" w14:textId="77777777" w:rsidR="005B6671" w:rsidRPr="0049256C" w:rsidRDefault="005B6671">
      <w:pPr>
        <w:pStyle w:val="32"/>
        <w:numPr>
          <w:ilvl w:val="2"/>
          <w:numId w:val="139"/>
        </w:numPr>
        <w:rPr>
          <w:lang w:eastAsia="ja-JP"/>
        </w:rPr>
        <w:pPrChange w:id="5113" w:author="IRK" w:date="2020-05-11T09:41:00Z">
          <w:pPr>
            <w:pStyle w:val="32"/>
            <w:numPr>
              <w:numId w:val="27"/>
            </w:numPr>
            <w:spacing w:before="12" w:after="100"/>
            <w:jc w:val="left"/>
          </w:pPr>
        </w:pPrChange>
      </w:pPr>
      <w:bookmarkStart w:id="5114" w:name="_Toc441755326"/>
      <w:bookmarkStart w:id="5115" w:name="_Ref34661509"/>
      <w:bookmarkStart w:id="5116" w:name="_Ref34661511"/>
      <w:bookmarkStart w:id="5117" w:name="_Toc40449558"/>
      <w:r w:rsidRPr="0049256C">
        <w:rPr>
          <w:lang w:eastAsia="ja-JP"/>
        </w:rPr>
        <w:t>リモートルールサービスのタイプ設定</w:t>
      </w:r>
      <w:bookmarkEnd w:id="5114"/>
      <w:bookmarkEnd w:id="5115"/>
      <w:bookmarkEnd w:id="5116"/>
      <w:bookmarkEnd w:id="5117"/>
    </w:p>
    <w:p w14:paraId="320D678C" w14:textId="5E775419" w:rsidR="005B6671" w:rsidRPr="0049256C" w:rsidRDefault="005B6671" w:rsidP="00EC7890">
      <w:pPr>
        <w:rPr>
          <w:rFonts w:eastAsiaTheme="minorEastAsia"/>
        </w:rPr>
      </w:pPr>
      <w:r w:rsidRPr="0049256C">
        <w:t>リモ</w:t>
      </w:r>
      <w:r w:rsidR="002720BD">
        <w:t>ートルールサービスを選択した</w:t>
      </w:r>
      <w:r w:rsidR="002720BD" w:rsidRPr="009A2CC8">
        <w:rPr>
          <w:rFonts w:hint="eastAsia"/>
        </w:rPr>
        <w:t>後</w:t>
      </w:r>
      <w:r w:rsidRPr="0088515C">
        <w:t>、</w:t>
      </w:r>
      <w:r w:rsidRPr="0049256C">
        <w:t>次はルールアプリケーションが使用する</w:t>
      </w:r>
      <w:r w:rsidRPr="0049256C">
        <w:t>TCP</w:t>
      </w:r>
      <w:r w:rsidRPr="0049256C">
        <w:t>コネクタサーバグループを選択する。</w:t>
      </w:r>
    </w:p>
    <w:p w14:paraId="474A3788" w14:textId="3661E4C0" w:rsidR="001A6A0C" w:rsidRDefault="001A6A0C">
      <w:pPr>
        <w:jc w:val="left"/>
        <w:rPr>
          <w:rFonts w:eastAsiaTheme="minorEastAsia"/>
        </w:rPr>
      </w:pPr>
      <w:del w:id="5118" w:author="IRK" w:date="2020-04-16T14:20:00Z">
        <w:r w:rsidDel="003E5ED7">
          <w:rPr>
            <w:rFonts w:eastAsiaTheme="minorEastAsia"/>
          </w:rPr>
          <w:br w:type="page"/>
        </w:r>
      </w:del>
    </w:p>
    <w:p w14:paraId="2629D258" w14:textId="512CE3D1" w:rsidR="00676BB8" w:rsidRPr="0049256C" w:rsidRDefault="00676BB8" w:rsidP="007D3017">
      <w:pPr>
        <w:pStyle w:val="afff6"/>
      </w:pPr>
      <w:bookmarkStart w:id="5119" w:name="_Toc34839588"/>
      <w:del w:id="5120" w:author="IRK" w:date="2020-03-09T17:56:00Z">
        <w:r w:rsidRPr="0049256C" w:rsidDel="00E80D1A">
          <w:delText>[</w:delText>
        </w:r>
        <w:r w:rsidRPr="0049256C" w:rsidDel="00E80D1A">
          <w:delText>表</w:delText>
        </w:r>
        <w:r w:rsidRPr="0049256C" w:rsidDel="00E80D1A">
          <w:delText xml:space="preserve"> </w:delText>
        </w:r>
        <w:r w:rsidR="003561C7" w:rsidRPr="0049256C" w:rsidDel="00E80D1A">
          <w:fldChar w:fldCharType="begin"/>
        </w:r>
        <w:r w:rsidR="003561C7" w:rsidRPr="0049256C" w:rsidDel="00E80D1A">
          <w:delInstrText xml:space="preserve"> SEQ [</w:delInstrText>
        </w:r>
        <w:r w:rsidR="003561C7" w:rsidRPr="0049256C" w:rsidDel="00E80D1A">
          <w:delInstrText>表</w:delInstrText>
        </w:r>
        <w:r w:rsidR="003561C7" w:rsidRPr="0049256C" w:rsidDel="00E80D1A">
          <w:delInstrText xml:space="preserve"> \* ARABIC </w:delInstrText>
        </w:r>
        <w:r w:rsidR="003561C7" w:rsidRPr="0049256C" w:rsidDel="00E80D1A">
          <w:fldChar w:fldCharType="separate"/>
        </w:r>
        <w:r w:rsidR="000132DF" w:rsidDel="00E80D1A">
          <w:rPr>
            <w:noProof/>
          </w:rPr>
          <w:delText>116</w:delText>
        </w:r>
        <w:r w:rsidR="003561C7" w:rsidRPr="0049256C" w:rsidDel="00E80D1A">
          <w:rPr>
            <w:noProof/>
          </w:rPr>
          <w:fldChar w:fldCharType="end"/>
        </w:r>
        <w:r w:rsidRPr="0049256C" w:rsidDel="00E80D1A">
          <w:rPr>
            <w:rFonts w:hint="eastAsia"/>
          </w:rPr>
          <w:delText>]</w:delText>
        </w:r>
      </w:del>
      <w:ins w:id="5121" w:author="IRK" w:date="2020-03-09T17:56:00Z">
        <w:r w:rsidR="00E80D1A">
          <w:rPr>
            <w:rFonts w:hint="eastAsia"/>
          </w:rPr>
          <w:t>[</w:t>
        </w:r>
        <w:r w:rsidR="00E80D1A">
          <w:rPr>
            <w:rFonts w:hint="eastAsia"/>
          </w:rPr>
          <w:t>表</w:t>
        </w:r>
        <w:r w:rsidR="00E80D1A">
          <w:rPr>
            <w:rFonts w:hint="eastAsia"/>
          </w:rPr>
          <w:t xml:space="preserve"> </w:t>
        </w:r>
        <w:r w:rsidR="00E80D1A">
          <w:fldChar w:fldCharType="begin"/>
        </w:r>
        <w:r w:rsidR="00E80D1A">
          <w:instrText xml:space="preserve"> </w:instrText>
        </w:r>
        <w:r w:rsidR="00E80D1A">
          <w:rPr>
            <w:rFonts w:hint="eastAsia"/>
          </w:rPr>
          <w:instrText xml:space="preserve">SEQ </w:instrText>
        </w:r>
        <w:r w:rsidR="00E80D1A">
          <w:rPr>
            <w:rFonts w:hint="eastAsia"/>
          </w:rPr>
          <w:instrText>表</w:instrText>
        </w:r>
        <w:r w:rsidR="00E80D1A">
          <w:rPr>
            <w:rFonts w:hint="eastAsia"/>
          </w:rPr>
          <w:instrText xml:space="preserve"> \* ARABIC</w:instrText>
        </w:r>
        <w:r w:rsidR="00E80D1A">
          <w:instrText xml:space="preserve"> </w:instrText>
        </w:r>
      </w:ins>
      <w:r w:rsidR="00E80D1A">
        <w:fldChar w:fldCharType="separate"/>
      </w:r>
      <w:r w:rsidR="00AB1F2F">
        <w:rPr>
          <w:noProof/>
        </w:rPr>
        <w:t>122</w:t>
      </w:r>
      <w:ins w:id="5122" w:author="IRK" w:date="2020-03-09T17:56:00Z">
        <w:r w:rsidR="00E80D1A">
          <w:fldChar w:fldCharType="end"/>
        </w:r>
        <w:r w:rsidR="00E80D1A">
          <w:rPr>
            <w:rFonts w:hint="eastAsia"/>
          </w:rPr>
          <w:t>]</w:t>
        </w:r>
      </w:ins>
      <w:bookmarkEnd w:id="511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123" w:author="IRK" w:date="2020-04-16T14:23:00Z">
          <w:tblPr>
            <w:tblW w:w="0" w:type="auto"/>
            <w:tblInd w:w="108" w:type="dxa"/>
            <w:tblLook w:val="04A0" w:firstRow="1" w:lastRow="0" w:firstColumn="1" w:lastColumn="0" w:noHBand="0" w:noVBand="1"/>
          </w:tblPr>
        </w:tblPrChange>
      </w:tblPr>
      <w:tblGrid>
        <w:gridCol w:w="9356"/>
        <w:tblGridChange w:id="5124">
          <w:tblGrid>
            <w:gridCol w:w="9356"/>
          </w:tblGrid>
        </w:tblGridChange>
      </w:tblGrid>
      <w:tr w:rsidR="005B6671" w:rsidRPr="0049256C" w14:paraId="067A848D" w14:textId="77777777" w:rsidTr="004E5233">
        <w:trPr>
          <w:jc w:val="center"/>
        </w:trPr>
        <w:tc>
          <w:tcPr>
            <w:tcW w:w="9356" w:type="dxa"/>
            <w:tcPrChange w:id="5125" w:author="IRK" w:date="2020-04-16T14:23:00Z">
              <w:tcPr>
                <w:tcW w:w="9356" w:type="dxa"/>
              </w:tcPr>
            </w:tcPrChange>
          </w:tcPr>
          <w:p w14:paraId="054135CD" w14:textId="77777777" w:rsidR="005B6671" w:rsidRPr="0049256C" w:rsidRDefault="005B6671">
            <w:pPr>
              <w:pStyle w:val="16"/>
              <w:pPrChange w:id="5126" w:author="IRK" w:date="2020-04-27T17:26:00Z">
                <w:pPr/>
              </w:pPrChange>
            </w:pPr>
            <w:r w:rsidRPr="0049256C">
              <w:t>********************************************************************************</w:t>
            </w:r>
          </w:p>
          <w:p w14:paraId="31B9A156" w14:textId="77777777" w:rsidR="005B6671" w:rsidRPr="0049256C" w:rsidRDefault="005B6671">
            <w:pPr>
              <w:pStyle w:val="16"/>
              <w:pPrChange w:id="5127" w:author="IRK" w:date="2020-04-27T17:26:00Z">
                <w:pPr/>
              </w:pPrChange>
            </w:pPr>
          </w:p>
          <w:p w14:paraId="396F2BFF" w14:textId="77777777" w:rsidR="005B6671" w:rsidRPr="0049256C" w:rsidRDefault="005B6671">
            <w:pPr>
              <w:pStyle w:val="16"/>
              <w:pPrChange w:id="5128"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TCP</w:t>
            </w:r>
            <w:r w:rsidRPr="0049256C">
              <w:t>コネクタサーバグループ選択</w:t>
            </w:r>
          </w:p>
          <w:p w14:paraId="78F7A19C" w14:textId="77777777" w:rsidR="005B6671" w:rsidRPr="0049256C" w:rsidRDefault="005B6671">
            <w:pPr>
              <w:pStyle w:val="16"/>
              <w:pPrChange w:id="5129" w:author="IRK" w:date="2020-04-27T17:26:00Z">
                <w:pPr/>
              </w:pPrChange>
            </w:pPr>
          </w:p>
          <w:p w14:paraId="4EFFE4EB" w14:textId="77777777" w:rsidR="005B6671" w:rsidRPr="0049256C" w:rsidRDefault="005B6671">
            <w:pPr>
              <w:pStyle w:val="16"/>
              <w:pPrChange w:id="5130" w:author="IRK" w:date="2020-04-27T17:26:00Z">
                <w:pPr/>
              </w:pPrChange>
            </w:pPr>
            <w:r w:rsidRPr="0049256C">
              <w:t>********************************************************************************</w:t>
            </w:r>
          </w:p>
          <w:p w14:paraId="49FDDFF7" w14:textId="77777777" w:rsidR="005B6671" w:rsidRPr="0049256C" w:rsidRDefault="005B6671">
            <w:pPr>
              <w:pStyle w:val="16"/>
              <w:pPrChange w:id="5131" w:author="IRK" w:date="2020-04-27T17:26:00Z">
                <w:pPr/>
              </w:pPrChange>
            </w:pPr>
          </w:p>
          <w:p w14:paraId="2B85E358" w14:textId="77777777" w:rsidR="005B6671" w:rsidRPr="0049256C" w:rsidRDefault="005B6671">
            <w:pPr>
              <w:pStyle w:val="16"/>
              <w:pPrChange w:id="5132" w:author="IRK" w:date="2020-04-27T17:26:00Z">
                <w:pPr/>
              </w:pPrChange>
            </w:pPr>
            <w:r w:rsidRPr="0049256C">
              <w:rPr>
                <w:rFonts w:hint="eastAsia"/>
              </w:rPr>
              <w:t>リモートルールサービスの呼び出しに使用する</w:t>
            </w:r>
            <w:r w:rsidRPr="0049256C">
              <w:t>TCP</w:t>
            </w:r>
            <w:r w:rsidRPr="0049256C">
              <w:t>コネクタサーバグループを選択してください。</w:t>
            </w:r>
          </w:p>
          <w:p w14:paraId="4A6F6DED" w14:textId="77777777" w:rsidR="005B6671" w:rsidRPr="0049256C" w:rsidRDefault="005B6671">
            <w:pPr>
              <w:pStyle w:val="16"/>
              <w:pPrChange w:id="5133" w:author="IRK" w:date="2020-04-27T17:26:00Z">
                <w:pPr/>
              </w:pPrChange>
            </w:pPr>
            <w:r w:rsidRPr="0049256C">
              <w:t xml:space="preserve">(*) 1. </w:t>
            </w:r>
            <w:r w:rsidRPr="0049256C">
              <w:rPr>
                <w:rFonts w:cs="Courier New"/>
              </w:rPr>
              <w:t>online</w:t>
            </w:r>
          </w:p>
          <w:p w14:paraId="2FD8F776" w14:textId="77777777" w:rsidR="005B6671" w:rsidRPr="0049256C" w:rsidRDefault="005B6671">
            <w:pPr>
              <w:pStyle w:val="16"/>
              <w:pPrChange w:id="5134" w:author="IRK" w:date="2020-04-27T17:26:00Z">
                <w:pPr/>
              </w:pPrChange>
            </w:pPr>
          </w:p>
          <w:p w14:paraId="319A45F5" w14:textId="77777777" w:rsidR="005B6671" w:rsidRPr="0049256C" w:rsidRDefault="005B6671">
            <w:pPr>
              <w:pStyle w:val="16"/>
              <w:pPrChange w:id="5135" w:author="IRK" w:date="2020-04-27T17:26:00Z">
                <w:pPr/>
              </w:pPrChange>
            </w:pPr>
            <w:r w:rsidRPr="0049256C">
              <w:rPr>
                <w:rFonts w:hint="eastAsia"/>
              </w:rPr>
              <w:t>選択してください。</w:t>
            </w:r>
            <w:r w:rsidRPr="0049256C">
              <w:t xml:space="preserve"> &gt;&gt;</w:t>
            </w:r>
          </w:p>
        </w:tc>
      </w:tr>
    </w:tbl>
    <w:p w14:paraId="00365C39" w14:textId="77777777" w:rsidR="005B6671" w:rsidRPr="0049256C" w:rsidRDefault="005B6671" w:rsidP="00EC7890"/>
    <w:p w14:paraId="407CA58A" w14:textId="77777777" w:rsidR="005B6671" w:rsidRPr="0049256C" w:rsidRDefault="005B6671" w:rsidP="00EC7890">
      <w:r w:rsidRPr="0049256C">
        <w:t>ルールアプリケーションは、</w:t>
      </w:r>
      <w:r w:rsidRPr="0049256C">
        <w:t>TCP</w:t>
      </w:r>
      <w:r w:rsidRPr="0049256C">
        <w:t>コネクタサーバグループに指定されたポリシーに従い、そのグループに属する</w:t>
      </w:r>
      <w:r w:rsidRPr="0049256C">
        <w:t>TCP</w:t>
      </w:r>
      <w:r w:rsidRPr="0049256C">
        <w:t>コネクタサーバにルールサービスを要求する。</w:t>
      </w:r>
    </w:p>
    <w:p w14:paraId="08E766C5" w14:textId="77777777" w:rsidR="005B6671" w:rsidRPr="0049256C" w:rsidRDefault="005B6671" w:rsidP="00EC7890"/>
    <w:p w14:paraId="305E47F1" w14:textId="25474650" w:rsidR="005B6671" w:rsidRPr="0049256C" w:rsidRDefault="005B6671">
      <w:pPr>
        <w:pStyle w:val="32"/>
        <w:numPr>
          <w:ilvl w:val="2"/>
          <w:numId w:val="139"/>
        </w:numPr>
        <w:rPr>
          <w:lang w:eastAsia="ja-JP"/>
        </w:rPr>
        <w:pPrChange w:id="5136" w:author="IRK" w:date="2020-05-11T09:41:00Z">
          <w:pPr>
            <w:pStyle w:val="32"/>
            <w:numPr>
              <w:numId w:val="27"/>
            </w:numPr>
            <w:spacing w:before="12" w:after="100"/>
            <w:jc w:val="left"/>
          </w:pPr>
        </w:pPrChange>
      </w:pPr>
      <w:bookmarkStart w:id="5137" w:name="_Toc441755327"/>
      <w:bookmarkStart w:id="5138" w:name="_Ref34666715"/>
      <w:bookmarkStart w:id="5139" w:name="_Ref34666717"/>
      <w:bookmarkStart w:id="5140" w:name="_Toc40449559"/>
      <w:r w:rsidRPr="0049256C">
        <w:rPr>
          <w:lang w:eastAsia="ja-JP"/>
        </w:rPr>
        <w:t>ルールサービス</w:t>
      </w:r>
      <w:r w:rsidR="00BA5E07">
        <w:rPr>
          <w:lang w:eastAsia="ja-JP"/>
        </w:rPr>
        <w:t>同時利用ユーザ</w:t>
      </w:r>
      <w:r w:rsidRPr="0088515C">
        <w:rPr>
          <w:lang w:eastAsia="ja-JP"/>
        </w:rPr>
        <w:t>数</w:t>
      </w:r>
      <w:r w:rsidRPr="0049256C">
        <w:rPr>
          <w:lang w:eastAsia="ja-JP"/>
        </w:rPr>
        <w:t>の設定</w:t>
      </w:r>
      <w:bookmarkEnd w:id="5137"/>
      <w:bookmarkEnd w:id="5138"/>
      <w:bookmarkEnd w:id="5139"/>
      <w:bookmarkEnd w:id="5140"/>
    </w:p>
    <w:p w14:paraId="2BFAC11E" w14:textId="544E0C43" w:rsidR="005B6671" w:rsidRPr="0049256C" w:rsidRDefault="00502322" w:rsidP="00EC7890">
      <w:del w:id="5141" w:author="IRK" w:date="2020-03-09T17:56:00Z">
        <w:r w:rsidRPr="0049256C" w:rsidDel="00E80D1A">
          <w:delText>表</w:delText>
        </w:r>
        <w:r w:rsidRPr="0049256C" w:rsidDel="00E80D1A">
          <w:delText>11</w:delText>
        </w:r>
        <w:r w:rsidR="00095BBD" w:rsidDel="00E80D1A">
          <w:delText>7</w:delText>
        </w:r>
      </w:del>
      <w:ins w:id="5142" w:author="IRK" w:date="2020-03-09T17:56:00Z">
        <w:r w:rsidR="00E80D1A">
          <w:rPr>
            <w:rFonts w:hint="eastAsia"/>
          </w:rPr>
          <w:t>次の表</w:t>
        </w:r>
      </w:ins>
      <w:r w:rsidR="005B6671" w:rsidRPr="0049256C">
        <w:t>は、アプリケーションが同時に呼び出すルールサービスの数を指定する段階である。</w:t>
      </w:r>
    </w:p>
    <w:p w14:paraId="4DCF6A33" w14:textId="77777777" w:rsidR="005B6671" w:rsidRPr="0049256C" w:rsidRDefault="005B6671" w:rsidP="00EC7890"/>
    <w:p w14:paraId="03C7CE77" w14:textId="65C54CB7" w:rsidR="00502322" w:rsidRPr="0049256C" w:rsidRDefault="00502322" w:rsidP="007D3017">
      <w:pPr>
        <w:pStyle w:val="afff6"/>
      </w:pPr>
      <w:bookmarkStart w:id="5143" w:name="_Toc34839589"/>
      <w:del w:id="5144" w:author="IRK" w:date="2020-03-09T17:56:00Z">
        <w:r w:rsidRPr="0049256C" w:rsidDel="00E80D1A">
          <w:delText>[</w:delText>
        </w:r>
        <w:r w:rsidRPr="0049256C" w:rsidDel="00E80D1A">
          <w:delText>表</w:delText>
        </w:r>
        <w:r w:rsidRPr="0049256C" w:rsidDel="00E80D1A">
          <w:delText xml:space="preserve"> </w:delText>
        </w:r>
        <w:r w:rsidR="003561C7" w:rsidRPr="0049256C" w:rsidDel="00E80D1A">
          <w:fldChar w:fldCharType="begin"/>
        </w:r>
        <w:r w:rsidR="003561C7" w:rsidRPr="0049256C" w:rsidDel="00E80D1A">
          <w:delInstrText xml:space="preserve"> SEQ [</w:delInstrText>
        </w:r>
        <w:r w:rsidR="003561C7" w:rsidRPr="0049256C" w:rsidDel="00E80D1A">
          <w:delInstrText>表</w:delInstrText>
        </w:r>
        <w:r w:rsidR="003561C7" w:rsidRPr="0049256C" w:rsidDel="00E80D1A">
          <w:delInstrText xml:space="preserve"> \* ARABIC </w:delInstrText>
        </w:r>
        <w:r w:rsidR="003561C7" w:rsidRPr="0049256C" w:rsidDel="00E80D1A">
          <w:fldChar w:fldCharType="separate"/>
        </w:r>
        <w:r w:rsidR="000132DF" w:rsidDel="00E80D1A">
          <w:rPr>
            <w:noProof/>
          </w:rPr>
          <w:delText>117</w:delText>
        </w:r>
        <w:r w:rsidR="003561C7" w:rsidRPr="0049256C" w:rsidDel="00E80D1A">
          <w:rPr>
            <w:noProof/>
          </w:rPr>
          <w:fldChar w:fldCharType="end"/>
        </w:r>
        <w:r w:rsidRPr="0049256C" w:rsidDel="00E80D1A">
          <w:rPr>
            <w:rFonts w:hint="eastAsia"/>
          </w:rPr>
          <w:delText>]</w:delText>
        </w:r>
      </w:del>
      <w:ins w:id="5145" w:author="IRK" w:date="2020-03-09T17:56:00Z">
        <w:r w:rsidR="00E80D1A">
          <w:rPr>
            <w:rFonts w:hint="eastAsia"/>
          </w:rPr>
          <w:t>[</w:t>
        </w:r>
        <w:r w:rsidR="00E80D1A">
          <w:rPr>
            <w:rFonts w:hint="eastAsia"/>
          </w:rPr>
          <w:t>表</w:t>
        </w:r>
        <w:r w:rsidR="00E80D1A">
          <w:rPr>
            <w:rFonts w:hint="eastAsia"/>
          </w:rPr>
          <w:t xml:space="preserve"> </w:t>
        </w:r>
        <w:r w:rsidR="00E80D1A">
          <w:fldChar w:fldCharType="begin"/>
        </w:r>
        <w:r w:rsidR="00E80D1A">
          <w:instrText xml:space="preserve"> </w:instrText>
        </w:r>
        <w:r w:rsidR="00E80D1A">
          <w:rPr>
            <w:rFonts w:hint="eastAsia"/>
          </w:rPr>
          <w:instrText xml:space="preserve">SEQ </w:instrText>
        </w:r>
        <w:r w:rsidR="00E80D1A">
          <w:rPr>
            <w:rFonts w:hint="eastAsia"/>
          </w:rPr>
          <w:instrText>表</w:instrText>
        </w:r>
        <w:r w:rsidR="00E80D1A">
          <w:rPr>
            <w:rFonts w:hint="eastAsia"/>
          </w:rPr>
          <w:instrText xml:space="preserve"> \* ARABIC</w:instrText>
        </w:r>
        <w:r w:rsidR="00E80D1A">
          <w:instrText xml:space="preserve"> </w:instrText>
        </w:r>
      </w:ins>
      <w:r w:rsidR="00E80D1A">
        <w:fldChar w:fldCharType="separate"/>
      </w:r>
      <w:r w:rsidR="00AB1F2F">
        <w:rPr>
          <w:noProof/>
        </w:rPr>
        <w:t>123</w:t>
      </w:r>
      <w:ins w:id="5146" w:author="IRK" w:date="2020-03-09T17:56:00Z">
        <w:r w:rsidR="00E80D1A">
          <w:fldChar w:fldCharType="end"/>
        </w:r>
        <w:r w:rsidR="00E80D1A">
          <w:rPr>
            <w:rFonts w:hint="eastAsia"/>
          </w:rPr>
          <w:t>]</w:t>
        </w:r>
      </w:ins>
      <w:bookmarkEnd w:id="514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147" w:author="IRK" w:date="2020-04-16T14:23:00Z">
          <w:tblPr>
            <w:tblW w:w="0" w:type="auto"/>
            <w:tblInd w:w="108" w:type="dxa"/>
            <w:tblLook w:val="04A0" w:firstRow="1" w:lastRow="0" w:firstColumn="1" w:lastColumn="0" w:noHBand="0" w:noVBand="1"/>
          </w:tblPr>
        </w:tblPrChange>
      </w:tblPr>
      <w:tblGrid>
        <w:gridCol w:w="9356"/>
        <w:tblGridChange w:id="5148">
          <w:tblGrid>
            <w:gridCol w:w="9356"/>
          </w:tblGrid>
        </w:tblGridChange>
      </w:tblGrid>
      <w:tr w:rsidR="005B6671" w:rsidRPr="0049256C" w14:paraId="7AF8A3CE" w14:textId="77777777" w:rsidTr="004E5233">
        <w:trPr>
          <w:jc w:val="center"/>
        </w:trPr>
        <w:tc>
          <w:tcPr>
            <w:tcW w:w="9356" w:type="dxa"/>
            <w:tcPrChange w:id="5149" w:author="IRK" w:date="2020-04-16T14:23:00Z">
              <w:tcPr>
                <w:tcW w:w="9356" w:type="dxa"/>
              </w:tcPr>
            </w:tcPrChange>
          </w:tcPr>
          <w:p w14:paraId="2929F940" w14:textId="77777777" w:rsidR="005B6671" w:rsidRPr="0049256C" w:rsidRDefault="005B6671">
            <w:pPr>
              <w:pStyle w:val="16"/>
              <w:pPrChange w:id="5150" w:author="IRK" w:date="2020-04-27T17:26:00Z">
                <w:pPr/>
              </w:pPrChange>
            </w:pPr>
            <w:r w:rsidRPr="0049256C">
              <w:t>********************************************************************************</w:t>
            </w:r>
          </w:p>
          <w:p w14:paraId="4A4BD41B" w14:textId="77777777" w:rsidR="005B6671" w:rsidRPr="0049256C" w:rsidRDefault="005B6671">
            <w:pPr>
              <w:pStyle w:val="16"/>
              <w:pPrChange w:id="5151" w:author="IRK" w:date="2020-04-27T17:26:00Z">
                <w:pPr/>
              </w:pPrChange>
            </w:pPr>
          </w:p>
          <w:p w14:paraId="5A14F110" w14:textId="06CCC79A" w:rsidR="005B6671" w:rsidRPr="0049256C" w:rsidRDefault="005B6671">
            <w:pPr>
              <w:pStyle w:val="16"/>
              <w:pPrChange w:id="5152" w:author="IRK" w:date="2020-04-27T17:26:00Z">
                <w:pPr/>
              </w:pPrChange>
            </w:pPr>
            <w:r w:rsidRPr="0049256C">
              <w:rPr>
                <w:rFonts w:hint="eastAsia"/>
              </w:rPr>
              <w:t>ルールシステム選択</w:t>
            </w:r>
            <w:r w:rsidRPr="0049256C">
              <w:t xml:space="preserve"> -&gt; </w:t>
            </w:r>
            <w:r w:rsidRPr="0049256C">
              <w:t>ルールアプリケーション設定</w:t>
            </w:r>
            <w:r w:rsidRPr="0049256C">
              <w:t xml:space="preserve"> -&gt; </w:t>
            </w:r>
            <w:r w:rsidRPr="0049256C">
              <w:t>ルールサービスのタイプ</w:t>
            </w:r>
            <w:r w:rsidRPr="0049256C">
              <w:t xml:space="preserve"> -&gt; </w:t>
            </w:r>
            <w:r w:rsidR="00BA5E07">
              <w:t>同時利用ユーザ</w:t>
            </w:r>
            <w:r w:rsidRPr="0088515C">
              <w:t>数</w:t>
            </w:r>
            <w:r w:rsidRPr="0049256C">
              <w:t>の設定</w:t>
            </w:r>
          </w:p>
          <w:p w14:paraId="7070EA2C" w14:textId="77777777" w:rsidR="005B6671" w:rsidRPr="0049256C" w:rsidRDefault="005B6671">
            <w:pPr>
              <w:pStyle w:val="16"/>
              <w:pPrChange w:id="5153" w:author="IRK" w:date="2020-04-27T17:26:00Z">
                <w:pPr/>
              </w:pPrChange>
            </w:pPr>
          </w:p>
          <w:p w14:paraId="36D48163" w14:textId="77777777" w:rsidR="005B6671" w:rsidRPr="0049256C" w:rsidRDefault="005B6671">
            <w:pPr>
              <w:pStyle w:val="16"/>
              <w:pPrChange w:id="5154" w:author="IRK" w:date="2020-04-27T17:26:00Z">
                <w:pPr/>
              </w:pPrChange>
            </w:pPr>
            <w:r w:rsidRPr="0049256C">
              <w:t>********************************************************************************</w:t>
            </w:r>
          </w:p>
          <w:p w14:paraId="11747FEB" w14:textId="77777777" w:rsidR="005B6671" w:rsidRPr="0049256C" w:rsidRDefault="005B6671">
            <w:pPr>
              <w:pStyle w:val="16"/>
              <w:pPrChange w:id="5155" w:author="IRK" w:date="2020-04-27T17:26:00Z">
                <w:pPr/>
              </w:pPrChange>
            </w:pPr>
          </w:p>
          <w:p w14:paraId="3D5C22C1" w14:textId="6205FD6A" w:rsidR="005B6671" w:rsidRPr="0088515C" w:rsidRDefault="00CB1574">
            <w:pPr>
              <w:pStyle w:val="16"/>
              <w:pPrChange w:id="5156" w:author="IRK" w:date="2020-04-27T17:26:00Z">
                <w:pPr/>
              </w:pPrChange>
            </w:pPr>
            <w:r>
              <w:rPr>
                <w:rFonts w:hint="eastAsia"/>
              </w:rPr>
              <w:t>ルールサービス</w:t>
            </w:r>
            <w:r w:rsidRPr="0088515C">
              <w:rPr>
                <w:rFonts w:hint="eastAsia"/>
              </w:rPr>
              <w:t>の</w:t>
            </w:r>
            <w:r w:rsidR="00BA5E07">
              <w:rPr>
                <w:rFonts w:hint="eastAsia"/>
              </w:rPr>
              <w:t>同時利用ユーザ</w:t>
            </w:r>
            <w:r w:rsidR="005B6671" w:rsidRPr="0088515C">
              <w:rPr>
                <w:rFonts w:hint="eastAsia"/>
              </w:rPr>
              <w:t>数を設定してください。</w:t>
            </w:r>
          </w:p>
          <w:p w14:paraId="12AE0B6D" w14:textId="77777777" w:rsidR="005B6671" w:rsidRPr="00E5446E" w:rsidRDefault="005B6671">
            <w:pPr>
              <w:pStyle w:val="16"/>
              <w:pPrChange w:id="5157" w:author="IRK" w:date="2020-04-27T17:26:00Z">
                <w:pPr/>
              </w:pPrChange>
            </w:pPr>
          </w:p>
          <w:p w14:paraId="39F908C0" w14:textId="06856BEA" w:rsidR="005B6671" w:rsidRPr="0088515C" w:rsidRDefault="005B6671">
            <w:pPr>
              <w:pStyle w:val="16"/>
              <w:rPr>
                <w:rFonts w:eastAsiaTheme="minorEastAsia"/>
              </w:rPr>
              <w:pPrChange w:id="5158" w:author="IRK" w:date="2020-04-27T17:26:00Z">
                <w:pPr/>
              </w:pPrChange>
            </w:pPr>
            <w:r w:rsidRPr="00E5446E">
              <w:t>[</w:t>
            </w:r>
            <w:r w:rsidRPr="00C4577D">
              <w:t>必須</w:t>
            </w:r>
            <w:r w:rsidRPr="00C4577D">
              <w:t xml:space="preserve">] </w:t>
            </w:r>
            <w:r w:rsidRPr="00B0384E">
              <w:t>最大</w:t>
            </w:r>
            <w:r w:rsidR="00BA5E07">
              <w:t>同時利用ユーザ</w:t>
            </w:r>
            <w:r w:rsidRPr="0088515C">
              <w:t>数</w:t>
            </w:r>
            <w:r w:rsidRPr="0088515C">
              <w:t xml:space="preserve"> &gt;&gt;</w:t>
            </w:r>
            <w:del w:id="5159" w:author="IRK" w:date="2020-03-09T22:23:00Z">
              <w:r w:rsidRPr="0088515C" w:rsidDel="00CB36CD">
                <w:delText xml:space="preserve"> </w:delText>
              </w:r>
            </w:del>
          </w:p>
          <w:p w14:paraId="21D1716A" w14:textId="11AAEBE6" w:rsidR="005B6671" w:rsidRPr="0049256C" w:rsidRDefault="005B6671">
            <w:pPr>
              <w:pStyle w:val="16"/>
              <w:pPrChange w:id="5160" w:author="IRK" w:date="2020-04-27T17:26:00Z">
                <w:pPr/>
              </w:pPrChange>
            </w:pPr>
            <w:r w:rsidRPr="0088515C">
              <w:t>[</w:t>
            </w:r>
            <w:r w:rsidRPr="00E5446E">
              <w:t>必須</w:t>
            </w:r>
            <w:r w:rsidRPr="00E5446E">
              <w:t xml:space="preserve">] </w:t>
            </w:r>
            <w:r w:rsidRPr="00C4577D">
              <w:t>平均</w:t>
            </w:r>
            <w:r w:rsidR="00BA5E07">
              <w:t>同時利用ユーザ</w:t>
            </w:r>
            <w:r w:rsidRPr="0088515C">
              <w:t>数</w:t>
            </w:r>
            <w:r w:rsidRPr="0088515C">
              <w:t xml:space="preserve"> &gt;&gt;</w:t>
            </w:r>
          </w:p>
        </w:tc>
      </w:tr>
    </w:tbl>
    <w:p w14:paraId="366B1D9B" w14:textId="77777777" w:rsidR="005B6671" w:rsidRPr="0049256C" w:rsidRDefault="005B6671" w:rsidP="00EC7890"/>
    <w:p w14:paraId="465B9CA0" w14:textId="7CE0D6E0" w:rsidR="005B6671" w:rsidRPr="0049256C" w:rsidRDefault="005B6671" w:rsidP="00EC7890">
      <w:pPr>
        <w:rPr>
          <w:spacing w:val="-4"/>
        </w:rPr>
      </w:pPr>
      <w:r w:rsidRPr="0049256C">
        <w:rPr>
          <w:spacing w:val="-4"/>
        </w:rPr>
        <w:t>この</w:t>
      </w:r>
      <w:del w:id="5161" w:author="IRK" w:date="2020-04-17T10:06:00Z">
        <w:r w:rsidRPr="0049256C" w:rsidDel="004F22CF">
          <w:rPr>
            <w:spacing w:val="-4"/>
          </w:rPr>
          <w:delText>使用者</w:delText>
        </w:r>
      </w:del>
      <w:ins w:id="5162" w:author="IRK" w:date="2020-04-17T10:06:00Z">
        <w:r w:rsidR="004F22CF">
          <w:rPr>
            <w:rFonts w:hint="eastAsia"/>
            <w:spacing w:val="-4"/>
          </w:rPr>
          <w:t>ユーザ</w:t>
        </w:r>
      </w:ins>
      <w:r w:rsidRPr="0049256C">
        <w:rPr>
          <w:spacing w:val="-4"/>
        </w:rPr>
        <w:t>数に基づいて、ルールサービスを呼び出すためのリソースが割り当てられる。このようなリソースにはデータベースコネクション</w:t>
      </w:r>
      <w:r w:rsidRPr="0049256C">
        <w:rPr>
          <w:spacing w:val="-4"/>
        </w:rPr>
        <w:t>(</w:t>
      </w:r>
      <w:r w:rsidRPr="0049256C">
        <w:rPr>
          <w:spacing w:val="-4"/>
        </w:rPr>
        <w:t>ローカルルールサービス</w:t>
      </w:r>
      <w:r w:rsidRPr="0049256C">
        <w:rPr>
          <w:spacing w:val="-4"/>
        </w:rPr>
        <w:t>)</w:t>
      </w:r>
      <w:r w:rsidRPr="0049256C">
        <w:rPr>
          <w:spacing w:val="-4"/>
        </w:rPr>
        <w:t>や、</w:t>
      </w:r>
      <w:r w:rsidRPr="0049256C">
        <w:rPr>
          <w:spacing w:val="-4"/>
        </w:rPr>
        <w:t>TCP/IP</w:t>
      </w:r>
      <w:r w:rsidRPr="0049256C">
        <w:rPr>
          <w:spacing w:val="-4"/>
        </w:rPr>
        <w:t>セッション</w:t>
      </w:r>
      <w:r w:rsidRPr="0049256C">
        <w:rPr>
          <w:spacing w:val="-4"/>
        </w:rPr>
        <w:t>(</w:t>
      </w:r>
      <w:r w:rsidRPr="0049256C">
        <w:rPr>
          <w:spacing w:val="-4"/>
        </w:rPr>
        <w:t>リモートルールサービス</w:t>
      </w:r>
      <w:r w:rsidRPr="0049256C">
        <w:rPr>
          <w:spacing w:val="-4"/>
        </w:rPr>
        <w:t>)</w:t>
      </w:r>
      <w:r w:rsidRPr="0049256C">
        <w:rPr>
          <w:spacing w:val="-4"/>
        </w:rPr>
        <w:t>などがある。</w:t>
      </w:r>
    </w:p>
    <w:p w14:paraId="43946D62" w14:textId="77777777" w:rsidR="005B6671" w:rsidRPr="0049256C" w:rsidRDefault="005B6671" w:rsidP="00EC7890"/>
    <w:p w14:paraId="3035187A" w14:textId="77777777" w:rsidR="005B6671" w:rsidRPr="0049256C" w:rsidRDefault="005B6671">
      <w:pPr>
        <w:pStyle w:val="32"/>
        <w:numPr>
          <w:ilvl w:val="2"/>
          <w:numId w:val="139"/>
        </w:numPr>
        <w:rPr>
          <w:lang w:eastAsia="ja-JP"/>
        </w:rPr>
        <w:pPrChange w:id="5163" w:author="IRK" w:date="2020-05-11T09:41:00Z">
          <w:pPr>
            <w:pStyle w:val="32"/>
            <w:numPr>
              <w:numId w:val="27"/>
            </w:numPr>
            <w:spacing w:before="12" w:after="100"/>
            <w:jc w:val="left"/>
          </w:pPr>
        </w:pPrChange>
      </w:pPr>
      <w:bookmarkStart w:id="5164" w:name="_Toc441755328"/>
      <w:bookmarkStart w:id="5165" w:name="_Toc40449560"/>
      <w:r w:rsidRPr="0049256C">
        <w:rPr>
          <w:lang w:eastAsia="ja-JP"/>
        </w:rPr>
        <w:t>ルールアプリケーション設定要約</w:t>
      </w:r>
      <w:r w:rsidRPr="0049256C">
        <w:rPr>
          <w:rFonts w:hint="eastAsia"/>
          <w:lang w:eastAsia="ja-JP"/>
        </w:rPr>
        <w:t>および</w:t>
      </w:r>
      <w:r w:rsidRPr="0049256C">
        <w:rPr>
          <w:lang w:eastAsia="ja-JP"/>
        </w:rPr>
        <w:t>保存</w:t>
      </w:r>
      <w:bookmarkEnd w:id="5164"/>
      <w:bookmarkEnd w:id="5165"/>
    </w:p>
    <w:p w14:paraId="7FF8CBEB" w14:textId="138CB52D" w:rsidR="005B6671" w:rsidRPr="0049256C" w:rsidRDefault="005B6671" w:rsidP="00EC7890">
      <w:pPr>
        <w:rPr>
          <w:rFonts w:eastAsiaTheme="minorEastAsia"/>
        </w:rPr>
      </w:pPr>
      <w:r w:rsidRPr="0049256C">
        <w:t>ルールアプリケーションの情報をすべて入力</w:t>
      </w:r>
      <w:r w:rsidRPr="0049256C">
        <w:rPr>
          <w:rFonts w:hint="eastAsia"/>
        </w:rPr>
        <w:t>後に</w:t>
      </w:r>
      <w:r w:rsidRPr="0049256C">
        <w:t>、次の</w:t>
      </w:r>
      <w:r w:rsidR="00502322" w:rsidRPr="0049256C">
        <w:t>表</w:t>
      </w:r>
      <w:del w:id="5166" w:author="IRK" w:date="2020-03-09T22:23:00Z">
        <w:r w:rsidR="00502322" w:rsidRPr="0049256C" w:rsidDel="00CB36CD">
          <w:delText>11</w:delText>
        </w:r>
        <w:r w:rsidR="00095BBD" w:rsidDel="00CB36CD">
          <w:delText>8</w:delText>
        </w:r>
      </w:del>
      <w:r w:rsidRPr="0049256C">
        <w:t>のような要約情報を確認して</w:t>
      </w:r>
      <w:del w:id="5167" w:author="IRK" w:date="2020-03-10T10:56:00Z">
        <w:r w:rsidRPr="0049256C" w:rsidDel="00805006">
          <w:delText>保存する。</w:delText>
        </w:r>
      </w:del>
      <w:ins w:id="5168" w:author="IRK" w:date="2020-03-10T10:56:00Z">
        <w:r w:rsidR="00805006">
          <w:rPr>
            <w:rFonts w:hint="eastAsia"/>
          </w:rPr>
          <w:t>設定を構成する。設定を構成しないと作業内容が削除される。</w:t>
        </w:r>
      </w:ins>
    </w:p>
    <w:p w14:paraId="5BD829AA" w14:textId="5B91FCEE" w:rsidR="004E5233" w:rsidDel="00B063A5" w:rsidRDefault="004E5233">
      <w:pPr>
        <w:autoSpaceDE/>
        <w:autoSpaceDN/>
        <w:jc w:val="left"/>
        <w:rPr>
          <w:del w:id="5169" w:author="IRK" w:date="2020-05-11T09:41:00Z"/>
          <w:rFonts w:eastAsiaTheme="minorEastAsia"/>
        </w:rPr>
      </w:pPr>
      <w:del w:id="5170" w:author="IRK" w:date="2020-05-11T09:41:00Z">
        <w:r w:rsidDel="00B063A5">
          <w:rPr>
            <w:rFonts w:eastAsiaTheme="minorEastAsia"/>
          </w:rPr>
          <w:br w:type="page"/>
        </w:r>
      </w:del>
    </w:p>
    <w:p w14:paraId="06B40124" w14:textId="33C65C85" w:rsidR="001A6A0C" w:rsidRDefault="001A6A0C">
      <w:pPr>
        <w:autoSpaceDE/>
        <w:autoSpaceDN/>
        <w:jc w:val="left"/>
        <w:rPr>
          <w:rFonts w:eastAsiaTheme="minorEastAsia"/>
        </w:rPr>
        <w:pPrChange w:id="5171" w:author="IRK" w:date="2020-05-11T09:41:00Z">
          <w:pPr>
            <w:jc w:val="left"/>
          </w:pPr>
        </w:pPrChange>
      </w:pPr>
      <w:del w:id="5172" w:author="IRK" w:date="2020-04-24T11:07:00Z">
        <w:r w:rsidDel="001C0DB5">
          <w:rPr>
            <w:rFonts w:eastAsiaTheme="minorEastAsia"/>
          </w:rPr>
          <w:br w:type="page"/>
        </w:r>
      </w:del>
    </w:p>
    <w:p w14:paraId="2296D6F0" w14:textId="5DD43470" w:rsidR="00502322" w:rsidRPr="001D0E73" w:rsidRDefault="00502322" w:rsidP="007D3017">
      <w:pPr>
        <w:pStyle w:val="afff6"/>
      </w:pPr>
      <w:bookmarkStart w:id="5173" w:name="_Toc34839590"/>
      <w:del w:id="5174" w:author="IRK" w:date="2020-03-09T22:23:00Z">
        <w:r w:rsidRPr="001D0E73" w:rsidDel="00CB36CD">
          <w:delText>[</w:delText>
        </w:r>
        <w:r w:rsidRPr="001D0E73" w:rsidDel="00CB36CD">
          <w:delText>表</w:delText>
        </w:r>
        <w:r w:rsidRPr="001D0E73" w:rsidDel="00CB36CD">
          <w:delText xml:space="preserve"> </w:delText>
        </w:r>
        <w:r w:rsidR="003561C7" w:rsidRPr="001D0E73" w:rsidDel="00CB36CD">
          <w:fldChar w:fldCharType="begin"/>
        </w:r>
        <w:r w:rsidR="003561C7" w:rsidRPr="001D0E73" w:rsidDel="00CB36CD">
          <w:delInstrText xml:space="preserve"> SEQ [</w:delInstrText>
        </w:r>
        <w:r w:rsidR="003561C7" w:rsidRPr="001D0E73" w:rsidDel="00CB36CD">
          <w:delInstrText>表</w:delInstrText>
        </w:r>
        <w:r w:rsidR="003561C7" w:rsidRPr="001D0E73" w:rsidDel="00CB36CD">
          <w:delInstrText xml:space="preserve"> \* ARABIC </w:delInstrText>
        </w:r>
        <w:r w:rsidR="003561C7" w:rsidRPr="001D0E73" w:rsidDel="00CB36CD">
          <w:fldChar w:fldCharType="separate"/>
        </w:r>
        <w:r w:rsidR="000132DF" w:rsidDel="00CB36CD">
          <w:rPr>
            <w:noProof/>
          </w:rPr>
          <w:delText>118</w:delText>
        </w:r>
        <w:r w:rsidR="003561C7" w:rsidRPr="001D0E73" w:rsidDel="00CB36CD">
          <w:rPr>
            <w:noProof/>
          </w:rPr>
          <w:fldChar w:fldCharType="end"/>
        </w:r>
        <w:r w:rsidRPr="001D0E73" w:rsidDel="00CB36CD">
          <w:rPr>
            <w:rFonts w:hint="eastAsia"/>
          </w:rPr>
          <w:delText>]</w:delText>
        </w:r>
      </w:del>
      <w:ins w:id="5175" w:author="IRK" w:date="2020-03-09T22:23: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124</w:t>
      </w:r>
      <w:ins w:id="5176" w:author="IRK" w:date="2020-03-09T22:23:00Z">
        <w:r w:rsidR="00CB36CD">
          <w:fldChar w:fldCharType="end"/>
        </w:r>
        <w:r w:rsidR="00CB36CD">
          <w:rPr>
            <w:rFonts w:hint="eastAsia"/>
          </w:rPr>
          <w:t>]</w:t>
        </w:r>
      </w:ins>
      <w:bookmarkEnd w:id="517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177" w:author="IRK" w:date="2020-04-16T14:26:00Z">
          <w:tblPr>
            <w:tblW w:w="0" w:type="auto"/>
            <w:tblInd w:w="108" w:type="dxa"/>
            <w:tblLook w:val="04A0" w:firstRow="1" w:lastRow="0" w:firstColumn="1" w:lastColumn="0" w:noHBand="0" w:noVBand="1"/>
          </w:tblPr>
        </w:tblPrChange>
      </w:tblPr>
      <w:tblGrid>
        <w:gridCol w:w="9356"/>
        <w:tblGridChange w:id="5178">
          <w:tblGrid>
            <w:gridCol w:w="9356"/>
          </w:tblGrid>
        </w:tblGridChange>
      </w:tblGrid>
      <w:tr w:rsidR="005B6671" w:rsidRPr="0049256C" w14:paraId="59A39630" w14:textId="77777777" w:rsidTr="004E5233">
        <w:trPr>
          <w:jc w:val="center"/>
        </w:trPr>
        <w:tc>
          <w:tcPr>
            <w:tcW w:w="9356" w:type="dxa"/>
            <w:tcPrChange w:id="5179" w:author="IRK" w:date="2020-04-16T14:26:00Z">
              <w:tcPr>
                <w:tcW w:w="9356" w:type="dxa"/>
              </w:tcPr>
            </w:tcPrChange>
          </w:tcPr>
          <w:p w14:paraId="064808E8" w14:textId="5D086A80" w:rsidR="005B6671" w:rsidRPr="001D0E73" w:rsidRDefault="005B6671">
            <w:pPr>
              <w:pStyle w:val="16"/>
              <w:pPrChange w:id="5180" w:author="IRK" w:date="2020-04-27T17:26:00Z">
                <w:pPr/>
              </w:pPrChange>
            </w:pPr>
            <w:r w:rsidRPr="001D0E73">
              <w:t>[</w:t>
            </w:r>
            <w:r w:rsidRPr="001D0E73">
              <w:rPr>
                <w:rFonts w:hint="eastAsia"/>
              </w:rPr>
              <w:t>ルールアプリケーション設定の要約</w:t>
            </w:r>
            <w:r w:rsidRPr="001D0E73">
              <w:t>]</w:t>
            </w:r>
          </w:p>
          <w:p w14:paraId="148A6DE2" w14:textId="1EF9FEC1" w:rsidR="005B6671" w:rsidRPr="001D0E73" w:rsidRDefault="005B6671">
            <w:pPr>
              <w:pStyle w:val="16"/>
              <w:pPrChange w:id="5181" w:author="IRK" w:date="2020-04-27T17:26:00Z">
                <w:pPr>
                  <w:spacing w:line="320" w:lineRule="exact"/>
                </w:pPr>
              </w:pPrChange>
            </w:pPr>
            <w:r w:rsidRPr="001D0E73">
              <w:t xml:space="preserve">* </w:t>
            </w:r>
            <w:r w:rsidRPr="001D0E73">
              <w:rPr>
                <w:rFonts w:ascii="ＭＳ Ｐゴシック" w:hAnsi="ＭＳ Ｐゴシック"/>
              </w:rPr>
              <w:t>設定の名称</w:t>
            </w:r>
            <w:r w:rsidRPr="001D0E73">
              <w:t xml:space="preserve">: </w:t>
            </w:r>
            <w:r w:rsidR="006A5135" w:rsidRPr="001D0E73">
              <w:t>DEVPART</w:t>
            </w:r>
          </w:p>
          <w:p w14:paraId="1DA63EC6" w14:textId="0C31BD74" w:rsidR="005B6671" w:rsidRPr="001D0E73" w:rsidRDefault="005B6671">
            <w:pPr>
              <w:pStyle w:val="16"/>
              <w:pPrChange w:id="5182" w:author="IRK" w:date="2020-04-27T17:26:00Z">
                <w:pPr>
                  <w:spacing w:line="320" w:lineRule="exact"/>
                </w:pPr>
              </w:pPrChange>
            </w:pPr>
            <w:r w:rsidRPr="001D0E73">
              <w:t xml:space="preserve">* </w:t>
            </w:r>
            <w:r w:rsidRPr="001D0E73">
              <w:rPr>
                <w:rFonts w:ascii="ＭＳ Ｐゴシック" w:hAnsi="ＭＳ Ｐゴシック"/>
              </w:rPr>
              <w:t>説明</w:t>
            </w:r>
            <w:r w:rsidRPr="001D0E73">
              <w:t xml:space="preserve">: </w:t>
            </w:r>
            <w:r w:rsidR="006A5135" w:rsidRPr="001D0E73">
              <w:t>dev</w:t>
            </w:r>
          </w:p>
          <w:p w14:paraId="0DC2EE96" w14:textId="77777777" w:rsidR="005B6671" w:rsidRPr="001D0E73" w:rsidRDefault="005B6671">
            <w:pPr>
              <w:pStyle w:val="16"/>
              <w:pPrChange w:id="5183" w:author="IRK" w:date="2020-04-27T17:26:00Z">
                <w:pPr>
                  <w:spacing w:line="320" w:lineRule="exact"/>
                </w:pPr>
              </w:pPrChange>
            </w:pPr>
            <w:r w:rsidRPr="001D0E73">
              <w:t>*</w:t>
            </w:r>
            <w:r w:rsidRPr="001D0E73">
              <w:rPr>
                <w:rFonts w:ascii="ＭＳ Ｐゴシック" w:hAnsi="ＭＳ Ｐゴシック"/>
              </w:rPr>
              <w:t xml:space="preserve"> ログ</w:t>
            </w:r>
          </w:p>
          <w:p w14:paraId="0A47B89D" w14:textId="6B3DBC5E" w:rsidR="005B6671" w:rsidRPr="001D0E73" w:rsidRDefault="005B6671">
            <w:pPr>
              <w:pStyle w:val="16"/>
              <w:pPrChange w:id="5184" w:author="IRK" w:date="2020-04-27T17:26:00Z">
                <w:pPr>
                  <w:spacing w:line="320" w:lineRule="exact"/>
                </w:pPr>
              </w:pPrChange>
            </w:pPr>
            <w:r w:rsidRPr="001D0E73">
              <w:t xml:space="preserve">    </w:t>
            </w:r>
            <w:r w:rsidRPr="001D0E73">
              <w:rPr>
                <w:rFonts w:ascii="ＭＳ Ｐゴシック" w:hAnsi="ＭＳ Ｐゴシック"/>
              </w:rPr>
              <w:t>レベル</w:t>
            </w:r>
            <w:r w:rsidRPr="001D0E73">
              <w:t xml:space="preserve">: </w:t>
            </w:r>
            <w:r w:rsidR="006A5135" w:rsidRPr="001D0E73">
              <w:t>TRACE</w:t>
            </w:r>
          </w:p>
          <w:p w14:paraId="7C821F22" w14:textId="3A7048F3" w:rsidR="005B6671" w:rsidRPr="001D0E73" w:rsidRDefault="005B6671">
            <w:pPr>
              <w:pStyle w:val="16"/>
              <w:pPrChange w:id="5185" w:author="IRK" w:date="2020-04-27T17:26:00Z">
                <w:pPr>
                  <w:spacing w:line="320" w:lineRule="exact"/>
                </w:pPr>
              </w:pPrChange>
            </w:pPr>
            <w:r w:rsidRPr="001D0E73">
              <w:t xml:space="preserve">   </w:t>
            </w:r>
            <w:r w:rsidRPr="001D0E73">
              <w:rPr>
                <w:rFonts w:ascii="ＭＳ Ｐゴシック" w:hAnsi="ＭＳ Ｐゴシック"/>
              </w:rPr>
              <w:t xml:space="preserve"> タグ</w:t>
            </w:r>
            <w:r w:rsidRPr="001D0E73">
              <w:t xml:space="preserve">: </w:t>
            </w:r>
            <w:r w:rsidR="006A5135" w:rsidRPr="001D0E73">
              <w:t>test/</w:t>
            </w:r>
          </w:p>
          <w:p w14:paraId="26F15779" w14:textId="11264333" w:rsidR="005B6671" w:rsidRPr="001D0E73" w:rsidRDefault="005B6671">
            <w:pPr>
              <w:pStyle w:val="16"/>
              <w:pPrChange w:id="5186" w:author="IRK" w:date="2020-04-27T17:26:00Z">
                <w:pPr/>
              </w:pPrChange>
            </w:pPr>
            <w:r w:rsidRPr="001D0E73">
              <w:t xml:space="preserve">* </w:t>
            </w:r>
            <w:r w:rsidR="00BA5E07" w:rsidRPr="001D0E73">
              <w:rPr>
                <w:rFonts w:hint="eastAsia"/>
              </w:rPr>
              <w:t>同時利用ユーザ</w:t>
            </w:r>
          </w:p>
          <w:p w14:paraId="13B57F6C" w14:textId="77777777" w:rsidR="005B6671" w:rsidRPr="001D0E73" w:rsidRDefault="005B6671">
            <w:pPr>
              <w:pStyle w:val="16"/>
              <w:pPrChange w:id="5187" w:author="IRK" w:date="2020-04-27T17:26:00Z">
                <w:pPr/>
              </w:pPrChange>
            </w:pPr>
            <w:r w:rsidRPr="001D0E73">
              <w:t xml:space="preserve">    </w:t>
            </w:r>
            <w:r w:rsidRPr="001D0E73">
              <w:rPr>
                <w:rFonts w:hint="eastAsia"/>
              </w:rPr>
              <w:t>最大</w:t>
            </w:r>
            <w:r w:rsidRPr="001D0E73">
              <w:t>: 10</w:t>
            </w:r>
          </w:p>
          <w:p w14:paraId="34E60A22" w14:textId="569D3615" w:rsidR="005B6671" w:rsidRPr="001D0E73" w:rsidRDefault="005B6671">
            <w:pPr>
              <w:pStyle w:val="16"/>
              <w:pPrChange w:id="5188" w:author="IRK" w:date="2020-04-27T17:26:00Z">
                <w:pPr/>
              </w:pPrChange>
            </w:pPr>
            <w:r w:rsidRPr="001D0E73">
              <w:t xml:space="preserve">    </w:t>
            </w:r>
            <w:r w:rsidRPr="001D0E73">
              <w:rPr>
                <w:rFonts w:hint="eastAsia"/>
              </w:rPr>
              <w:t>平均</w:t>
            </w:r>
            <w:r w:rsidRPr="001D0E73">
              <w:t>: 1</w:t>
            </w:r>
            <w:r w:rsidR="007011DF">
              <w:t>0</w:t>
            </w:r>
          </w:p>
          <w:p w14:paraId="781F8128" w14:textId="77777777" w:rsidR="005B6671" w:rsidRPr="001D0E73" w:rsidRDefault="005B6671">
            <w:pPr>
              <w:pStyle w:val="16"/>
              <w:pPrChange w:id="5189" w:author="IRK" w:date="2020-04-27T17:26:00Z">
                <w:pPr/>
              </w:pPrChange>
            </w:pPr>
            <w:r w:rsidRPr="001D0E73">
              <w:t xml:space="preserve">* </w:t>
            </w:r>
            <w:r w:rsidRPr="001D0E73">
              <w:rPr>
                <w:rFonts w:hint="eastAsia"/>
              </w:rPr>
              <w:t>ルールサービスのタイプ</w:t>
            </w:r>
            <w:r w:rsidRPr="001D0E73">
              <w:t xml:space="preserve">: </w:t>
            </w:r>
            <w:r w:rsidRPr="001D0E73">
              <w:rPr>
                <w:rFonts w:hint="eastAsia"/>
              </w:rPr>
              <w:t>ローカルルールサービス</w:t>
            </w:r>
          </w:p>
          <w:p w14:paraId="6BAACE52" w14:textId="00AB7436" w:rsidR="005B6671" w:rsidRPr="001D0E73" w:rsidRDefault="005B6671">
            <w:pPr>
              <w:pStyle w:val="16"/>
              <w:pPrChange w:id="5190" w:author="IRK" w:date="2020-04-27T17:26:00Z">
                <w:pPr/>
              </w:pPrChange>
            </w:pPr>
            <w:r w:rsidRPr="001D0E73">
              <w:t xml:space="preserve">    </w:t>
            </w:r>
            <w:r w:rsidRPr="001D0E73">
              <w:rPr>
                <w:rFonts w:hint="eastAsia"/>
              </w:rPr>
              <w:t>ルール</w:t>
            </w:r>
            <w:r w:rsidRPr="001D0E73">
              <w:t>DB</w:t>
            </w:r>
            <w:r w:rsidRPr="001D0E73">
              <w:rPr>
                <w:rFonts w:hint="eastAsia"/>
              </w:rPr>
              <w:t>接続方式</w:t>
            </w:r>
            <w:r w:rsidRPr="001D0E73">
              <w:t xml:space="preserve">: </w:t>
            </w:r>
            <w:r w:rsidRPr="001D0E73">
              <w:rPr>
                <w:rFonts w:hint="eastAsia"/>
              </w:rPr>
              <w:t>専用コネクションプール方式（</w:t>
            </w:r>
            <w:r w:rsidRPr="001D0E73">
              <w:t>RULE</w:t>
            </w:r>
            <w:r w:rsidR="006A5135" w:rsidRPr="001D0E73">
              <w:t>SDB_DEV</w:t>
            </w:r>
            <w:r w:rsidRPr="001D0E73">
              <w:rPr>
                <w:rFonts w:hint="eastAsia"/>
              </w:rPr>
              <w:t>）</w:t>
            </w:r>
          </w:p>
          <w:p w14:paraId="12BA041F" w14:textId="77777777" w:rsidR="005B6671" w:rsidRPr="001D0E73" w:rsidRDefault="005B6671">
            <w:pPr>
              <w:pStyle w:val="16"/>
              <w:pPrChange w:id="5191" w:author="IRK" w:date="2020-04-27T17:26:00Z">
                <w:pPr/>
              </w:pPrChange>
            </w:pPr>
            <w:r w:rsidRPr="001D0E73">
              <w:t xml:space="preserve">    </w:t>
            </w:r>
            <w:r w:rsidRPr="001D0E73">
              <w:rPr>
                <w:rFonts w:hint="eastAsia"/>
              </w:rPr>
              <w:t>業務データベースリスト</w:t>
            </w:r>
          </w:p>
          <w:p w14:paraId="053CD522" w14:textId="4C95FE9A" w:rsidR="005B6671" w:rsidRPr="001D0E73" w:rsidRDefault="005B6671">
            <w:pPr>
              <w:pStyle w:val="16"/>
              <w:pPrChange w:id="5192" w:author="IRK" w:date="2020-04-27T17:26:00Z">
                <w:pPr>
                  <w:spacing w:line="320" w:lineRule="exact"/>
                </w:pPr>
              </w:pPrChange>
            </w:pPr>
            <w:r w:rsidRPr="001D0E73">
              <w:t xml:space="preserve">        </w:t>
            </w:r>
            <w:r w:rsidR="00A4061C" w:rsidRPr="001D0E73">
              <w:rPr>
                <w:rFonts w:hint="eastAsia"/>
              </w:rPr>
              <w:t>メタ</w:t>
            </w:r>
            <w:r w:rsidRPr="001D0E73">
              <w:t xml:space="preserve">DB: </w:t>
            </w:r>
            <w:r w:rsidRPr="001D0E73">
              <w:rPr>
                <w:rFonts w:ascii="ＭＳ Ｐゴシック" w:hAnsi="ＭＳ Ｐゴシック"/>
              </w:rPr>
              <w:t>専用コネクションプール（基本接続情報）</w:t>
            </w:r>
          </w:p>
          <w:p w14:paraId="09C931DA" w14:textId="3155429F" w:rsidR="005B6671" w:rsidRDefault="005B6671">
            <w:pPr>
              <w:pStyle w:val="16"/>
              <w:rPr>
                <w:ins w:id="5193" w:author="IRK" w:date="2020-03-10T10:57:00Z"/>
                <w:rFonts w:ascii="ＭＳ Ｐゴシック" w:hAnsi="ＭＳ Ｐゴシック"/>
              </w:rPr>
              <w:pPrChange w:id="5194" w:author="IRK" w:date="2020-04-27T17:26:00Z">
                <w:pPr>
                  <w:spacing w:line="320" w:lineRule="exact"/>
                </w:pPr>
              </w:pPrChange>
            </w:pPr>
            <w:r w:rsidRPr="001D0E73">
              <w:t xml:space="preserve">        </w:t>
            </w:r>
            <w:r w:rsidR="006A5135" w:rsidRPr="001D0E73">
              <w:rPr>
                <w:rFonts w:ascii="ＭＳ Ｐゴシック" w:hAnsi="ＭＳ Ｐゴシック" w:hint="eastAsia"/>
              </w:rPr>
              <w:t>業務</w:t>
            </w:r>
            <w:r w:rsidR="006A5135" w:rsidRPr="001D0E73">
              <w:t>DB</w:t>
            </w:r>
            <w:r w:rsidRPr="001D0E73">
              <w:t xml:space="preserve">: </w:t>
            </w:r>
            <w:r w:rsidRPr="001D0E73">
              <w:rPr>
                <w:rFonts w:ascii="ＭＳ Ｐゴシック" w:hAnsi="ＭＳ Ｐゴシック"/>
              </w:rPr>
              <w:t>専用コネクションプール（基本接続情報）</w:t>
            </w:r>
          </w:p>
          <w:p w14:paraId="4C04433D" w14:textId="77777777" w:rsidR="008C2CD0" w:rsidRDefault="008C2CD0">
            <w:pPr>
              <w:pStyle w:val="16"/>
              <w:rPr>
                <w:ins w:id="5195" w:author="IRK" w:date="2020-03-10T10:57:00Z"/>
              </w:rPr>
              <w:pPrChange w:id="5196" w:author="IRK" w:date="2020-04-27T17:26:00Z">
                <w:pPr>
                  <w:spacing w:line="320" w:lineRule="exact"/>
                </w:pPr>
              </w:pPrChange>
            </w:pPr>
            <w:ins w:id="5197" w:author="IRK" w:date="2020-03-10T10:57:00Z">
              <w:r>
                <w:rPr>
                  <w:rFonts w:hint="eastAsia"/>
                </w:rPr>
                <w:t>*</w:t>
              </w:r>
              <w:r>
                <w:rPr>
                  <w:rFonts w:hint="eastAsia"/>
                </w:rPr>
                <w:t>モニターサーバ接続情報</w:t>
              </w:r>
              <w:r>
                <w:rPr>
                  <w:rFonts w:hint="eastAsia"/>
                </w:rPr>
                <w:t>: Use default information</w:t>
              </w:r>
            </w:ins>
          </w:p>
          <w:p w14:paraId="503F240D" w14:textId="5A946AE0" w:rsidR="008C2CD0" w:rsidRPr="001D0E73" w:rsidRDefault="008C2CD0">
            <w:pPr>
              <w:pStyle w:val="16"/>
              <w:pPrChange w:id="5198" w:author="IRK" w:date="2020-04-27T17:26:00Z">
                <w:pPr>
                  <w:spacing w:line="320" w:lineRule="exact"/>
                </w:pPr>
              </w:pPrChange>
            </w:pPr>
            <w:ins w:id="5199" w:author="IRK" w:date="2020-03-10T10:57:00Z">
              <w:r>
                <w:rPr>
                  <w:rFonts w:hint="eastAsia"/>
                </w:rPr>
                <w:t>*</w:t>
              </w:r>
              <w:r>
                <w:rPr>
                  <w:rFonts w:hint="eastAsia"/>
                </w:rPr>
                <w:t>ルール呼出ログ情報</w:t>
              </w:r>
              <w:r>
                <w:rPr>
                  <w:rFonts w:hint="eastAsia"/>
                </w:rPr>
                <w:t>: Disabled</w:t>
              </w:r>
            </w:ins>
          </w:p>
          <w:p w14:paraId="71D5B953" w14:textId="77777777" w:rsidR="005B6671" w:rsidRPr="001D0E73" w:rsidRDefault="005B6671">
            <w:pPr>
              <w:pStyle w:val="16"/>
              <w:pPrChange w:id="5200" w:author="IRK" w:date="2020-04-27T17:26:00Z">
                <w:pPr/>
              </w:pPrChange>
            </w:pPr>
            <w:r w:rsidRPr="001D0E73">
              <w:t>********************************************************************************</w:t>
            </w:r>
          </w:p>
          <w:p w14:paraId="2F339193" w14:textId="77777777" w:rsidR="005B6671" w:rsidRPr="001D0E73" w:rsidRDefault="005B6671">
            <w:pPr>
              <w:pStyle w:val="16"/>
              <w:pPrChange w:id="5201" w:author="IRK" w:date="2020-04-27T17:26:00Z">
                <w:pPr/>
              </w:pPrChange>
            </w:pPr>
          </w:p>
          <w:p w14:paraId="686487F2" w14:textId="77777777" w:rsidR="005B6671" w:rsidRPr="001D0E73" w:rsidRDefault="005B6671">
            <w:pPr>
              <w:pStyle w:val="16"/>
              <w:pPrChange w:id="5202" w:author="IRK" w:date="2020-04-27T17:26:00Z">
                <w:pPr/>
              </w:pPrChange>
            </w:pPr>
            <w:r w:rsidRPr="001D0E73">
              <w:rPr>
                <w:rFonts w:hint="eastAsia"/>
              </w:rPr>
              <w:t>この設定でルールアプリケーションを構成します。よろしいですか？</w:t>
            </w:r>
          </w:p>
          <w:p w14:paraId="73C03D0E" w14:textId="77777777" w:rsidR="005B6671" w:rsidRPr="001D0E73" w:rsidRDefault="005B6671">
            <w:pPr>
              <w:pStyle w:val="16"/>
              <w:pPrChange w:id="5203" w:author="IRK" w:date="2020-04-27T17:26:00Z">
                <w:pPr>
                  <w:spacing w:line="320" w:lineRule="exact"/>
                </w:pPr>
              </w:pPrChange>
            </w:pPr>
            <w:r w:rsidRPr="001D0E73">
              <w:t xml:space="preserve">    1. Yes</w:t>
            </w:r>
          </w:p>
          <w:p w14:paraId="30F342BD" w14:textId="77777777" w:rsidR="005B6671" w:rsidRPr="001D0E73" w:rsidRDefault="005B6671">
            <w:pPr>
              <w:pStyle w:val="16"/>
              <w:pPrChange w:id="5204" w:author="IRK" w:date="2020-04-27T17:26:00Z">
                <w:pPr>
                  <w:spacing w:line="160" w:lineRule="exact"/>
                </w:pPr>
              </w:pPrChange>
            </w:pPr>
            <w:r w:rsidRPr="001D0E73">
              <w:t>(*) 2. No</w:t>
            </w:r>
            <w:del w:id="5205" w:author="IRK" w:date="2020-03-09T22:24:00Z">
              <w:r w:rsidRPr="001D0E73" w:rsidDel="00CB36CD">
                <w:delText xml:space="preserve"> </w:delText>
              </w:r>
            </w:del>
          </w:p>
          <w:p w14:paraId="43E6D095" w14:textId="77777777" w:rsidR="006A5135" w:rsidRPr="001D0E73" w:rsidRDefault="006A5135">
            <w:pPr>
              <w:pStyle w:val="16"/>
              <w:pPrChange w:id="5206" w:author="IRK" w:date="2020-04-27T17:26:00Z">
                <w:pPr>
                  <w:keepNext/>
                </w:pPr>
              </w:pPrChange>
            </w:pPr>
          </w:p>
          <w:p w14:paraId="08DCAC24" w14:textId="77777777" w:rsidR="006A5135" w:rsidRPr="001D0E73" w:rsidRDefault="006A5135">
            <w:pPr>
              <w:pStyle w:val="16"/>
              <w:pPrChange w:id="5207" w:author="IRK" w:date="2020-04-27T17:26:00Z">
                <w:pPr>
                  <w:keepNext/>
                </w:pPr>
              </w:pPrChange>
            </w:pPr>
          </w:p>
          <w:p w14:paraId="7F5421DA" w14:textId="77777777" w:rsidR="005B6671" w:rsidRPr="0049256C" w:rsidRDefault="005B6671">
            <w:pPr>
              <w:pStyle w:val="16"/>
              <w:pPrChange w:id="5208" w:author="IRK" w:date="2020-04-27T17:26:00Z">
                <w:pPr/>
              </w:pPrChange>
            </w:pPr>
            <w:r w:rsidRPr="001D0E73">
              <w:rPr>
                <w:rFonts w:hint="eastAsia"/>
              </w:rPr>
              <w:t>選択してください。</w:t>
            </w:r>
            <w:r w:rsidRPr="001D0E73">
              <w:t>&gt;&gt;</w:t>
            </w:r>
          </w:p>
        </w:tc>
      </w:tr>
    </w:tbl>
    <w:p w14:paraId="7FEA8F86" w14:textId="03ECB8BF" w:rsidR="005B6671" w:rsidRPr="0049256C" w:rsidRDefault="005B6671" w:rsidP="00EC7890">
      <w:pPr>
        <w:jc w:val="left"/>
      </w:pPr>
    </w:p>
    <w:p w14:paraId="64911478" w14:textId="279B60A3" w:rsidR="005B6671" w:rsidRPr="0049256C" w:rsidRDefault="005B6671">
      <w:pPr>
        <w:pStyle w:val="22"/>
        <w:numPr>
          <w:ilvl w:val="1"/>
          <w:numId w:val="139"/>
        </w:numPr>
        <w:rPr>
          <w:lang w:eastAsia="ja-JP"/>
        </w:rPr>
        <w:pPrChange w:id="5209" w:author="IRK" w:date="2020-05-11T09:42:00Z">
          <w:pPr>
            <w:pStyle w:val="22"/>
            <w:numPr>
              <w:numId w:val="27"/>
            </w:numPr>
            <w:jc w:val="left"/>
          </w:pPr>
        </w:pPrChange>
      </w:pPr>
      <w:bookmarkStart w:id="5210" w:name="_Toc429066574"/>
      <w:bookmarkStart w:id="5211" w:name="_Toc441755329"/>
      <w:bookmarkStart w:id="5212" w:name="_Toc40449561"/>
      <w:r w:rsidRPr="0049256C">
        <w:rPr>
          <w:rFonts w:hint="eastAsia"/>
          <w:lang w:eastAsia="ja-JP"/>
        </w:rPr>
        <w:t>アドオンウィザード</w:t>
      </w:r>
      <w:bookmarkEnd w:id="5210"/>
      <w:bookmarkEnd w:id="5211"/>
      <w:bookmarkEnd w:id="5212"/>
    </w:p>
    <w:p w14:paraId="2CCB2520" w14:textId="77777777" w:rsidR="005B6671" w:rsidRPr="0049256C" w:rsidRDefault="005B6671" w:rsidP="00EC7890">
      <w:r w:rsidRPr="0049256C">
        <w:rPr>
          <w:rFonts w:hint="eastAsia"/>
        </w:rPr>
        <w:t>InnoRules</w:t>
      </w:r>
      <w:r w:rsidRPr="0049256C">
        <w:rPr>
          <w:rFonts w:hint="eastAsia"/>
        </w:rPr>
        <w:t>は固有の機能以外に、ユーザが追加可能な複数のインタフェースを提供する。これはアドオンで、次のような機能がある。</w:t>
      </w:r>
    </w:p>
    <w:p w14:paraId="085BF4D3" w14:textId="77777777" w:rsidR="005B6671" w:rsidRPr="0049256C" w:rsidRDefault="005B6671" w:rsidP="004E5233">
      <w:pPr>
        <w:pStyle w:val="10"/>
      </w:pPr>
      <w:r w:rsidRPr="0049256C">
        <w:rPr>
          <w:rFonts w:hint="eastAsia"/>
        </w:rPr>
        <w:t>ユーザ定義関数</w:t>
      </w:r>
    </w:p>
    <w:p w14:paraId="4ACBFEF8" w14:textId="77777777" w:rsidR="005B6671" w:rsidRPr="0049256C" w:rsidRDefault="005B6671" w:rsidP="004E5233">
      <w:pPr>
        <w:pStyle w:val="10"/>
      </w:pPr>
      <w:r w:rsidRPr="0049256C">
        <w:rPr>
          <w:rFonts w:hint="eastAsia"/>
        </w:rPr>
        <w:t>コールバックサービス</w:t>
      </w:r>
    </w:p>
    <w:p w14:paraId="0F015267" w14:textId="3CDBAD84" w:rsidR="005B6671" w:rsidRPr="0049256C" w:rsidRDefault="005B6671" w:rsidP="00EC7890">
      <w:r w:rsidRPr="0049256C">
        <w:rPr>
          <w:rFonts w:hint="eastAsia"/>
        </w:rPr>
        <w:t>ユーザ定義関数とコールバックサ</w:t>
      </w:r>
      <w:r w:rsidR="00CB1574">
        <w:rPr>
          <w:rFonts w:hint="eastAsia"/>
        </w:rPr>
        <w:t>ービスに対する詳細</w:t>
      </w:r>
      <w:r w:rsidRPr="0049256C">
        <w:rPr>
          <w:rFonts w:hint="eastAsia"/>
        </w:rPr>
        <w:t>は</w:t>
      </w:r>
      <w:ins w:id="5213" w:author="IRK" w:date="2020-03-09T22:24:00Z">
        <w:r w:rsidR="00CB36CD">
          <w:rPr>
            <w:rFonts w:hint="eastAsia"/>
          </w:rPr>
          <w:t>「</w:t>
        </w:r>
      </w:ins>
      <w:r w:rsidRPr="0049256C">
        <w:rPr>
          <w:rFonts w:hint="eastAsia"/>
        </w:rPr>
        <w:t xml:space="preserve">InnoRules Application Programming </w:t>
      </w:r>
      <w:r w:rsidR="004F0025">
        <w:rPr>
          <w:rFonts w:hint="eastAsia"/>
        </w:rPr>
        <w:t xml:space="preserve">Interface </w:t>
      </w:r>
      <w:r w:rsidRPr="0049256C">
        <w:rPr>
          <w:rFonts w:hint="eastAsia"/>
        </w:rPr>
        <w:t>Guide</w:t>
      </w:r>
      <w:ins w:id="5214" w:author="IRK" w:date="2020-03-09T22:24:00Z">
        <w:r w:rsidR="00CB36CD">
          <w:rPr>
            <w:rFonts w:hint="eastAsia"/>
          </w:rPr>
          <w:t>」</w:t>
        </w:r>
      </w:ins>
      <w:r w:rsidRPr="0049256C">
        <w:rPr>
          <w:rFonts w:hint="eastAsia"/>
        </w:rPr>
        <w:t>と</w:t>
      </w:r>
      <w:ins w:id="5215" w:author="IRK" w:date="2020-03-09T22:24:00Z">
        <w:r w:rsidR="00CB36CD">
          <w:rPr>
            <w:rFonts w:hint="eastAsia"/>
          </w:rPr>
          <w:t>「</w:t>
        </w:r>
      </w:ins>
      <w:del w:id="5216" w:author="IRK" w:date="2020-03-09T22:24:00Z">
        <w:r w:rsidRPr="0049256C" w:rsidDel="00CB36CD">
          <w:rPr>
            <w:rFonts w:hint="eastAsia"/>
          </w:rPr>
          <w:delText xml:space="preserve"> </w:delText>
        </w:r>
      </w:del>
      <w:r w:rsidRPr="0049256C">
        <w:t>InnoRules User's Guide of Rule Builder</w:t>
      </w:r>
      <w:ins w:id="5217" w:author="IRK" w:date="2020-03-09T22:24:00Z">
        <w:r w:rsidR="00CB36CD">
          <w:rPr>
            <w:rFonts w:hint="eastAsia"/>
          </w:rPr>
          <w:t>」</w:t>
        </w:r>
      </w:ins>
      <w:r w:rsidRPr="0049256C">
        <w:rPr>
          <w:rFonts w:hint="eastAsia"/>
        </w:rPr>
        <w:t>を参照のこと。</w:t>
      </w:r>
    </w:p>
    <w:p w14:paraId="40C2F8E2" w14:textId="0EC34650" w:rsidR="005B6671" w:rsidRPr="0049256C" w:rsidRDefault="005B6671" w:rsidP="00EC7890">
      <w:pPr>
        <w:tabs>
          <w:tab w:val="left" w:pos="3375"/>
        </w:tabs>
      </w:pPr>
    </w:p>
    <w:p w14:paraId="12D2CA2D" w14:textId="77777777" w:rsidR="005B6671" w:rsidRPr="0049256C" w:rsidRDefault="005B6671" w:rsidP="00EC7890">
      <w:r w:rsidRPr="0049256C">
        <w:rPr>
          <w:rFonts w:hint="eastAsia"/>
        </w:rPr>
        <w:t>アドオンウィザードは上記のアドオンをルールシステムに容易に登録できるようにする。アドオンウィザードは次のコマンドで実行する。</w:t>
      </w:r>
    </w:p>
    <w:p w14:paraId="3BA2CC2E" w14:textId="77777777" w:rsidR="005B6671" w:rsidRPr="0049256C" w:rsidRDefault="005B6671" w:rsidP="00EC7890"/>
    <w:p w14:paraId="4B760F61" w14:textId="642F4ED3" w:rsidR="007413DB" w:rsidRPr="0049256C" w:rsidRDefault="007413DB" w:rsidP="007D3017">
      <w:pPr>
        <w:pStyle w:val="afff6"/>
      </w:pPr>
      <w:bookmarkStart w:id="5218" w:name="_Toc34839591"/>
      <w:del w:id="5219" w:author="IRK" w:date="2020-03-09T22:24: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119</w:delText>
        </w:r>
        <w:r w:rsidR="003561C7" w:rsidRPr="0049256C" w:rsidDel="00CB36CD">
          <w:rPr>
            <w:noProof/>
          </w:rPr>
          <w:fldChar w:fldCharType="end"/>
        </w:r>
        <w:r w:rsidRPr="0049256C" w:rsidDel="00CB36CD">
          <w:rPr>
            <w:rFonts w:hint="eastAsia"/>
          </w:rPr>
          <w:delText>]</w:delText>
        </w:r>
      </w:del>
      <w:ins w:id="5220" w:author="IRK" w:date="2020-03-09T22:24: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125</w:t>
      </w:r>
      <w:ins w:id="5221" w:author="IRK" w:date="2020-03-09T22:24:00Z">
        <w:r w:rsidR="00CB36CD">
          <w:fldChar w:fldCharType="end"/>
        </w:r>
        <w:r w:rsidR="00CB36CD">
          <w:rPr>
            <w:rFonts w:hint="eastAsia"/>
          </w:rPr>
          <w:t>]</w:t>
        </w:r>
      </w:ins>
      <w:bookmarkEnd w:id="5218"/>
    </w:p>
    <w:tbl>
      <w:tblPr>
        <w:tblW w:w="0" w:type="auto"/>
        <w:jc w:val="center"/>
        <w:tblLook w:val="04A0" w:firstRow="1" w:lastRow="0" w:firstColumn="1" w:lastColumn="0" w:noHBand="0" w:noVBand="1"/>
        <w:tblPrChange w:id="5222" w:author="IRK" w:date="2020-04-16T14:26:00Z">
          <w:tblPr>
            <w:tblW w:w="0" w:type="auto"/>
            <w:tblLook w:val="04A0" w:firstRow="1" w:lastRow="0" w:firstColumn="1" w:lastColumn="0" w:noHBand="0" w:noVBand="1"/>
          </w:tblPr>
        </w:tblPrChange>
      </w:tblPr>
      <w:tblGrid>
        <w:gridCol w:w="9515"/>
        <w:tblGridChange w:id="5223">
          <w:tblGrid>
            <w:gridCol w:w="9515"/>
          </w:tblGrid>
        </w:tblGridChange>
      </w:tblGrid>
      <w:tr w:rsidR="005B6671" w:rsidRPr="0049256C" w14:paraId="489AC4C7" w14:textId="77777777" w:rsidTr="00E17ECB">
        <w:trPr>
          <w:jc w:val="center"/>
        </w:trPr>
        <w:tc>
          <w:tcPr>
            <w:tcW w:w="9515" w:type="dxa"/>
            <w:tcBorders>
              <w:top w:val="single" w:sz="4" w:space="0" w:color="auto"/>
              <w:left w:val="single" w:sz="4" w:space="0" w:color="auto"/>
              <w:bottom w:val="single" w:sz="4" w:space="0" w:color="auto"/>
              <w:right w:val="single" w:sz="4" w:space="0" w:color="auto"/>
            </w:tcBorders>
            <w:hideMark/>
            <w:tcPrChange w:id="5224" w:author="IRK" w:date="2020-04-16T14:26:00Z">
              <w:tcPr>
                <w:tcW w:w="9515" w:type="dxa"/>
                <w:tcBorders>
                  <w:top w:val="single" w:sz="4" w:space="0" w:color="auto"/>
                  <w:left w:val="single" w:sz="4" w:space="0" w:color="auto"/>
                  <w:bottom w:val="single" w:sz="4" w:space="0" w:color="auto"/>
                  <w:right w:val="single" w:sz="4" w:space="0" w:color="auto"/>
                </w:tcBorders>
                <w:hideMark/>
              </w:tcPr>
            </w:tcPrChange>
          </w:tcPr>
          <w:p w14:paraId="6F7FE483" w14:textId="0576A9AA" w:rsidR="005B6671" w:rsidRPr="0049256C" w:rsidRDefault="005B6671">
            <w:pPr>
              <w:pStyle w:val="16"/>
              <w:pPrChange w:id="5225" w:author="IRK" w:date="2020-04-27T17:26:00Z">
                <w:pPr/>
              </w:pPrChange>
            </w:pPr>
            <w:r w:rsidRPr="0049256C">
              <w:rPr>
                <w:rFonts w:hint="eastAsia"/>
              </w:rPr>
              <w:t>UNIX</w:t>
            </w:r>
            <w:r w:rsidRPr="0049256C">
              <w:rPr>
                <w:rFonts w:ascii="ＭＳ Ｐゴシック" w:hAnsi="ＭＳ Ｐゴシック" w:hint="eastAsia"/>
              </w:rPr>
              <w:t>系列では</w:t>
            </w:r>
            <w:r w:rsidR="005D472E">
              <w:rPr>
                <w:rFonts w:ascii="ＭＳ Ｐゴシック" w:hAnsi="ＭＳ Ｐゴシック" w:hint="eastAsia"/>
              </w:rPr>
              <w:t xml:space="preserve"> </w:t>
            </w:r>
            <w:r w:rsidRPr="0049256C">
              <w:rPr>
                <w:rFonts w:hint="eastAsia"/>
              </w:rPr>
              <w:t>:</w:t>
            </w:r>
          </w:p>
          <w:p w14:paraId="186E73B2" w14:textId="77777777" w:rsidR="005B6671" w:rsidRPr="0049256C" w:rsidRDefault="005B6671">
            <w:pPr>
              <w:pStyle w:val="16"/>
              <w:pPrChange w:id="5226" w:author="IRK" w:date="2020-04-27T17:26:00Z">
                <w:pPr/>
              </w:pPrChange>
            </w:pPr>
            <w:r w:rsidRPr="0049256C">
              <w:t>./</w:t>
            </w:r>
            <w:r w:rsidRPr="0049256C">
              <w:rPr>
                <w:rFonts w:hint="eastAsia"/>
              </w:rPr>
              <w:t>addon</w:t>
            </w:r>
            <w:r w:rsidRPr="0049256C">
              <w:t>-wiz.sh</w:t>
            </w:r>
          </w:p>
          <w:p w14:paraId="6059421D" w14:textId="3457850C" w:rsidR="005B6671" w:rsidRPr="0049256C" w:rsidRDefault="005B6671">
            <w:pPr>
              <w:pStyle w:val="16"/>
              <w:pPrChange w:id="5227" w:author="IRK" w:date="2020-04-27T17:26:00Z">
                <w:pPr/>
              </w:pPrChange>
            </w:pPr>
            <w:r w:rsidRPr="0049256C">
              <w:rPr>
                <w:rFonts w:hint="eastAsia"/>
              </w:rPr>
              <w:t>Windows</w:t>
            </w:r>
            <w:r w:rsidRPr="0049256C">
              <w:rPr>
                <w:rFonts w:ascii="ＭＳ Ｐゴシック" w:hAnsi="ＭＳ Ｐゴシック" w:hint="eastAsia"/>
              </w:rPr>
              <w:t>では</w:t>
            </w:r>
            <w:r w:rsidR="005D472E">
              <w:rPr>
                <w:rFonts w:ascii="ＭＳ Ｐゴシック" w:hAnsi="ＭＳ Ｐゴシック" w:hint="eastAsia"/>
              </w:rPr>
              <w:t xml:space="preserve"> </w:t>
            </w:r>
            <w:r w:rsidRPr="0049256C">
              <w:rPr>
                <w:rFonts w:hint="eastAsia"/>
              </w:rPr>
              <w:t>:</w:t>
            </w:r>
          </w:p>
          <w:p w14:paraId="5B4A3331" w14:textId="3E5E7772" w:rsidR="005B6671" w:rsidRPr="0049256C" w:rsidRDefault="005B6671">
            <w:pPr>
              <w:pStyle w:val="16"/>
              <w:pPrChange w:id="5228" w:author="IRK" w:date="2020-04-27T17:26:00Z">
                <w:pPr>
                  <w:keepNext/>
                </w:pPr>
              </w:pPrChange>
            </w:pPr>
            <w:r w:rsidRPr="0049256C">
              <w:rPr>
                <w:rFonts w:hint="eastAsia"/>
              </w:rPr>
              <w:t>addon-wiz.bat</w:t>
            </w:r>
          </w:p>
        </w:tc>
      </w:tr>
    </w:tbl>
    <w:p w14:paraId="508B9BED" w14:textId="77777777" w:rsidR="005B6671" w:rsidRPr="0049256C" w:rsidRDefault="005B6671" w:rsidP="00EC7890"/>
    <w:p w14:paraId="16E9B7BB" w14:textId="7C142453" w:rsidR="005B6671" w:rsidRPr="0049256C" w:rsidRDefault="005B6671" w:rsidP="00EC7890">
      <w:r w:rsidRPr="0049256C">
        <w:rPr>
          <w:rFonts w:hint="eastAsia"/>
        </w:rPr>
        <w:t>アドオンを設定するためには、アドオンウィザード実行の前に、ユーザが作成した</w:t>
      </w:r>
      <w:r w:rsidRPr="0049256C">
        <w:rPr>
          <w:rFonts w:hint="eastAsia"/>
        </w:rPr>
        <w:t>jar</w:t>
      </w:r>
      <w:r w:rsidRPr="0049256C">
        <w:rPr>
          <w:rFonts w:hint="eastAsia"/>
        </w:rPr>
        <w:t>ファイル形式のアドオンライブラリをインストールディレクトリの</w:t>
      </w:r>
      <w:commentRangeStart w:id="5229"/>
      <w:r w:rsidRPr="0049256C">
        <w:rPr>
          <w:rFonts w:hint="eastAsia"/>
        </w:rPr>
        <w:t>lib/addon</w:t>
      </w:r>
      <w:commentRangeEnd w:id="5229"/>
      <w:r w:rsidR="00270F30">
        <w:rPr>
          <w:rFonts w:ascii="Noto Sans Japanese Regular" w:eastAsia="Noto Sans Japanese Regular" w:cs="Times New Roman"/>
        </w:rPr>
        <w:commentReference w:id="5229"/>
      </w:r>
      <w:r w:rsidR="00270F30">
        <w:t>s</w:t>
      </w:r>
      <w:r w:rsidRPr="0049256C">
        <w:rPr>
          <w:rFonts w:hint="eastAsia"/>
        </w:rPr>
        <w:t>にコピーする。アドオンウィザードはこのディレクトリのライブラリを読み込んで</w:t>
      </w:r>
      <w:r w:rsidR="00B26281">
        <w:rPr>
          <w:rFonts w:hint="eastAsia"/>
        </w:rPr>
        <w:t>使用可能</w:t>
      </w:r>
      <w:r w:rsidRPr="0049256C">
        <w:rPr>
          <w:rFonts w:hint="eastAsia"/>
        </w:rPr>
        <w:t>なアドオンリストを抽出する。</w:t>
      </w:r>
    </w:p>
    <w:p w14:paraId="1F3A323D" w14:textId="77777777" w:rsidR="005B6671" w:rsidRPr="0088515C" w:rsidRDefault="005B6671" w:rsidP="00EC7890"/>
    <w:p w14:paraId="16A61592" w14:textId="4D2509CB" w:rsidR="005B6671" w:rsidRPr="009A2CC8" w:rsidRDefault="00CB1574">
      <w:pPr>
        <w:pStyle w:val="32"/>
        <w:numPr>
          <w:ilvl w:val="2"/>
          <w:numId w:val="139"/>
        </w:numPr>
        <w:pPrChange w:id="5230" w:author="IRK" w:date="2020-05-11T09:42:00Z">
          <w:pPr>
            <w:pStyle w:val="32"/>
            <w:numPr>
              <w:numId w:val="27"/>
            </w:numPr>
            <w:spacing w:before="12" w:after="12"/>
            <w:jc w:val="left"/>
          </w:pPr>
        </w:pPrChange>
      </w:pPr>
      <w:bookmarkStart w:id="5231" w:name="_Toc40449562"/>
      <w:r w:rsidRPr="009A2CC8">
        <w:rPr>
          <w:rFonts w:hint="eastAsia"/>
          <w:lang w:eastAsia="ja-JP"/>
        </w:rPr>
        <w:t>導入</w:t>
      </w:r>
      <w:bookmarkEnd w:id="5231"/>
    </w:p>
    <w:p w14:paraId="7C96397C" w14:textId="339405CA" w:rsidR="005B6671" w:rsidRDefault="007413DB" w:rsidP="00EC7890">
      <w:del w:id="5232" w:author="IRK" w:date="2020-03-09T22:25:00Z">
        <w:r w:rsidRPr="0088515C" w:rsidDel="00CB36CD">
          <w:rPr>
            <w:rFonts w:hint="eastAsia"/>
          </w:rPr>
          <w:delText>表</w:delText>
        </w:r>
        <w:r w:rsidRPr="0088515C" w:rsidDel="00CB36CD">
          <w:rPr>
            <w:rFonts w:hint="eastAsia"/>
          </w:rPr>
          <w:delText>1</w:delText>
        </w:r>
        <w:r w:rsidR="00095BBD" w:rsidDel="00CB36CD">
          <w:delText>20</w:delText>
        </w:r>
      </w:del>
      <w:ins w:id="5233" w:author="IRK" w:date="2020-03-09T22:25:00Z">
        <w:r w:rsidR="00CB36CD">
          <w:rPr>
            <w:rFonts w:hint="eastAsia"/>
          </w:rPr>
          <w:t>次の表</w:t>
        </w:r>
      </w:ins>
      <w:r w:rsidR="00CB1574" w:rsidRPr="00E5446E">
        <w:rPr>
          <w:rFonts w:hint="eastAsia"/>
        </w:rPr>
        <w:t>は</w:t>
      </w:r>
      <w:r w:rsidR="004F0025">
        <w:rPr>
          <w:rFonts w:hint="eastAsia"/>
        </w:rPr>
        <w:t>、</w:t>
      </w:r>
      <w:r w:rsidR="00CB1574" w:rsidRPr="00E5446E">
        <w:rPr>
          <w:rFonts w:hint="eastAsia"/>
        </w:rPr>
        <w:t>アドオンウィザードの</w:t>
      </w:r>
      <w:r w:rsidR="00CB1574" w:rsidRPr="009A2CC8">
        <w:rPr>
          <w:rFonts w:hint="eastAsia"/>
        </w:rPr>
        <w:t>導入</w:t>
      </w:r>
      <w:r w:rsidR="005B6671" w:rsidRPr="0088515C">
        <w:rPr>
          <w:rFonts w:hint="eastAsia"/>
        </w:rPr>
        <w:t>段階</w:t>
      </w:r>
      <w:r w:rsidR="004F0025">
        <w:rPr>
          <w:rFonts w:hint="eastAsia"/>
        </w:rPr>
        <w:t>である</w:t>
      </w:r>
      <w:r w:rsidR="005B6671" w:rsidRPr="0088515C">
        <w:rPr>
          <w:rFonts w:hint="eastAsia"/>
        </w:rPr>
        <w:t>。</w:t>
      </w:r>
    </w:p>
    <w:p w14:paraId="5B03B46D" w14:textId="77777777" w:rsidR="009A2CC8" w:rsidRPr="009A2CC8" w:rsidRDefault="009A2CC8" w:rsidP="00EC7890"/>
    <w:p w14:paraId="0A50828C" w14:textId="4A1D6A33" w:rsidR="007413DB" w:rsidRPr="0088515C" w:rsidRDefault="007413DB" w:rsidP="007D3017">
      <w:pPr>
        <w:pStyle w:val="afff6"/>
      </w:pPr>
      <w:bookmarkStart w:id="5234" w:name="_Toc34839592"/>
      <w:del w:id="5235" w:author="IRK" w:date="2020-03-09T22:25:00Z">
        <w:r w:rsidRPr="00E5446E" w:rsidDel="00CB36CD">
          <w:delText>[</w:delText>
        </w:r>
        <w:r w:rsidRPr="00E5446E" w:rsidDel="00CB36CD">
          <w:delText>表</w:delText>
        </w:r>
        <w:r w:rsidRPr="00C4577D" w:rsidDel="00CB36CD">
          <w:delText xml:space="preserve"> </w:delText>
        </w:r>
        <w:r w:rsidR="003561C7" w:rsidRPr="000D6D87" w:rsidDel="00CB36CD">
          <w:fldChar w:fldCharType="begin"/>
        </w:r>
        <w:r w:rsidR="003561C7" w:rsidRPr="0088515C" w:rsidDel="00CB36CD">
          <w:delInstrText xml:space="preserve"> SEQ [</w:delInstrText>
        </w:r>
        <w:r w:rsidR="003561C7" w:rsidRPr="0088515C" w:rsidDel="00CB36CD">
          <w:rPr>
            <w:rFonts w:hint="eastAsia"/>
          </w:rPr>
          <w:delInstrText>表</w:delInstrText>
        </w:r>
        <w:r w:rsidR="003561C7" w:rsidRPr="0088515C" w:rsidDel="00CB36CD">
          <w:delInstrText xml:space="preserve"> \* ARABIC </w:delInstrText>
        </w:r>
        <w:r w:rsidR="003561C7" w:rsidRPr="000D6D87" w:rsidDel="00CB36CD">
          <w:fldChar w:fldCharType="separate"/>
        </w:r>
        <w:r w:rsidR="000132DF" w:rsidDel="00CB36CD">
          <w:rPr>
            <w:noProof/>
          </w:rPr>
          <w:delText>120</w:delText>
        </w:r>
        <w:r w:rsidR="003561C7" w:rsidRPr="000D6D87" w:rsidDel="00CB36CD">
          <w:rPr>
            <w:noProof/>
          </w:rPr>
          <w:fldChar w:fldCharType="end"/>
        </w:r>
        <w:r w:rsidRPr="0088515C" w:rsidDel="00CB36CD">
          <w:delText>]</w:delText>
        </w:r>
      </w:del>
      <w:ins w:id="5236" w:author="IRK" w:date="2020-03-09T22:25: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126</w:t>
      </w:r>
      <w:ins w:id="5237" w:author="IRK" w:date="2020-03-09T22:25:00Z">
        <w:r w:rsidR="00CB36CD">
          <w:fldChar w:fldCharType="end"/>
        </w:r>
        <w:r w:rsidR="00CB36CD">
          <w:rPr>
            <w:rFonts w:hint="eastAsia"/>
          </w:rPr>
          <w:t>]</w:t>
        </w:r>
      </w:ins>
      <w:bookmarkEnd w:id="523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238" w:author="IRK" w:date="2020-04-16T14:26:00Z">
          <w:tblPr>
            <w:tblW w:w="0" w:type="auto"/>
            <w:tblLook w:val="04A0" w:firstRow="1" w:lastRow="0" w:firstColumn="1" w:lastColumn="0" w:noHBand="0" w:noVBand="1"/>
          </w:tblPr>
        </w:tblPrChange>
      </w:tblPr>
      <w:tblGrid>
        <w:gridCol w:w="9515"/>
        <w:tblGridChange w:id="5239">
          <w:tblGrid>
            <w:gridCol w:w="9515"/>
          </w:tblGrid>
        </w:tblGridChange>
      </w:tblGrid>
      <w:tr w:rsidR="005B6671" w:rsidRPr="0088515C" w14:paraId="3E79D840" w14:textId="77777777" w:rsidTr="004E5233">
        <w:trPr>
          <w:jc w:val="center"/>
        </w:trPr>
        <w:tc>
          <w:tcPr>
            <w:tcW w:w="9515" w:type="dxa"/>
            <w:tcPrChange w:id="5240" w:author="IRK" w:date="2020-04-16T14:26:00Z">
              <w:tcPr>
                <w:tcW w:w="9515" w:type="dxa"/>
              </w:tcPr>
            </w:tcPrChange>
          </w:tcPr>
          <w:p w14:paraId="2A2833C6" w14:textId="77777777" w:rsidR="005B6671" w:rsidRPr="0088515C" w:rsidRDefault="005B6671">
            <w:pPr>
              <w:pStyle w:val="16"/>
              <w:pPrChange w:id="5241" w:author="IRK" w:date="2020-04-27T17:26:00Z">
                <w:pPr/>
              </w:pPrChange>
            </w:pPr>
            <w:r w:rsidRPr="0088515C">
              <w:t>********************************************************************************</w:t>
            </w:r>
          </w:p>
          <w:p w14:paraId="6356F1CB" w14:textId="77777777" w:rsidR="005B6671" w:rsidRPr="0088515C" w:rsidRDefault="005B6671">
            <w:pPr>
              <w:pStyle w:val="16"/>
              <w:pPrChange w:id="5242" w:author="IRK" w:date="2020-04-27T17:26:00Z">
                <w:pPr/>
              </w:pPrChange>
            </w:pPr>
          </w:p>
          <w:p w14:paraId="1986E1CC" w14:textId="43BB808A" w:rsidR="005B6671" w:rsidRPr="009A2CC8" w:rsidRDefault="00CB1574">
            <w:pPr>
              <w:pStyle w:val="16"/>
              <w:pPrChange w:id="5243" w:author="IRK" w:date="2020-04-27T17:26:00Z">
                <w:pPr/>
              </w:pPrChange>
            </w:pPr>
            <w:r w:rsidRPr="009A2CC8">
              <w:rPr>
                <w:rFonts w:hint="eastAsia"/>
              </w:rPr>
              <w:t>導入</w:t>
            </w:r>
          </w:p>
          <w:p w14:paraId="66911BE9" w14:textId="77777777" w:rsidR="005B6671" w:rsidRPr="0088515C" w:rsidRDefault="005B6671">
            <w:pPr>
              <w:pStyle w:val="16"/>
              <w:pPrChange w:id="5244" w:author="IRK" w:date="2020-04-27T17:26:00Z">
                <w:pPr/>
              </w:pPrChange>
            </w:pPr>
          </w:p>
          <w:p w14:paraId="67E89A73" w14:textId="77777777" w:rsidR="005B6671" w:rsidRPr="00E5446E" w:rsidRDefault="005B6671">
            <w:pPr>
              <w:pStyle w:val="16"/>
              <w:pPrChange w:id="5245" w:author="IRK" w:date="2020-04-27T17:26:00Z">
                <w:pPr/>
              </w:pPrChange>
            </w:pPr>
            <w:r w:rsidRPr="00E5446E">
              <w:t>********************************************************************************</w:t>
            </w:r>
          </w:p>
          <w:p w14:paraId="617A21B1" w14:textId="77777777" w:rsidR="005B6671" w:rsidRPr="00C4577D" w:rsidRDefault="005B6671">
            <w:pPr>
              <w:pStyle w:val="16"/>
              <w:pPrChange w:id="5246" w:author="IRK" w:date="2020-04-27T17:26:00Z">
                <w:pPr/>
              </w:pPrChange>
            </w:pPr>
          </w:p>
          <w:p w14:paraId="256B5D11" w14:textId="7759F41E" w:rsidR="005B6671" w:rsidRPr="006D3A1E" w:rsidRDefault="005B6671">
            <w:pPr>
              <w:pStyle w:val="16"/>
              <w:pPrChange w:id="5247" w:author="IRK" w:date="2020-04-27T17:26:00Z">
                <w:pPr/>
              </w:pPrChange>
            </w:pPr>
            <w:r w:rsidRPr="00337416">
              <w:t>InnoRules</w:t>
            </w:r>
            <w:r w:rsidRPr="00337416">
              <w:t>アドオンウィザードへようこそ。この</w:t>
            </w:r>
            <w:r w:rsidR="00CB1574" w:rsidRPr="005271B4">
              <w:t>ウィザードではルールアプリケーションに様々な機能を設定</w:t>
            </w:r>
            <w:r w:rsidRPr="00AF7DA4">
              <w:t>できます。</w:t>
            </w:r>
          </w:p>
          <w:p w14:paraId="22DE1FE2" w14:textId="382D90F8" w:rsidR="005B6671" w:rsidRPr="0052591B" w:rsidRDefault="005B6671">
            <w:pPr>
              <w:pStyle w:val="16"/>
              <w:pPrChange w:id="5248" w:author="IRK" w:date="2020-04-27T17:26:00Z">
                <w:pPr/>
              </w:pPrChange>
            </w:pPr>
            <w:r w:rsidRPr="00173310">
              <w:t>[</w:t>
            </w:r>
            <w:r w:rsidRPr="004F0E7D">
              <w:t>エンターキーを</w:t>
            </w:r>
            <w:r w:rsidR="007B7CEA" w:rsidRPr="007B7CEA">
              <w:rPr>
                <w:rFonts w:hint="eastAsia"/>
              </w:rPr>
              <w:t>押下してく</w:t>
            </w:r>
            <w:r w:rsidRPr="004F0E7D">
              <w:t>ださい。</w:t>
            </w:r>
            <w:r w:rsidRPr="0052591B">
              <w:t>]</w:t>
            </w:r>
          </w:p>
        </w:tc>
      </w:tr>
    </w:tbl>
    <w:p w14:paraId="552E9944" w14:textId="77777777" w:rsidR="007413DB" w:rsidRPr="0049256C" w:rsidRDefault="007413DB" w:rsidP="00EC7890"/>
    <w:p w14:paraId="04395C6E" w14:textId="77777777" w:rsidR="005B6671" w:rsidRPr="0049256C" w:rsidRDefault="005B6671">
      <w:pPr>
        <w:pStyle w:val="32"/>
        <w:numPr>
          <w:ilvl w:val="2"/>
          <w:numId w:val="139"/>
        </w:numPr>
        <w:rPr>
          <w:lang w:eastAsia="ja-JP"/>
        </w:rPr>
        <w:pPrChange w:id="5249" w:author="IRK" w:date="2020-05-11T09:42:00Z">
          <w:pPr>
            <w:pStyle w:val="32"/>
            <w:numPr>
              <w:numId w:val="27"/>
            </w:numPr>
            <w:spacing w:before="12" w:after="12"/>
            <w:jc w:val="left"/>
          </w:pPr>
        </w:pPrChange>
      </w:pPr>
      <w:bookmarkStart w:id="5250" w:name="_Toc429066576"/>
      <w:bookmarkStart w:id="5251" w:name="_Toc441755331"/>
      <w:bookmarkStart w:id="5252" w:name="_Toc40449563"/>
      <w:r w:rsidRPr="0049256C">
        <w:rPr>
          <w:rFonts w:hint="eastAsia"/>
          <w:lang w:eastAsia="ja-JP"/>
        </w:rPr>
        <w:t>アドオンタイプの選択</w:t>
      </w:r>
      <w:bookmarkEnd w:id="5250"/>
      <w:bookmarkEnd w:id="5251"/>
      <w:bookmarkEnd w:id="5252"/>
    </w:p>
    <w:p w14:paraId="279BA0AF" w14:textId="6BBD06BB" w:rsidR="005B6671" w:rsidRPr="0049256C" w:rsidRDefault="006637F5" w:rsidP="00EC7890">
      <w:del w:id="5253" w:author="IRK" w:date="2020-03-09T22:25:00Z">
        <w:r w:rsidRPr="0049256C" w:rsidDel="00CB36CD">
          <w:rPr>
            <w:rFonts w:hint="eastAsia"/>
          </w:rPr>
          <w:delText>表</w:delText>
        </w:r>
        <w:r w:rsidRPr="0049256C" w:rsidDel="00CB36CD">
          <w:rPr>
            <w:rFonts w:hint="eastAsia"/>
          </w:rPr>
          <w:delText>1</w:delText>
        </w:r>
        <w:r w:rsidR="00095BBD" w:rsidDel="00CB36CD">
          <w:delText>21</w:delText>
        </w:r>
      </w:del>
      <w:ins w:id="5254" w:author="IRK" w:date="2020-03-09T22:25:00Z">
        <w:r w:rsidR="00CB36CD">
          <w:rPr>
            <w:rFonts w:hint="eastAsia"/>
          </w:rPr>
          <w:t>次の表</w:t>
        </w:r>
      </w:ins>
      <w:r w:rsidR="005B6671" w:rsidRPr="0049256C">
        <w:rPr>
          <w:rFonts w:hint="eastAsia"/>
        </w:rPr>
        <w:t>は</w:t>
      </w:r>
      <w:r w:rsidR="004F0025">
        <w:rPr>
          <w:rFonts w:hint="eastAsia"/>
        </w:rPr>
        <w:t>、</w:t>
      </w:r>
      <w:r w:rsidR="005B6671" w:rsidRPr="0049256C">
        <w:rPr>
          <w:rFonts w:hint="eastAsia"/>
        </w:rPr>
        <w:t>設定するアドオンの類型を選択する段階である。</w:t>
      </w:r>
    </w:p>
    <w:p w14:paraId="1870204F" w14:textId="746D1F96" w:rsidR="001C0DB5" w:rsidRDefault="001C0DB5">
      <w:pPr>
        <w:jc w:val="left"/>
        <w:rPr>
          <w:ins w:id="5255" w:author="IRK" w:date="2020-04-24T11:08:00Z"/>
        </w:rPr>
      </w:pPr>
    </w:p>
    <w:p w14:paraId="30DC6489" w14:textId="1209A6ED" w:rsidR="005B6671" w:rsidRPr="0049256C" w:rsidDel="001C0DB5" w:rsidRDefault="005B6671" w:rsidP="004E5233">
      <w:pPr>
        <w:pStyle w:val="afff6"/>
        <w:rPr>
          <w:del w:id="5256" w:author="IRK" w:date="2020-04-24T11:08:00Z"/>
        </w:rPr>
      </w:pPr>
    </w:p>
    <w:p w14:paraId="2C539538" w14:textId="11F4220B" w:rsidR="006637F5" w:rsidRPr="0049256C" w:rsidRDefault="006637F5" w:rsidP="007D3017">
      <w:pPr>
        <w:pStyle w:val="afff6"/>
      </w:pPr>
      <w:bookmarkStart w:id="5257" w:name="_Toc34839593"/>
      <w:del w:id="5258" w:author="IRK" w:date="2020-03-09T22:25: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121</w:delText>
        </w:r>
        <w:r w:rsidR="003561C7" w:rsidRPr="0049256C" w:rsidDel="00CB36CD">
          <w:rPr>
            <w:noProof/>
          </w:rPr>
          <w:fldChar w:fldCharType="end"/>
        </w:r>
        <w:r w:rsidRPr="0049256C" w:rsidDel="00CB36CD">
          <w:rPr>
            <w:rFonts w:hint="eastAsia"/>
          </w:rPr>
          <w:delText>]</w:delText>
        </w:r>
      </w:del>
      <w:ins w:id="5259" w:author="IRK" w:date="2020-03-09T22:25:00Z">
        <w:r w:rsidR="00CB36CD">
          <w:rPr>
            <w:rFonts w:hint="eastAsia"/>
          </w:rPr>
          <w:t>[</w:t>
        </w:r>
      </w:ins>
      <w:ins w:id="5260" w:author="IRK" w:date="2020-03-09T22:26:00Z">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127</w:t>
      </w:r>
      <w:ins w:id="5261" w:author="IRK" w:date="2020-03-09T22:26:00Z">
        <w:r w:rsidR="00CB36CD">
          <w:fldChar w:fldCharType="end"/>
        </w:r>
        <w:r w:rsidR="00CB36CD">
          <w:rPr>
            <w:rFonts w:hint="eastAsia"/>
          </w:rPr>
          <w:t>]</w:t>
        </w:r>
      </w:ins>
      <w:bookmarkEnd w:id="5257"/>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262" w:author="IRK" w:date="2020-04-16T14:26:00Z">
          <w:tblPr>
            <w:tblW w:w="0" w:type="auto"/>
            <w:tblLook w:val="04A0" w:firstRow="1" w:lastRow="0" w:firstColumn="1" w:lastColumn="0" w:noHBand="0" w:noVBand="1"/>
          </w:tblPr>
        </w:tblPrChange>
      </w:tblPr>
      <w:tblGrid>
        <w:gridCol w:w="9515"/>
        <w:tblGridChange w:id="5263">
          <w:tblGrid>
            <w:gridCol w:w="9515"/>
          </w:tblGrid>
        </w:tblGridChange>
      </w:tblGrid>
      <w:tr w:rsidR="005B6671" w:rsidRPr="0049256C" w14:paraId="446BB482" w14:textId="77777777" w:rsidTr="004E5233">
        <w:trPr>
          <w:jc w:val="center"/>
        </w:trPr>
        <w:tc>
          <w:tcPr>
            <w:tcW w:w="9515" w:type="dxa"/>
            <w:tcPrChange w:id="5264" w:author="IRK" w:date="2020-04-16T14:26:00Z">
              <w:tcPr>
                <w:tcW w:w="9515" w:type="dxa"/>
              </w:tcPr>
            </w:tcPrChange>
          </w:tcPr>
          <w:p w14:paraId="20943C29" w14:textId="77777777" w:rsidR="005B6671" w:rsidRPr="0049256C" w:rsidRDefault="005B6671">
            <w:pPr>
              <w:pStyle w:val="16"/>
              <w:pPrChange w:id="5265" w:author="IRK" w:date="2020-04-27T17:26:00Z">
                <w:pPr/>
              </w:pPrChange>
            </w:pPr>
            <w:r w:rsidRPr="0049256C">
              <w:t>********************************************************************************</w:t>
            </w:r>
          </w:p>
          <w:p w14:paraId="71D4B2FB" w14:textId="77777777" w:rsidR="005B6671" w:rsidRPr="0049256C" w:rsidRDefault="005B6671">
            <w:pPr>
              <w:pStyle w:val="16"/>
              <w:pPrChange w:id="5266" w:author="IRK" w:date="2020-04-27T17:26:00Z">
                <w:pPr/>
              </w:pPrChange>
            </w:pPr>
          </w:p>
          <w:p w14:paraId="07E328F8" w14:textId="77777777" w:rsidR="005B6671" w:rsidRPr="0049256C" w:rsidRDefault="005B6671">
            <w:pPr>
              <w:pStyle w:val="16"/>
              <w:pPrChange w:id="5267" w:author="IRK" w:date="2020-04-27T17:26:00Z">
                <w:pPr/>
              </w:pPrChange>
            </w:pPr>
            <w:r w:rsidRPr="0049256C">
              <w:rPr>
                <w:rFonts w:hint="eastAsia"/>
              </w:rPr>
              <w:t>アドオンタイプ選択</w:t>
            </w:r>
          </w:p>
          <w:p w14:paraId="30A76738" w14:textId="77777777" w:rsidR="005B6671" w:rsidRPr="0049256C" w:rsidRDefault="005B6671">
            <w:pPr>
              <w:pStyle w:val="16"/>
              <w:pPrChange w:id="5268" w:author="IRK" w:date="2020-04-27T17:26:00Z">
                <w:pPr/>
              </w:pPrChange>
            </w:pPr>
          </w:p>
          <w:p w14:paraId="212FA0DE" w14:textId="77777777" w:rsidR="005B6671" w:rsidRPr="0049256C" w:rsidRDefault="005B6671">
            <w:pPr>
              <w:pStyle w:val="16"/>
              <w:pPrChange w:id="5269" w:author="IRK" w:date="2020-04-27T17:26:00Z">
                <w:pPr/>
              </w:pPrChange>
            </w:pPr>
            <w:r w:rsidRPr="0049256C">
              <w:t>********************************************************************************</w:t>
            </w:r>
          </w:p>
          <w:p w14:paraId="3B3B301A" w14:textId="77777777" w:rsidR="005B6671" w:rsidRPr="0049256C" w:rsidRDefault="005B6671">
            <w:pPr>
              <w:pStyle w:val="16"/>
              <w:pPrChange w:id="5270" w:author="IRK" w:date="2020-04-27T17:26:00Z">
                <w:pPr/>
              </w:pPrChange>
            </w:pPr>
          </w:p>
          <w:p w14:paraId="68B12BE9" w14:textId="4EB782C6" w:rsidR="005B6671" w:rsidRPr="0049256C" w:rsidRDefault="005B6671">
            <w:pPr>
              <w:pStyle w:val="16"/>
              <w:pPrChange w:id="5271" w:author="IRK" w:date="2020-04-27T17:26:00Z">
                <w:pPr/>
              </w:pPrChange>
            </w:pPr>
            <w:r w:rsidRPr="0049256C">
              <w:rPr>
                <w:rFonts w:hint="eastAsia"/>
              </w:rPr>
              <w:t>構</w:t>
            </w:r>
            <w:r w:rsidR="00CB1574">
              <w:rPr>
                <w:rFonts w:hint="eastAsia"/>
              </w:rPr>
              <w:t>成するアドオンのタイプを選択してください。終了はエンターキーを押下</w:t>
            </w:r>
            <w:r w:rsidRPr="0049256C">
              <w:rPr>
                <w:rFonts w:hint="eastAsia"/>
              </w:rPr>
              <w:t>してください。</w:t>
            </w:r>
          </w:p>
          <w:p w14:paraId="6FEE7B02" w14:textId="77777777" w:rsidR="005B6671" w:rsidRPr="0049256C" w:rsidRDefault="005B6671">
            <w:pPr>
              <w:pStyle w:val="16"/>
              <w:pPrChange w:id="5272" w:author="IRK" w:date="2020-04-27T17:26:00Z">
                <w:pPr/>
              </w:pPrChange>
            </w:pPr>
            <w:r w:rsidRPr="0049256C">
              <w:t xml:space="preserve">    1. </w:t>
            </w:r>
            <w:r w:rsidRPr="0049256C">
              <w:t>ユーザ定義関数</w:t>
            </w:r>
          </w:p>
          <w:p w14:paraId="2AF1F51D" w14:textId="77777777" w:rsidR="005B6671" w:rsidRPr="0049256C" w:rsidRDefault="005B6671">
            <w:pPr>
              <w:pStyle w:val="16"/>
              <w:pPrChange w:id="5273" w:author="IRK" w:date="2020-04-27T17:26:00Z">
                <w:pPr/>
              </w:pPrChange>
            </w:pPr>
            <w:r w:rsidRPr="0049256C">
              <w:t xml:space="preserve">        </w:t>
            </w:r>
            <w:r w:rsidRPr="0049256C">
              <w:t>ユーザ定義関数を構成します。</w:t>
            </w:r>
          </w:p>
          <w:p w14:paraId="1F5516E7" w14:textId="77777777" w:rsidR="005B6671" w:rsidRPr="0049256C" w:rsidRDefault="005B6671">
            <w:pPr>
              <w:pStyle w:val="16"/>
              <w:pPrChange w:id="5274" w:author="IRK" w:date="2020-04-27T17:26:00Z">
                <w:pPr/>
              </w:pPrChange>
            </w:pPr>
            <w:r w:rsidRPr="0049256C">
              <w:t xml:space="preserve">    2. </w:t>
            </w:r>
            <w:r w:rsidRPr="0049256C">
              <w:t>コールバックサービス</w:t>
            </w:r>
          </w:p>
          <w:p w14:paraId="1E5C6CB1" w14:textId="77777777" w:rsidR="005B6671" w:rsidRPr="0049256C" w:rsidRDefault="005B6671">
            <w:pPr>
              <w:pStyle w:val="16"/>
              <w:pPrChange w:id="5275" w:author="IRK" w:date="2020-04-27T17:26:00Z">
                <w:pPr/>
              </w:pPrChange>
            </w:pPr>
            <w:r w:rsidRPr="0049256C">
              <w:t xml:space="preserve">        </w:t>
            </w:r>
            <w:r w:rsidRPr="0049256C">
              <w:t>コールバックサービスを構成します。</w:t>
            </w:r>
          </w:p>
          <w:p w14:paraId="5AC294CC" w14:textId="77777777" w:rsidR="005B6671" w:rsidRPr="0049256C" w:rsidRDefault="005B6671">
            <w:pPr>
              <w:pStyle w:val="16"/>
              <w:pPrChange w:id="5276" w:author="IRK" w:date="2020-04-27T17:26:00Z">
                <w:pPr/>
              </w:pPrChange>
            </w:pPr>
          </w:p>
          <w:p w14:paraId="75D32F6C" w14:textId="77777777" w:rsidR="005B6671" w:rsidRPr="0049256C" w:rsidRDefault="005B6671">
            <w:pPr>
              <w:pStyle w:val="16"/>
              <w:pPrChange w:id="5277" w:author="IRK" w:date="2020-04-27T17:26:00Z">
                <w:pPr/>
              </w:pPrChange>
            </w:pPr>
          </w:p>
          <w:p w14:paraId="41CF2FDB" w14:textId="77777777" w:rsidR="005B6671" w:rsidRPr="0049256C" w:rsidRDefault="005B6671">
            <w:pPr>
              <w:pStyle w:val="16"/>
              <w:pPrChange w:id="5278" w:author="IRK" w:date="2020-04-27T17:26:00Z">
                <w:pPr/>
              </w:pPrChange>
            </w:pPr>
            <w:r w:rsidRPr="0049256C">
              <w:rPr>
                <w:rFonts w:hint="eastAsia"/>
              </w:rPr>
              <w:t>選択してください。</w:t>
            </w:r>
            <w:r w:rsidRPr="0049256C">
              <w:t xml:space="preserve"> &gt;&gt;</w:t>
            </w:r>
          </w:p>
        </w:tc>
      </w:tr>
    </w:tbl>
    <w:p w14:paraId="49C9BF64" w14:textId="77777777" w:rsidR="005B6671" w:rsidRPr="0049256C" w:rsidRDefault="005B6671" w:rsidP="00EC7890">
      <w:pPr>
        <w:jc w:val="left"/>
      </w:pPr>
    </w:p>
    <w:p w14:paraId="5BC048E7" w14:textId="020DE26F" w:rsidR="005B6671" w:rsidRPr="0049256C" w:rsidRDefault="005B6671" w:rsidP="007D3017">
      <w:r w:rsidRPr="0049256C">
        <w:rPr>
          <w:rFonts w:hint="eastAsia"/>
        </w:rPr>
        <w:t>ユーザ定義関数を選択すると</w:t>
      </w:r>
      <w:del w:id="5279" w:author="IRK" w:date="2020-03-09T22:26:00Z">
        <w:r w:rsidRPr="0049256C" w:rsidDel="00CB36CD">
          <w:rPr>
            <w:rFonts w:hint="eastAsia"/>
          </w:rPr>
          <w:delText>2.6.3</w:delText>
        </w:r>
      </w:del>
      <w:ins w:id="5280" w:author="IRK" w:date="2020-03-10T22:33:00Z">
        <w:r w:rsidR="008E5814">
          <w:rPr>
            <w:rFonts w:hint="eastAsia"/>
          </w:rPr>
          <w:t>「</w:t>
        </w:r>
      </w:ins>
      <w:ins w:id="5281" w:author="IRK" w:date="2020-03-09T22:26:00Z">
        <w:r w:rsidR="00CB36CD">
          <w:fldChar w:fldCharType="begin"/>
        </w:r>
        <w:r w:rsidR="00CB36CD">
          <w:instrText xml:space="preserve"> </w:instrText>
        </w:r>
        <w:r w:rsidR="00CB36CD">
          <w:rPr>
            <w:rFonts w:hint="eastAsia"/>
          </w:rPr>
          <w:instrText>REF _Ref34685218 \r \h</w:instrText>
        </w:r>
        <w:r w:rsidR="00CB36CD">
          <w:instrText xml:space="preserve"> </w:instrText>
        </w:r>
      </w:ins>
      <w:r w:rsidR="00CB36CD">
        <w:fldChar w:fldCharType="separate"/>
      </w:r>
      <w:r w:rsidR="00AB1F2F">
        <w:t xml:space="preserve">2.6.3 </w:t>
      </w:r>
      <w:ins w:id="5282" w:author="IRK" w:date="2020-03-09T22:26:00Z">
        <w:r w:rsidR="00CB36CD">
          <w:fldChar w:fldCharType="end"/>
        </w:r>
        <w:r w:rsidR="00CB36CD">
          <w:fldChar w:fldCharType="begin"/>
        </w:r>
        <w:r w:rsidR="00CB36CD">
          <w:instrText xml:space="preserve"> REF _Ref34685220 \h </w:instrText>
        </w:r>
      </w:ins>
      <w:r w:rsidR="00CB36CD">
        <w:fldChar w:fldCharType="separate"/>
      </w:r>
      <w:r w:rsidR="00AB1F2F" w:rsidRPr="0049256C">
        <w:rPr>
          <w:rFonts w:hint="eastAsia"/>
        </w:rPr>
        <w:t>ユーザ定義関数リスト</w:t>
      </w:r>
      <w:ins w:id="5283" w:author="IRK" w:date="2020-03-09T22:26:00Z">
        <w:r w:rsidR="00CB36CD">
          <w:fldChar w:fldCharType="end"/>
        </w:r>
      </w:ins>
      <w:ins w:id="5284" w:author="IRK" w:date="2020-03-10T22:33:00Z">
        <w:r w:rsidR="008E5814">
          <w:rPr>
            <w:rFonts w:hint="eastAsia"/>
          </w:rPr>
          <w:t>」</w:t>
        </w:r>
      </w:ins>
      <w:r w:rsidRPr="0049256C">
        <w:rPr>
          <w:rFonts w:hint="eastAsia"/>
        </w:rPr>
        <w:t>に移動する。コールバックサービスを選択すると</w:t>
      </w:r>
      <w:del w:id="5285" w:author="IRK" w:date="2020-03-09T22:26:00Z">
        <w:r w:rsidRPr="0049256C" w:rsidDel="00CB36CD">
          <w:rPr>
            <w:rFonts w:hint="eastAsia"/>
          </w:rPr>
          <w:delText>2.6.4</w:delText>
        </w:r>
      </w:del>
      <w:ins w:id="5286" w:author="IRK" w:date="2020-03-10T22:33:00Z">
        <w:r w:rsidR="008E5814">
          <w:rPr>
            <w:rFonts w:hint="eastAsia"/>
          </w:rPr>
          <w:t>「</w:t>
        </w:r>
      </w:ins>
      <w:ins w:id="5287" w:author="IRK" w:date="2020-03-09T22:27:00Z">
        <w:r w:rsidR="00CB36CD">
          <w:fldChar w:fldCharType="begin"/>
        </w:r>
        <w:r w:rsidR="00CB36CD">
          <w:instrText xml:space="preserve"> </w:instrText>
        </w:r>
        <w:r w:rsidR="00CB36CD">
          <w:rPr>
            <w:rFonts w:hint="eastAsia"/>
          </w:rPr>
          <w:instrText>REF _Ref34685238 \r \h</w:instrText>
        </w:r>
        <w:r w:rsidR="00CB36CD">
          <w:instrText xml:space="preserve"> </w:instrText>
        </w:r>
      </w:ins>
      <w:r w:rsidR="00CB36CD">
        <w:fldChar w:fldCharType="separate"/>
      </w:r>
      <w:r w:rsidR="00AB1F2F">
        <w:t xml:space="preserve">2.6.4 </w:t>
      </w:r>
      <w:ins w:id="5288" w:author="IRK" w:date="2020-03-09T22:27:00Z">
        <w:r w:rsidR="00CB36CD">
          <w:fldChar w:fldCharType="end"/>
        </w:r>
        <w:r w:rsidR="00CB36CD">
          <w:fldChar w:fldCharType="begin"/>
        </w:r>
        <w:r w:rsidR="00CB36CD">
          <w:instrText xml:space="preserve"> REF _Ref34685241 \h </w:instrText>
        </w:r>
      </w:ins>
      <w:r w:rsidR="00CB36CD">
        <w:fldChar w:fldCharType="separate"/>
      </w:r>
      <w:r w:rsidR="00AB1F2F" w:rsidRPr="0049256C">
        <w:rPr>
          <w:rFonts w:hint="eastAsia"/>
        </w:rPr>
        <w:t>コールバックサービスリスト</w:t>
      </w:r>
      <w:ins w:id="5289" w:author="IRK" w:date="2020-03-09T22:27:00Z">
        <w:r w:rsidR="00CB36CD">
          <w:fldChar w:fldCharType="end"/>
        </w:r>
      </w:ins>
      <w:ins w:id="5290" w:author="IRK" w:date="2020-03-10T22:33:00Z">
        <w:r w:rsidR="008E5814">
          <w:rPr>
            <w:rFonts w:hint="eastAsia"/>
          </w:rPr>
          <w:t>」</w:t>
        </w:r>
      </w:ins>
      <w:r w:rsidRPr="0049256C">
        <w:rPr>
          <w:rFonts w:hint="eastAsia"/>
        </w:rPr>
        <w:t>に移動する。</w:t>
      </w:r>
    </w:p>
    <w:p w14:paraId="7AB99D22" w14:textId="77777777" w:rsidR="005B6671" w:rsidRPr="0049256C" w:rsidRDefault="005B6671" w:rsidP="00EC7890">
      <w:pPr>
        <w:jc w:val="left"/>
      </w:pPr>
    </w:p>
    <w:p w14:paraId="3DCE0BAD" w14:textId="77777777" w:rsidR="005B6671" w:rsidRPr="0049256C" w:rsidRDefault="005B6671">
      <w:pPr>
        <w:pStyle w:val="32"/>
        <w:numPr>
          <w:ilvl w:val="2"/>
          <w:numId w:val="139"/>
        </w:numPr>
        <w:pPrChange w:id="5291" w:author="IRK" w:date="2020-05-11T09:42:00Z">
          <w:pPr>
            <w:pStyle w:val="32"/>
            <w:numPr>
              <w:numId w:val="27"/>
            </w:numPr>
            <w:spacing w:before="12" w:after="12"/>
            <w:jc w:val="left"/>
          </w:pPr>
        </w:pPrChange>
      </w:pPr>
      <w:bookmarkStart w:id="5292" w:name="_Toc429066577"/>
      <w:bookmarkStart w:id="5293" w:name="_Toc441755332"/>
      <w:bookmarkStart w:id="5294" w:name="_Ref34685218"/>
      <w:bookmarkStart w:id="5295" w:name="_Ref34685220"/>
      <w:bookmarkStart w:id="5296" w:name="_Toc40449564"/>
      <w:r w:rsidRPr="0049256C">
        <w:rPr>
          <w:rFonts w:hint="eastAsia"/>
          <w:lang w:eastAsia="ja-JP"/>
        </w:rPr>
        <w:t>ユーザ</w:t>
      </w:r>
      <w:r w:rsidRPr="0049256C">
        <w:rPr>
          <w:rFonts w:hint="eastAsia"/>
        </w:rPr>
        <w:t>定義関数</w:t>
      </w:r>
      <w:r w:rsidRPr="0049256C">
        <w:rPr>
          <w:rFonts w:hint="eastAsia"/>
          <w:lang w:eastAsia="ja-JP"/>
        </w:rPr>
        <w:t>リスト</w:t>
      </w:r>
      <w:bookmarkEnd w:id="5292"/>
      <w:bookmarkEnd w:id="5293"/>
      <w:bookmarkEnd w:id="5294"/>
      <w:bookmarkEnd w:id="5295"/>
      <w:bookmarkEnd w:id="5296"/>
    </w:p>
    <w:p w14:paraId="24A2BC19" w14:textId="5B309D66" w:rsidR="005B6671" w:rsidRPr="0049256C" w:rsidRDefault="00BE5FB1" w:rsidP="00EC7890">
      <w:del w:id="5297" w:author="IRK" w:date="2020-03-09T22:27:00Z">
        <w:r w:rsidRPr="0049256C" w:rsidDel="00CB36CD">
          <w:rPr>
            <w:rFonts w:hint="eastAsia"/>
          </w:rPr>
          <w:delText>表</w:delText>
        </w:r>
        <w:r w:rsidR="00095BBD" w:rsidDel="00CB36CD">
          <w:delText>122</w:delText>
        </w:r>
      </w:del>
      <w:ins w:id="5298" w:author="IRK" w:date="2020-03-09T22:27:00Z">
        <w:r w:rsidR="00CB36CD">
          <w:rPr>
            <w:rFonts w:hint="eastAsia"/>
          </w:rPr>
          <w:t>次の表</w:t>
        </w:r>
      </w:ins>
      <w:r w:rsidR="005B6671" w:rsidRPr="0049256C">
        <w:rPr>
          <w:rFonts w:hint="eastAsia"/>
        </w:rPr>
        <w:t>は</w:t>
      </w:r>
      <w:r w:rsidR="00E64ABA" w:rsidRPr="00E64ABA">
        <w:rPr>
          <w:rFonts w:hint="eastAsia"/>
        </w:rPr>
        <w:t>登録済み、または、登録可能な</w:t>
      </w:r>
      <w:r w:rsidR="005B6671" w:rsidRPr="0049256C">
        <w:rPr>
          <w:rFonts w:hint="eastAsia"/>
        </w:rPr>
        <w:t>ユーザ定義関数のリストを</w:t>
      </w:r>
      <w:r w:rsidR="004F0025">
        <w:rPr>
          <w:rFonts w:hint="eastAsia"/>
        </w:rPr>
        <w:t>示す</w:t>
      </w:r>
      <w:r w:rsidR="005B6671" w:rsidRPr="0049256C">
        <w:rPr>
          <w:rFonts w:hint="eastAsia"/>
        </w:rPr>
        <w:t>。</w:t>
      </w:r>
    </w:p>
    <w:p w14:paraId="1216D32B" w14:textId="77777777" w:rsidR="005B6671" w:rsidRPr="0049256C" w:rsidRDefault="005B6671" w:rsidP="00EC7890"/>
    <w:p w14:paraId="07CC64B8" w14:textId="5BA2FB25" w:rsidR="00BE5FB1" w:rsidRPr="0049256C" w:rsidRDefault="00BE5FB1" w:rsidP="007D3017">
      <w:pPr>
        <w:pStyle w:val="afff6"/>
      </w:pPr>
      <w:bookmarkStart w:id="5299" w:name="_Toc34839594"/>
      <w:del w:id="5300" w:author="IRK" w:date="2020-03-09T22:27: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122</w:delText>
        </w:r>
        <w:r w:rsidR="003561C7" w:rsidRPr="0049256C" w:rsidDel="00CB36CD">
          <w:rPr>
            <w:noProof/>
          </w:rPr>
          <w:fldChar w:fldCharType="end"/>
        </w:r>
        <w:r w:rsidRPr="0049256C" w:rsidDel="00CB36CD">
          <w:rPr>
            <w:rFonts w:hint="eastAsia"/>
          </w:rPr>
          <w:delText>]</w:delText>
        </w:r>
      </w:del>
      <w:ins w:id="5301" w:author="IRK" w:date="2020-03-09T22:27: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128</w:t>
      </w:r>
      <w:ins w:id="5302" w:author="IRK" w:date="2020-03-09T22:27:00Z">
        <w:r w:rsidR="00CB36CD">
          <w:fldChar w:fldCharType="end"/>
        </w:r>
        <w:r w:rsidR="00CB36CD">
          <w:rPr>
            <w:rFonts w:hint="eastAsia"/>
          </w:rPr>
          <w:t>]</w:t>
        </w:r>
      </w:ins>
      <w:bookmarkEnd w:id="5299"/>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303" w:author="IRK" w:date="2020-04-16T14:26:00Z">
          <w:tblPr>
            <w:tblW w:w="0" w:type="auto"/>
            <w:tblLook w:val="04A0" w:firstRow="1" w:lastRow="0" w:firstColumn="1" w:lastColumn="0" w:noHBand="0" w:noVBand="1"/>
          </w:tblPr>
        </w:tblPrChange>
      </w:tblPr>
      <w:tblGrid>
        <w:gridCol w:w="9515"/>
        <w:tblGridChange w:id="5304">
          <w:tblGrid>
            <w:gridCol w:w="9515"/>
          </w:tblGrid>
        </w:tblGridChange>
      </w:tblGrid>
      <w:tr w:rsidR="005B6671" w:rsidRPr="0049256C" w14:paraId="3001C45A" w14:textId="77777777" w:rsidTr="004E5233">
        <w:trPr>
          <w:jc w:val="center"/>
        </w:trPr>
        <w:tc>
          <w:tcPr>
            <w:tcW w:w="9515" w:type="dxa"/>
            <w:tcPrChange w:id="5305" w:author="IRK" w:date="2020-04-16T14:26:00Z">
              <w:tcPr>
                <w:tcW w:w="9515" w:type="dxa"/>
              </w:tcPr>
            </w:tcPrChange>
          </w:tcPr>
          <w:p w14:paraId="10AFC20F" w14:textId="77777777" w:rsidR="005B6671" w:rsidRPr="0049256C" w:rsidRDefault="005B6671">
            <w:pPr>
              <w:pStyle w:val="16"/>
              <w:pPrChange w:id="5306" w:author="IRK" w:date="2020-04-27T17:26:00Z">
                <w:pPr/>
              </w:pPrChange>
            </w:pPr>
            <w:r w:rsidRPr="0049256C">
              <w:t>********************************************************************************</w:t>
            </w:r>
          </w:p>
          <w:p w14:paraId="41B47E15" w14:textId="77777777" w:rsidR="005B6671" w:rsidRPr="0049256C" w:rsidRDefault="005B6671">
            <w:pPr>
              <w:pStyle w:val="16"/>
              <w:pPrChange w:id="5307" w:author="IRK" w:date="2020-04-27T17:26:00Z">
                <w:pPr/>
              </w:pPrChange>
            </w:pPr>
          </w:p>
          <w:p w14:paraId="4455D427" w14:textId="77777777" w:rsidR="005B6671" w:rsidRPr="0049256C" w:rsidRDefault="005B6671">
            <w:pPr>
              <w:pStyle w:val="16"/>
              <w:pPrChange w:id="5308" w:author="IRK" w:date="2020-04-27T17:26:00Z">
                <w:pPr/>
              </w:pPrChange>
            </w:pPr>
            <w:r w:rsidRPr="0049256C">
              <w:rPr>
                <w:rFonts w:hint="eastAsia"/>
              </w:rPr>
              <w:t>アドオンタイプ選択</w:t>
            </w:r>
            <w:r w:rsidRPr="0049256C">
              <w:t xml:space="preserve"> -&gt; </w:t>
            </w:r>
            <w:r w:rsidRPr="0049256C">
              <w:t>ユーザ定義関数のリスト</w:t>
            </w:r>
          </w:p>
          <w:p w14:paraId="2BB8C4EB" w14:textId="77777777" w:rsidR="005B6671" w:rsidRPr="0049256C" w:rsidRDefault="005B6671">
            <w:pPr>
              <w:pStyle w:val="16"/>
              <w:pPrChange w:id="5309" w:author="IRK" w:date="2020-04-27T17:26:00Z">
                <w:pPr/>
              </w:pPrChange>
            </w:pPr>
          </w:p>
          <w:p w14:paraId="6A6742A9" w14:textId="77777777" w:rsidR="005B6671" w:rsidRPr="0049256C" w:rsidRDefault="005B6671">
            <w:pPr>
              <w:pStyle w:val="16"/>
              <w:pPrChange w:id="5310" w:author="IRK" w:date="2020-04-27T17:26:00Z">
                <w:pPr/>
              </w:pPrChange>
            </w:pPr>
            <w:r w:rsidRPr="0049256C">
              <w:t>********************************************************************************</w:t>
            </w:r>
          </w:p>
          <w:p w14:paraId="16753EB0" w14:textId="77777777" w:rsidR="005B6671" w:rsidRPr="0049256C" w:rsidRDefault="005B6671">
            <w:pPr>
              <w:pStyle w:val="16"/>
              <w:pPrChange w:id="5311" w:author="IRK" w:date="2020-04-27T17:26:00Z">
                <w:pPr/>
              </w:pPrChange>
            </w:pPr>
          </w:p>
          <w:p w14:paraId="2AF2B1FE" w14:textId="77777777" w:rsidR="005B6671" w:rsidRPr="0049256C" w:rsidRDefault="005B6671">
            <w:pPr>
              <w:pStyle w:val="16"/>
              <w:pPrChange w:id="5312" w:author="IRK" w:date="2020-04-27T17:26:00Z">
                <w:pPr/>
              </w:pPrChange>
            </w:pPr>
            <w:r w:rsidRPr="0049256C">
              <w:rPr>
                <w:rFonts w:hint="eastAsia"/>
              </w:rPr>
              <w:t>次は使用可能なユーザ定義関数のリストです。</w:t>
            </w:r>
          </w:p>
          <w:p w14:paraId="3BA31EC3" w14:textId="77777777" w:rsidR="005B6671" w:rsidRPr="0049256C" w:rsidRDefault="005B6671">
            <w:pPr>
              <w:pStyle w:val="16"/>
              <w:pPrChange w:id="5313" w:author="IRK" w:date="2020-04-27T17:26:00Z">
                <w:pPr/>
              </w:pPrChange>
            </w:pPr>
          </w:p>
          <w:p w14:paraId="7BDFEF3C" w14:textId="77777777" w:rsidR="005B6671" w:rsidRPr="0049256C" w:rsidRDefault="005B6671">
            <w:pPr>
              <w:pStyle w:val="16"/>
              <w:pPrChange w:id="5314" w:author="IRK" w:date="2020-04-27T17:26:00Z">
                <w:pPr/>
              </w:pPrChange>
            </w:pPr>
            <w:r w:rsidRPr="0049256C">
              <w:t>[</w:t>
            </w:r>
            <w:r w:rsidRPr="0049256C">
              <w:t>項目</w:t>
            </w:r>
            <w:r w:rsidRPr="0049256C">
              <w:t>]</w:t>
            </w:r>
          </w:p>
          <w:p w14:paraId="58E9CD2D" w14:textId="77777777" w:rsidR="005B6671" w:rsidRPr="0049256C" w:rsidRDefault="005B6671">
            <w:pPr>
              <w:pStyle w:val="16"/>
              <w:pPrChange w:id="5315" w:author="IRK" w:date="2020-04-27T17:26:00Z">
                <w:pPr/>
              </w:pPrChange>
            </w:pPr>
            <w:r w:rsidRPr="0049256C">
              <w:t>----------------------------------------------------------------------------------</w:t>
            </w:r>
          </w:p>
          <w:p w14:paraId="1C712545" w14:textId="491A51D3" w:rsidR="005B6671" w:rsidRPr="0049256C" w:rsidRDefault="005B6671">
            <w:pPr>
              <w:pStyle w:val="16"/>
              <w:pPrChange w:id="5316" w:author="IRK" w:date="2020-04-27T17:26:00Z">
                <w:pPr/>
              </w:pPrChange>
            </w:pPr>
            <w:r w:rsidRPr="0049256C">
              <w:t xml:space="preserve">    | </w:t>
            </w:r>
            <w:r w:rsidR="00CB1574">
              <w:rPr>
                <w:rFonts w:ascii="ＭＳ Ｐゴシック" w:hAnsi="ＭＳ Ｐゴシック"/>
              </w:rPr>
              <w:t>関数名</w:t>
            </w:r>
            <w:del w:id="5317" w:author="IRK" w:date="2020-03-10T09:09:00Z">
              <w:r w:rsidR="00CB1574" w:rsidDel="009D2A39">
                <w:rPr>
                  <w:rFonts w:ascii="ＭＳ Ｐゴシック" w:hAnsi="ＭＳ Ｐゴシック" w:hint="eastAsia"/>
                </w:rPr>
                <w:delText xml:space="preserve">　　</w:delText>
              </w:r>
            </w:del>
            <w:ins w:id="5318" w:author="IRK" w:date="2020-03-10T09:09:00Z">
              <w:r w:rsidR="009D2A39">
                <w:rPr>
                  <w:rFonts w:ascii="ＭＳ Ｐゴシック" w:hAnsi="ＭＳ Ｐゴシック" w:hint="eastAsia"/>
                </w:rPr>
                <w:t xml:space="preserve">  </w:t>
              </w:r>
            </w:ins>
            <w:r w:rsidRPr="0049256C">
              <w:t xml:space="preserve">   </w:t>
            </w:r>
            <w:del w:id="5319" w:author="IRK" w:date="2020-03-10T09:09:00Z">
              <w:r w:rsidR="00BE5FB1" w:rsidRPr="0049256C" w:rsidDel="009D2A39">
                <w:rPr>
                  <w:rFonts w:hint="eastAsia"/>
                </w:rPr>
                <w:delText xml:space="preserve">　</w:delText>
              </w:r>
            </w:del>
            <w:ins w:id="5320" w:author="IRK" w:date="2020-03-10T09:09:00Z">
              <w:r w:rsidR="009D2A39">
                <w:rPr>
                  <w:rFonts w:hint="eastAsia"/>
                </w:rPr>
                <w:t xml:space="preserve"> </w:t>
              </w:r>
            </w:ins>
            <w:r w:rsidRPr="0049256C">
              <w:t xml:space="preserve">   | </w:t>
            </w:r>
            <w:r w:rsidRPr="0049256C">
              <w:rPr>
                <w:rFonts w:ascii="ＭＳ Ｐゴシック" w:hAnsi="ＭＳ Ｐゴシック"/>
              </w:rPr>
              <w:t xml:space="preserve">クラス   </w:t>
            </w:r>
            <w:r w:rsidRPr="0049256C">
              <w:t xml:space="preserve">            </w:t>
            </w:r>
            <w:del w:id="5321" w:author="IRK" w:date="2020-03-10T09:09:00Z">
              <w:r w:rsidR="00BE5FB1" w:rsidRPr="0049256C" w:rsidDel="009D2A39">
                <w:rPr>
                  <w:rFonts w:hint="eastAsia"/>
                </w:rPr>
                <w:delText xml:space="preserve">　　　　</w:delText>
              </w:r>
            </w:del>
            <w:ins w:id="5322" w:author="IRK" w:date="2020-03-10T09:09:00Z">
              <w:r w:rsidR="009D2A39">
                <w:rPr>
                  <w:rFonts w:hint="eastAsia"/>
                </w:rPr>
                <w:t xml:space="preserve">    </w:t>
              </w:r>
            </w:ins>
            <w:r w:rsidRPr="0049256C">
              <w:t xml:space="preserve">             </w:t>
            </w:r>
            <w:del w:id="5323" w:author="IRK" w:date="2020-03-10T09:09:00Z">
              <w:r w:rsidR="00BE5FB1" w:rsidRPr="0049256C" w:rsidDel="009D2A39">
                <w:rPr>
                  <w:rFonts w:hint="eastAsia"/>
                </w:rPr>
                <w:delText xml:space="preserve">　</w:delText>
              </w:r>
            </w:del>
            <w:ins w:id="5324" w:author="IRK" w:date="2020-03-10T09:09:00Z">
              <w:r w:rsidR="009D2A39">
                <w:rPr>
                  <w:rFonts w:hint="eastAsia"/>
                </w:rPr>
                <w:t xml:space="preserve"> </w:t>
              </w:r>
            </w:ins>
            <w:r w:rsidRPr="0049256C">
              <w:t xml:space="preserve">   | </w:t>
            </w:r>
            <w:r w:rsidRPr="0049256C">
              <w:rPr>
                <w:rFonts w:ascii="ＭＳ Ｐゴシック" w:hAnsi="ＭＳ Ｐゴシック"/>
              </w:rPr>
              <w:t>登録</w:t>
            </w:r>
            <w:del w:id="5325" w:author="IRK" w:date="2020-05-15T11:19:00Z">
              <w:r w:rsidRPr="0049256C" w:rsidDel="00152251">
                <w:rPr>
                  <w:rFonts w:ascii="ＭＳ Ｐゴシック" w:hAnsi="ＭＳ Ｐゴシック"/>
                </w:rPr>
                <w:delText>可否</w:delText>
              </w:r>
            </w:del>
            <w:ins w:id="5326" w:author="IRK" w:date="2020-05-15T11:19:00Z">
              <w:r w:rsidR="00152251">
                <w:rPr>
                  <w:rFonts w:ascii="ＭＳ Ｐゴシック" w:hAnsi="ＭＳ Ｐゴシック" w:hint="eastAsia"/>
                </w:rPr>
                <w:t>有無</w:t>
              </w:r>
            </w:ins>
            <w:r w:rsidRPr="0049256C">
              <w:t xml:space="preserve"> | </w:t>
            </w:r>
            <w:r w:rsidR="005A3759" w:rsidRPr="009A2CC8">
              <w:rPr>
                <w:rFonts w:ascii="ＭＳ Ｐゴシック" w:hAnsi="ＭＳ Ｐゴシック" w:hint="eastAsia"/>
              </w:rPr>
              <w:t>エラー</w:t>
            </w:r>
            <w:r w:rsidRPr="0049256C">
              <w:rPr>
                <w:rFonts w:ascii="ＭＳ Ｐゴシック" w:hAnsi="ＭＳ Ｐゴシック"/>
              </w:rPr>
              <w:t xml:space="preserve"> </w:t>
            </w:r>
            <w:r w:rsidRPr="0049256C">
              <w:t>|</w:t>
            </w:r>
          </w:p>
          <w:p w14:paraId="3BAF8D73" w14:textId="77777777" w:rsidR="005B6671" w:rsidRPr="0049256C" w:rsidRDefault="005B6671">
            <w:pPr>
              <w:pStyle w:val="16"/>
              <w:pPrChange w:id="5327" w:author="IRK" w:date="2020-04-27T17:26:00Z">
                <w:pPr/>
              </w:pPrChange>
            </w:pPr>
            <w:r w:rsidRPr="0049256C">
              <w:t>----------------------------------------------------------------------------------</w:t>
            </w:r>
          </w:p>
          <w:p w14:paraId="58D25642" w14:textId="29FC81DD" w:rsidR="005B6671" w:rsidRPr="0049256C" w:rsidRDefault="005B6671">
            <w:pPr>
              <w:pStyle w:val="16"/>
              <w:pPrChange w:id="5328" w:author="IRK" w:date="2020-04-27T17:26:00Z">
                <w:pPr/>
              </w:pPrChange>
            </w:pPr>
            <w:r w:rsidRPr="0049256C">
              <w:t xml:space="preserve">  1 | CONVERTCOLTOROW | com.innorules.udf.ConvertColToRow    |</w:t>
            </w:r>
            <w:r w:rsidR="00A4061C">
              <w:rPr>
                <w:rFonts w:hint="eastAsia"/>
              </w:rPr>
              <w:t xml:space="preserve"> V</w:t>
            </w:r>
            <w:r w:rsidR="00A4061C">
              <w:t xml:space="preserve"> </w:t>
            </w:r>
            <w:del w:id="5329" w:author="IRK" w:date="2020-03-10T09:09:00Z">
              <w:r w:rsidR="00A4061C" w:rsidDel="009D2A39">
                <w:rPr>
                  <w:rFonts w:hint="eastAsia"/>
                </w:rPr>
                <w:delText xml:space="preserve">　　　</w:delText>
              </w:r>
            </w:del>
            <w:ins w:id="5330" w:author="IRK" w:date="2020-03-10T09:09:00Z">
              <w:r w:rsidR="009D2A39">
                <w:rPr>
                  <w:rFonts w:hint="eastAsia"/>
                </w:rPr>
                <w:t xml:space="preserve">   </w:t>
              </w:r>
            </w:ins>
            <w:r w:rsidRPr="0049256C">
              <w:t>|        |</w:t>
            </w:r>
          </w:p>
          <w:p w14:paraId="184407E2" w14:textId="77777777" w:rsidR="005B6671" w:rsidRPr="0049256C" w:rsidRDefault="005B6671">
            <w:pPr>
              <w:pStyle w:val="16"/>
              <w:pPrChange w:id="5331" w:author="IRK" w:date="2020-04-27T17:26:00Z">
                <w:pPr/>
              </w:pPrChange>
            </w:pPr>
            <w:r w:rsidRPr="0049256C">
              <w:t>----------------------------------------------------------------------------------</w:t>
            </w:r>
          </w:p>
          <w:p w14:paraId="04EF1DC8" w14:textId="2928B3C5" w:rsidR="005B6671" w:rsidRPr="0049256C" w:rsidRDefault="005B6671">
            <w:pPr>
              <w:pStyle w:val="16"/>
              <w:pPrChange w:id="5332" w:author="IRK" w:date="2020-04-27T17:26:00Z">
                <w:pPr/>
              </w:pPrChange>
            </w:pPr>
            <w:r w:rsidRPr="0049256C">
              <w:t xml:space="preserve">  2 | EXECRULEPARAMS  | com.i</w:t>
            </w:r>
            <w:r w:rsidR="009420D1">
              <w:t>nnorules.udf.FuncEXECRULEPARAMS</w:t>
            </w:r>
            <w:r w:rsidRPr="0049256C">
              <w:t xml:space="preserve">| </w:t>
            </w:r>
            <w:r w:rsidR="00A4061C">
              <w:rPr>
                <w:rFonts w:hint="eastAsia"/>
              </w:rPr>
              <w:t>V</w:t>
            </w:r>
            <w:del w:id="5333" w:author="IRK" w:date="2020-03-10T09:09:00Z">
              <w:r w:rsidR="00A4061C" w:rsidDel="009D2A39">
                <w:rPr>
                  <w:rFonts w:hint="eastAsia"/>
                </w:rPr>
                <w:delText xml:space="preserve">　　　</w:delText>
              </w:r>
            </w:del>
            <w:ins w:id="5334" w:author="IRK" w:date="2020-03-10T09:09:00Z">
              <w:r w:rsidR="009D2A39">
                <w:rPr>
                  <w:rFonts w:hint="eastAsia"/>
                </w:rPr>
                <w:t xml:space="preserve">   </w:t>
              </w:r>
            </w:ins>
            <w:r w:rsidRPr="0049256C">
              <w:t xml:space="preserve"> |        |</w:t>
            </w:r>
          </w:p>
          <w:p w14:paraId="6456295E" w14:textId="77777777" w:rsidR="005B6671" w:rsidRPr="0049256C" w:rsidRDefault="005B6671">
            <w:pPr>
              <w:pStyle w:val="16"/>
              <w:pPrChange w:id="5335" w:author="IRK" w:date="2020-04-27T17:26:00Z">
                <w:pPr/>
              </w:pPrChange>
            </w:pPr>
            <w:r w:rsidRPr="0049256C">
              <w:t>----------------------------------------------------------------------------------</w:t>
            </w:r>
          </w:p>
          <w:p w14:paraId="587DDF54" w14:textId="4CEDB706" w:rsidR="005B6671" w:rsidRPr="0049256C" w:rsidRDefault="005B6671">
            <w:pPr>
              <w:pStyle w:val="16"/>
              <w:pPrChange w:id="5336" w:author="IRK" w:date="2020-04-27T17:26:00Z">
                <w:pPr/>
              </w:pPrChange>
            </w:pPr>
            <w:r w:rsidRPr="0049256C">
              <w:t xml:space="preserve">  3 | RID             | com.innorules.udf.FuncRID         </w:t>
            </w:r>
            <w:del w:id="5337" w:author="IRK" w:date="2020-03-10T09:09:00Z">
              <w:r w:rsidR="00BE5FB1" w:rsidRPr="0049256C" w:rsidDel="009D2A39">
                <w:rPr>
                  <w:rFonts w:hint="eastAsia"/>
                </w:rPr>
                <w:delText xml:space="preserve">　　</w:delText>
              </w:r>
            </w:del>
            <w:ins w:id="5338" w:author="IRK" w:date="2020-03-10T09:09:00Z">
              <w:r w:rsidR="009D2A39">
                <w:rPr>
                  <w:rFonts w:hint="eastAsia"/>
                </w:rPr>
                <w:t xml:space="preserve">  </w:t>
              </w:r>
            </w:ins>
            <w:r w:rsidRPr="0049256C">
              <w:t xml:space="preserve">   | </w:t>
            </w:r>
            <w:r w:rsidR="009420D1">
              <w:t xml:space="preserve"> </w:t>
            </w:r>
            <w:del w:id="5339" w:author="IRK" w:date="2020-03-10T09:09:00Z">
              <w:r w:rsidR="00A4061C" w:rsidDel="009D2A39">
                <w:rPr>
                  <w:rFonts w:hint="eastAsia"/>
                </w:rPr>
                <w:delText xml:space="preserve">　　　</w:delText>
              </w:r>
            </w:del>
            <w:ins w:id="5340" w:author="IRK" w:date="2020-03-10T09:09:00Z">
              <w:r w:rsidR="009D2A39">
                <w:rPr>
                  <w:rFonts w:hint="eastAsia"/>
                </w:rPr>
                <w:t xml:space="preserve">   </w:t>
              </w:r>
            </w:ins>
            <w:r w:rsidRPr="0049256C">
              <w:t xml:space="preserve"> |        |</w:t>
            </w:r>
          </w:p>
          <w:p w14:paraId="6FED6DBC" w14:textId="77777777" w:rsidR="005B6671" w:rsidRPr="0049256C" w:rsidRDefault="005B6671">
            <w:pPr>
              <w:pStyle w:val="16"/>
              <w:rPr>
                <w:rFonts w:eastAsiaTheme="minorEastAsia"/>
              </w:rPr>
              <w:pPrChange w:id="5341" w:author="IRK" w:date="2020-04-27T17:26:00Z">
                <w:pPr/>
              </w:pPrChange>
            </w:pPr>
            <w:r w:rsidRPr="0049256C">
              <w:t>----------------------------------------------------------------------------------</w:t>
            </w:r>
            <w:del w:id="5342" w:author="IRK" w:date="2020-03-10T15:20:00Z">
              <w:r w:rsidRPr="0049256C" w:rsidDel="00330D2C">
                <w:delText xml:space="preserve"> </w:delText>
              </w:r>
            </w:del>
          </w:p>
          <w:p w14:paraId="0297A56F" w14:textId="77777777" w:rsidR="005B6671" w:rsidRPr="0049256C" w:rsidRDefault="005B6671">
            <w:pPr>
              <w:pStyle w:val="16"/>
              <w:pPrChange w:id="5343" w:author="IRK" w:date="2020-04-27T17:26:00Z">
                <w:pPr/>
              </w:pPrChange>
            </w:pPr>
          </w:p>
          <w:p w14:paraId="0EB2489A" w14:textId="77777777" w:rsidR="005B6671" w:rsidRPr="0049256C" w:rsidRDefault="005B6671">
            <w:pPr>
              <w:pStyle w:val="16"/>
              <w:pPrChange w:id="5344" w:author="IRK" w:date="2020-04-27T17:26:00Z">
                <w:pPr/>
              </w:pPrChange>
            </w:pPr>
            <w:r w:rsidRPr="0049256C">
              <w:t>[</w:t>
            </w:r>
            <w:r w:rsidRPr="0049256C">
              <w:rPr>
                <w:rFonts w:hint="eastAsia"/>
              </w:rPr>
              <w:t>可能な作業</w:t>
            </w:r>
            <w:r w:rsidRPr="0049256C">
              <w:t>]</w:t>
            </w:r>
          </w:p>
          <w:p w14:paraId="6897F50A" w14:textId="7E36E55C" w:rsidR="005B6671" w:rsidRPr="0049256C" w:rsidRDefault="005B6671">
            <w:pPr>
              <w:pStyle w:val="16"/>
              <w:pPrChange w:id="5345" w:author="IRK" w:date="2020-04-27T17:26:00Z">
                <w:pPr/>
              </w:pPrChange>
            </w:pPr>
            <w:r w:rsidRPr="0049256C">
              <w:t xml:space="preserve">a. </w:t>
            </w:r>
            <w:r w:rsidRPr="0049256C">
              <w:t>登録</w:t>
            </w:r>
            <w:r w:rsidRPr="0049256C">
              <w:t xml:space="preserve">    b. </w:t>
            </w:r>
            <w:r w:rsidRPr="0049256C">
              <w:t>登録解除</w:t>
            </w:r>
            <w:r w:rsidRPr="0049256C">
              <w:t xml:space="preserve">    c. </w:t>
            </w:r>
            <w:r w:rsidRPr="0049256C">
              <w:t>すべて登録</w:t>
            </w:r>
            <w:r w:rsidRPr="0049256C">
              <w:t xml:space="preserve">    d. </w:t>
            </w:r>
            <w:r w:rsidR="005A3759" w:rsidRPr="005A3759">
              <w:rPr>
                <w:rFonts w:hint="eastAsia"/>
              </w:rPr>
              <w:t>一覧情報更新</w:t>
            </w:r>
            <w:del w:id="5346" w:author="IRK" w:date="2020-03-09T22:27:00Z">
              <w:r w:rsidRPr="0049256C" w:rsidDel="00CB36CD">
                <w:delText xml:space="preserve"> </w:delText>
              </w:r>
            </w:del>
          </w:p>
          <w:p w14:paraId="28A08136" w14:textId="77777777" w:rsidR="005B6671" w:rsidRPr="0049256C" w:rsidRDefault="005B6671">
            <w:pPr>
              <w:pStyle w:val="16"/>
              <w:pPrChange w:id="5347" w:author="IRK" w:date="2020-04-27T17:26:00Z">
                <w:pPr/>
              </w:pPrChange>
            </w:pPr>
          </w:p>
          <w:p w14:paraId="3089C2C5" w14:textId="3054BDA9" w:rsidR="005B6671" w:rsidRPr="0049256C" w:rsidRDefault="00CB1574">
            <w:pPr>
              <w:pStyle w:val="16"/>
              <w:pPrChange w:id="5348" w:author="IRK" w:date="2020-04-27T17:26:00Z">
                <w:pPr/>
              </w:pPrChange>
            </w:pPr>
            <w:r>
              <w:rPr>
                <w:rFonts w:hint="eastAsia"/>
              </w:rPr>
              <w:t>作業を選択してください。スキップするには</w:t>
            </w:r>
            <w:r w:rsidRPr="0088515C">
              <w:rPr>
                <w:rFonts w:hint="eastAsia"/>
              </w:rPr>
              <w:t>エンターキーを</w:t>
            </w:r>
            <w:r w:rsidRPr="009A2CC8">
              <w:rPr>
                <w:rFonts w:hint="eastAsia"/>
              </w:rPr>
              <w:t>押下</w:t>
            </w:r>
            <w:r w:rsidR="005B6671" w:rsidRPr="0088515C">
              <w:rPr>
                <w:rFonts w:hint="eastAsia"/>
              </w:rPr>
              <w:t>してください</w:t>
            </w:r>
            <w:r w:rsidR="005B6671" w:rsidRPr="0049256C">
              <w:rPr>
                <w:rFonts w:hint="eastAsia"/>
              </w:rPr>
              <w:t>。</w:t>
            </w:r>
            <w:r w:rsidR="005B6671" w:rsidRPr="0049256C">
              <w:t xml:space="preserve"> &gt;&gt;</w:t>
            </w:r>
          </w:p>
        </w:tc>
      </w:tr>
    </w:tbl>
    <w:p w14:paraId="1617CC42" w14:textId="77777777" w:rsidR="005B6671" w:rsidRPr="0049256C" w:rsidRDefault="005B6671" w:rsidP="00EC7890">
      <w:pPr>
        <w:jc w:val="left"/>
      </w:pPr>
    </w:p>
    <w:p w14:paraId="2A03B1A8" w14:textId="66D61E62" w:rsidR="005B6671" w:rsidRPr="0049256C" w:rsidRDefault="005B6671" w:rsidP="00EC7890">
      <w:r w:rsidRPr="0049256C">
        <w:rPr>
          <w:rFonts w:hint="eastAsia"/>
        </w:rPr>
        <w:t>ウィザードは</w:t>
      </w:r>
      <w:r w:rsidR="004F3778">
        <w:rPr>
          <w:rFonts w:hint="eastAsia"/>
        </w:rPr>
        <w:t>既存の</w:t>
      </w:r>
      <w:r w:rsidRPr="0049256C">
        <w:rPr>
          <w:rFonts w:hint="eastAsia"/>
        </w:rPr>
        <w:t>登録されたユーザ定義関数をリストの上段に見せる。登録</w:t>
      </w:r>
      <w:del w:id="5349" w:author="IRK" w:date="2020-05-15T11:19:00Z">
        <w:r w:rsidR="004F0025" w:rsidDel="00152251">
          <w:rPr>
            <w:rFonts w:hint="eastAsia"/>
          </w:rPr>
          <w:delText>可否</w:delText>
        </w:r>
      </w:del>
      <w:ins w:id="5350" w:author="IRK" w:date="2020-05-15T11:19:00Z">
        <w:r w:rsidR="00152251">
          <w:rPr>
            <w:rFonts w:hint="eastAsia"/>
          </w:rPr>
          <w:t>有無</w:t>
        </w:r>
      </w:ins>
      <w:r w:rsidRPr="0049256C">
        <w:rPr>
          <w:rFonts w:hint="eastAsia"/>
        </w:rPr>
        <w:t>フィールドの「</w:t>
      </w:r>
      <w:r w:rsidRPr="0049256C">
        <w:rPr>
          <w:rFonts w:hint="eastAsia"/>
        </w:rPr>
        <w:t>V</w:t>
      </w:r>
      <w:r w:rsidRPr="0049256C">
        <w:rPr>
          <w:rFonts w:hint="eastAsia"/>
        </w:rPr>
        <w:t>」は、関数が既に登録されているユーザ定義関数であることを示す。登録された関数に加えて、ウィザードは</w:t>
      </w:r>
      <w:r w:rsidRPr="0049256C">
        <w:rPr>
          <w:rFonts w:hint="eastAsia"/>
        </w:rPr>
        <w:t>lib/addon</w:t>
      </w:r>
      <w:r w:rsidR="00815100">
        <w:t>s</w:t>
      </w:r>
      <w:r w:rsidRPr="0049256C">
        <w:rPr>
          <w:rFonts w:hint="eastAsia"/>
        </w:rPr>
        <w:t>ディレクトリの</w:t>
      </w:r>
      <w:r w:rsidRPr="0049256C">
        <w:rPr>
          <w:rFonts w:hint="eastAsia"/>
        </w:rPr>
        <w:t>jar</w:t>
      </w:r>
      <w:r w:rsidRPr="0049256C">
        <w:rPr>
          <w:rFonts w:hint="eastAsia"/>
        </w:rPr>
        <w:t>ファイル中のユーザ定義関数インタフェース</w:t>
      </w:r>
      <w:del w:id="5351" w:author="IRK" w:date="2020-03-10T15:42:00Z">
        <w:r w:rsidRPr="0049256C" w:rsidDel="00B41A46">
          <w:rPr>
            <w:rFonts w:hint="eastAsia"/>
          </w:rPr>
          <w:delText>（</w:delText>
        </w:r>
      </w:del>
      <w:ins w:id="5352" w:author="IRK" w:date="2020-03-10T15:42:00Z">
        <w:r w:rsidR="00B41A46">
          <w:rPr>
            <w:rFonts w:hint="eastAsia"/>
          </w:rPr>
          <w:t>(</w:t>
        </w:r>
      </w:ins>
      <w:r w:rsidRPr="0049256C">
        <w:rPr>
          <w:rFonts w:hint="eastAsia"/>
        </w:rPr>
        <w:t>com.innoexpert.innorulesj.suite.udf.UserDefinedFunction</w:t>
      </w:r>
      <w:del w:id="5353" w:author="IRK" w:date="2020-03-10T15:42:00Z">
        <w:r w:rsidRPr="0049256C" w:rsidDel="00B41A46">
          <w:rPr>
            <w:rFonts w:hint="eastAsia"/>
          </w:rPr>
          <w:delText>）</w:delText>
        </w:r>
      </w:del>
      <w:ins w:id="5354" w:author="IRK" w:date="2020-03-10T15:42:00Z">
        <w:r w:rsidR="00B41A46">
          <w:rPr>
            <w:rFonts w:hint="eastAsia"/>
          </w:rPr>
          <w:t>)</w:t>
        </w:r>
      </w:ins>
      <w:r w:rsidRPr="0049256C">
        <w:rPr>
          <w:rFonts w:hint="eastAsia"/>
        </w:rPr>
        <w:t>を実装したクラスを検索してリストに表示する。既に登録された関数のクラスはこの</w:t>
      </w:r>
      <w:r w:rsidRPr="0049256C">
        <w:rPr>
          <w:rFonts w:hint="eastAsia"/>
        </w:rPr>
        <w:t>jar</w:t>
      </w:r>
      <w:r w:rsidRPr="0049256C">
        <w:rPr>
          <w:rFonts w:hint="eastAsia"/>
        </w:rPr>
        <w:t>ファイルの中にある。ない場合は、</w:t>
      </w:r>
      <w:r w:rsidR="00B26281">
        <w:rPr>
          <w:rFonts w:hint="eastAsia"/>
        </w:rPr>
        <w:t>エラー</w:t>
      </w:r>
      <w:r w:rsidRPr="0049256C">
        <w:rPr>
          <w:rFonts w:hint="eastAsia"/>
        </w:rPr>
        <w:t>フィールドに「クラスが見つからない」という警告メッセージが表示される。また、既に登録した関数名と重複してはいけない。重複した場合は、</w:t>
      </w:r>
      <w:r w:rsidR="00B26281">
        <w:rPr>
          <w:rFonts w:hint="eastAsia"/>
        </w:rPr>
        <w:t>エラー</w:t>
      </w:r>
      <w:r w:rsidRPr="0049256C">
        <w:rPr>
          <w:rFonts w:hint="eastAsia"/>
        </w:rPr>
        <w:t>フィールドに「同一名前のユーザ定義関数が既に登録されている」という警告メッセージが表示される。</w:t>
      </w:r>
    </w:p>
    <w:p w14:paraId="6AC33DEA" w14:textId="77777777" w:rsidR="005B6671" w:rsidRPr="0049256C" w:rsidRDefault="005B6671" w:rsidP="00EC7890">
      <w:pPr>
        <w:jc w:val="left"/>
      </w:pPr>
    </w:p>
    <w:p w14:paraId="5F2B2993" w14:textId="30B842F5" w:rsidR="005B6671" w:rsidRPr="0049256C" w:rsidRDefault="005B6671">
      <w:pPr>
        <w:pPrChange w:id="5355" w:author="IRK" w:date="2020-05-11T10:02:00Z">
          <w:pPr>
            <w:jc w:val="left"/>
          </w:pPr>
        </w:pPrChange>
      </w:pPr>
      <w:r w:rsidRPr="0049256C">
        <w:rPr>
          <w:rFonts w:hint="eastAsia"/>
        </w:rPr>
        <w:t>各フィールドの意味は</w:t>
      </w:r>
      <w:r w:rsidR="004F0025">
        <w:rPr>
          <w:rFonts w:hint="eastAsia"/>
        </w:rPr>
        <w:t>、</w:t>
      </w:r>
      <w:r w:rsidRPr="0049256C">
        <w:rPr>
          <w:rFonts w:hint="eastAsia"/>
        </w:rPr>
        <w:t>次の</w:t>
      </w:r>
      <w:del w:id="5356" w:author="IRK" w:date="2020-03-11T16:20:00Z">
        <w:r w:rsidRPr="0049256C" w:rsidDel="003A26C2">
          <w:rPr>
            <w:rFonts w:hint="eastAsia"/>
          </w:rPr>
          <w:delText>通り</w:delText>
        </w:r>
      </w:del>
      <w:ins w:id="5357" w:author="IRK" w:date="2020-03-11T16:20:00Z">
        <w:r w:rsidR="003A26C2">
          <w:rPr>
            <w:rFonts w:hint="eastAsia"/>
          </w:rPr>
          <w:t>とおり</w:t>
        </w:r>
      </w:ins>
      <w:r w:rsidRPr="0049256C">
        <w:rPr>
          <w:rFonts w:hint="eastAsia"/>
        </w:rPr>
        <w:t>である。</w:t>
      </w:r>
    </w:p>
    <w:p w14:paraId="15E6D801" w14:textId="77777777" w:rsidR="005B6671" w:rsidRPr="0049256C" w:rsidRDefault="005B6671" w:rsidP="004E5233">
      <w:pPr>
        <w:pStyle w:val="10"/>
      </w:pPr>
      <w:r w:rsidRPr="0049256C">
        <w:rPr>
          <w:rFonts w:hint="eastAsia"/>
        </w:rPr>
        <w:t>関数名</w:t>
      </w:r>
    </w:p>
    <w:p w14:paraId="53F94B8B" w14:textId="3FEE0AB0" w:rsidR="005B6671" w:rsidRPr="0049256C" w:rsidRDefault="005B6671" w:rsidP="004E5233">
      <w:pPr>
        <w:pStyle w:val="13"/>
      </w:pPr>
      <w:r w:rsidRPr="0049256C">
        <w:rPr>
          <w:rFonts w:hint="eastAsia"/>
        </w:rPr>
        <w:t>ユーザ定義関数名である。ユーザ定義関数名は</w:t>
      </w:r>
      <w:r w:rsidRPr="0049256C">
        <w:rPr>
          <w:rFonts w:hint="eastAsia"/>
        </w:rPr>
        <w:t>UserDefinedFunction.getName</w:t>
      </w:r>
      <w:r w:rsidRPr="0049256C">
        <w:rPr>
          <w:rFonts w:hint="eastAsia"/>
        </w:rPr>
        <w:t>メソッドを呼び出して取得する。関数名は登録後にも変更できるが</w:t>
      </w:r>
      <w:del w:id="5358" w:author="IRK" w:date="2020-03-10T15:43:00Z">
        <w:r w:rsidRPr="0049256C" w:rsidDel="00B41A46">
          <w:rPr>
            <w:rFonts w:hint="eastAsia"/>
          </w:rPr>
          <w:delText>（</w:delText>
        </w:r>
      </w:del>
      <w:ins w:id="5359" w:author="IRK" w:date="2020-03-10T15:43:00Z">
        <w:r w:rsidR="00B41A46">
          <w:rPr>
            <w:rFonts w:hint="eastAsia"/>
          </w:rPr>
          <w:t>(</w:t>
        </w:r>
      </w:ins>
      <w:r w:rsidRPr="0049256C">
        <w:rPr>
          <w:rFonts w:hint="eastAsia"/>
        </w:rPr>
        <w:t>ユーザ定義関数コードを修正して</w:t>
      </w:r>
      <w:r w:rsidRPr="0049256C">
        <w:rPr>
          <w:rFonts w:hint="eastAsia"/>
        </w:rPr>
        <w:t>getName</w:t>
      </w:r>
      <w:r w:rsidRPr="0049256C">
        <w:rPr>
          <w:rFonts w:hint="eastAsia"/>
        </w:rPr>
        <w:t>で別の名前に変換できるようにする</w:t>
      </w:r>
      <w:del w:id="5360" w:author="IRK" w:date="2020-03-10T15:43:00Z">
        <w:r w:rsidRPr="0049256C" w:rsidDel="00B41A46">
          <w:rPr>
            <w:rFonts w:hint="eastAsia"/>
          </w:rPr>
          <w:delText>）</w:delText>
        </w:r>
      </w:del>
      <w:ins w:id="5361" w:author="IRK" w:date="2020-03-10T15:43:00Z">
        <w:r w:rsidR="00B41A46">
          <w:rPr>
            <w:rFonts w:hint="eastAsia"/>
          </w:rPr>
          <w:t>)</w:t>
        </w:r>
      </w:ins>
      <w:r w:rsidRPr="0049256C">
        <w:rPr>
          <w:rFonts w:hint="eastAsia"/>
        </w:rPr>
        <w:t>、その場合には既に登録された</w:t>
      </w:r>
      <w:r w:rsidR="00AC458A" w:rsidRPr="00AC458A">
        <w:rPr>
          <w:rFonts w:hint="eastAsia"/>
        </w:rPr>
        <w:t>他の関数と関数名が重複する可能性がある。</w:t>
      </w:r>
      <w:r w:rsidRPr="0049256C">
        <w:rPr>
          <w:rFonts w:hint="eastAsia"/>
        </w:rPr>
        <w:t>この場合、上記のように警告メッセージが出力される。</w:t>
      </w:r>
    </w:p>
    <w:p w14:paraId="1DD401A5" w14:textId="77777777" w:rsidR="005B6671" w:rsidRPr="0049256C" w:rsidRDefault="005B6671" w:rsidP="004E5233">
      <w:pPr>
        <w:pStyle w:val="10"/>
      </w:pPr>
      <w:r w:rsidRPr="0049256C">
        <w:rPr>
          <w:rFonts w:hint="eastAsia"/>
        </w:rPr>
        <w:t>クラス</w:t>
      </w:r>
    </w:p>
    <w:p w14:paraId="694FCADD" w14:textId="77777777" w:rsidR="005B6671" w:rsidRPr="0049256C" w:rsidRDefault="005B6671" w:rsidP="004E5233">
      <w:pPr>
        <w:pStyle w:val="13"/>
      </w:pPr>
      <w:r w:rsidRPr="0049256C">
        <w:rPr>
          <w:rFonts w:hint="eastAsia"/>
        </w:rPr>
        <w:t>ユーザ定義関数クラス名である。</w:t>
      </w:r>
    </w:p>
    <w:p w14:paraId="35267BC5" w14:textId="6F06C07F" w:rsidR="005B6671" w:rsidRPr="0049256C" w:rsidRDefault="00965D5C" w:rsidP="004E5233">
      <w:pPr>
        <w:pStyle w:val="10"/>
      </w:pPr>
      <w:r>
        <w:rPr>
          <w:rFonts w:hint="eastAsia"/>
        </w:rPr>
        <w:t>登録</w:t>
      </w:r>
      <w:del w:id="5362" w:author="IRK" w:date="2020-05-15T11:20:00Z">
        <w:r w:rsidRPr="00965D5C" w:rsidDel="00152251">
          <w:rPr>
            <w:rFonts w:hint="eastAsia"/>
          </w:rPr>
          <w:delText>可否</w:delText>
        </w:r>
      </w:del>
      <w:ins w:id="5363" w:author="IRK" w:date="2020-05-15T11:20:00Z">
        <w:r w:rsidR="00152251">
          <w:rPr>
            <w:rFonts w:hint="eastAsia"/>
          </w:rPr>
          <w:t>有無</w:t>
        </w:r>
      </w:ins>
    </w:p>
    <w:p w14:paraId="2066F53B" w14:textId="77777777" w:rsidR="005B6671" w:rsidRPr="0049256C" w:rsidRDefault="005B6671" w:rsidP="004E5233">
      <w:pPr>
        <w:pStyle w:val="13"/>
      </w:pPr>
      <w:r w:rsidRPr="0049256C">
        <w:rPr>
          <w:rFonts w:hint="eastAsia"/>
        </w:rPr>
        <w:t>このユーザ定義関数をルールシステムで使用できるように登録した場合、「</w:t>
      </w:r>
      <w:r w:rsidRPr="0049256C">
        <w:rPr>
          <w:rFonts w:hint="eastAsia"/>
        </w:rPr>
        <w:t>V</w:t>
      </w:r>
      <w:r w:rsidRPr="0049256C">
        <w:rPr>
          <w:rFonts w:hint="eastAsia"/>
        </w:rPr>
        <w:t>」が表示される。</w:t>
      </w:r>
    </w:p>
    <w:p w14:paraId="28DAA8E9" w14:textId="75B6F3A9" w:rsidR="005B6671" w:rsidRPr="009A2CC8" w:rsidRDefault="00CB1574" w:rsidP="004E5233">
      <w:pPr>
        <w:pStyle w:val="10"/>
      </w:pPr>
      <w:r w:rsidRPr="009A2CC8">
        <w:rPr>
          <w:rFonts w:hint="eastAsia"/>
        </w:rPr>
        <w:t>エラー</w:t>
      </w:r>
    </w:p>
    <w:p w14:paraId="678EA944" w14:textId="37A48CB8" w:rsidR="005B6671" w:rsidRPr="0049256C" w:rsidRDefault="005B6671" w:rsidP="004E5233">
      <w:pPr>
        <w:pStyle w:val="13"/>
      </w:pPr>
      <w:r w:rsidRPr="0088515C">
        <w:rPr>
          <w:rFonts w:hint="eastAsia"/>
        </w:rPr>
        <w:t>登録された</w:t>
      </w:r>
      <w:r w:rsidRPr="0049256C">
        <w:rPr>
          <w:rFonts w:hint="eastAsia"/>
        </w:rPr>
        <w:t>ユーザ定義関数に問題がある時、この警告を解消しない場合</w:t>
      </w:r>
      <w:r w:rsidR="004F3778">
        <w:rPr>
          <w:rFonts w:hint="eastAsia"/>
        </w:rPr>
        <w:t>は</w:t>
      </w:r>
      <w:r w:rsidRPr="0049256C">
        <w:rPr>
          <w:rFonts w:hint="eastAsia"/>
        </w:rPr>
        <w:t>ランタイムでエラーが起こる。</w:t>
      </w:r>
    </w:p>
    <w:p w14:paraId="67007F80" w14:textId="77777777" w:rsidR="005B6671" w:rsidRPr="0049256C" w:rsidRDefault="005B6671" w:rsidP="00EC7890"/>
    <w:p w14:paraId="19283DA0" w14:textId="5A9064B5" w:rsidR="005B6671" w:rsidRPr="0049256C" w:rsidRDefault="005B6671" w:rsidP="00EC7890">
      <w:r w:rsidRPr="0049256C">
        <w:rPr>
          <w:rFonts w:hint="eastAsia"/>
        </w:rPr>
        <w:t>作業メニューは次の</w:t>
      </w:r>
      <w:del w:id="5364" w:author="IRK" w:date="2020-03-11T16:20:00Z">
        <w:r w:rsidRPr="0049256C" w:rsidDel="003A26C2">
          <w:rPr>
            <w:rFonts w:hint="eastAsia"/>
          </w:rPr>
          <w:delText>通り</w:delText>
        </w:r>
      </w:del>
      <w:ins w:id="5365" w:author="IRK" w:date="2020-03-11T16:20:00Z">
        <w:r w:rsidR="003A26C2">
          <w:rPr>
            <w:rFonts w:hint="eastAsia"/>
          </w:rPr>
          <w:t>とおり</w:t>
        </w:r>
      </w:ins>
      <w:r w:rsidRPr="0049256C">
        <w:rPr>
          <w:rFonts w:hint="eastAsia"/>
        </w:rPr>
        <w:t>である。</w:t>
      </w:r>
    </w:p>
    <w:p w14:paraId="37D0DAB9" w14:textId="77777777" w:rsidR="005B6671" w:rsidRPr="0049256C" w:rsidRDefault="005B6671" w:rsidP="004E5233">
      <w:pPr>
        <w:pStyle w:val="10"/>
      </w:pPr>
      <w:r w:rsidRPr="0049256C">
        <w:rPr>
          <w:rFonts w:hint="eastAsia"/>
        </w:rPr>
        <w:t>登録</w:t>
      </w:r>
    </w:p>
    <w:p w14:paraId="6263BC81" w14:textId="192FAA74" w:rsidR="005B6671" w:rsidRPr="0049256C" w:rsidRDefault="005B6671" w:rsidP="004E5233">
      <w:pPr>
        <w:pStyle w:val="13"/>
      </w:pPr>
      <w:r w:rsidRPr="0049256C">
        <w:rPr>
          <w:rFonts w:hint="eastAsia"/>
        </w:rPr>
        <w:t>登録されていない</w:t>
      </w:r>
      <w:r w:rsidR="000C0C6C">
        <w:rPr>
          <w:rFonts w:hint="eastAsia"/>
        </w:rPr>
        <w:t>ユーザ定義関数を登録する。既に登録されたユーザ定義</w:t>
      </w:r>
      <w:r w:rsidR="000C0C6C" w:rsidRPr="0088515C">
        <w:rPr>
          <w:rFonts w:hint="eastAsia"/>
        </w:rPr>
        <w:t>関数</w:t>
      </w:r>
      <w:r w:rsidR="000C0C6C" w:rsidRPr="009A2CC8">
        <w:rPr>
          <w:rFonts w:hint="eastAsia"/>
        </w:rPr>
        <w:t>に</w:t>
      </w:r>
      <w:r w:rsidRPr="0088515C">
        <w:rPr>
          <w:rFonts w:hint="eastAsia"/>
        </w:rPr>
        <w:t>登録</w:t>
      </w:r>
      <w:r w:rsidRPr="0049256C">
        <w:rPr>
          <w:rFonts w:hint="eastAsia"/>
        </w:rPr>
        <w:t>する関数名と同一名称の関数がある場合は登録できない。</w:t>
      </w:r>
    </w:p>
    <w:p w14:paraId="27437DC7" w14:textId="77777777" w:rsidR="005B6671" w:rsidRPr="0049256C" w:rsidRDefault="005B6671" w:rsidP="004E5233">
      <w:pPr>
        <w:pStyle w:val="10"/>
      </w:pPr>
      <w:r w:rsidRPr="0049256C">
        <w:rPr>
          <w:rFonts w:hint="eastAsia"/>
        </w:rPr>
        <w:t>登録解除</w:t>
      </w:r>
    </w:p>
    <w:p w14:paraId="633CF7C2" w14:textId="15021291" w:rsidR="005B6671" w:rsidRPr="0088515C" w:rsidRDefault="005B6671" w:rsidP="004E5233">
      <w:pPr>
        <w:pStyle w:val="13"/>
      </w:pPr>
      <w:r w:rsidRPr="0049256C">
        <w:rPr>
          <w:rFonts w:hint="eastAsia"/>
        </w:rPr>
        <w:t>既に登録されたユーザ定義関数に対して</w:t>
      </w:r>
      <w:r w:rsidRPr="0088515C">
        <w:rPr>
          <w:rFonts w:hint="eastAsia"/>
        </w:rPr>
        <w:t>登録</w:t>
      </w:r>
      <w:r w:rsidR="000C0C6C" w:rsidRPr="009A2CC8">
        <w:rPr>
          <w:rFonts w:hint="eastAsia"/>
        </w:rPr>
        <w:t>を</w:t>
      </w:r>
      <w:r w:rsidRPr="0088515C">
        <w:rPr>
          <w:rFonts w:hint="eastAsia"/>
        </w:rPr>
        <w:t>解除する。</w:t>
      </w:r>
    </w:p>
    <w:p w14:paraId="34F9BDB8" w14:textId="77777777" w:rsidR="005B6671" w:rsidRPr="00E5446E" w:rsidRDefault="005B6671" w:rsidP="004E5233">
      <w:pPr>
        <w:pStyle w:val="10"/>
      </w:pPr>
      <w:r w:rsidRPr="00E5446E">
        <w:t>すべて登録</w:t>
      </w:r>
    </w:p>
    <w:p w14:paraId="6BF0196D" w14:textId="2A4E43AA" w:rsidR="005B6671" w:rsidRPr="0088515C" w:rsidRDefault="000B2C43" w:rsidP="004E5233">
      <w:pPr>
        <w:pStyle w:val="13"/>
      </w:pPr>
      <w:r w:rsidRPr="009A2CC8">
        <w:rPr>
          <w:rFonts w:hint="eastAsia"/>
        </w:rPr>
        <w:t>登録できる</w:t>
      </w:r>
      <w:r w:rsidR="005B6671" w:rsidRPr="00C4577D">
        <w:rPr>
          <w:rFonts w:hint="eastAsia"/>
        </w:rPr>
        <w:t>ユーザ定義関</w:t>
      </w:r>
      <w:r w:rsidR="000C0C6C" w:rsidRPr="00C4577D">
        <w:rPr>
          <w:rFonts w:hint="eastAsia"/>
        </w:rPr>
        <w:t>数をすべて登録</w:t>
      </w:r>
      <w:r>
        <w:rPr>
          <w:rFonts w:hint="eastAsia"/>
        </w:rPr>
        <w:t>する</w:t>
      </w:r>
      <w:r w:rsidR="000C0C6C" w:rsidRPr="00C4577D">
        <w:rPr>
          <w:rFonts w:hint="eastAsia"/>
        </w:rPr>
        <w:t>。</w:t>
      </w:r>
      <w:r w:rsidR="004E59EB">
        <w:rPr>
          <w:rFonts w:hint="eastAsia"/>
        </w:rPr>
        <w:t>既に登録されたユーザ定義関数</w:t>
      </w:r>
      <w:r w:rsidR="004F0025">
        <w:rPr>
          <w:rFonts w:hint="eastAsia"/>
        </w:rPr>
        <w:t>に</w:t>
      </w:r>
      <w:r w:rsidR="004E59EB">
        <w:rPr>
          <w:rFonts w:hint="eastAsia"/>
        </w:rPr>
        <w:t>同じ名前の関数がある場合、該当関数を除いて登録する。</w:t>
      </w:r>
    </w:p>
    <w:p w14:paraId="750C65C7" w14:textId="27F5A6CE" w:rsidR="005B6671" w:rsidRPr="0088515C" w:rsidRDefault="00CB1574" w:rsidP="004E5233">
      <w:pPr>
        <w:pStyle w:val="10"/>
      </w:pPr>
      <w:r w:rsidRPr="009A2CC8">
        <w:rPr>
          <w:rFonts w:hint="eastAsia"/>
        </w:rPr>
        <w:t>一覧情報</w:t>
      </w:r>
      <w:r w:rsidR="005B6671" w:rsidRPr="0088515C">
        <w:rPr>
          <w:rFonts w:hint="eastAsia"/>
        </w:rPr>
        <w:t>更新</w:t>
      </w:r>
    </w:p>
    <w:p w14:paraId="77A974CE" w14:textId="3A59DC2F" w:rsidR="005B6671" w:rsidRPr="0049256C" w:rsidRDefault="005B6671" w:rsidP="004E5233">
      <w:pPr>
        <w:pStyle w:val="13"/>
      </w:pPr>
      <w:r w:rsidRPr="00E5446E">
        <w:rPr>
          <w:rFonts w:hint="eastAsia"/>
        </w:rPr>
        <w:t>ユーザ定義関数の</w:t>
      </w:r>
      <w:r w:rsidR="00B26281">
        <w:rPr>
          <w:rFonts w:hint="eastAsia"/>
        </w:rPr>
        <w:t>使用可能な</w:t>
      </w:r>
      <w:r w:rsidRPr="00E5446E">
        <w:rPr>
          <w:rFonts w:hint="eastAsia"/>
        </w:rPr>
        <w:t>状態をリフレッシュする。ウィザード</w:t>
      </w:r>
      <w:r w:rsidRPr="0049256C">
        <w:rPr>
          <w:rFonts w:hint="eastAsia"/>
        </w:rPr>
        <w:t>は</w:t>
      </w:r>
      <w:r w:rsidRPr="0049256C">
        <w:rPr>
          <w:rFonts w:hint="eastAsia"/>
        </w:rPr>
        <w:t>lib/addon</w:t>
      </w:r>
      <w:r w:rsidR="00815100">
        <w:t>s</w:t>
      </w:r>
      <w:r w:rsidRPr="0049256C">
        <w:rPr>
          <w:rFonts w:hint="eastAsia"/>
        </w:rPr>
        <w:t>ディレクトリのライブラリを</w:t>
      </w:r>
      <w:r w:rsidR="00AC458A" w:rsidRPr="00AC458A">
        <w:rPr>
          <w:rFonts w:hint="eastAsia"/>
        </w:rPr>
        <w:t xml:space="preserve"> </w:t>
      </w:r>
      <w:r w:rsidR="00AC458A" w:rsidRPr="00AC458A">
        <w:rPr>
          <w:rFonts w:hint="eastAsia"/>
        </w:rPr>
        <w:t>再度分析の上、リストを更新して、</w:t>
      </w:r>
      <w:r w:rsidR="004F3778">
        <w:rPr>
          <w:rFonts w:hint="eastAsia"/>
        </w:rPr>
        <w:t>既</w:t>
      </w:r>
      <w:r w:rsidR="00AC458A">
        <w:rPr>
          <w:rFonts w:hint="eastAsia"/>
        </w:rPr>
        <w:t>に</w:t>
      </w:r>
      <w:r w:rsidRPr="0049256C">
        <w:rPr>
          <w:rFonts w:hint="eastAsia"/>
        </w:rPr>
        <w:t>登録</w:t>
      </w:r>
      <w:r w:rsidR="00AC458A">
        <w:rPr>
          <w:rFonts w:hint="eastAsia"/>
        </w:rPr>
        <w:t>され</w:t>
      </w:r>
      <w:r w:rsidRPr="0049256C">
        <w:rPr>
          <w:rFonts w:hint="eastAsia"/>
        </w:rPr>
        <w:t>たユーザ定義関数に問題があるかを検査する。</w:t>
      </w:r>
    </w:p>
    <w:p w14:paraId="3AF30A3B" w14:textId="77777777" w:rsidR="005B6671" w:rsidRPr="0049256C" w:rsidRDefault="005B6671" w:rsidP="00EC7890"/>
    <w:p w14:paraId="18DC5BF8" w14:textId="77777777" w:rsidR="005B6671" w:rsidRPr="0049256C" w:rsidRDefault="005B6671">
      <w:pPr>
        <w:pStyle w:val="32"/>
        <w:numPr>
          <w:ilvl w:val="2"/>
          <w:numId w:val="139"/>
        </w:numPr>
        <w:rPr>
          <w:lang w:eastAsia="ja-JP"/>
        </w:rPr>
        <w:pPrChange w:id="5366" w:author="IRK" w:date="2020-05-11T09:42:00Z">
          <w:pPr>
            <w:pStyle w:val="32"/>
            <w:numPr>
              <w:numId w:val="27"/>
            </w:numPr>
            <w:spacing w:before="12" w:after="12"/>
            <w:jc w:val="left"/>
          </w:pPr>
        </w:pPrChange>
      </w:pPr>
      <w:bookmarkStart w:id="5367" w:name="_Toc429066578"/>
      <w:bookmarkStart w:id="5368" w:name="_Toc441755333"/>
      <w:bookmarkStart w:id="5369" w:name="_Ref34685238"/>
      <w:bookmarkStart w:id="5370" w:name="_Ref34685241"/>
      <w:bookmarkStart w:id="5371" w:name="_Toc40449565"/>
      <w:r w:rsidRPr="0049256C">
        <w:rPr>
          <w:rFonts w:hint="eastAsia"/>
          <w:lang w:eastAsia="ja-JP"/>
        </w:rPr>
        <w:t>コールバックサービスリスト</w:t>
      </w:r>
      <w:bookmarkEnd w:id="5367"/>
      <w:bookmarkEnd w:id="5368"/>
      <w:bookmarkEnd w:id="5369"/>
      <w:bookmarkEnd w:id="5370"/>
      <w:bookmarkEnd w:id="5371"/>
    </w:p>
    <w:p w14:paraId="58C0E719" w14:textId="7018B57A" w:rsidR="005B6671" w:rsidRPr="0049256C" w:rsidRDefault="00871421" w:rsidP="00EC7890">
      <w:del w:id="5372" w:author="IRK" w:date="2020-03-09T22:28:00Z">
        <w:r w:rsidRPr="0049256C" w:rsidDel="00CB36CD">
          <w:rPr>
            <w:rFonts w:hint="eastAsia"/>
          </w:rPr>
          <w:delText>表</w:delText>
        </w:r>
        <w:r w:rsidRPr="0049256C" w:rsidDel="00CB36CD">
          <w:rPr>
            <w:rFonts w:hint="eastAsia"/>
          </w:rPr>
          <w:delText>1</w:delText>
        </w:r>
        <w:r w:rsidR="00095BBD" w:rsidDel="00CB36CD">
          <w:rPr>
            <w:rFonts w:hint="eastAsia"/>
          </w:rPr>
          <w:delText>23</w:delText>
        </w:r>
      </w:del>
      <w:ins w:id="5373" w:author="IRK" w:date="2020-03-09T22:28:00Z">
        <w:r w:rsidR="00CB36CD">
          <w:rPr>
            <w:rFonts w:hint="eastAsia"/>
          </w:rPr>
          <w:t>次の表</w:t>
        </w:r>
      </w:ins>
      <w:r w:rsidR="005B6671" w:rsidRPr="0049256C">
        <w:rPr>
          <w:rFonts w:hint="eastAsia"/>
        </w:rPr>
        <w:t>は</w:t>
      </w:r>
      <w:r w:rsidR="004F0025">
        <w:rPr>
          <w:rFonts w:hint="eastAsia"/>
        </w:rPr>
        <w:t>、</w:t>
      </w:r>
      <w:r w:rsidR="00AC458A" w:rsidRPr="00AC458A">
        <w:rPr>
          <w:rFonts w:hint="eastAsia"/>
        </w:rPr>
        <w:t>登録済み、または登録可能</w:t>
      </w:r>
      <w:r w:rsidR="005B6671" w:rsidRPr="0049256C">
        <w:rPr>
          <w:rFonts w:hint="eastAsia"/>
        </w:rPr>
        <w:t>なコールバックサービスファクトリのリストを</w:t>
      </w:r>
      <w:r w:rsidR="004F0025">
        <w:rPr>
          <w:rFonts w:hint="eastAsia"/>
        </w:rPr>
        <w:t>示す</w:t>
      </w:r>
      <w:r w:rsidR="005B6671" w:rsidRPr="0049256C">
        <w:rPr>
          <w:rFonts w:hint="eastAsia"/>
        </w:rPr>
        <w:t>。</w:t>
      </w:r>
    </w:p>
    <w:p w14:paraId="7B6E9826" w14:textId="77777777" w:rsidR="005B6671" w:rsidRPr="0049256C" w:rsidRDefault="005B6671" w:rsidP="00EC7890"/>
    <w:p w14:paraId="5935BDAD" w14:textId="3C070EF0" w:rsidR="00871421" w:rsidRPr="0049256C" w:rsidRDefault="00871421" w:rsidP="007D3017">
      <w:pPr>
        <w:pStyle w:val="afff6"/>
      </w:pPr>
      <w:bookmarkStart w:id="5374" w:name="_Toc34839595"/>
      <w:del w:id="5375" w:author="IRK" w:date="2020-03-09T22:28: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123</w:delText>
        </w:r>
        <w:r w:rsidR="003561C7" w:rsidRPr="0049256C" w:rsidDel="00CB36CD">
          <w:rPr>
            <w:noProof/>
          </w:rPr>
          <w:fldChar w:fldCharType="end"/>
        </w:r>
        <w:r w:rsidRPr="0049256C" w:rsidDel="00CB36CD">
          <w:rPr>
            <w:rFonts w:hint="eastAsia"/>
          </w:rPr>
          <w:delText>]</w:delText>
        </w:r>
      </w:del>
      <w:ins w:id="5376" w:author="IRK" w:date="2020-03-09T22:28: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129</w:t>
      </w:r>
      <w:ins w:id="5377" w:author="IRK" w:date="2020-03-09T22:28:00Z">
        <w:r w:rsidR="00CB36CD">
          <w:fldChar w:fldCharType="end"/>
        </w:r>
        <w:r w:rsidR="00CB36CD">
          <w:rPr>
            <w:rFonts w:hint="eastAsia"/>
          </w:rPr>
          <w:t>]</w:t>
        </w:r>
      </w:ins>
      <w:bookmarkEnd w:id="537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378" w:author="IRK" w:date="2020-04-16T14:28:00Z">
          <w:tblPr>
            <w:tblW w:w="0" w:type="auto"/>
            <w:tblLook w:val="04A0" w:firstRow="1" w:lastRow="0" w:firstColumn="1" w:lastColumn="0" w:noHBand="0" w:noVBand="1"/>
          </w:tblPr>
        </w:tblPrChange>
      </w:tblPr>
      <w:tblGrid>
        <w:gridCol w:w="9515"/>
        <w:tblGridChange w:id="5379">
          <w:tblGrid>
            <w:gridCol w:w="9515"/>
          </w:tblGrid>
        </w:tblGridChange>
      </w:tblGrid>
      <w:tr w:rsidR="005B6671" w:rsidRPr="0049256C" w14:paraId="5B494FD8" w14:textId="77777777" w:rsidTr="004E5233">
        <w:trPr>
          <w:jc w:val="center"/>
        </w:trPr>
        <w:tc>
          <w:tcPr>
            <w:tcW w:w="9515" w:type="dxa"/>
            <w:tcPrChange w:id="5380" w:author="IRK" w:date="2020-04-16T14:28:00Z">
              <w:tcPr>
                <w:tcW w:w="9515" w:type="dxa"/>
              </w:tcPr>
            </w:tcPrChange>
          </w:tcPr>
          <w:p w14:paraId="5CCFE37D" w14:textId="77777777" w:rsidR="005B6671" w:rsidRPr="0049256C" w:rsidRDefault="005B6671">
            <w:pPr>
              <w:pStyle w:val="16"/>
              <w:pPrChange w:id="5381" w:author="IRK" w:date="2020-04-27T17:26:00Z">
                <w:pPr/>
              </w:pPrChange>
            </w:pPr>
            <w:r w:rsidRPr="0049256C">
              <w:t>********************************************************************************</w:t>
            </w:r>
          </w:p>
          <w:p w14:paraId="2E570BA7" w14:textId="77777777" w:rsidR="005B6671" w:rsidRPr="0049256C" w:rsidRDefault="005B6671">
            <w:pPr>
              <w:pStyle w:val="16"/>
              <w:pPrChange w:id="5382" w:author="IRK" w:date="2020-04-27T17:26:00Z">
                <w:pPr/>
              </w:pPrChange>
            </w:pPr>
          </w:p>
          <w:p w14:paraId="5C66C5F4" w14:textId="77777777" w:rsidR="005B6671" w:rsidRPr="0049256C" w:rsidRDefault="005B6671">
            <w:pPr>
              <w:pStyle w:val="16"/>
              <w:pPrChange w:id="5383" w:author="IRK" w:date="2020-04-27T17:26:00Z">
                <w:pPr/>
              </w:pPrChange>
            </w:pPr>
            <w:r w:rsidRPr="0049256C">
              <w:rPr>
                <w:rFonts w:hint="eastAsia"/>
              </w:rPr>
              <w:t>アドオンタイプ選択</w:t>
            </w:r>
            <w:r w:rsidRPr="0049256C">
              <w:t xml:space="preserve"> -&gt; </w:t>
            </w:r>
            <w:r w:rsidRPr="0049256C">
              <w:t>コールバックサービスのリスト</w:t>
            </w:r>
          </w:p>
          <w:p w14:paraId="6DC51BFF" w14:textId="77777777" w:rsidR="005B6671" w:rsidRPr="0049256C" w:rsidRDefault="005B6671">
            <w:pPr>
              <w:pStyle w:val="16"/>
              <w:pPrChange w:id="5384" w:author="IRK" w:date="2020-04-27T17:26:00Z">
                <w:pPr/>
              </w:pPrChange>
            </w:pPr>
          </w:p>
          <w:p w14:paraId="3DCFF73A" w14:textId="77777777" w:rsidR="005B6671" w:rsidRPr="0049256C" w:rsidRDefault="005B6671">
            <w:pPr>
              <w:pStyle w:val="16"/>
              <w:rPr>
                <w:rFonts w:eastAsiaTheme="minorEastAsia"/>
              </w:rPr>
              <w:pPrChange w:id="5385" w:author="IRK" w:date="2020-04-27T17:26:00Z">
                <w:pPr/>
              </w:pPrChange>
            </w:pPr>
            <w:r w:rsidRPr="0049256C">
              <w:t>********************************************************************************</w:t>
            </w:r>
            <w:del w:id="5386" w:author="IRK" w:date="2020-03-10T15:20:00Z">
              <w:r w:rsidRPr="0049256C" w:rsidDel="00330D2C">
                <w:delText xml:space="preserve"> </w:delText>
              </w:r>
            </w:del>
          </w:p>
          <w:p w14:paraId="6E4C53FE" w14:textId="77777777" w:rsidR="005B6671" w:rsidRPr="0049256C" w:rsidRDefault="005B6671">
            <w:pPr>
              <w:pStyle w:val="16"/>
              <w:rPr>
                <w:rFonts w:eastAsiaTheme="minorEastAsia"/>
              </w:rPr>
              <w:pPrChange w:id="5387" w:author="IRK" w:date="2020-04-27T17:26:00Z">
                <w:pPr/>
              </w:pPrChange>
            </w:pPr>
          </w:p>
          <w:p w14:paraId="013F3502" w14:textId="77777777" w:rsidR="005B6671" w:rsidRPr="0049256C" w:rsidRDefault="005B6671">
            <w:pPr>
              <w:pStyle w:val="16"/>
              <w:rPr>
                <w:rFonts w:eastAsiaTheme="minorEastAsia"/>
              </w:rPr>
              <w:pPrChange w:id="5388" w:author="IRK" w:date="2020-04-27T17:26:00Z">
                <w:pPr/>
              </w:pPrChange>
            </w:pPr>
            <w:r w:rsidRPr="0049256C">
              <w:rPr>
                <w:rFonts w:hint="eastAsia"/>
              </w:rPr>
              <w:t>次は使用可能なコールバックサービスファクトリのリストです。</w:t>
            </w:r>
            <w:del w:id="5389" w:author="IRK" w:date="2020-03-09T22:28:00Z">
              <w:r w:rsidRPr="0049256C" w:rsidDel="00CB36CD">
                <w:delText xml:space="preserve"> </w:delText>
              </w:r>
            </w:del>
          </w:p>
          <w:p w14:paraId="70E13968" w14:textId="77777777" w:rsidR="005B6671" w:rsidRPr="0049256C" w:rsidRDefault="005B6671">
            <w:pPr>
              <w:pStyle w:val="16"/>
              <w:rPr>
                <w:rFonts w:eastAsiaTheme="minorEastAsia"/>
              </w:rPr>
              <w:pPrChange w:id="5390" w:author="IRK" w:date="2020-04-27T17:26:00Z">
                <w:pPr/>
              </w:pPrChange>
            </w:pPr>
          </w:p>
          <w:p w14:paraId="0B644704" w14:textId="77777777" w:rsidR="005B6671" w:rsidRPr="0049256C" w:rsidRDefault="005B6671">
            <w:pPr>
              <w:pStyle w:val="16"/>
              <w:pPrChange w:id="5391" w:author="IRK" w:date="2020-04-27T17:26:00Z">
                <w:pPr/>
              </w:pPrChange>
            </w:pPr>
            <w:r w:rsidRPr="0049256C">
              <w:rPr>
                <w:rFonts w:hint="eastAsia"/>
              </w:rPr>
              <w:t>[</w:t>
            </w:r>
            <w:r w:rsidRPr="0049256C">
              <w:rPr>
                <w:rFonts w:hint="eastAsia"/>
              </w:rPr>
              <w:t>項目</w:t>
            </w:r>
            <w:r w:rsidRPr="0049256C">
              <w:rPr>
                <w:rFonts w:hint="eastAsia"/>
              </w:rPr>
              <w:t>]</w:t>
            </w:r>
          </w:p>
          <w:p w14:paraId="2105299D" w14:textId="77777777" w:rsidR="005B6671" w:rsidRPr="0049256C" w:rsidRDefault="005B6671">
            <w:pPr>
              <w:pStyle w:val="16"/>
              <w:pPrChange w:id="5392" w:author="IRK" w:date="2020-04-27T17:26:00Z">
                <w:pPr/>
              </w:pPrChange>
            </w:pPr>
            <w:r w:rsidRPr="0049256C">
              <w:t>---------------------------------------------------------------------------------------</w:t>
            </w:r>
          </w:p>
          <w:p w14:paraId="5E1A389C" w14:textId="68C4FD91" w:rsidR="005B6671" w:rsidRPr="0088515C" w:rsidRDefault="005B6671">
            <w:pPr>
              <w:pStyle w:val="16"/>
              <w:pPrChange w:id="5393" w:author="IRK" w:date="2020-04-27T17:26:00Z">
                <w:pPr/>
              </w:pPrChange>
            </w:pPr>
            <w:r w:rsidRPr="0049256C">
              <w:rPr>
                <w:rFonts w:hint="eastAsia"/>
              </w:rPr>
              <w:t xml:space="preserve">    | </w:t>
            </w:r>
            <w:r w:rsidRPr="0049256C">
              <w:rPr>
                <w:rFonts w:ascii="ＭＳ Ｐゴシック" w:hAnsi="ＭＳ Ｐゴシック" w:hint="eastAsia"/>
              </w:rPr>
              <w:t xml:space="preserve">クラス   </w:t>
            </w:r>
            <w:r w:rsidRPr="0049256C">
              <w:rPr>
                <w:rFonts w:hint="eastAsia"/>
              </w:rPr>
              <w:t xml:space="preserve">                                            </w:t>
            </w:r>
            <w:del w:id="5394" w:author="IRK" w:date="2020-03-10T09:10:00Z">
              <w:r w:rsidR="00100B30" w:rsidRPr="0049256C" w:rsidDel="009D2A39">
                <w:rPr>
                  <w:rFonts w:hint="eastAsia"/>
                </w:rPr>
                <w:delText xml:space="preserve">　</w:delText>
              </w:r>
            </w:del>
            <w:ins w:id="5395" w:author="IRK" w:date="2020-03-10T09:10:00Z">
              <w:r w:rsidR="009D2A39">
                <w:rPr>
                  <w:rFonts w:hint="eastAsia"/>
                </w:rPr>
                <w:t xml:space="preserve"> </w:t>
              </w:r>
            </w:ins>
            <w:r w:rsidRPr="0049256C">
              <w:rPr>
                <w:rFonts w:hint="eastAsia"/>
              </w:rPr>
              <w:t xml:space="preserve">   | </w:t>
            </w:r>
            <w:r w:rsidRPr="0049256C">
              <w:rPr>
                <w:rFonts w:ascii="ＭＳ Ｐゴシック" w:hAnsi="ＭＳ Ｐゴシック" w:hint="eastAsia"/>
              </w:rPr>
              <w:t>サービス名称</w:t>
            </w:r>
            <w:r w:rsidRPr="0049256C">
              <w:rPr>
                <w:rFonts w:hint="eastAsia"/>
              </w:rPr>
              <w:t xml:space="preserve"> | </w:t>
            </w:r>
            <w:r w:rsidRPr="0049256C">
              <w:rPr>
                <w:rFonts w:ascii="ＭＳ Ｐゴシック" w:hAnsi="ＭＳ Ｐゴシック" w:hint="eastAsia"/>
              </w:rPr>
              <w:t>登録</w:t>
            </w:r>
            <w:r w:rsidRPr="0088515C">
              <w:rPr>
                <w:rFonts w:ascii="ＭＳ Ｐゴシック" w:hAnsi="ＭＳ Ｐゴシック" w:hint="eastAsia"/>
              </w:rPr>
              <w:t xml:space="preserve">可否 </w:t>
            </w:r>
            <w:r w:rsidRPr="0088515C">
              <w:rPr>
                <w:rFonts w:hint="eastAsia"/>
              </w:rPr>
              <w:t xml:space="preserve">| </w:t>
            </w:r>
            <w:r w:rsidR="000C0C6C" w:rsidRPr="009A2CC8">
              <w:rPr>
                <w:rFonts w:ascii="ＭＳ Ｐゴシック" w:hAnsi="ＭＳ Ｐゴシック" w:hint="eastAsia"/>
              </w:rPr>
              <w:t>エラー</w:t>
            </w:r>
            <w:r w:rsidRPr="0088515C">
              <w:rPr>
                <w:rFonts w:ascii="ＭＳ Ｐゴシック" w:hAnsi="ＭＳ Ｐゴシック" w:hint="eastAsia"/>
              </w:rPr>
              <w:t xml:space="preserve"> </w:t>
            </w:r>
            <w:r w:rsidRPr="0088515C">
              <w:rPr>
                <w:rFonts w:hint="eastAsia"/>
              </w:rPr>
              <w:t>|</w:t>
            </w:r>
          </w:p>
          <w:p w14:paraId="2EFAAAF0" w14:textId="77777777" w:rsidR="005B6671" w:rsidRPr="00E5446E" w:rsidRDefault="005B6671">
            <w:pPr>
              <w:pStyle w:val="16"/>
              <w:pPrChange w:id="5396" w:author="IRK" w:date="2020-04-27T17:26:00Z">
                <w:pPr/>
              </w:pPrChange>
            </w:pPr>
            <w:r w:rsidRPr="00E5446E">
              <w:t>---------------------------------------------------------------------------------------</w:t>
            </w:r>
          </w:p>
          <w:p w14:paraId="617C931A" w14:textId="77777777" w:rsidR="005B6671" w:rsidRPr="006D3A1E" w:rsidRDefault="005B6671">
            <w:pPr>
              <w:pStyle w:val="16"/>
              <w:pPrChange w:id="5397" w:author="IRK" w:date="2020-04-27T17:26:00Z">
                <w:pPr/>
              </w:pPrChange>
            </w:pPr>
            <w:r w:rsidRPr="00C4577D">
              <w:t xml:space="preserve">  1 | com.innorules.callbacks.EAIDispatcherFactory   | </w:t>
            </w:r>
            <w:r w:rsidRPr="00337416">
              <w:rPr>
                <w:rFonts w:hint="eastAsia"/>
              </w:rPr>
              <w:t>EAI</w:t>
            </w:r>
            <w:r w:rsidRPr="00337416">
              <w:t xml:space="preserve">    </w:t>
            </w:r>
            <w:r w:rsidRPr="005271B4">
              <w:rPr>
                <w:rFonts w:eastAsiaTheme="minorEastAsia" w:hint="eastAsia"/>
              </w:rPr>
              <w:t xml:space="preserve"> </w:t>
            </w:r>
            <w:r w:rsidRPr="005271B4">
              <w:t xml:space="preserve">    | </w:t>
            </w:r>
            <w:r w:rsidRPr="00AF7DA4">
              <w:rPr>
                <w:rFonts w:hint="eastAsia"/>
              </w:rPr>
              <w:t>V</w:t>
            </w:r>
            <w:r w:rsidRPr="006D3A1E">
              <w:t xml:space="preserve">         |        |</w:t>
            </w:r>
          </w:p>
          <w:p w14:paraId="03242517" w14:textId="77777777" w:rsidR="005B6671" w:rsidRPr="00173310" w:rsidRDefault="005B6671">
            <w:pPr>
              <w:pStyle w:val="16"/>
              <w:pPrChange w:id="5398" w:author="IRK" w:date="2020-04-27T17:26:00Z">
                <w:pPr/>
              </w:pPrChange>
            </w:pPr>
            <w:r w:rsidRPr="00173310">
              <w:t>---------------------------------------------------------------------------------------</w:t>
            </w:r>
          </w:p>
          <w:p w14:paraId="1CAF9243" w14:textId="77777777" w:rsidR="005B6671" w:rsidRPr="00823025" w:rsidRDefault="005B6671">
            <w:pPr>
              <w:pStyle w:val="16"/>
              <w:pPrChange w:id="5399" w:author="IRK" w:date="2020-04-27T17:26:00Z">
                <w:pPr/>
              </w:pPrChange>
            </w:pPr>
            <w:r w:rsidRPr="004F0E7D">
              <w:t xml:space="preserve">  2 | com.innorules.callbacks.WSInvoke</w:t>
            </w:r>
            <w:r w:rsidRPr="0052591B">
              <w:rPr>
                <w:rFonts w:hint="eastAsia"/>
              </w:rPr>
              <w:t>r</w:t>
            </w:r>
            <w:r w:rsidRPr="00F80980">
              <w:t xml:space="preserve">Factory </w:t>
            </w:r>
            <w:r w:rsidRPr="001F3F08">
              <w:rPr>
                <w:rFonts w:hint="eastAsia"/>
              </w:rPr>
              <w:t xml:space="preserve">       </w:t>
            </w:r>
            <w:r w:rsidRPr="001971F7">
              <w:t xml:space="preserve">|       </w:t>
            </w:r>
            <w:r w:rsidRPr="00927688">
              <w:rPr>
                <w:rFonts w:eastAsiaTheme="minorEastAsia" w:hint="eastAsia"/>
              </w:rPr>
              <w:t xml:space="preserve"> </w:t>
            </w:r>
            <w:r w:rsidRPr="00823025">
              <w:t xml:space="preserve">      |           |        |</w:t>
            </w:r>
          </w:p>
          <w:p w14:paraId="168AE2F2" w14:textId="77777777" w:rsidR="005B6671" w:rsidRPr="00726C58" w:rsidRDefault="005B6671">
            <w:pPr>
              <w:pStyle w:val="16"/>
              <w:pPrChange w:id="5400" w:author="IRK" w:date="2020-04-27T17:26:00Z">
                <w:pPr/>
              </w:pPrChange>
            </w:pPr>
            <w:r w:rsidRPr="00655375">
              <w:t>----------</w:t>
            </w:r>
            <w:r w:rsidRPr="00726C58">
              <w:t>-----------------------------------------------------------------------------</w:t>
            </w:r>
          </w:p>
          <w:p w14:paraId="693116C8" w14:textId="77777777" w:rsidR="005B6671" w:rsidRPr="00187AC0" w:rsidRDefault="005B6671">
            <w:pPr>
              <w:pStyle w:val="16"/>
              <w:pPrChange w:id="5401" w:author="IRK" w:date="2020-04-27T17:26:00Z">
                <w:pPr/>
              </w:pPrChange>
            </w:pPr>
          </w:p>
          <w:p w14:paraId="1B43F1B1" w14:textId="77777777" w:rsidR="005B6671" w:rsidRPr="0088515C" w:rsidRDefault="005B6671">
            <w:pPr>
              <w:pStyle w:val="16"/>
              <w:pPrChange w:id="5402" w:author="IRK" w:date="2020-04-27T17:26:00Z">
                <w:pPr/>
              </w:pPrChange>
            </w:pPr>
            <w:r w:rsidRPr="0099080B">
              <w:rPr>
                <w:rFonts w:hint="eastAsia"/>
              </w:rPr>
              <w:t>[</w:t>
            </w:r>
            <w:r w:rsidRPr="0088515C">
              <w:rPr>
                <w:rFonts w:hint="eastAsia"/>
              </w:rPr>
              <w:t>可能な作業</w:t>
            </w:r>
            <w:r w:rsidRPr="0088515C">
              <w:t>]</w:t>
            </w:r>
          </w:p>
          <w:p w14:paraId="189BD085" w14:textId="7F1DEA0B" w:rsidR="005B6671" w:rsidRPr="0088515C" w:rsidRDefault="005B6671">
            <w:pPr>
              <w:pStyle w:val="16"/>
              <w:pPrChange w:id="5403" w:author="IRK" w:date="2020-04-27T17:26:00Z">
                <w:pPr/>
              </w:pPrChange>
            </w:pPr>
            <w:r w:rsidRPr="0088515C">
              <w:t xml:space="preserve">a. </w:t>
            </w:r>
            <w:r w:rsidRPr="0088515C">
              <w:rPr>
                <w:rFonts w:hint="eastAsia"/>
              </w:rPr>
              <w:t>登録</w:t>
            </w:r>
            <w:r w:rsidRPr="0088515C">
              <w:t xml:space="preserve">    b. </w:t>
            </w:r>
            <w:r w:rsidRPr="0088515C">
              <w:rPr>
                <w:rFonts w:hint="eastAsia"/>
              </w:rPr>
              <w:t>登録解除</w:t>
            </w:r>
            <w:r w:rsidRPr="0088515C">
              <w:t xml:space="preserve">    c. </w:t>
            </w:r>
            <w:r w:rsidR="000C0C6C" w:rsidRPr="009A2CC8">
              <w:rPr>
                <w:rFonts w:hint="eastAsia"/>
              </w:rPr>
              <w:t>一覧情報</w:t>
            </w:r>
            <w:r w:rsidRPr="0088515C">
              <w:rPr>
                <w:rFonts w:hint="eastAsia"/>
              </w:rPr>
              <w:t>更新</w:t>
            </w:r>
            <w:del w:id="5404" w:author="IRK" w:date="2020-03-09T22:28:00Z">
              <w:r w:rsidRPr="0088515C" w:rsidDel="00CB36CD">
                <w:rPr>
                  <w:rFonts w:hint="eastAsia"/>
                </w:rPr>
                <w:delText xml:space="preserve">    </w:delText>
              </w:r>
            </w:del>
          </w:p>
          <w:p w14:paraId="2C9B4127" w14:textId="77777777" w:rsidR="005B6671" w:rsidRPr="00E5446E" w:rsidRDefault="005B6671">
            <w:pPr>
              <w:pStyle w:val="16"/>
              <w:pPrChange w:id="5405" w:author="IRK" w:date="2020-04-27T17:26:00Z">
                <w:pPr/>
              </w:pPrChange>
            </w:pPr>
          </w:p>
          <w:p w14:paraId="5B1F4FE8" w14:textId="33450D42" w:rsidR="005B6671" w:rsidRPr="0049256C" w:rsidRDefault="000C0C6C">
            <w:pPr>
              <w:pStyle w:val="16"/>
              <w:pPrChange w:id="5406" w:author="IRK" w:date="2020-04-27T17:26:00Z">
                <w:pPr/>
              </w:pPrChange>
            </w:pPr>
            <w:r w:rsidRPr="00E5446E">
              <w:rPr>
                <w:rFonts w:hint="eastAsia"/>
              </w:rPr>
              <w:t>作業を選択してください。スキップするにはエンターキーを</w:t>
            </w:r>
            <w:r w:rsidRPr="009A2CC8">
              <w:rPr>
                <w:rFonts w:hint="eastAsia"/>
              </w:rPr>
              <w:t>押下</w:t>
            </w:r>
            <w:r w:rsidR="005B6671" w:rsidRPr="0088515C">
              <w:rPr>
                <w:rFonts w:hint="eastAsia"/>
              </w:rPr>
              <w:t>してください。</w:t>
            </w:r>
            <w:r w:rsidR="005B6671" w:rsidRPr="0088515C">
              <w:t xml:space="preserve"> &gt;&gt;</w:t>
            </w:r>
          </w:p>
        </w:tc>
      </w:tr>
    </w:tbl>
    <w:p w14:paraId="71BD1912" w14:textId="77777777" w:rsidR="005B6671" w:rsidRPr="0049256C" w:rsidRDefault="005B6671" w:rsidP="00EC7890"/>
    <w:p w14:paraId="7E77B5C1" w14:textId="2365D538" w:rsidR="005B6671" w:rsidRPr="00E5446E" w:rsidRDefault="005B6671" w:rsidP="00EC7890">
      <w:r w:rsidRPr="0049256C">
        <w:rPr>
          <w:rFonts w:hint="eastAsia"/>
        </w:rPr>
        <w:t>ウィザードは既に登録されたコールバックハンドラファクトリをリストの上段に表示する。登録</w:t>
      </w:r>
      <w:r w:rsidR="004F0025">
        <w:rPr>
          <w:rFonts w:hint="eastAsia"/>
        </w:rPr>
        <w:t>可否</w:t>
      </w:r>
      <w:r w:rsidRPr="0049256C">
        <w:rPr>
          <w:rFonts w:hint="eastAsia"/>
        </w:rPr>
        <w:t>フィールドの「</w:t>
      </w:r>
      <w:r w:rsidRPr="0049256C">
        <w:rPr>
          <w:rFonts w:hint="eastAsia"/>
        </w:rPr>
        <w:t>V</w:t>
      </w:r>
      <w:r w:rsidRPr="0049256C">
        <w:rPr>
          <w:rFonts w:hint="eastAsia"/>
        </w:rPr>
        <w:t>」は、ファクトリがコールバックサービスとして登録されていることを示す。既に登録されたコールバックハンドラファクトリに加えて、ウィザードは</w:t>
      </w:r>
      <w:r w:rsidRPr="0049256C">
        <w:rPr>
          <w:rFonts w:hint="eastAsia"/>
        </w:rPr>
        <w:t>lib/addon</w:t>
      </w:r>
      <w:r w:rsidR="00815100">
        <w:t>s</w:t>
      </w:r>
      <w:r w:rsidRPr="0049256C">
        <w:rPr>
          <w:rFonts w:hint="eastAsia"/>
        </w:rPr>
        <w:t>ディレクトリの</w:t>
      </w:r>
      <w:r w:rsidRPr="0049256C">
        <w:rPr>
          <w:rFonts w:hint="eastAsia"/>
        </w:rPr>
        <w:t>jar</w:t>
      </w:r>
      <w:r w:rsidRPr="0049256C">
        <w:rPr>
          <w:rFonts w:hint="eastAsia"/>
        </w:rPr>
        <w:t>ファイル中のコールバックハンドラファクトリインタフェース</w:t>
      </w:r>
      <w:del w:id="5407" w:author="IRK" w:date="2020-03-10T15:43:00Z">
        <w:r w:rsidRPr="0049256C" w:rsidDel="00B41A46">
          <w:rPr>
            <w:rFonts w:hint="eastAsia"/>
          </w:rPr>
          <w:delText>（</w:delText>
        </w:r>
      </w:del>
      <w:ins w:id="5408" w:author="IRK" w:date="2020-03-10T15:43:00Z">
        <w:r w:rsidR="00B41A46">
          <w:rPr>
            <w:rFonts w:hint="eastAsia"/>
          </w:rPr>
          <w:t>(</w:t>
        </w:r>
      </w:ins>
      <w:r w:rsidRPr="0049256C">
        <w:rPr>
          <w:rFonts w:hint="eastAsia"/>
        </w:rPr>
        <w:t>com.innoexpert.rulesclient.CallbackHandlerFactory</w:t>
      </w:r>
      <w:del w:id="5409" w:author="IRK" w:date="2020-03-10T15:44:00Z">
        <w:r w:rsidRPr="0049256C" w:rsidDel="00B41A46">
          <w:rPr>
            <w:rFonts w:hint="eastAsia"/>
          </w:rPr>
          <w:delText>）</w:delText>
        </w:r>
      </w:del>
      <w:ins w:id="5410" w:author="IRK" w:date="2020-03-10T15:44:00Z">
        <w:r w:rsidR="00B41A46">
          <w:rPr>
            <w:rFonts w:hint="eastAsia"/>
          </w:rPr>
          <w:t>)</w:t>
        </w:r>
      </w:ins>
      <w:r w:rsidRPr="0049256C">
        <w:rPr>
          <w:rFonts w:hint="eastAsia"/>
        </w:rPr>
        <w:t>を実装したクラス</w:t>
      </w:r>
      <w:r w:rsidRPr="0049256C">
        <w:rPr>
          <w:rFonts w:ascii="ＭＳ Ｐゴシック" w:hAnsi="ＭＳ Ｐゴシック" w:hint="eastAsia"/>
        </w:rPr>
        <w:t>を検索してリストに表示する。既に登録されたファクトリのクラスはこのjar</w:t>
      </w:r>
      <w:r w:rsidR="00AC458A" w:rsidRPr="00AC458A">
        <w:rPr>
          <w:rFonts w:ascii="ＭＳ Ｐゴシック" w:hAnsi="ＭＳ Ｐゴシック" w:hint="eastAsia"/>
        </w:rPr>
        <w:t>ファイルの中に存在する。存在しない場合</w:t>
      </w:r>
      <w:r w:rsidR="000C0C6C" w:rsidRPr="0088515C">
        <w:rPr>
          <w:rFonts w:ascii="ＭＳ Ｐゴシック" w:hAnsi="ＭＳ Ｐゴシック" w:hint="eastAsia"/>
        </w:rPr>
        <w:t>、</w:t>
      </w:r>
      <w:r w:rsidR="000C0C6C" w:rsidRPr="009A2CC8">
        <w:rPr>
          <w:rFonts w:ascii="ＭＳ Ｐゴシック" w:hAnsi="ＭＳ Ｐゴシック" w:hint="eastAsia"/>
        </w:rPr>
        <w:t>エラー</w:t>
      </w:r>
      <w:r w:rsidRPr="0088515C">
        <w:rPr>
          <w:rFonts w:ascii="ＭＳ Ｐゴシック" w:hAnsi="ＭＳ Ｐゴシック" w:hint="eastAsia"/>
        </w:rPr>
        <w:t>フィールドに「クラスが見つからない」という警告メッセージが表示される。</w:t>
      </w:r>
    </w:p>
    <w:p w14:paraId="5184B4CF" w14:textId="77777777" w:rsidR="005B6671" w:rsidRPr="00C4577D" w:rsidRDefault="005B6671" w:rsidP="00EC7890">
      <w:pPr>
        <w:jc w:val="left"/>
      </w:pPr>
    </w:p>
    <w:p w14:paraId="6B19413D" w14:textId="38C3328A" w:rsidR="005B6671" w:rsidRPr="00337416" w:rsidRDefault="005B6671">
      <w:pPr>
        <w:pPrChange w:id="5411" w:author="IRK" w:date="2020-05-11T10:02:00Z">
          <w:pPr>
            <w:jc w:val="left"/>
          </w:pPr>
        </w:pPrChange>
      </w:pPr>
      <w:r w:rsidRPr="00337416">
        <w:rPr>
          <w:rFonts w:hint="eastAsia"/>
        </w:rPr>
        <w:t>各フィールドの意味は</w:t>
      </w:r>
      <w:r w:rsidR="00A30463">
        <w:rPr>
          <w:rFonts w:hint="eastAsia"/>
        </w:rPr>
        <w:t>、</w:t>
      </w:r>
      <w:r w:rsidRPr="00337416">
        <w:rPr>
          <w:rFonts w:hint="eastAsia"/>
        </w:rPr>
        <w:t>次の</w:t>
      </w:r>
      <w:del w:id="5412" w:author="IRK" w:date="2020-03-11T16:20:00Z">
        <w:r w:rsidRPr="00337416" w:rsidDel="003A26C2">
          <w:rPr>
            <w:rFonts w:hint="eastAsia"/>
          </w:rPr>
          <w:delText>通り</w:delText>
        </w:r>
      </w:del>
      <w:ins w:id="5413" w:author="IRK" w:date="2020-03-11T16:20:00Z">
        <w:r w:rsidR="003A26C2">
          <w:rPr>
            <w:rFonts w:hint="eastAsia"/>
          </w:rPr>
          <w:t>とおり</w:t>
        </w:r>
      </w:ins>
      <w:r w:rsidRPr="00337416">
        <w:rPr>
          <w:rFonts w:hint="eastAsia"/>
        </w:rPr>
        <w:t>である。</w:t>
      </w:r>
    </w:p>
    <w:p w14:paraId="42E8AB69" w14:textId="77777777" w:rsidR="005B6671" w:rsidRPr="005271B4" w:rsidRDefault="005B6671" w:rsidP="004E5233">
      <w:pPr>
        <w:pStyle w:val="10"/>
      </w:pPr>
      <w:r w:rsidRPr="005271B4">
        <w:rPr>
          <w:rFonts w:hint="eastAsia"/>
        </w:rPr>
        <w:t>クラス</w:t>
      </w:r>
    </w:p>
    <w:p w14:paraId="7304A47F" w14:textId="77777777" w:rsidR="005B6671" w:rsidRPr="00173310" w:rsidRDefault="005B6671" w:rsidP="004E5233">
      <w:pPr>
        <w:pStyle w:val="13"/>
      </w:pPr>
      <w:r w:rsidRPr="00AF7DA4">
        <w:rPr>
          <w:rFonts w:hint="eastAsia"/>
        </w:rPr>
        <w:t>コールバ</w:t>
      </w:r>
      <w:r w:rsidRPr="006D3A1E">
        <w:rPr>
          <w:rFonts w:hint="eastAsia"/>
        </w:rPr>
        <w:t>ックハンドラファクトリクラス名である。</w:t>
      </w:r>
    </w:p>
    <w:p w14:paraId="142795AC" w14:textId="5848E36D" w:rsidR="005B6671" w:rsidRPr="0088515C" w:rsidRDefault="000C0C6C" w:rsidP="004E5233">
      <w:pPr>
        <w:pStyle w:val="10"/>
      </w:pPr>
      <w:r w:rsidRPr="004F0E7D">
        <w:rPr>
          <w:rFonts w:hint="eastAsia"/>
        </w:rPr>
        <w:t>サービス</w:t>
      </w:r>
      <w:r w:rsidRPr="009A2CC8">
        <w:rPr>
          <w:rFonts w:hint="eastAsia"/>
        </w:rPr>
        <w:t>名称</w:t>
      </w:r>
    </w:p>
    <w:p w14:paraId="4DA5B2F0" w14:textId="77777777" w:rsidR="005B6671" w:rsidRPr="00C4577D" w:rsidRDefault="005B6671" w:rsidP="004E5233">
      <w:pPr>
        <w:pStyle w:val="13"/>
      </w:pPr>
      <w:r w:rsidRPr="00E5446E">
        <w:rPr>
          <w:rFonts w:hint="eastAsia"/>
        </w:rPr>
        <w:t>コールバックハンドラファクトリのコールバックサービスへの登録状況を表示する。コールバックサービスとして登録されていないファクトリは空欄で表示される。複数のファクトリが同一コールバックサービスとして登録できない。</w:t>
      </w:r>
    </w:p>
    <w:p w14:paraId="68CE77A7" w14:textId="622D19B6" w:rsidR="005B6671" w:rsidRPr="00337416" w:rsidRDefault="005B6671" w:rsidP="004E5233">
      <w:pPr>
        <w:pStyle w:val="10"/>
      </w:pPr>
      <w:r w:rsidRPr="00337416">
        <w:rPr>
          <w:rFonts w:hint="eastAsia"/>
        </w:rPr>
        <w:t>登録</w:t>
      </w:r>
      <w:r w:rsidR="00965D5C">
        <w:rPr>
          <w:rFonts w:hint="eastAsia"/>
        </w:rPr>
        <w:t>可否</w:t>
      </w:r>
    </w:p>
    <w:p w14:paraId="53D13309" w14:textId="77777777" w:rsidR="005B6671" w:rsidRPr="006D3A1E" w:rsidRDefault="005B6671" w:rsidP="004E5233">
      <w:pPr>
        <w:pStyle w:val="13"/>
      </w:pPr>
      <w:r w:rsidRPr="005271B4">
        <w:rPr>
          <w:rFonts w:hint="eastAsia"/>
        </w:rPr>
        <w:t>コールバックハンドラファクトリがコールバックサービスとして登録されている場合は「</w:t>
      </w:r>
      <w:r w:rsidRPr="005271B4">
        <w:rPr>
          <w:rFonts w:hint="eastAsia"/>
        </w:rPr>
        <w:t>V</w:t>
      </w:r>
      <w:r w:rsidRPr="00AF7DA4">
        <w:rPr>
          <w:rFonts w:hint="eastAsia"/>
        </w:rPr>
        <w:t>」が表示される。</w:t>
      </w:r>
    </w:p>
    <w:p w14:paraId="1B9FB34B" w14:textId="125C3F7C" w:rsidR="005B6671" w:rsidRPr="009A2CC8" w:rsidRDefault="000C0C6C" w:rsidP="004E5233">
      <w:pPr>
        <w:pStyle w:val="10"/>
      </w:pPr>
      <w:r w:rsidRPr="009A2CC8">
        <w:rPr>
          <w:rFonts w:hint="eastAsia"/>
        </w:rPr>
        <w:t>エラー</w:t>
      </w:r>
    </w:p>
    <w:p w14:paraId="58AE019C" w14:textId="64026D64" w:rsidR="005B6671" w:rsidRPr="00E5446E" w:rsidRDefault="005B6671" w:rsidP="004E5233">
      <w:pPr>
        <w:pStyle w:val="13"/>
      </w:pPr>
      <w:r w:rsidRPr="0088515C">
        <w:rPr>
          <w:rFonts w:hint="eastAsia"/>
        </w:rPr>
        <w:t>既に登録されているファクトリクラスが</w:t>
      </w:r>
      <w:r w:rsidRPr="0088515C">
        <w:rPr>
          <w:rFonts w:hint="eastAsia"/>
        </w:rPr>
        <w:t>lib/addon</w:t>
      </w:r>
      <w:r w:rsidR="00815100">
        <w:t>s</w:t>
      </w:r>
      <w:r w:rsidRPr="0088515C">
        <w:rPr>
          <w:rFonts w:hint="eastAsia"/>
        </w:rPr>
        <w:t>/</w:t>
      </w:r>
      <w:del w:id="5414" w:author="IRK" w:date="2020-03-10T10:58:00Z">
        <w:r w:rsidRPr="0088515C" w:rsidDel="008C2CD0">
          <w:rPr>
            <w:rFonts w:hint="eastAsia"/>
          </w:rPr>
          <w:delText>*.jar</w:delText>
        </w:r>
        <w:r w:rsidRPr="0088515C" w:rsidDel="008C2CD0">
          <w:rPr>
            <w:rFonts w:hint="eastAsia"/>
          </w:rPr>
          <w:delText>で</w:delText>
        </w:r>
      </w:del>
      <w:ins w:id="5415" w:author="IRK" w:date="2020-03-10T10:58:00Z">
        <w:r w:rsidR="008C2CD0">
          <w:rPr>
            <w:rFonts w:hint="eastAsia"/>
          </w:rPr>
          <w:t>から</w:t>
        </w:r>
      </w:ins>
      <w:r w:rsidRPr="0088515C">
        <w:rPr>
          <w:rFonts w:hint="eastAsia"/>
        </w:rPr>
        <w:t>見つからない場合、警告メッセージが表示される。この警告を解消</w:t>
      </w:r>
      <w:r w:rsidRPr="00E5446E">
        <w:rPr>
          <w:rFonts w:hint="eastAsia"/>
        </w:rPr>
        <w:t>しない場合はランタイムでエラーが起こる。</w:t>
      </w:r>
    </w:p>
    <w:p w14:paraId="2680B4CF" w14:textId="77777777" w:rsidR="005B6671" w:rsidRPr="0049256C" w:rsidRDefault="005B6671" w:rsidP="00EC7890"/>
    <w:p w14:paraId="32A53BB2" w14:textId="68DECE6C" w:rsidR="005B6671" w:rsidRPr="0049256C" w:rsidRDefault="005B6671" w:rsidP="00EC7890">
      <w:r w:rsidRPr="0049256C">
        <w:rPr>
          <w:rFonts w:hint="eastAsia"/>
        </w:rPr>
        <w:t>作業メニューは</w:t>
      </w:r>
      <w:r w:rsidR="00A30463">
        <w:rPr>
          <w:rFonts w:hint="eastAsia"/>
        </w:rPr>
        <w:t>、</w:t>
      </w:r>
      <w:r w:rsidRPr="0049256C">
        <w:rPr>
          <w:rFonts w:hint="eastAsia"/>
        </w:rPr>
        <w:t>次の</w:t>
      </w:r>
      <w:del w:id="5416" w:author="IRK" w:date="2020-03-11T16:20:00Z">
        <w:r w:rsidRPr="0049256C" w:rsidDel="003A26C2">
          <w:rPr>
            <w:rFonts w:hint="eastAsia"/>
          </w:rPr>
          <w:delText>通り</w:delText>
        </w:r>
      </w:del>
      <w:ins w:id="5417" w:author="IRK" w:date="2020-03-11T16:20:00Z">
        <w:r w:rsidR="003A26C2">
          <w:rPr>
            <w:rFonts w:hint="eastAsia"/>
          </w:rPr>
          <w:t>とおり</w:t>
        </w:r>
      </w:ins>
      <w:r w:rsidRPr="0049256C">
        <w:rPr>
          <w:rFonts w:hint="eastAsia"/>
        </w:rPr>
        <w:t>である。</w:t>
      </w:r>
    </w:p>
    <w:p w14:paraId="07EFF4FB" w14:textId="77777777" w:rsidR="005B6671" w:rsidRPr="0049256C" w:rsidRDefault="005B6671" w:rsidP="004E5233">
      <w:pPr>
        <w:pStyle w:val="10"/>
      </w:pPr>
      <w:r w:rsidRPr="0049256C">
        <w:rPr>
          <w:rFonts w:hint="eastAsia"/>
        </w:rPr>
        <w:t>登録</w:t>
      </w:r>
    </w:p>
    <w:p w14:paraId="1B960871" w14:textId="642ADF24" w:rsidR="005B6671" w:rsidRPr="0049256C" w:rsidRDefault="005B6671" w:rsidP="004E5233">
      <w:pPr>
        <w:pStyle w:val="13"/>
      </w:pPr>
      <w:r w:rsidRPr="0049256C">
        <w:rPr>
          <w:rFonts w:hint="eastAsia"/>
        </w:rPr>
        <w:t>未登録のコールバックハンドラファクトリをコールバックサービスに登録する。このメニューを選択すると</w:t>
      </w:r>
      <w:r w:rsidR="00A30463">
        <w:rPr>
          <w:rFonts w:hint="eastAsia"/>
        </w:rPr>
        <w:t>、</w:t>
      </w:r>
      <w:del w:id="5418" w:author="IRK" w:date="2020-03-09T22:29:00Z">
        <w:r w:rsidRPr="0049256C" w:rsidDel="00CB36CD">
          <w:rPr>
            <w:rFonts w:hint="eastAsia"/>
          </w:rPr>
          <w:delText>2.6.5</w:delText>
        </w:r>
      </w:del>
      <w:ins w:id="5419" w:author="IRK" w:date="2020-03-10T22:33:00Z">
        <w:r w:rsidR="008E5814">
          <w:rPr>
            <w:rFonts w:hint="eastAsia"/>
          </w:rPr>
          <w:t>「</w:t>
        </w:r>
      </w:ins>
      <w:ins w:id="5420" w:author="IRK" w:date="2020-03-09T22:29:00Z">
        <w:r w:rsidR="00CB36CD">
          <w:fldChar w:fldCharType="begin"/>
        </w:r>
        <w:r w:rsidR="00CB36CD">
          <w:instrText xml:space="preserve"> </w:instrText>
        </w:r>
        <w:r w:rsidR="00CB36CD">
          <w:rPr>
            <w:rFonts w:hint="eastAsia"/>
          </w:rPr>
          <w:instrText>REF _Ref34685371 \r \h</w:instrText>
        </w:r>
        <w:r w:rsidR="00CB36CD">
          <w:instrText xml:space="preserve"> </w:instrText>
        </w:r>
      </w:ins>
      <w:r w:rsidR="00CB36CD">
        <w:fldChar w:fldCharType="separate"/>
      </w:r>
      <w:r w:rsidR="00AB1F2F">
        <w:t xml:space="preserve">2.6.5 </w:t>
      </w:r>
      <w:ins w:id="5421" w:author="IRK" w:date="2020-03-09T22:29:00Z">
        <w:r w:rsidR="00CB36CD">
          <w:fldChar w:fldCharType="end"/>
        </w:r>
        <w:r w:rsidR="00CB36CD">
          <w:fldChar w:fldCharType="begin"/>
        </w:r>
        <w:r w:rsidR="00CB36CD">
          <w:instrText xml:space="preserve"> REF _Ref34685374 \h </w:instrText>
        </w:r>
      </w:ins>
      <w:r w:rsidR="00CB36CD">
        <w:fldChar w:fldCharType="separate"/>
      </w:r>
      <w:r w:rsidR="00AB1F2F" w:rsidRPr="0049256C">
        <w:rPr>
          <w:rFonts w:hint="eastAsia"/>
        </w:rPr>
        <w:t>コールバックサービス</w:t>
      </w:r>
      <w:r w:rsidR="00AB1F2F" w:rsidRPr="00B063A5">
        <w:rPr>
          <w:rFonts w:hint="eastAsia"/>
          <w:lang w:eastAsia="ko-KR"/>
          <w:rPrChange w:id="5422" w:author="IRK" w:date="2020-05-11T09:42:00Z">
            <w:rPr>
              <w:rFonts w:hint="eastAsia"/>
            </w:rPr>
          </w:rPrChange>
        </w:rPr>
        <w:t>登</w:t>
      </w:r>
      <w:r w:rsidR="00AB1F2F" w:rsidRPr="0049256C">
        <w:rPr>
          <w:rFonts w:hint="eastAsia"/>
        </w:rPr>
        <w:t>録</w:t>
      </w:r>
      <w:ins w:id="5423" w:author="IRK" w:date="2020-03-09T22:29:00Z">
        <w:r w:rsidR="00CB36CD">
          <w:fldChar w:fldCharType="end"/>
        </w:r>
      </w:ins>
      <w:ins w:id="5424" w:author="IRK" w:date="2020-03-10T22:33:00Z">
        <w:r w:rsidR="008E5814">
          <w:rPr>
            <w:rFonts w:hint="eastAsia"/>
          </w:rPr>
          <w:t>」</w:t>
        </w:r>
      </w:ins>
      <w:r w:rsidRPr="0049256C">
        <w:rPr>
          <w:rFonts w:hint="eastAsia"/>
        </w:rPr>
        <w:t>に移動する。</w:t>
      </w:r>
    </w:p>
    <w:p w14:paraId="65CEA6EC" w14:textId="77777777" w:rsidR="005B6671" w:rsidRPr="0049256C" w:rsidRDefault="005B6671" w:rsidP="004E5233">
      <w:pPr>
        <w:pStyle w:val="10"/>
      </w:pPr>
      <w:r w:rsidRPr="0049256C">
        <w:rPr>
          <w:rFonts w:hint="eastAsia"/>
        </w:rPr>
        <w:t>登録解除</w:t>
      </w:r>
    </w:p>
    <w:p w14:paraId="43E69DB3" w14:textId="77777777" w:rsidR="005B6671" w:rsidRPr="00E5446E" w:rsidRDefault="005B6671" w:rsidP="004E5233">
      <w:pPr>
        <w:pStyle w:val="13"/>
      </w:pPr>
      <w:r w:rsidRPr="0088515C">
        <w:rPr>
          <w:rFonts w:hint="eastAsia"/>
        </w:rPr>
        <w:t>コールバックサービスとして登録されたコールバックハンドラファクトリを登録解除する。</w:t>
      </w:r>
    </w:p>
    <w:p w14:paraId="013CC06F" w14:textId="4455B44A" w:rsidR="005B6671" w:rsidRPr="00E5446E" w:rsidRDefault="000C0C6C" w:rsidP="004E5233">
      <w:pPr>
        <w:pStyle w:val="10"/>
      </w:pPr>
      <w:r w:rsidRPr="009A2CC8">
        <w:rPr>
          <w:rFonts w:hint="eastAsia"/>
        </w:rPr>
        <w:t>一覧情報</w:t>
      </w:r>
      <w:r w:rsidR="005B6671" w:rsidRPr="0088515C">
        <w:rPr>
          <w:rFonts w:hint="eastAsia"/>
        </w:rPr>
        <w:t>更新</w:t>
      </w:r>
    </w:p>
    <w:p w14:paraId="12AF2517" w14:textId="27D4BCF6" w:rsidR="005B6671" w:rsidRPr="0049256C" w:rsidRDefault="005B6671" w:rsidP="004E5233">
      <w:pPr>
        <w:pStyle w:val="13"/>
      </w:pPr>
      <w:r w:rsidRPr="00C4577D">
        <w:rPr>
          <w:rFonts w:hint="eastAsia"/>
        </w:rPr>
        <w:t>コールバックハンドラファクトリ</w:t>
      </w:r>
      <w:r w:rsidRPr="0049256C">
        <w:rPr>
          <w:rFonts w:hint="eastAsia"/>
        </w:rPr>
        <w:t>の使用状態をリフレッシュする。ウィザードは</w:t>
      </w:r>
      <w:r w:rsidRPr="0049256C">
        <w:rPr>
          <w:rFonts w:hint="eastAsia"/>
        </w:rPr>
        <w:t>lib/addon</w:t>
      </w:r>
      <w:r w:rsidR="005D472E">
        <w:t>s</w:t>
      </w:r>
      <w:r w:rsidRPr="0049256C">
        <w:rPr>
          <w:rFonts w:hint="eastAsia"/>
        </w:rPr>
        <w:t>ディレクトリのライブラリを</w:t>
      </w:r>
      <w:r w:rsidR="00AC458A" w:rsidRPr="00AC458A">
        <w:rPr>
          <w:rFonts w:hint="eastAsia"/>
        </w:rPr>
        <w:t>再度分析の上、リストを更新して</w:t>
      </w:r>
      <w:r w:rsidRPr="0049256C">
        <w:rPr>
          <w:rFonts w:hint="eastAsia"/>
        </w:rPr>
        <w:t>、</w:t>
      </w:r>
      <w:r w:rsidR="004F3778">
        <w:rPr>
          <w:rFonts w:hint="eastAsia"/>
        </w:rPr>
        <w:t>既</w:t>
      </w:r>
      <w:r w:rsidR="00AC458A">
        <w:rPr>
          <w:rFonts w:hint="eastAsia"/>
        </w:rPr>
        <w:t>に</w:t>
      </w:r>
      <w:r w:rsidRPr="0049256C">
        <w:rPr>
          <w:rFonts w:hint="eastAsia"/>
        </w:rPr>
        <w:t>登録</w:t>
      </w:r>
      <w:r w:rsidR="00AC458A">
        <w:rPr>
          <w:rFonts w:hint="eastAsia"/>
        </w:rPr>
        <w:t>され</w:t>
      </w:r>
      <w:r w:rsidRPr="0049256C">
        <w:rPr>
          <w:rFonts w:hint="eastAsia"/>
        </w:rPr>
        <w:t>たコールバックサービスファクトリの問題有無を検査する。</w:t>
      </w:r>
    </w:p>
    <w:p w14:paraId="0FFCEA84" w14:textId="77777777" w:rsidR="009C3DD2" w:rsidRPr="0049256C" w:rsidRDefault="009C3DD2" w:rsidP="004E5233"/>
    <w:p w14:paraId="69747107" w14:textId="77777777" w:rsidR="005B6671" w:rsidRPr="0049256C" w:rsidRDefault="005B6671">
      <w:pPr>
        <w:pStyle w:val="32"/>
        <w:numPr>
          <w:ilvl w:val="2"/>
          <w:numId w:val="139"/>
        </w:numPr>
        <w:rPr>
          <w:lang w:eastAsia="ja-JP"/>
        </w:rPr>
        <w:pPrChange w:id="5425" w:author="IRK" w:date="2020-05-11T09:42:00Z">
          <w:pPr>
            <w:pStyle w:val="32"/>
            <w:numPr>
              <w:numId w:val="27"/>
            </w:numPr>
            <w:spacing w:before="12" w:after="12"/>
            <w:jc w:val="left"/>
          </w:pPr>
        </w:pPrChange>
      </w:pPr>
      <w:bookmarkStart w:id="5426" w:name="_Toc429066579"/>
      <w:bookmarkStart w:id="5427" w:name="_Toc441755334"/>
      <w:bookmarkStart w:id="5428" w:name="_Ref34685371"/>
      <w:bookmarkStart w:id="5429" w:name="_Ref34685374"/>
      <w:bookmarkStart w:id="5430" w:name="_Toc40449566"/>
      <w:r w:rsidRPr="0049256C">
        <w:rPr>
          <w:rFonts w:hint="eastAsia"/>
          <w:lang w:eastAsia="ja-JP"/>
        </w:rPr>
        <w:t>コールバックサービス</w:t>
      </w:r>
      <w:r w:rsidRPr="00B063A5">
        <w:rPr>
          <w:rFonts w:hint="eastAsia"/>
          <w:rPrChange w:id="5431" w:author="IRK" w:date="2020-05-11T09:42:00Z">
            <w:rPr>
              <w:rFonts w:hint="eastAsia"/>
              <w:lang w:eastAsia="ja-JP"/>
            </w:rPr>
          </w:rPrChange>
        </w:rPr>
        <w:t>登</w:t>
      </w:r>
      <w:r w:rsidRPr="0049256C">
        <w:rPr>
          <w:rFonts w:hint="eastAsia"/>
          <w:lang w:eastAsia="ja-JP"/>
        </w:rPr>
        <w:t>録</w:t>
      </w:r>
      <w:bookmarkEnd w:id="5426"/>
      <w:bookmarkEnd w:id="5427"/>
      <w:bookmarkEnd w:id="5428"/>
      <w:bookmarkEnd w:id="5429"/>
      <w:bookmarkEnd w:id="5430"/>
    </w:p>
    <w:p w14:paraId="3320F628" w14:textId="060DD5C3" w:rsidR="005B6671" w:rsidRPr="0049256C" w:rsidRDefault="00DF2A75" w:rsidP="00EC7890">
      <w:del w:id="5432" w:author="IRK" w:date="2020-03-09T22:29:00Z">
        <w:r w:rsidRPr="0049256C" w:rsidDel="00CB36CD">
          <w:rPr>
            <w:rFonts w:hint="eastAsia"/>
          </w:rPr>
          <w:delText>表</w:delText>
        </w:r>
        <w:r w:rsidRPr="0049256C" w:rsidDel="00CB36CD">
          <w:rPr>
            <w:rFonts w:hint="eastAsia"/>
          </w:rPr>
          <w:delText>1</w:delText>
        </w:r>
        <w:r w:rsidR="00095BBD" w:rsidDel="00CB36CD">
          <w:rPr>
            <w:rFonts w:hint="eastAsia"/>
          </w:rPr>
          <w:delText>24</w:delText>
        </w:r>
      </w:del>
      <w:ins w:id="5433" w:author="IRK" w:date="2020-03-09T22:29:00Z">
        <w:r w:rsidR="00CB36CD">
          <w:rPr>
            <w:rFonts w:hint="eastAsia"/>
          </w:rPr>
          <w:t>次の表</w:t>
        </w:r>
      </w:ins>
      <w:r w:rsidR="005B6671" w:rsidRPr="0049256C">
        <w:rPr>
          <w:rFonts w:hint="eastAsia"/>
        </w:rPr>
        <w:t>は</w:t>
      </w:r>
      <w:r w:rsidR="00A30463">
        <w:rPr>
          <w:rFonts w:hint="eastAsia"/>
        </w:rPr>
        <w:t>、</w:t>
      </w:r>
      <w:r w:rsidR="005B6671" w:rsidRPr="0049256C">
        <w:rPr>
          <w:rFonts w:hint="eastAsia"/>
        </w:rPr>
        <w:t>コールバックハンドラファクトリをコールバックサービスとして登録する段階</w:t>
      </w:r>
      <w:r w:rsidR="00A30463">
        <w:rPr>
          <w:rFonts w:hint="eastAsia"/>
        </w:rPr>
        <w:t>である</w:t>
      </w:r>
      <w:r w:rsidR="005B6671" w:rsidRPr="0049256C">
        <w:rPr>
          <w:rFonts w:hint="eastAsia"/>
        </w:rPr>
        <w:t>。</w:t>
      </w:r>
    </w:p>
    <w:p w14:paraId="1290237E" w14:textId="77777777" w:rsidR="005B6671" w:rsidRPr="00E2114E" w:rsidRDefault="005B6671" w:rsidP="00EC7890"/>
    <w:p w14:paraId="4A06C29D" w14:textId="6DFB9750" w:rsidR="00A25C5A" w:rsidRPr="0049256C" w:rsidRDefault="00A25C5A" w:rsidP="007D3017">
      <w:pPr>
        <w:pStyle w:val="afff6"/>
      </w:pPr>
      <w:bookmarkStart w:id="5434" w:name="_Toc34839596"/>
      <w:del w:id="5435" w:author="IRK" w:date="2020-03-09T22:29: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124</w:delText>
        </w:r>
        <w:r w:rsidR="003561C7" w:rsidRPr="0049256C" w:rsidDel="00CB36CD">
          <w:rPr>
            <w:noProof/>
          </w:rPr>
          <w:fldChar w:fldCharType="end"/>
        </w:r>
        <w:r w:rsidRPr="0049256C" w:rsidDel="00CB36CD">
          <w:rPr>
            <w:rFonts w:hint="eastAsia"/>
          </w:rPr>
          <w:delText>]</w:delText>
        </w:r>
      </w:del>
      <w:ins w:id="5436" w:author="IRK" w:date="2020-03-09T22:29: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130</w:t>
      </w:r>
      <w:ins w:id="5437" w:author="IRK" w:date="2020-03-09T22:29:00Z">
        <w:r w:rsidR="00CB36CD">
          <w:fldChar w:fldCharType="end"/>
        </w:r>
        <w:r w:rsidR="00CB36CD">
          <w:rPr>
            <w:rFonts w:hint="eastAsia"/>
          </w:rPr>
          <w:t>]</w:t>
        </w:r>
      </w:ins>
      <w:bookmarkEnd w:id="5434"/>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438" w:author="IRK" w:date="2020-04-16T14:28:00Z">
          <w:tblPr>
            <w:tblW w:w="0" w:type="auto"/>
            <w:tblLook w:val="04A0" w:firstRow="1" w:lastRow="0" w:firstColumn="1" w:lastColumn="0" w:noHBand="0" w:noVBand="1"/>
          </w:tblPr>
        </w:tblPrChange>
      </w:tblPr>
      <w:tblGrid>
        <w:gridCol w:w="9515"/>
        <w:tblGridChange w:id="5439">
          <w:tblGrid>
            <w:gridCol w:w="9515"/>
          </w:tblGrid>
        </w:tblGridChange>
      </w:tblGrid>
      <w:tr w:rsidR="005B6671" w:rsidRPr="0049256C" w14:paraId="78422740" w14:textId="77777777" w:rsidTr="004E5233">
        <w:trPr>
          <w:jc w:val="center"/>
        </w:trPr>
        <w:tc>
          <w:tcPr>
            <w:tcW w:w="9515" w:type="dxa"/>
            <w:tcPrChange w:id="5440" w:author="IRK" w:date="2020-04-16T14:28:00Z">
              <w:tcPr>
                <w:tcW w:w="9515" w:type="dxa"/>
              </w:tcPr>
            </w:tcPrChange>
          </w:tcPr>
          <w:p w14:paraId="3EAE4CC6" w14:textId="77777777" w:rsidR="005B6671" w:rsidRPr="0049256C" w:rsidRDefault="005B6671">
            <w:pPr>
              <w:pStyle w:val="16"/>
              <w:pPrChange w:id="5441" w:author="IRK" w:date="2020-04-27T17:26:00Z">
                <w:pPr/>
              </w:pPrChange>
            </w:pPr>
            <w:r w:rsidRPr="0049256C">
              <w:t>********************************************************************************</w:t>
            </w:r>
          </w:p>
          <w:p w14:paraId="3FC42404" w14:textId="77777777" w:rsidR="005B6671" w:rsidRPr="0049256C" w:rsidRDefault="005B6671">
            <w:pPr>
              <w:pStyle w:val="16"/>
              <w:pPrChange w:id="5442" w:author="IRK" w:date="2020-04-27T17:26:00Z">
                <w:pPr/>
              </w:pPrChange>
            </w:pPr>
          </w:p>
          <w:p w14:paraId="62A6905B" w14:textId="77777777" w:rsidR="005B6671" w:rsidRPr="0049256C" w:rsidRDefault="005B6671">
            <w:pPr>
              <w:pStyle w:val="16"/>
              <w:pPrChange w:id="5443" w:author="IRK" w:date="2020-04-27T17:26:00Z">
                <w:pPr/>
              </w:pPrChange>
            </w:pPr>
            <w:r w:rsidRPr="0049256C">
              <w:rPr>
                <w:rFonts w:hint="eastAsia"/>
              </w:rPr>
              <w:t>アドオンタイプ選択</w:t>
            </w:r>
            <w:r w:rsidRPr="0049256C">
              <w:t xml:space="preserve"> -&gt; </w:t>
            </w:r>
            <w:r w:rsidRPr="0049256C">
              <w:t>コールバックサービスのリスト</w:t>
            </w:r>
            <w:r w:rsidRPr="0049256C">
              <w:rPr>
                <w:rFonts w:hint="eastAsia"/>
              </w:rPr>
              <w:t xml:space="preserve"> -&gt; </w:t>
            </w:r>
            <w:r w:rsidRPr="0049256C">
              <w:rPr>
                <w:rFonts w:hint="eastAsia"/>
              </w:rPr>
              <w:t>コールバックサービスの登録</w:t>
            </w:r>
          </w:p>
          <w:p w14:paraId="2AFCEA45" w14:textId="77777777" w:rsidR="005B6671" w:rsidRPr="0049256C" w:rsidRDefault="005B6671">
            <w:pPr>
              <w:pStyle w:val="16"/>
              <w:pPrChange w:id="5444" w:author="IRK" w:date="2020-04-27T17:26:00Z">
                <w:pPr/>
              </w:pPrChange>
            </w:pPr>
          </w:p>
          <w:p w14:paraId="43B43288" w14:textId="77777777" w:rsidR="005B6671" w:rsidRPr="0049256C" w:rsidRDefault="005B6671">
            <w:pPr>
              <w:pStyle w:val="16"/>
              <w:pPrChange w:id="5445" w:author="IRK" w:date="2020-04-27T17:26:00Z">
                <w:pPr/>
              </w:pPrChange>
            </w:pPr>
            <w:r w:rsidRPr="0049256C">
              <w:t>********************************************************************************</w:t>
            </w:r>
          </w:p>
          <w:p w14:paraId="73036099" w14:textId="77777777" w:rsidR="005B6671" w:rsidRPr="0049256C" w:rsidRDefault="005B6671">
            <w:pPr>
              <w:pStyle w:val="16"/>
              <w:pPrChange w:id="5446" w:author="IRK" w:date="2020-04-27T17:26:00Z">
                <w:pPr/>
              </w:pPrChange>
            </w:pPr>
          </w:p>
          <w:p w14:paraId="639DBB93" w14:textId="4C1AF92B" w:rsidR="005B6671" w:rsidRPr="0049256C" w:rsidRDefault="005B6671">
            <w:pPr>
              <w:pStyle w:val="16"/>
              <w:pPrChange w:id="5447" w:author="IRK" w:date="2020-04-27T17:26:00Z">
                <w:pPr/>
              </w:pPrChange>
            </w:pPr>
            <w:r w:rsidRPr="0049256C">
              <w:rPr>
                <w:rFonts w:ascii="ＭＳ Ｐゴシック" w:hAnsi="ＭＳ Ｐゴシック" w:hint="eastAsia"/>
              </w:rPr>
              <w:t>コールバックハンドラファクトリ</w:t>
            </w:r>
            <w:r w:rsidRPr="0049256C">
              <w:rPr>
                <w:rFonts w:hint="eastAsia"/>
              </w:rPr>
              <w:t>com.innorules.callbacks.</w:t>
            </w:r>
            <w:r w:rsidRPr="0049256C">
              <w:t>WSInvoke</w:t>
            </w:r>
            <w:r w:rsidRPr="0049256C">
              <w:rPr>
                <w:rFonts w:hint="eastAsia"/>
              </w:rPr>
              <w:t>r</w:t>
            </w:r>
            <w:r w:rsidRPr="0049256C">
              <w:t>Factory</w:t>
            </w:r>
            <w:r w:rsidRPr="0049256C">
              <w:rPr>
                <w:rFonts w:ascii="ＭＳ Ｐゴシック" w:hAnsi="ＭＳ Ｐゴシック"/>
              </w:rPr>
              <w:t>に対応するサービス名称を入力してください。</w:t>
            </w:r>
          </w:p>
          <w:p w14:paraId="3531E91E" w14:textId="77777777" w:rsidR="005B6671" w:rsidRPr="0049256C" w:rsidRDefault="005B6671">
            <w:pPr>
              <w:pStyle w:val="16"/>
              <w:pPrChange w:id="5448" w:author="IRK" w:date="2020-04-27T17:26:00Z">
                <w:pPr/>
              </w:pPrChange>
            </w:pPr>
          </w:p>
          <w:p w14:paraId="56C90142" w14:textId="77777777" w:rsidR="005B6671" w:rsidRPr="0049256C" w:rsidRDefault="005B6671">
            <w:pPr>
              <w:pStyle w:val="16"/>
              <w:pPrChange w:id="5449" w:author="IRK" w:date="2020-04-27T17:26:00Z">
                <w:pPr>
                  <w:keepNext/>
                </w:pPr>
              </w:pPrChange>
            </w:pPr>
            <w:r w:rsidRPr="0049256C">
              <w:t xml:space="preserve"> &gt;&gt;</w:t>
            </w:r>
          </w:p>
        </w:tc>
      </w:tr>
    </w:tbl>
    <w:p w14:paraId="281F91D3" w14:textId="77777777" w:rsidR="005B6671" w:rsidRPr="0049256C" w:rsidRDefault="005B6671" w:rsidP="00EC7890"/>
    <w:p w14:paraId="5E2A0B57" w14:textId="7E229E77" w:rsidR="005B6671" w:rsidRPr="0049256C" w:rsidRDefault="005B6671" w:rsidP="00EC7890">
      <w:r w:rsidRPr="0049256C">
        <w:rPr>
          <w:rFonts w:hint="eastAsia"/>
        </w:rPr>
        <w:t>コールバックサービス名は</w:t>
      </w:r>
      <w:r w:rsidRPr="0049256C">
        <w:rPr>
          <w:rFonts w:hint="eastAsia"/>
        </w:rPr>
        <w:t>64</w:t>
      </w:r>
      <w:r w:rsidRPr="0049256C">
        <w:rPr>
          <w:rFonts w:hint="eastAsia"/>
        </w:rPr>
        <w:t>字以内の英文字・数字・アンダースコア</w:t>
      </w:r>
      <w:r w:rsidR="00777D82" w:rsidRPr="00945E3B">
        <w:t>(‘_’)</w:t>
      </w:r>
      <w:r w:rsidRPr="0049256C">
        <w:rPr>
          <w:rFonts w:hint="eastAsia"/>
        </w:rPr>
        <w:t>で構成される。また、既に登録されているサービス名を使用することはできない。</w:t>
      </w:r>
    </w:p>
    <w:p w14:paraId="0E01F195" w14:textId="160482AA" w:rsidR="00036884" w:rsidRDefault="00036884" w:rsidP="00EC7890">
      <w:pPr>
        <w:jc w:val="left"/>
      </w:pPr>
      <w:del w:id="5450" w:author="IRK" w:date="2020-04-16T14:28:00Z">
        <w:r w:rsidDel="00E17ECB">
          <w:br w:type="page"/>
        </w:r>
      </w:del>
    </w:p>
    <w:p w14:paraId="7B9DA6F5" w14:textId="24ADC309" w:rsidR="005B6671" w:rsidRPr="00E5446E" w:rsidRDefault="005B6671">
      <w:pPr>
        <w:pStyle w:val="22"/>
        <w:numPr>
          <w:ilvl w:val="1"/>
          <w:numId w:val="139"/>
        </w:numPr>
        <w:pPrChange w:id="5451" w:author="IRK" w:date="2020-05-11T09:42:00Z">
          <w:pPr>
            <w:pStyle w:val="22"/>
            <w:numPr>
              <w:numId w:val="27"/>
            </w:numPr>
            <w:spacing w:before="0" w:after="100" w:line="320" w:lineRule="exact"/>
            <w:jc w:val="left"/>
          </w:pPr>
        </w:pPrChange>
      </w:pPr>
      <w:bookmarkStart w:id="5452" w:name="_Toc458533781"/>
      <w:bookmarkStart w:id="5453" w:name="_Toc458780390"/>
      <w:bookmarkStart w:id="5454" w:name="_Toc441755335"/>
      <w:bookmarkStart w:id="5455" w:name="_Toc40449567"/>
      <w:bookmarkEnd w:id="5452"/>
      <w:bookmarkEnd w:id="5453"/>
      <w:r w:rsidRPr="00E5446E">
        <w:t>ウィザード使用</w:t>
      </w:r>
      <w:bookmarkEnd w:id="5454"/>
      <w:r w:rsidR="001B472E" w:rsidRPr="009A2CC8">
        <w:rPr>
          <w:rFonts w:hint="eastAsia"/>
          <w:lang w:eastAsia="ja-JP"/>
        </w:rPr>
        <w:t>方法</w:t>
      </w:r>
      <w:bookmarkEnd w:id="5455"/>
    </w:p>
    <w:p w14:paraId="6A1B104B" w14:textId="3240670A" w:rsidR="005B6671" w:rsidRPr="00E5446E" w:rsidRDefault="001B472E" w:rsidP="00EC7890">
      <w:r w:rsidRPr="00E5446E">
        <w:t>ここでは、ウィザードを使用において必要</w:t>
      </w:r>
      <w:r w:rsidRPr="009A2CC8">
        <w:rPr>
          <w:rFonts w:hint="eastAsia"/>
        </w:rPr>
        <w:t>かつ</w:t>
      </w:r>
      <w:r w:rsidRPr="00E5446E">
        <w:t>簡単な</w:t>
      </w:r>
      <w:r w:rsidRPr="009A2CC8">
        <w:rPr>
          <w:rFonts w:hint="eastAsia"/>
        </w:rPr>
        <w:t>方法</w:t>
      </w:r>
      <w:r w:rsidR="005B6671" w:rsidRPr="00E5446E">
        <w:t>について説明する。</w:t>
      </w:r>
    </w:p>
    <w:p w14:paraId="2B4D00DD" w14:textId="77777777" w:rsidR="005B6671" w:rsidRPr="00C4577D" w:rsidRDefault="005B6671" w:rsidP="00EC7890"/>
    <w:p w14:paraId="4426DC2D" w14:textId="77777777" w:rsidR="005B6671" w:rsidRPr="00337416" w:rsidRDefault="005B6671">
      <w:pPr>
        <w:pStyle w:val="32"/>
        <w:numPr>
          <w:ilvl w:val="2"/>
          <w:numId w:val="139"/>
        </w:numPr>
        <w:pPrChange w:id="5456" w:author="IRK" w:date="2020-05-11T09:42:00Z">
          <w:pPr>
            <w:pStyle w:val="32"/>
            <w:numPr>
              <w:numId w:val="27"/>
            </w:numPr>
            <w:spacing w:before="12" w:after="100"/>
            <w:jc w:val="left"/>
          </w:pPr>
        </w:pPrChange>
      </w:pPr>
      <w:bookmarkStart w:id="5457" w:name="_Toc441755336"/>
      <w:bookmarkStart w:id="5458" w:name="_Toc40449568"/>
      <w:r w:rsidRPr="00337416">
        <w:t>入力</w:t>
      </w:r>
      <w:bookmarkEnd w:id="5457"/>
      <w:bookmarkEnd w:id="5458"/>
    </w:p>
    <w:p w14:paraId="21D9858A" w14:textId="77777777" w:rsidR="005B6671" w:rsidRPr="005271B4" w:rsidRDefault="005B6671">
      <w:pPr>
        <w:pStyle w:val="42"/>
        <w:numPr>
          <w:ilvl w:val="3"/>
          <w:numId w:val="139"/>
        </w:numPr>
        <w:pPrChange w:id="5459" w:author="IRK" w:date="2020-05-11T09:42:00Z">
          <w:pPr>
            <w:pStyle w:val="42"/>
            <w:numPr>
              <w:numId w:val="27"/>
            </w:numPr>
            <w:spacing w:before="0" w:after="100" w:line="280" w:lineRule="exact"/>
          </w:pPr>
        </w:pPrChange>
      </w:pPr>
      <w:r w:rsidRPr="005271B4">
        <w:t>エンターの用法</w:t>
      </w:r>
    </w:p>
    <w:p w14:paraId="30E4B4C8" w14:textId="628ED4FB" w:rsidR="005B6671" w:rsidRPr="00C4577D" w:rsidRDefault="005B6671" w:rsidP="00EC7890">
      <w:r w:rsidRPr="00AF7DA4">
        <w:t>入力しなくてもいいフィールドがある場合、ラベルの前に</w:t>
      </w:r>
      <w:r w:rsidRPr="006D3A1E">
        <w:t>[</w:t>
      </w:r>
      <w:r w:rsidRPr="00173310">
        <w:t>選択</w:t>
      </w:r>
      <w:r w:rsidRPr="004F0E7D">
        <w:t>]</w:t>
      </w:r>
      <w:r w:rsidRPr="0052591B">
        <w:t>というタグがつく。</w:t>
      </w:r>
      <w:r w:rsidRPr="00F80980">
        <w:t>[</w:t>
      </w:r>
      <w:r w:rsidRPr="001F3F08">
        <w:t>選択</w:t>
      </w:r>
      <w:r w:rsidRPr="001971F7">
        <w:t>]</w:t>
      </w:r>
      <w:r w:rsidR="001B472E" w:rsidRPr="00927688">
        <w:t>フィールドで値を入力せずにエンター</w:t>
      </w:r>
      <w:r w:rsidR="001B472E" w:rsidRPr="009A2CC8">
        <w:rPr>
          <w:rFonts w:hint="eastAsia"/>
        </w:rPr>
        <w:t>キーを押</w:t>
      </w:r>
      <w:del w:id="5460" w:author="IRK" w:date="2020-04-22T16:51:00Z">
        <w:r w:rsidR="001B472E" w:rsidRPr="009A2CC8" w:rsidDel="0020390B">
          <w:rPr>
            <w:rFonts w:hint="eastAsia"/>
          </w:rPr>
          <w:delText>下</w:delText>
        </w:r>
      </w:del>
      <w:r w:rsidR="001B472E" w:rsidRPr="009A2CC8">
        <w:rPr>
          <w:rFonts w:hint="eastAsia"/>
        </w:rPr>
        <w:t>す</w:t>
      </w:r>
      <w:del w:id="5461" w:author="IRK" w:date="2020-04-22T16:54:00Z">
        <w:r w:rsidR="001B472E" w:rsidRPr="009A2CC8" w:rsidDel="00DA4E79">
          <w:rPr>
            <w:rFonts w:hint="eastAsia"/>
          </w:rPr>
          <w:delText>る</w:delText>
        </w:r>
      </w:del>
      <w:r w:rsidRPr="00E5446E">
        <w:t>と、</w:t>
      </w:r>
      <w:r w:rsidRPr="00E5446E">
        <w:rPr>
          <w:rFonts w:hint="eastAsia"/>
        </w:rPr>
        <w:t>未設定</w:t>
      </w:r>
      <w:r w:rsidRPr="00C4577D">
        <w:t>と見なされる。</w:t>
      </w:r>
    </w:p>
    <w:p w14:paraId="50F83898" w14:textId="6339E644" w:rsidR="004E5233" w:rsidDel="00B063A5" w:rsidRDefault="004E5233">
      <w:pPr>
        <w:autoSpaceDE/>
        <w:autoSpaceDN/>
        <w:jc w:val="left"/>
        <w:rPr>
          <w:del w:id="5462" w:author="IRK" w:date="2020-05-11T09:42:00Z"/>
        </w:rPr>
      </w:pPr>
      <w:del w:id="5463" w:author="IRK" w:date="2020-05-11T09:42:00Z">
        <w:r w:rsidDel="00B063A5">
          <w:br w:type="page"/>
        </w:r>
      </w:del>
    </w:p>
    <w:p w14:paraId="51DD33B2" w14:textId="77777777" w:rsidR="005B6671" w:rsidRPr="0049256C" w:rsidRDefault="005B6671">
      <w:pPr>
        <w:autoSpaceDE/>
        <w:autoSpaceDN/>
        <w:jc w:val="left"/>
        <w:pPrChange w:id="5464" w:author="IRK" w:date="2020-05-11T09:42:00Z">
          <w:pPr/>
        </w:pPrChange>
      </w:pPr>
    </w:p>
    <w:p w14:paraId="2B51F507" w14:textId="321A49B1" w:rsidR="008E5D40" w:rsidRPr="0049256C" w:rsidRDefault="008E5D40" w:rsidP="007D3017">
      <w:pPr>
        <w:pStyle w:val="afff6"/>
      </w:pPr>
      <w:bookmarkStart w:id="5465" w:name="_Ref34685458"/>
      <w:bookmarkStart w:id="5466" w:name="_Toc34839597"/>
      <w:del w:id="5467" w:author="IRK" w:date="2020-03-09T22:30: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125</w:delText>
        </w:r>
        <w:r w:rsidR="003561C7" w:rsidRPr="0049256C" w:rsidDel="00CB36CD">
          <w:rPr>
            <w:noProof/>
          </w:rPr>
          <w:fldChar w:fldCharType="end"/>
        </w:r>
        <w:r w:rsidRPr="0049256C" w:rsidDel="00CB36CD">
          <w:rPr>
            <w:rFonts w:hint="eastAsia"/>
          </w:rPr>
          <w:delText>]</w:delText>
        </w:r>
      </w:del>
      <w:ins w:id="5468" w:author="IRK" w:date="2020-03-09T22:30: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131</w:t>
      </w:r>
      <w:ins w:id="5469" w:author="IRK" w:date="2020-03-09T22:30:00Z">
        <w:r w:rsidR="00CB36CD">
          <w:fldChar w:fldCharType="end"/>
        </w:r>
        <w:r w:rsidR="00CB36CD">
          <w:rPr>
            <w:rFonts w:hint="eastAsia"/>
          </w:rPr>
          <w:t>]</w:t>
        </w:r>
      </w:ins>
      <w:bookmarkEnd w:id="5465"/>
      <w:bookmarkEnd w:id="546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470" w:author="IRK" w:date="2020-04-16T14:28:00Z">
          <w:tblPr>
            <w:tblW w:w="0" w:type="auto"/>
            <w:tblInd w:w="108" w:type="dxa"/>
            <w:tblLook w:val="04A0" w:firstRow="1" w:lastRow="0" w:firstColumn="1" w:lastColumn="0" w:noHBand="0" w:noVBand="1"/>
          </w:tblPr>
        </w:tblPrChange>
      </w:tblPr>
      <w:tblGrid>
        <w:gridCol w:w="9356"/>
        <w:tblGridChange w:id="5471">
          <w:tblGrid>
            <w:gridCol w:w="9356"/>
          </w:tblGrid>
        </w:tblGridChange>
      </w:tblGrid>
      <w:tr w:rsidR="005B6671" w:rsidRPr="0049256C" w14:paraId="42881597" w14:textId="77777777" w:rsidTr="004E5233">
        <w:trPr>
          <w:jc w:val="center"/>
        </w:trPr>
        <w:tc>
          <w:tcPr>
            <w:tcW w:w="9356" w:type="dxa"/>
            <w:tcPrChange w:id="5472" w:author="IRK" w:date="2020-04-16T14:28:00Z">
              <w:tcPr>
                <w:tcW w:w="9356" w:type="dxa"/>
              </w:tcPr>
            </w:tcPrChange>
          </w:tcPr>
          <w:p w14:paraId="5D9FF430" w14:textId="77777777" w:rsidR="005B6671" w:rsidRPr="00152251" w:rsidRDefault="005B6671">
            <w:pPr>
              <w:pStyle w:val="16"/>
              <w:pPrChange w:id="5473" w:author="IRK" w:date="2020-05-12T16:12:00Z">
                <w:pPr/>
              </w:pPrChange>
            </w:pPr>
            <w:r w:rsidRPr="00833F84">
              <w:t>********************************************************************************</w:t>
            </w:r>
          </w:p>
          <w:p w14:paraId="5C67AE87" w14:textId="77777777" w:rsidR="005B6671" w:rsidRPr="00753A9E" w:rsidRDefault="005B6671">
            <w:pPr>
              <w:pStyle w:val="16"/>
              <w:pPrChange w:id="5474" w:author="IRK" w:date="2020-05-12T16:12:00Z">
                <w:pPr/>
              </w:pPrChange>
            </w:pPr>
          </w:p>
          <w:p w14:paraId="109F49C3" w14:textId="77777777" w:rsidR="005B6671" w:rsidRPr="009257D4" w:rsidRDefault="005B6671">
            <w:pPr>
              <w:pStyle w:val="16"/>
              <w:rPr>
                <w:rPrChange w:id="5475" w:author="IRK" w:date="2020-05-12T16:12:00Z">
                  <w:rPr/>
                </w:rPrChange>
              </w:rPr>
              <w:pPrChange w:id="5476" w:author="IRK" w:date="2020-05-12T16:12:00Z">
                <w:pPr/>
              </w:pPrChange>
            </w:pPr>
            <w:r w:rsidRPr="00D96770">
              <w:rPr>
                <w:rFonts w:hint="eastAsia"/>
              </w:rPr>
              <w:t>ルールシステム選択</w:t>
            </w:r>
            <w:r w:rsidRPr="00E02F0E">
              <w:t xml:space="preserve"> -&gt; </w:t>
            </w:r>
            <w:r w:rsidRPr="00E4353F">
              <w:rPr>
                <w:rFonts w:hint="eastAsia"/>
              </w:rPr>
              <w:t>ルールアプリケーション設定</w:t>
            </w:r>
            <w:r w:rsidRPr="009257D4">
              <w:rPr>
                <w:rPrChange w:id="5477" w:author="IRK" w:date="2020-05-12T16:12:00Z">
                  <w:rPr/>
                </w:rPrChange>
              </w:rPr>
              <w:t xml:space="preserve"> -&gt; </w:t>
            </w:r>
            <w:r w:rsidRPr="009257D4">
              <w:rPr>
                <w:rFonts w:hint="eastAsia"/>
                <w:rPrChange w:id="5478" w:author="IRK" w:date="2020-05-12T16:12:00Z">
                  <w:rPr>
                    <w:rFonts w:hint="eastAsia"/>
                  </w:rPr>
                </w:rPrChange>
              </w:rPr>
              <w:t>ルールアプリケーション設定の基本情報</w:t>
            </w:r>
          </w:p>
          <w:p w14:paraId="49DD73B7" w14:textId="77777777" w:rsidR="005B6671" w:rsidRPr="009257D4" w:rsidRDefault="005B6671">
            <w:pPr>
              <w:pStyle w:val="16"/>
              <w:rPr>
                <w:rPrChange w:id="5479" w:author="IRK" w:date="2020-05-12T16:12:00Z">
                  <w:rPr/>
                </w:rPrChange>
              </w:rPr>
              <w:pPrChange w:id="5480" w:author="IRK" w:date="2020-05-12T16:12:00Z">
                <w:pPr/>
              </w:pPrChange>
            </w:pPr>
          </w:p>
          <w:p w14:paraId="4FACFDF5" w14:textId="77777777" w:rsidR="005B6671" w:rsidRPr="009257D4" w:rsidRDefault="005B6671">
            <w:pPr>
              <w:pStyle w:val="16"/>
              <w:rPr>
                <w:rPrChange w:id="5481" w:author="IRK" w:date="2020-05-12T16:12:00Z">
                  <w:rPr/>
                </w:rPrChange>
              </w:rPr>
              <w:pPrChange w:id="5482" w:author="IRK" w:date="2020-05-12T16:12:00Z">
                <w:pPr/>
              </w:pPrChange>
            </w:pPr>
            <w:r w:rsidRPr="009257D4">
              <w:rPr>
                <w:rPrChange w:id="5483" w:author="IRK" w:date="2020-05-12T16:12:00Z">
                  <w:rPr/>
                </w:rPrChange>
              </w:rPr>
              <w:t>********************************************************************************</w:t>
            </w:r>
          </w:p>
          <w:p w14:paraId="3A978EF9" w14:textId="77777777" w:rsidR="005B6671" w:rsidRPr="009257D4" w:rsidRDefault="005B6671">
            <w:pPr>
              <w:pStyle w:val="16"/>
              <w:rPr>
                <w:rPrChange w:id="5484" w:author="IRK" w:date="2020-05-12T16:12:00Z">
                  <w:rPr/>
                </w:rPrChange>
              </w:rPr>
              <w:pPrChange w:id="5485" w:author="IRK" w:date="2020-05-12T16:12:00Z">
                <w:pPr/>
              </w:pPrChange>
            </w:pPr>
          </w:p>
          <w:p w14:paraId="6354C0AB" w14:textId="77777777" w:rsidR="005B6671" w:rsidRPr="009257D4" w:rsidRDefault="005B6671">
            <w:pPr>
              <w:pStyle w:val="16"/>
              <w:rPr>
                <w:rPrChange w:id="5486" w:author="IRK" w:date="2020-05-12T16:12:00Z">
                  <w:rPr/>
                </w:rPrChange>
              </w:rPr>
              <w:pPrChange w:id="5487" w:author="IRK" w:date="2020-05-12T16:12:00Z">
                <w:pPr/>
              </w:pPrChange>
            </w:pPr>
            <w:r w:rsidRPr="009257D4">
              <w:rPr>
                <w:rFonts w:hint="eastAsia"/>
                <w:rPrChange w:id="5488" w:author="IRK" w:date="2020-05-12T16:12:00Z">
                  <w:rPr>
                    <w:rFonts w:hint="eastAsia"/>
                  </w:rPr>
                </w:rPrChange>
              </w:rPr>
              <w:t>ルールアプリケーション設定の基本情報を入力してください。</w:t>
            </w:r>
          </w:p>
          <w:p w14:paraId="457054A2" w14:textId="77777777" w:rsidR="005B6671" w:rsidRPr="009257D4" w:rsidRDefault="005B6671">
            <w:pPr>
              <w:pStyle w:val="16"/>
              <w:rPr>
                <w:rPrChange w:id="5489" w:author="IRK" w:date="2020-05-12T16:12:00Z">
                  <w:rPr/>
                </w:rPrChange>
              </w:rPr>
              <w:pPrChange w:id="5490" w:author="IRK" w:date="2020-05-12T16:12:00Z">
                <w:pPr/>
              </w:pPrChange>
            </w:pPr>
          </w:p>
          <w:p w14:paraId="016BB601" w14:textId="77777777" w:rsidR="005B6671" w:rsidRPr="009257D4" w:rsidRDefault="005B6671">
            <w:pPr>
              <w:pStyle w:val="16"/>
              <w:rPr>
                <w:rPrChange w:id="5491" w:author="IRK" w:date="2020-05-12T16:12:00Z">
                  <w:rPr/>
                </w:rPrChange>
              </w:rPr>
              <w:pPrChange w:id="5492" w:author="IRK" w:date="2020-05-12T16:12:00Z">
                <w:pPr/>
              </w:pPrChange>
            </w:pPr>
            <w:r w:rsidRPr="009257D4">
              <w:rPr>
                <w:rPrChange w:id="5493" w:author="IRK" w:date="2020-05-12T16:12:00Z">
                  <w:rPr/>
                </w:rPrChange>
              </w:rPr>
              <w:t>[</w:t>
            </w:r>
            <w:r w:rsidRPr="009257D4">
              <w:rPr>
                <w:rFonts w:hint="eastAsia"/>
                <w:rPrChange w:id="5494" w:author="IRK" w:date="2020-05-12T16:12:00Z">
                  <w:rPr>
                    <w:rFonts w:hint="eastAsia"/>
                  </w:rPr>
                </w:rPrChange>
              </w:rPr>
              <w:t>必須</w:t>
            </w:r>
            <w:r w:rsidRPr="009257D4">
              <w:rPr>
                <w:rPrChange w:id="5495" w:author="IRK" w:date="2020-05-12T16:12:00Z">
                  <w:rPr/>
                </w:rPrChange>
              </w:rPr>
              <w:t xml:space="preserve">] </w:t>
            </w:r>
            <w:r w:rsidRPr="009257D4">
              <w:rPr>
                <w:rFonts w:hint="eastAsia"/>
                <w:rPrChange w:id="5496" w:author="IRK" w:date="2020-05-12T16:12:00Z">
                  <w:rPr>
                    <w:rFonts w:hint="eastAsia"/>
                  </w:rPr>
                </w:rPrChange>
              </w:rPr>
              <w:t>ルールアプリケーション設定名</w:t>
            </w:r>
            <w:r w:rsidRPr="009257D4">
              <w:rPr>
                <w:rPrChange w:id="5497" w:author="IRK" w:date="2020-05-12T16:12:00Z">
                  <w:rPr/>
                </w:rPrChange>
              </w:rPr>
              <w:t xml:space="preserve"> &gt;&gt; batch</w:t>
            </w:r>
          </w:p>
          <w:p w14:paraId="1C31EE1A" w14:textId="77777777" w:rsidR="005B6671" w:rsidRPr="009257D4" w:rsidRDefault="005B6671">
            <w:pPr>
              <w:pStyle w:val="16"/>
              <w:rPr>
                <w:rPrChange w:id="5498" w:author="IRK" w:date="2020-05-12T16:12:00Z">
                  <w:rPr/>
                </w:rPrChange>
              </w:rPr>
              <w:pPrChange w:id="5499" w:author="IRK" w:date="2020-05-12T16:12:00Z">
                <w:pPr/>
              </w:pPrChange>
            </w:pPr>
            <w:r w:rsidRPr="009257D4">
              <w:rPr>
                <w:rPrChange w:id="5500" w:author="IRK" w:date="2020-05-12T16:12:00Z">
                  <w:rPr/>
                </w:rPrChange>
              </w:rPr>
              <w:t>[</w:t>
            </w:r>
            <w:r w:rsidRPr="009257D4">
              <w:rPr>
                <w:rFonts w:hint="eastAsia"/>
                <w:rPrChange w:id="5501" w:author="IRK" w:date="2020-05-12T16:12:00Z">
                  <w:rPr>
                    <w:rFonts w:hint="eastAsia"/>
                  </w:rPr>
                </w:rPrChange>
              </w:rPr>
              <w:t>オプション</w:t>
            </w:r>
            <w:r w:rsidRPr="009257D4">
              <w:rPr>
                <w:rPrChange w:id="5502" w:author="IRK" w:date="2020-05-12T16:12:00Z">
                  <w:rPr/>
                </w:rPrChange>
              </w:rPr>
              <w:t xml:space="preserve">] </w:t>
            </w:r>
            <w:r w:rsidRPr="009257D4">
              <w:rPr>
                <w:rFonts w:hint="eastAsia"/>
                <w:rPrChange w:id="5503" w:author="IRK" w:date="2020-05-12T16:12:00Z">
                  <w:rPr>
                    <w:rFonts w:hint="eastAsia"/>
                  </w:rPr>
                </w:rPrChange>
              </w:rPr>
              <w:t>ルールアプリケーション設定の説明</w:t>
            </w:r>
            <w:r w:rsidRPr="009257D4">
              <w:rPr>
                <w:rPrChange w:id="5504" w:author="IRK" w:date="2020-05-12T16:12:00Z">
                  <w:rPr/>
                </w:rPrChange>
              </w:rPr>
              <w:t xml:space="preserve"> &gt;&gt;</w:t>
            </w:r>
          </w:p>
        </w:tc>
      </w:tr>
    </w:tbl>
    <w:p w14:paraId="1BF48CA1" w14:textId="77777777" w:rsidR="005B6671" w:rsidRPr="0049256C" w:rsidRDefault="005B6671" w:rsidP="00EC7890"/>
    <w:p w14:paraId="0FC3B690" w14:textId="0F1019A0" w:rsidR="005B6671" w:rsidRPr="00E5446E" w:rsidRDefault="004103A4" w:rsidP="00EC7890">
      <w:del w:id="5505" w:author="IRK" w:date="2020-03-09T22:30:00Z">
        <w:r w:rsidRPr="0049256C" w:rsidDel="00CB36CD">
          <w:delText>表</w:delText>
        </w:r>
        <w:r w:rsidR="006C01F6" w:rsidRPr="0049256C" w:rsidDel="00CB36CD">
          <w:rPr>
            <w:rFonts w:hint="eastAsia"/>
          </w:rPr>
          <w:delText>12</w:delText>
        </w:r>
        <w:r w:rsidR="00095BBD" w:rsidDel="00CB36CD">
          <w:rPr>
            <w:rFonts w:hint="eastAsia"/>
          </w:rPr>
          <w:delText>5</w:delText>
        </w:r>
      </w:del>
      <w:ins w:id="5506" w:author="IRK" w:date="2020-03-09T22:30:00Z">
        <w:r w:rsidR="00CB36CD">
          <w:fldChar w:fldCharType="begin"/>
        </w:r>
        <w:r w:rsidR="00CB36CD">
          <w:instrText xml:space="preserve"> </w:instrText>
        </w:r>
        <w:r w:rsidR="00CB36CD">
          <w:rPr>
            <w:rFonts w:hint="eastAsia"/>
          </w:rPr>
          <w:instrText>REF _Ref34685458 \h</w:instrText>
        </w:r>
        <w:r w:rsidR="00CB36CD">
          <w:instrText xml:space="preserve"> </w:instrText>
        </w:r>
      </w:ins>
      <w:r w:rsidR="00CB36CD">
        <w:fldChar w:fldCharType="separate"/>
      </w:r>
      <w:ins w:id="5507" w:author="IRK" w:date="2020-03-09T22:30:00Z">
        <w:r w:rsidR="00AB1F2F">
          <w:rPr>
            <w:rFonts w:hint="eastAsia"/>
          </w:rPr>
          <w:t>[</w:t>
        </w:r>
        <w:r w:rsidR="00AB1F2F">
          <w:rPr>
            <w:rFonts w:hint="eastAsia"/>
          </w:rPr>
          <w:t>表</w:t>
        </w:r>
        <w:r w:rsidR="00AB1F2F">
          <w:rPr>
            <w:rFonts w:hint="eastAsia"/>
          </w:rPr>
          <w:t xml:space="preserve"> </w:t>
        </w:r>
      </w:ins>
      <w:r w:rsidR="00AB1F2F">
        <w:rPr>
          <w:noProof/>
        </w:rPr>
        <w:t>131</w:t>
      </w:r>
      <w:ins w:id="5508" w:author="IRK" w:date="2020-03-09T22:30:00Z">
        <w:r w:rsidR="00AB1F2F">
          <w:rPr>
            <w:rFonts w:hint="eastAsia"/>
          </w:rPr>
          <w:t>]</w:t>
        </w:r>
        <w:r w:rsidR="00CB36CD">
          <w:fldChar w:fldCharType="end"/>
        </w:r>
      </w:ins>
      <w:r w:rsidR="005B6671" w:rsidRPr="0049256C">
        <w:t>の「ルールアプリケーション設定に関する説明」は、選択フィールドである。ここで値を入力せず</w:t>
      </w:r>
      <w:r w:rsidR="005B6671" w:rsidRPr="00E5446E">
        <w:t>にエンター</w:t>
      </w:r>
      <w:r w:rsidR="001B472E" w:rsidRPr="009A2CC8">
        <w:rPr>
          <w:rFonts w:hint="eastAsia"/>
        </w:rPr>
        <w:t>キー</w:t>
      </w:r>
      <w:r w:rsidR="001B472E" w:rsidRPr="00E5446E">
        <w:t>を</w:t>
      </w:r>
      <w:r w:rsidR="001B472E" w:rsidRPr="00E5446E">
        <w:rPr>
          <w:rFonts w:hint="eastAsia"/>
        </w:rPr>
        <w:t>押</w:t>
      </w:r>
      <w:del w:id="5509" w:author="IRK" w:date="2020-04-22T16:52:00Z">
        <w:r w:rsidR="001B472E" w:rsidRPr="00E5446E" w:rsidDel="0020390B">
          <w:rPr>
            <w:rFonts w:hint="eastAsia"/>
          </w:rPr>
          <w:delText>下</w:delText>
        </w:r>
      </w:del>
      <w:r w:rsidR="005B6671" w:rsidRPr="00E5446E">
        <w:rPr>
          <w:rFonts w:hint="eastAsia"/>
        </w:rPr>
        <w:t>した場合</w:t>
      </w:r>
      <w:r w:rsidR="005B6671" w:rsidRPr="00E5446E">
        <w:t>、</w:t>
      </w:r>
      <w:r w:rsidR="005B6671" w:rsidRPr="00E5446E">
        <w:rPr>
          <w:rFonts w:hint="eastAsia"/>
        </w:rPr>
        <w:t>未設定</w:t>
      </w:r>
      <w:r w:rsidR="005B6671" w:rsidRPr="00E5446E">
        <w:t>と見なされる。</w:t>
      </w:r>
    </w:p>
    <w:p w14:paraId="623F5D05" w14:textId="77777777" w:rsidR="005B6671" w:rsidRPr="0049256C" w:rsidRDefault="005B6671" w:rsidP="00EC7890"/>
    <w:p w14:paraId="33E07730" w14:textId="77777777" w:rsidR="005B6671" w:rsidRPr="0049256C" w:rsidRDefault="005B6671" w:rsidP="00EC7890">
      <w:r w:rsidRPr="0049256C">
        <w:t>既に設定された内容</w:t>
      </w:r>
      <w:r w:rsidRPr="0049256C">
        <w:rPr>
          <w:rFonts w:hint="eastAsia"/>
        </w:rPr>
        <w:t>の</w:t>
      </w:r>
      <w:r w:rsidRPr="0049256C">
        <w:t>修正</w:t>
      </w:r>
      <w:r w:rsidRPr="0049256C">
        <w:rPr>
          <w:rFonts w:hint="eastAsia"/>
        </w:rPr>
        <w:t>および</w:t>
      </w:r>
      <w:r w:rsidRPr="0049256C">
        <w:t>ルールシステムが</w:t>
      </w:r>
      <w:r w:rsidRPr="0049256C">
        <w:rPr>
          <w:rFonts w:hint="eastAsia"/>
        </w:rPr>
        <w:t>推奨する</w:t>
      </w:r>
      <w:r w:rsidRPr="0049256C">
        <w:t>値がある場合は、</w:t>
      </w:r>
      <w:r w:rsidRPr="0049256C">
        <w:rPr>
          <w:rFonts w:hint="eastAsia"/>
        </w:rPr>
        <w:t>デフォルト</w:t>
      </w:r>
      <w:r w:rsidRPr="0049256C">
        <w:t>値が出力される。</w:t>
      </w:r>
    </w:p>
    <w:p w14:paraId="45493545" w14:textId="77777777" w:rsidR="005B6671" w:rsidRPr="0049256C" w:rsidRDefault="005B6671" w:rsidP="00EC7890"/>
    <w:p w14:paraId="7D496052" w14:textId="227F2D05" w:rsidR="006606A7" w:rsidRPr="0049256C" w:rsidRDefault="006606A7" w:rsidP="007D3017">
      <w:pPr>
        <w:pStyle w:val="afff6"/>
      </w:pPr>
      <w:bookmarkStart w:id="5510" w:name="_Ref34685497"/>
      <w:bookmarkStart w:id="5511" w:name="_Toc34839598"/>
      <w:del w:id="5512" w:author="IRK" w:date="2020-03-09T22:30:00Z">
        <w:r w:rsidRPr="0049256C" w:rsidDel="00CB36CD">
          <w:delText>[</w:delText>
        </w:r>
        <w:r w:rsidRPr="0049256C" w:rsidDel="00CB36CD">
          <w:delText>表</w:delText>
        </w:r>
        <w:r w:rsidRPr="0049256C" w:rsidDel="00CB36CD">
          <w:delText xml:space="preserve"> </w:delText>
        </w:r>
        <w:r w:rsidR="003561C7" w:rsidRPr="0049256C" w:rsidDel="00CB36CD">
          <w:fldChar w:fldCharType="begin"/>
        </w:r>
        <w:r w:rsidR="003561C7" w:rsidRPr="0049256C" w:rsidDel="00CB36CD">
          <w:delInstrText xml:space="preserve"> SEQ [</w:delInstrText>
        </w:r>
        <w:r w:rsidR="003561C7" w:rsidRPr="0049256C" w:rsidDel="00CB36CD">
          <w:delInstrText>表</w:delInstrText>
        </w:r>
        <w:r w:rsidR="003561C7" w:rsidRPr="0049256C" w:rsidDel="00CB36CD">
          <w:delInstrText xml:space="preserve"> \* ARABIC </w:delInstrText>
        </w:r>
        <w:r w:rsidR="003561C7" w:rsidRPr="0049256C" w:rsidDel="00CB36CD">
          <w:fldChar w:fldCharType="separate"/>
        </w:r>
        <w:r w:rsidR="000132DF" w:rsidDel="00CB36CD">
          <w:rPr>
            <w:noProof/>
          </w:rPr>
          <w:delText>126</w:delText>
        </w:r>
        <w:r w:rsidR="003561C7" w:rsidRPr="0049256C" w:rsidDel="00CB36CD">
          <w:rPr>
            <w:noProof/>
          </w:rPr>
          <w:fldChar w:fldCharType="end"/>
        </w:r>
        <w:r w:rsidRPr="0049256C" w:rsidDel="00CB36CD">
          <w:rPr>
            <w:rFonts w:hint="eastAsia"/>
          </w:rPr>
          <w:delText>]</w:delText>
        </w:r>
      </w:del>
      <w:ins w:id="5513" w:author="IRK" w:date="2020-03-09T22:30:00Z">
        <w:r w:rsidR="00CB36CD">
          <w:rPr>
            <w:rFonts w:hint="eastAsia"/>
          </w:rPr>
          <w:t>[</w:t>
        </w:r>
        <w:r w:rsidR="00CB36CD">
          <w:rPr>
            <w:rFonts w:hint="eastAsia"/>
          </w:rPr>
          <w:t>表</w:t>
        </w:r>
        <w:r w:rsidR="00CB36CD">
          <w:rPr>
            <w:rFonts w:hint="eastAsia"/>
          </w:rPr>
          <w:t xml:space="preserve"> </w:t>
        </w:r>
        <w:r w:rsidR="00CB36CD">
          <w:fldChar w:fldCharType="begin"/>
        </w:r>
        <w:r w:rsidR="00CB36CD">
          <w:instrText xml:space="preserve"> </w:instrText>
        </w:r>
        <w:r w:rsidR="00CB36CD">
          <w:rPr>
            <w:rFonts w:hint="eastAsia"/>
          </w:rPr>
          <w:instrText xml:space="preserve">SEQ </w:instrText>
        </w:r>
        <w:r w:rsidR="00CB36CD">
          <w:rPr>
            <w:rFonts w:hint="eastAsia"/>
          </w:rPr>
          <w:instrText>表</w:instrText>
        </w:r>
        <w:r w:rsidR="00CB36CD">
          <w:rPr>
            <w:rFonts w:hint="eastAsia"/>
          </w:rPr>
          <w:instrText xml:space="preserve"> \* ARABIC</w:instrText>
        </w:r>
        <w:r w:rsidR="00CB36CD">
          <w:instrText xml:space="preserve"> </w:instrText>
        </w:r>
      </w:ins>
      <w:r w:rsidR="00CB36CD">
        <w:fldChar w:fldCharType="separate"/>
      </w:r>
      <w:r w:rsidR="00AB1F2F">
        <w:rPr>
          <w:noProof/>
        </w:rPr>
        <w:t>132</w:t>
      </w:r>
      <w:ins w:id="5514" w:author="IRK" w:date="2020-03-09T22:30:00Z">
        <w:r w:rsidR="00CB36CD">
          <w:fldChar w:fldCharType="end"/>
        </w:r>
        <w:r w:rsidR="00CB36CD">
          <w:rPr>
            <w:rFonts w:hint="eastAsia"/>
          </w:rPr>
          <w:t>]</w:t>
        </w:r>
      </w:ins>
      <w:bookmarkEnd w:id="5510"/>
      <w:bookmarkEnd w:id="551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515" w:author="IRK" w:date="2020-04-16T14:28:00Z">
          <w:tblPr>
            <w:tblW w:w="0" w:type="auto"/>
            <w:tblInd w:w="108" w:type="dxa"/>
            <w:tblLook w:val="04A0" w:firstRow="1" w:lastRow="0" w:firstColumn="1" w:lastColumn="0" w:noHBand="0" w:noVBand="1"/>
          </w:tblPr>
        </w:tblPrChange>
      </w:tblPr>
      <w:tblGrid>
        <w:gridCol w:w="9356"/>
        <w:tblGridChange w:id="5516">
          <w:tblGrid>
            <w:gridCol w:w="9356"/>
          </w:tblGrid>
        </w:tblGridChange>
      </w:tblGrid>
      <w:tr w:rsidR="005B6671" w:rsidRPr="0049256C" w14:paraId="7C4D0073" w14:textId="77777777" w:rsidTr="004E5233">
        <w:trPr>
          <w:jc w:val="center"/>
        </w:trPr>
        <w:tc>
          <w:tcPr>
            <w:tcW w:w="9356" w:type="dxa"/>
            <w:tcPrChange w:id="5517" w:author="IRK" w:date="2020-04-16T14:28:00Z">
              <w:tcPr>
                <w:tcW w:w="9356" w:type="dxa"/>
              </w:tcPr>
            </w:tcPrChange>
          </w:tcPr>
          <w:p w14:paraId="248D60D3" w14:textId="77777777" w:rsidR="005B6671" w:rsidRPr="00152251" w:rsidRDefault="005B6671">
            <w:pPr>
              <w:pStyle w:val="16"/>
              <w:pPrChange w:id="5518" w:author="IRK" w:date="2020-05-12T16:12:00Z">
                <w:pPr/>
              </w:pPrChange>
            </w:pPr>
            <w:r w:rsidRPr="00833F84">
              <w:t>********************************************************************************</w:t>
            </w:r>
          </w:p>
          <w:p w14:paraId="5EC84070" w14:textId="77777777" w:rsidR="005B6671" w:rsidRPr="00753A9E" w:rsidRDefault="005B6671">
            <w:pPr>
              <w:pStyle w:val="16"/>
              <w:pPrChange w:id="5519" w:author="IRK" w:date="2020-05-12T16:12:00Z">
                <w:pPr/>
              </w:pPrChange>
            </w:pPr>
          </w:p>
          <w:p w14:paraId="435CF4F6" w14:textId="77777777" w:rsidR="005B6671" w:rsidRPr="009257D4" w:rsidRDefault="005B6671">
            <w:pPr>
              <w:pStyle w:val="16"/>
              <w:rPr>
                <w:rPrChange w:id="5520" w:author="IRK" w:date="2020-05-12T16:12:00Z">
                  <w:rPr/>
                </w:rPrChange>
              </w:rPr>
              <w:pPrChange w:id="5521" w:author="IRK" w:date="2020-05-12T16:12:00Z">
                <w:pPr/>
              </w:pPrChange>
            </w:pPr>
            <w:r w:rsidRPr="00D96770">
              <w:rPr>
                <w:rFonts w:hint="eastAsia"/>
              </w:rPr>
              <w:t>設定対象選択</w:t>
            </w:r>
            <w:r w:rsidRPr="00E02F0E">
              <w:t xml:space="preserve"> -&gt; </w:t>
            </w:r>
            <w:r w:rsidRPr="00E4353F">
              <w:rPr>
                <w:rFonts w:hint="eastAsia"/>
              </w:rPr>
              <w:t>単位ルールシステム管理</w:t>
            </w:r>
            <w:r w:rsidRPr="009257D4">
              <w:rPr>
                <w:rPrChange w:id="5522" w:author="IRK" w:date="2020-05-12T16:12:00Z">
                  <w:rPr/>
                </w:rPrChange>
              </w:rPr>
              <w:t xml:space="preserve"> -&gt; </w:t>
            </w:r>
            <w:r w:rsidRPr="009257D4">
              <w:rPr>
                <w:rFonts w:hint="eastAsia"/>
                <w:rPrChange w:id="5523" w:author="IRK" w:date="2020-05-12T16:12:00Z">
                  <w:rPr>
                    <w:rFonts w:hint="eastAsia"/>
                  </w:rPr>
                </w:rPrChange>
              </w:rPr>
              <w:t>単位ルールシステム基本情報</w:t>
            </w:r>
          </w:p>
          <w:p w14:paraId="602E46E6" w14:textId="77777777" w:rsidR="005B6671" w:rsidRPr="009257D4" w:rsidRDefault="005B6671">
            <w:pPr>
              <w:pStyle w:val="16"/>
              <w:rPr>
                <w:rPrChange w:id="5524" w:author="IRK" w:date="2020-05-12T16:12:00Z">
                  <w:rPr/>
                </w:rPrChange>
              </w:rPr>
              <w:pPrChange w:id="5525" w:author="IRK" w:date="2020-05-12T16:12:00Z">
                <w:pPr/>
              </w:pPrChange>
            </w:pPr>
          </w:p>
          <w:p w14:paraId="6A62D4F9" w14:textId="77777777" w:rsidR="005B6671" w:rsidRPr="009257D4" w:rsidRDefault="005B6671">
            <w:pPr>
              <w:pStyle w:val="16"/>
              <w:rPr>
                <w:rPrChange w:id="5526" w:author="IRK" w:date="2020-05-12T16:12:00Z">
                  <w:rPr/>
                </w:rPrChange>
              </w:rPr>
              <w:pPrChange w:id="5527" w:author="IRK" w:date="2020-05-12T16:12:00Z">
                <w:pPr/>
              </w:pPrChange>
            </w:pPr>
            <w:r w:rsidRPr="009257D4">
              <w:rPr>
                <w:rPrChange w:id="5528" w:author="IRK" w:date="2020-05-12T16:12:00Z">
                  <w:rPr/>
                </w:rPrChange>
              </w:rPr>
              <w:t>********************************************************************************</w:t>
            </w:r>
          </w:p>
          <w:p w14:paraId="6C91321D" w14:textId="77777777" w:rsidR="005B6671" w:rsidRPr="009257D4" w:rsidRDefault="005B6671">
            <w:pPr>
              <w:pStyle w:val="16"/>
              <w:rPr>
                <w:rPrChange w:id="5529" w:author="IRK" w:date="2020-05-12T16:12:00Z">
                  <w:rPr/>
                </w:rPrChange>
              </w:rPr>
              <w:pPrChange w:id="5530" w:author="IRK" w:date="2020-05-12T16:12:00Z">
                <w:pPr/>
              </w:pPrChange>
            </w:pPr>
          </w:p>
          <w:p w14:paraId="193C84B0" w14:textId="77777777" w:rsidR="005B6671" w:rsidRPr="009257D4" w:rsidRDefault="005B6671">
            <w:pPr>
              <w:pStyle w:val="16"/>
              <w:rPr>
                <w:rPrChange w:id="5531" w:author="IRK" w:date="2020-05-12T16:12:00Z">
                  <w:rPr/>
                </w:rPrChange>
              </w:rPr>
              <w:pPrChange w:id="5532" w:author="IRK" w:date="2020-05-12T16:12:00Z">
                <w:pPr/>
              </w:pPrChange>
            </w:pPr>
            <w:r w:rsidRPr="009257D4">
              <w:rPr>
                <w:rFonts w:hint="eastAsia"/>
                <w:rPrChange w:id="5533" w:author="IRK" w:date="2020-05-12T16:12:00Z">
                  <w:rPr>
                    <w:rFonts w:hint="eastAsia"/>
                  </w:rPr>
                </w:rPrChange>
              </w:rPr>
              <w:t>単位ルールシステムの基本情報を入力してください。</w:t>
            </w:r>
          </w:p>
          <w:p w14:paraId="41BB1B0B" w14:textId="77777777" w:rsidR="005B6671" w:rsidRPr="009257D4" w:rsidRDefault="005B6671">
            <w:pPr>
              <w:pStyle w:val="16"/>
              <w:rPr>
                <w:rPrChange w:id="5534" w:author="IRK" w:date="2020-05-12T16:12:00Z">
                  <w:rPr/>
                </w:rPrChange>
              </w:rPr>
              <w:pPrChange w:id="5535" w:author="IRK" w:date="2020-05-12T16:12:00Z">
                <w:pPr/>
              </w:pPrChange>
            </w:pPr>
          </w:p>
          <w:p w14:paraId="42095D4C" w14:textId="5893D420" w:rsidR="005B6671" w:rsidRPr="00E02F0E" w:rsidRDefault="005B6671">
            <w:pPr>
              <w:pStyle w:val="16"/>
              <w:pPrChange w:id="5536" w:author="IRK" w:date="2020-05-12T16:12:00Z">
                <w:pPr/>
              </w:pPrChange>
            </w:pPr>
            <w:r w:rsidRPr="009257D4">
              <w:rPr>
                <w:rPrChange w:id="5537" w:author="IRK" w:date="2020-05-12T16:12:00Z">
                  <w:rPr>
                    <w:rFonts w:ascii="ＭＳ Ｐゴシック" w:hAnsi="ＭＳ Ｐゴシック"/>
                  </w:rPr>
                </w:rPrChange>
              </w:rPr>
              <w:t>[</w:t>
            </w:r>
            <w:r w:rsidRPr="009257D4">
              <w:rPr>
                <w:rPrChange w:id="5538" w:author="IRK" w:date="2020-05-12T16:12:00Z">
                  <w:rPr>
                    <w:rFonts w:ascii="ＭＳ Ｐゴシック" w:hAnsi="ＭＳ Ｐゴシック"/>
                  </w:rPr>
                </w:rPrChange>
              </w:rPr>
              <w:t>必須</w:t>
            </w:r>
            <w:r w:rsidRPr="009257D4">
              <w:rPr>
                <w:rPrChange w:id="5539" w:author="IRK" w:date="2020-05-12T16:12:00Z">
                  <w:rPr>
                    <w:rFonts w:ascii="ＭＳ Ｐゴシック" w:hAnsi="ＭＳ Ｐゴシック"/>
                  </w:rPr>
                </w:rPrChange>
              </w:rPr>
              <w:t xml:space="preserve">] </w:t>
            </w:r>
            <w:r w:rsidRPr="009257D4">
              <w:rPr>
                <w:rPrChange w:id="5540" w:author="IRK" w:date="2020-05-12T16:12:00Z">
                  <w:rPr>
                    <w:rFonts w:ascii="ＭＳ Ｐゴシック" w:hAnsi="ＭＳ Ｐゴシック"/>
                  </w:rPr>
                </w:rPrChange>
              </w:rPr>
              <w:t>名称</w:t>
            </w:r>
            <w:r w:rsidRPr="009257D4">
              <w:rPr>
                <w:rPrChange w:id="5541" w:author="IRK" w:date="2020-05-12T16:12:00Z">
                  <w:rPr>
                    <w:rFonts w:ascii="ＭＳ Ｐゴシック" w:hAnsi="ＭＳ Ｐゴシック"/>
                  </w:rPr>
                </w:rPrChange>
              </w:rPr>
              <w:t>(</w:t>
            </w:r>
            <w:r w:rsidRPr="009257D4">
              <w:rPr>
                <w:rPrChange w:id="5542" w:author="IRK" w:date="2020-05-12T16:12:00Z">
                  <w:rPr>
                    <w:rFonts w:ascii="ＭＳ Ｐゴシック" w:hAnsi="ＭＳ Ｐゴシック"/>
                  </w:rPr>
                </w:rPrChange>
              </w:rPr>
              <w:t>デフォルト値</w:t>
            </w:r>
            <w:r w:rsidRPr="00833F84">
              <w:t xml:space="preserve">: </w:t>
            </w:r>
            <w:r w:rsidR="00422D3D" w:rsidRPr="00152251">
              <w:t>D</w:t>
            </w:r>
            <w:r w:rsidR="002915AF" w:rsidRPr="00152251">
              <w:t>evelopment</w:t>
            </w:r>
            <w:r w:rsidRPr="00753A9E">
              <w:t>) &gt;&gt;</w:t>
            </w:r>
            <w:del w:id="5543" w:author="IRK" w:date="2020-03-09T22:31:00Z">
              <w:r w:rsidRPr="00D96770" w:rsidDel="00C35E8C">
                <w:delText xml:space="preserve"> </w:delText>
              </w:r>
            </w:del>
          </w:p>
        </w:tc>
      </w:tr>
    </w:tbl>
    <w:p w14:paraId="64DD6D10" w14:textId="77777777" w:rsidR="005B6671" w:rsidRPr="0049256C" w:rsidRDefault="005B6671" w:rsidP="00EC7890"/>
    <w:p w14:paraId="1DADE35E" w14:textId="1C8D8644" w:rsidR="005B6671" w:rsidRPr="0049256C" w:rsidRDefault="005B6671" w:rsidP="00EC7890">
      <w:r w:rsidRPr="0049256C">
        <w:t>括弧の中に「デフォルト値：」というラベルがあ</w:t>
      </w:r>
      <w:r w:rsidRPr="0049256C">
        <w:rPr>
          <w:rFonts w:hint="eastAsia"/>
        </w:rPr>
        <w:t>るため</w:t>
      </w:r>
      <w:r w:rsidRPr="0049256C">
        <w:t>、</w:t>
      </w:r>
      <w:r w:rsidR="00AC458A">
        <w:rPr>
          <w:rFonts w:hint="eastAsia"/>
        </w:rPr>
        <w:t>デフォルト値が存在する</w:t>
      </w:r>
      <w:r w:rsidRPr="0049256C">
        <w:t>。</w:t>
      </w:r>
      <w:r w:rsidR="00732A50">
        <w:rPr>
          <w:rFonts w:hint="eastAsia"/>
        </w:rPr>
        <w:t>デフォルト値が存在する</w:t>
      </w:r>
      <w:r w:rsidRPr="0049256C">
        <w:t>場合、</w:t>
      </w:r>
      <w:r w:rsidRPr="0049256C">
        <w:rPr>
          <w:rFonts w:hint="eastAsia"/>
        </w:rPr>
        <w:t>値を入力せずに</w:t>
      </w:r>
      <w:r w:rsidRPr="0049256C">
        <w:t>エンター</w:t>
      </w:r>
      <w:r w:rsidRPr="0049256C">
        <w:rPr>
          <w:rFonts w:hint="eastAsia"/>
        </w:rPr>
        <w:t>キーを押</w:t>
      </w:r>
      <w:del w:id="5544" w:author="IRK" w:date="2020-04-22T16:52:00Z">
        <w:r w:rsidRPr="0049256C" w:rsidDel="0020390B">
          <w:rPr>
            <w:rFonts w:hint="eastAsia"/>
          </w:rPr>
          <w:delText>下</w:delText>
        </w:r>
      </w:del>
      <w:r w:rsidRPr="0049256C">
        <w:rPr>
          <w:rFonts w:hint="eastAsia"/>
        </w:rPr>
        <w:t>す</w:t>
      </w:r>
      <w:del w:id="5545" w:author="IRK" w:date="2020-04-22T16:54:00Z">
        <w:r w:rsidRPr="0049256C" w:rsidDel="00DA4E79">
          <w:rPr>
            <w:rFonts w:hint="eastAsia"/>
          </w:rPr>
          <w:delText>る</w:delText>
        </w:r>
      </w:del>
      <w:r w:rsidRPr="0049256C">
        <w:rPr>
          <w:rFonts w:hint="eastAsia"/>
        </w:rPr>
        <w:t>ことで</w:t>
      </w:r>
      <w:r w:rsidRPr="0049256C">
        <w:t>、</w:t>
      </w:r>
      <w:r w:rsidRPr="0049256C">
        <w:rPr>
          <w:rFonts w:hint="eastAsia"/>
        </w:rPr>
        <w:t>デフォルト</w:t>
      </w:r>
      <w:r w:rsidRPr="0049256C">
        <w:t>値が設定できる。</w:t>
      </w:r>
      <w:del w:id="5546" w:author="IRK" w:date="2020-03-09T22:31:00Z">
        <w:r w:rsidR="007413DB" w:rsidRPr="0049256C" w:rsidDel="00C35E8C">
          <w:delText>表</w:delText>
        </w:r>
        <w:r w:rsidR="00863FED" w:rsidRPr="0049256C" w:rsidDel="00C35E8C">
          <w:rPr>
            <w:rFonts w:hint="eastAsia"/>
          </w:rPr>
          <w:delText>12</w:delText>
        </w:r>
        <w:r w:rsidR="00422D3D" w:rsidDel="00C35E8C">
          <w:delText>6</w:delText>
        </w:r>
      </w:del>
      <w:ins w:id="5547" w:author="IRK" w:date="2020-03-09T22:31:00Z">
        <w:r w:rsidR="00C35E8C">
          <w:fldChar w:fldCharType="begin"/>
        </w:r>
        <w:r w:rsidR="00C35E8C">
          <w:instrText xml:space="preserve"> REF _Ref34685497 \h </w:instrText>
        </w:r>
      </w:ins>
      <w:r w:rsidR="00C35E8C">
        <w:fldChar w:fldCharType="separate"/>
      </w:r>
      <w:ins w:id="5548" w:author="IRK" w:date="2020-03-09T22:30:00Z">
        <w:r w:rsidR="00AB1F2F">
          <w:rPr>
            <w:rFonts w:hint="eastAsia"/>
          </w:rPr>
          <w:t>[</w:t>
        </w:r>
        <w:r w:rsidR="00AB1F2F">
          <w:rPr>
            <w:rFonts w:hint="eastAsia"/>
          </w:rPr>
          <w:t>表</w:t>
        </w:r>
        <w:r w:rsidR="00AB1F2F">
          <w:rPr>
            <w:rFonts w:hint="eastAsia"/>
          </w:rPr>
          <w:t xml:space="preserve"> </w:t>
        </w:r>
      </w:ins>
      <w:r w:rsidR="00AB1F2F">
        <w:rPr>
          <w:noProof/>
        </w:rPr>
        <w:t>132</w:t>
      </w:r>
      <w:ins w:id="5549" w:author="IRK" w:date="2020-03-09T22:30:00Z">
        <w:r w:rsidR="00AB1F2F">
          <w:rPr>
            <w:rFonts w:hint="eastAsia"/>
          </w:rPr>
          <w:t>]</w:t>
        </w:r>
      </w:ins>
      <w:ins w:id="5550" w:author="IRK" w:date="2020-03-09T22:31:00Z">
        <w:r w:rsidR="00C35E8C">
          <w:fldChar w:fldCharType="end"/>
        </w:r>
      </w:ins>
      <w:r w:rsidRPr="0049256C">
        <w:t>の例で、</w:t>
      </w:r>
      <w:r w:rsidR="00A30463">
        <w:rPr>
          <w:rFonts w:hint="eastAsia"/>
        </w:rPr>
        <w:t>名称</w:t>
      </w:r>
      <w:r w:rsidRPr="0049256C">
        <w:t>の欄で</w:t>
      </w:r>
      <w:r w:rsidRPr="00E5446E">
        <w:t>エンター</w:t>
      </w:r>
      <w:r w:rsidRPr="00E5446E">
        <w:rPr>
          <w:rFonts w:hint="eastAsia"/>
        </w:rPr>
        <w:t>キー</w:t>
      </w:r>
      <w:r w:rsidR="002C2BF0" w:rsidRPr="00E5446E">
        <w:t>を</w:t>
      </w:r>
      <w:r w:rsidR="002C2BF0" w:rsidRPr="009A2CC8">
        <w:rPr>
          <w:rFonts w:hint="eastAsia"/>
        </w:rPr>
        <w:t>押</w:t>
      </w:r>
      <w:del w:id="5551" w:author="IRK" w:date="2020-04-22T16:53:00Z">
        <w:r w:rsidR="002C2BF0" w:rsidRPr="009A2CC8" w:rsidDel="00DA4E79">
          <w:rPr>
            <w:rFonts w:hint="eastAsia"/>
          </w:rPr>
          <w:delText>下</w:delText>
        </w:r>
      </w:del>
      <w:r w:rsidRPr="00E5446E">
        <w:rPr>
          <w:rFonts w:hint="eastAsia"/>
        </w:rPr>
        <w:t>した場合</w:t>
      </w:r>
      <w:r w:rsidRPr="0049256C">
        <w:t>、</w:t>
      </w:r>
      <w:r w:rsidR="00A30463">
        <w:rPr>
          <w:rFonts w:hint="eastAsia"/>
        </w:rPr>
        <w:t>名称</w:t>
      </w:r>
      <w:r w:rsidRPr="0049256C">
        <w:rPr>
          <w:rFonts w:hint="eastAsia"/>
        </w:rPr>
        <w:t>に</w:t>
      </w:r>
      <w:r w:rsidRPr="0049256C">
        <w:t>「</w:t>
      </w:r>
      <w:r w:rsidR="00422D3D">
        <w:rPr>
          <w:rFonts w:eastAsiaTheme="minorEastAsia"/>
        </w:rPr>
        <w:t>D</w:t>
      </w:r>
      <w:r w:rsidRPr="0049256C">
        <w:t>evelopment</w:t>
      </w:r>
      <w:r w:rsidRPr="0049256C">
        <w:t>」が指定される。</w:t>
      </w:r>
    </w:p>
    <w:p w14:paraId="7D35195B" w14:textId="3CEAB456" w:rsidR="005B6671" w:rsidRPr="00422D3D" w:rsidRDefault="005B6671" w:rsidP="00EC7890">
      <w:pPr>
        <w:jc w:val="left"/>
      </w:pPr>
    </w:p>
    <w:p w14:paraId="791ABBDB" w14:textId="08B22768" w:rsidR="005B6671" w:rsidRPr="0049256C" w:rsidRDefault="005B6671" w:rsidP="00EC7890">
      <w:r w:rsidRPr="0049256C">
        <w:t>リストを照会する画面で作業を選択すると、その画面がサブメニューに移動する。その画面で作業を選択せずに</w:t>
      </w:r>
      <w:r w:rsidRPr="00E5446E">
        <w:t>エンター</w:t>
      </w:r>
      <w:r w:rsidRPr="00E5446E">
        <w:rPr>
          <w:rFonts w:hint="eastAsia"/>
        </w:rPr>
        <w:t>キー</w:t>
      </w:r>
      <w:r w:rsidR="002C2BF0" w:rsidRPr="00E5446E">
        <w:t>を</w:t>
      </w:r>
      <w:r w:rsidR="002C2BF0" w:rsidRPr="009A2CC8">
        <w:rPr>
          <w:rFonts w:hint="eastAsia"/>
        </w:rPr>
        <w:t>押</w:t>
      </w:r>
      <w:del w:id="5552" w:author="IRK" w:date="2020-04-22T16:53:00Z">
        <w:r w:rsidR="002C2BF0" w:rsidRPr="009A2CC8" w:rsidDel="00DA4E79">
          <w:rPr>
            <w:rFonts w:hint="eastAsia"/>
          </w:rPr>
          <w:delText>下</w:delText>
        </w:r>
      </w:del>
      <w:r w:rsidR="002C2BF0" w:rsidRPr="009A2CC8">
        <w:rPr>
          <w:rFonts w:hint="eastAsia"/>
        </w:rPr>
        <w:t>す</w:t>
      </w:r>
      <w:del w:id="5553" w:author="IRK" w:date="2020-04-22T16:53:00Z">
        <w:r w:rsidR="002C2BF0" w:rsidRPr="009A2CC8" w:rsidDel="00DA4E79">
          <w:rPr>
            <w:rFonts w:hint="eastAsia"/>
          </w:rPr>
          <w:delText>る</w:delText>
        </w:r>
      </w:del>
      <w:r w:rsidRPr="00E5446E">
        <w:t>と、次に</w:t>
      </w:r>
      <w:r w:rsidRPr="0049256C">
        <w:t>進む。</w:t>
      </w:r>
    </w:p>
    <w:p w14:paraId="11A5ADE2" w14:textId="77777777" w:rsidR="005B6671" w:rsidRPr="0049256C" w:rsidRDefault="005B6671" w:rsidP="00EC7890"/>
    <w:p w14:paraId="1C73BF44" w14:textId="45AA2E91" w:rsidR="006606A7" w:rsidRPr="0049256C" w:rsidRDefault="006606A7" w:rsidP="007D3017">
      <w:pPr>
        <w:pStyle w:val="afff6"/>
      </w:pPr>
      <w:bookmarkStart w:id="5554" w:name="_Toc34839599"/>
      <w:bookmarkStart w:id="5555" w:name="_Ref37944579"/>
      <w:del w:id="5556" w:author="IRK" w:date="2020-03-09T22:31:00Z">
        <w:r w:rsidRPr="0049256C" w:rsidDel="00840DEF">
          <w:delText>[</w:delText>
        </w:r>
        <w:r w:rsidRPr="0049256C" w:rsidDel="00840DEF">
          <w:delText>表</w:delText>
        </w:r>
        <w:r w:rsidRPr="0049256C" w:rsidDel="00840DEF">
          <w:delText xml:space="preserve"> </w:delText>
        </w:r>
        <w:r w:rsidR="003561C7" w:rsidRPr="0049256C" w:rsidDel="00840DEF">
          <w:fldChar w:fldCharType="begin"/>
        </w:r>
        <w:r w:rsidR="003561C7" w:rsidRPr="0049256C" w:rsidDel="00840DEF">
          <w:delInstrText xml:space="preserve"> SEQ [</w:delInstrText>
        </w:r>
        <w:r w:rsidR="003561C7" w:rsidRPr="0049256C" w:rsidDel="00840DEF">
          <w:delInstrText>表</w:delInstrText>
        </w:r>
        <w:r w:rsidR="003561C7" w:rsidRPr="0049256C" w:rsidDel="00840DEF">
          <w:delInstrText xml:space="preserve"> \* ARABIC </w:delInstrText>
        </w:r>
        <w:r w:rsidR="003561C7" w:rsidRPr="0049256C" w:rsidDel="00840DEF">
          <w:fldChar w:fldCharType="separate"/>
        </w:r>
        <w:r w:rsidR="000132DF" w:rsidDel="00840DEF">
          <w:rPr>
            <w:noProof/>
          </w:rPr>
          <w:delText>127</w:delText>
        </w:r>
        <w:r w:rsidR="003561C7" w:rsidRPr="0049256C" w:rsidDel="00840DEF">
          <w:rPr>
            <w:noProof/>
          </w:rPr>
          <w:fldChar w:fldCharType="end"/>
        </w:r>
        <w:r w:rsidRPr="0049256C" w:rsidDel="00840DEF">
          <w:rPr>
            <w:rFonts w:hint="eastAsia"/>
          </w:rPr>
          <w:delText>]</w:delText>
        </w:r>
      </w:del>
      <w:ins w:id="5557" w:author="IRK" w:date="2020-03-09T22:31:00Z">
        <w:r w:rsidR="00840DEF">
          <w:rPr>
            <w:rFonts w:hint="eastAsia"/>
          </w:rPr>
          <w:t>[</w:t>
        </w:r>
        <w:r w:rsidR="00840DEF">
          <w:rPr>
            <w:rFonts w:hint="eastAsia"/>
          </w:rPr>
          <w:t>表</w:t>
        </w:r>
        <w:r w:rsidR="00840DEF">
          <w:rPr>
            <w:rFonts w:hint="eastAsia"/>
          </w:rPr>
          <w:t xml:space="preserve"> </w:t>
        </w:r>
        <w:r w:rsidR="00840DEF">
          <w:fldChar w:fldCharType="begin"/>
        </w:r>
        <w:r w:rsidR="00840DEF">
          <w:instrText xml:space="preserve"> </w:instrText>
        </w:r>
        <w:r w:rsidR="00840DEF">
          <w:rPr>
            <w:rFonts w:hint="eastAsia"/>
          </w:rPr>
          <w:instrText xml:space="preserve">SEQ </w:instrText>
        </w:r>
        <w:r w:rsidR="00840DEF">
          <w:rPr>
            <w:rFonts w:hint="eastAsia"/>
          </w:rPr>
          <w:instrText>表</w:instrText>
        </w:r>
        <w:r w:rsidR="00840DEF">
          <w:rPr>
            <w:rFonts w:hint="eastAsia"/>
          </w:rPr>
          <w:instrText xml:space="preserve"> \* ARABIC</w:instrText>
        </w:r>
        <w:r w:rsidR="00840DEF">
          <w:instrText xml:space="preserve"> </w:instrText>
        </w:r>
      </w:ins>
      <w:r w:rsidR="00840DEF">
        <w:fldChar w:fldCharType="separate"/>
      </w:r>
      <w:r w:rsidR="00AB1F2F">
        <w:rPr>
          <w:noProof/>
        </w:rPr>
        <w:t>133</w:t>
      </w:r>
      <w:ins w:id="5558" w:author="IRK" w:date="2020-03-09T22:31:00Z">
        <w:r w:rsidR="00840DEF">
          <w:fldChar w:fldCharType="end"/>
        </w:r>
        <w:r w:rsidR="00840DEF">
          <w:rPr>
            <w:rFonts w:hint="eastAsia"/>
          </w:rPr>
          <w:t>]</w:t>
        </w:r>
      </w:ins>
      <w:bookmarkEnd w:id="5554"/>
      <w:bookmarkEnd w:id="555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559" w:author="IRK" w:date="2020-04-16T14:28:00Z">
          <w:tblPr>
            <w:tblW w:w="0" w:type="auto"/>
            <w:tblInd w:w="108" w:type="dxa"/>
            <w:tblLook w:val="04A0" w:firstRow="1" w:lastRow="0" w:firstColumn="1" w:lastColumn="0" w:noHBand="0" w:noVBand="1"/>
          </w:tblPr>
        </w:tblPrChange>
      </w:tblPr>
      <w:tblGrid>
        <w:gridCol w:w="9356"/>
        <w:tblGridChange w:id="5560">
          <w:tblGrid>
            <w:gridCol w:w="9356"/>
          </w:tblGrid>
        </w:tblGridChange>
      </w:tblGrid>
      <w:tr w:rsidR="005B6671" w:rsidRPr="0049256C" w14:paraId="2037BAC1" w14:textId="77777777" w:rsidTr="004E5233">
        <w:trPr>
          <w:jc w:val="center"/>
        </w:trPr>
        <w:tc>
          <w:tcPr>
            <w:tcW w:w="9356" w:type="dxa"/>
            <w:tcPrChange w:id="5561" w:author="IRK" w:date="2020-04-16T14:28:00Z">
              <w:tcPr>
                <w:tcW w:w="9356" w:type="dxa"/>
              </w:tcPr>
            </w:tcPrChange>
          </w:tcPr>
          <w:p w14:paraId="1C0C6B2E" w14:textId="77777777" w:rsidR="005B6671" w:rsidRPr="00152251" w:rsidRDefault="005B6671">
            <w:pPr>
              <w:pStyle w:val="16"/>
              <w:pPrChange w:id="5562" w:author="IRK" w:date="2020-05-12T16:12:00Z">
                <w:pPr/>
              </w:pPrChange>
            </w:pPr>
            <w:r w:rsidRPr="00833F84">
              <w:t>********************************************************************************</w:t>
            </w:r>
          </w:p>
          <w:p w14:paraId="23788068" w14:textId="77777777" w:rsidR="005B6671" w:rsidRPr="00753A9E" w:rsidRDefault="005B6671">
            <w:pPr>
              <w:pStyle w:val="16"/>
              <w:pPrChange w:id="5563" w:author="IRK" w:date="2020-05-12T16:12:00Z">
                <w:pPr/>
              </w:pPrChange>
            </w:pPr>
          </w:p>
          <w:p w14:paraId="60E2CE33" w14:textId="77777777" w:rsidR="005B6671" w:rsidRPr="009257D4" w:rsidRDefault="005B6671">
            <w:pPr>
              <w:pStyle w:val="16"/>
              <w:rPr>
                <w:rPrChange w:id="5564" w:author="IRK" w:date="2020-05-12T16:12:00Z">
                  <w:rPr/>
                </w:rPrChange>
              </w:rPr>
              <w:pPrChange w:id="5565" w:author="IRK" w:date="2020-05-12T16:12:00Z">
                <w:pPr/>
              </w:pPrChange>
            </w:pPr>
            <w:r w:rsidRPr="00D96770">
              <w:rPr>
                <w:rFonts w:hint="eastAsia"/>
              </w:rPr>
              <w:t>設定対象選択</w:t>
            </w:r>
            <w:r w:rsidRPr="00E02F0E">
              <w:t xml:space="preserve"> -&gt; </w:t>
            </w:r>
            <w:r w:rsidRPr="00E4353F">
              <w:rPr>
                <w:rFonts w:hint="eastAsia"/>
              </w:rPr>
              <w:t>単位ルールシステム管理</w:t>
            </w:r>
          </w:p>
          <w:p w14:paraId="780D721C" w14:textId="77777777" w:rsidR="005B6671" w:rsidRPr="009257D4" w:rsidRDefault="005B6671">
            <w:pPr>
              <w:pStyle w:val="16"/>
              <w:rPr>
                <w:rPrChange w:id="5566" w:author="IRK" w:date="2020-05-12T16:12:00Z">
                  <w:rPr/>
                </w:rPrChange>
              </w:rPr>
              <w:pPrChange w:id="5567" w:author="IRK" w:date="2020-05-12T16:12:00Z">
                <w:pPr/>
              </w:pPrChange>
            </w:pPr>
          </w:p>
          <w:p w14:paraId="36DF987B" w14:textId="77777777" w:rsidR="005B6671" w:rsidRPr="009257D4" w:rsidRDefault="005B6671">
            <w:pPr>
              <w:pStyle w:val="16"/>
              <w:rPr>
                <w:rPrChange w:id="5568" w:author="IRK" w:date="2020-05-12T16:12:00Z">
                  <w:rPr/>
                </w:rPrChange>
              </w:rPr>
              <w:pPrChange w:id="5569" w:author="IRK" w:date="2020-05-12T16:12:00Z">
                <w:pPr/>
              </w:pPrChange>
            </w:pPr>
            <w:r w:rsidRPr="009257D4">
              <w:rPr>
                <w:rPrChange w:id="5570" w:author="IRK" w:date="2020-05-12T16:12:00Z">
                  <w:rPr/>
                </w:rPrChange>
              </w:rPr>
              <w:t>********************************************************************************</w:t>
            </w:r>
          </w:p>
          <w:p w14:paraId="3AE96759" w14:textId="77777777" w:rsidR="005B6671" w:rsidRPr="009257D4" w:rsidRDefault="005B6671">
            <w:pPr>
              <w:pStyle w:val="16"/>
              <w:rPr>
                <w:rPrChange w:id="5571" w:author="IRK" w:date="2020-05-12T16:12:00Z">
                  <w:rPr/>
                </w:rPrChange>
              </w:rPr>
              <w:pPrChange w:id="5572" w:author="IRK" w:date="2020-05-12T16:12:00Z">
                <w:pPr/>
              </w:pPrChange>
            </w:pPr>
          </w:p>
          <w:p w14:paraId="272E91CF" w14:textId="56569197" w:rsidR="005B6671" w:rsidRPr="009257D4" w:rsidRDefault="005B6671">
            <w:pPr>
              <w:pStyle w:val="16"/>
              <w:rPr>
                <w:rPrChange w:id="5573" w:author="IRK" w:date="2020-05-12T16:12:00Z">
                  <w:rPr/>
                </w:rPrChange>
              </w:rPr>
              <w:pPrChange w:id="5574" w:author="IRK" w:date="2020-05-12T16:12:00Z">
                <w:pPr/>
              </w:pPrChange>
            </w:pPr>
            <w:r w:rsidRPr="009257D4">
              <w:rPr>
                <w:rFonts w:hint="eastAsia"/>
                <w:rPrChange w:id="5575" w:author="IRK" w:date="2020-05-12T16:12:00Z">
                  <w:rPr>
                    <w:rFonts w:hint="eastAsia"/>
                  </w:rPr>
                </w:rPrChange>
              </w:rPr>
              <w:t>登録された単位ルールシステムのリストです。新規単</w:t>
            </w:r>
            <w:r w:rsidR="002C2BF0" w:rsidRPr="009257D4">
              <w:rPr>
                <w:rFonts w:hint="eastAsia"/>
                <w:rPrChange w:id="5576" w:author="IRK" w:date="2020-05-12T16:12:00Z">
                  <w:rPr>
                    <w:rFonts w:hint="eastAsia"/>
                  </w:rPr>
                </w:rPrChange>
              </w:rPr>
              <w:t>位ルールシステムの追加および既存単位ルールシステムの修正</w:t>
            </w:r>
            <w:r w:rsidRPr="009257D4">
              <w:rPr>
                <w:rFonts w:hint="eastAsia"/>
                <w:rPrChange w:id="5577" w:author="IRK" w:date="2020-05-12T16:12:00Z">
                  <w:rPr>
                    <w:rFonts w:hint="eastAsia"/>
                  </w:rPr>
                </w:rPrChange>
              </w:rPr>
              <w:t>ができます。</w:t>
            </w:r>
          </w:p>
          <w:p w14:paraId="409C68D2" w14:textId="77777777" w:rsidR="005B6671" w:rsidRPr="009257D4" w:rsidRDefault="005B6671">
            <w:pPr>
              <w:pStyle w:val="16"/>
              <w:rPr>
                <w:rPrChange w:id="5578" w:author="IRK" w:date="2020-05-12T16:12:00Z">
                  <w:rPr/>
                </w:rPrChange>
              </w:rPr>
              <w:pPrChange w:id="5579" w:author="IRK" w:date="2020-05-12T16:12:00Z">
                <w:pPr/>
              </w:pPrChange>
            </w:pPr>
          </w:p>
          <w:p w14:paraId="4B6E2A16" w14:textId="77777777" w:rsidR="005B6671" w:rsidRPr="009257D4" w:rsidRDefault="005B6671">
            <w:pPr>
              <w:pStyle w:val="16"/>
              <w:rPr>
                <w:rPrChange w:id="5580" w:author="IRK" w:date="2020-05-12T16:12:00Z">
                  <w:rPr/>
                </w:rPrChange>
              </w:rPr>
              <w:pPrChange w:id="5581" w:author="IRK" w:date="2020-05-12T16:12:00Z">
                <w:pPr/>
              </w:pPrChange>
            </w:pPr>
            <w:r w:rsidRPr="009257D4">
              <w:rPr>
                <w:rPrChange w:id="5582" w:author="IRK" w:date="2020-05-12T16:12:00Z">
                  <w:rPr/>
                </w:rPrChange>
              </w:rPr>
              <w:t>[</w:t>
            </w:r>
            <w:r w:rsidRPr="009257D4">
              <w:rPr>
                <w:rFonts w:hint="eastAsia"/>
                <w:rPrChange w:id="5583" w:author="IRK" w:date="2020-05-12T16:12:00Z">
                  <w:rPr>
                    <w:rFonts w:hint="eastAsia"/>
                  </w:rPr>
                </w:rPrChange>
              </w:rPr>
              <w:t>項目</w:t>
            </w:r>
            <w:r w:rsidRPr="009257D4">
              <w:rPr>
                <w:rPrChange w:id="5584" w:author="IRK" w:date="2020-05-12T16:12:00Z">
                  <w:rPr/>
                </w:rPrChange>
              </w:rPr>
              <w:t>]</w:t>
            </w:r>
          </w:p>
          <w:p w14:paraId="5C517A1D" w14:textId="77777777" w:rsidR="005B6671" w:rsidRPr="009257D4" w:rsidRDefault="005B6671">
            <w:pPr>
              <w:pStyle w:val="16"/>
              <w:rPr>
                <w:rPrChange w:id="5585" w:author="IRK" w:date="2020-05-12T16:12:00Z">
                  <w:rPr/>
                </w:rPrChange>
              </w:rPr>
              <w:pPrChange w:id="5586" w:author="IRK" w:date="2020-05-12T16:12:00Z">
                <w:pPr/>
              </w:pPrChange>
            </w:pPr>
            <w:r w:rsidRPr="009257D4">
              <w:rPr>
                <w:rPrChange w:id="5587" w:author="IRK" w:date="2020-05-12T16:12:00Z">
                  <w:rPr/>
                </w:rPrChange>
              </w:rPr>
              <w:t>-------------------------</w:t>
            </w:r>
          </w:p>
          <w:p w14:paraId="3CC6887F" w14:textId="1580F7D0" w:rsidR="005B6671" w:rsidRPr="00753A9E" w:rsidRDefault="005B6671">
            <w:pPr>
              <w:pStyle w:val="16"/>
              <w:pPrChange w:id="5588" w:author="IRK" w:date="2020-05-12T16:12:00Z">
                <w:pPr/>
              </w:pPrChange>
            </w:pPr>
            <w:r w:rsidRPr="009257D4">
              <w:rPr>
                <w:rPrChange w:id="5589" w:author="IRK" w:date="2020-05-12T16:12:00Z">
                  <w:rPr/>
                </w:rPrChange>
              </w:rPr>
              <w:t xml:space="preserve">    | ID   | </w:t>
            </w:r>
            <w:r w:rsidRPr="009257D4">
              <w:rPr>
                <w:rPrChange w:id="5590" w:author="IRK" w:date="2020-05-12T16:12:00Z">
                  <w:rPr>
                    <w:rFonts w:ascii="ＭＳ Ｐゴシック" w:hAnsi="ＭＳ Ｐゴシック"/>
                  </w:rPr>
                </w:rPrChange>
              </w:rPr>
              <w:t>名称</w:t>
            </w:r>
            <w:r w:rsidRPr="009257D4">
              <w:rPr>
                <w:rPrChange w:id="5591" w:author="IRK" w:date="2020-05-12T16:12:00Z">
                  <w:rPr>
                    <w:rFonts w:ascii="ＭＳ Ｐゴシック" w:hAnsi="ＭＳ Ｐゴシック"/>
                  </w:rPr>
                </w:rPrChange>
              </w:rPr>
              <w:t xml:space="preserve">   </w:t>
            </w:r>
            <w:del w:id="5592" w:author="IRK" w:date="2020-03-10T06:43:00Z">
              <w:r w:rsidR="006606A7" w:rsidRPr="00833F84" w:rsidDel="003538CD">
                <w:rPr>
                  <w:rFonts w:hint="eastAsia"/>
                </w:rPr>
                <w:delText xml:space="preserve">　</w:delText>
              </w:r>
            </w:del>
            <w:ins w:id="5593" w:author="IRK" w:date="2020-03-10T06:43:00Z">
              <w:r w:rsidR="003538CD" w:rsidRPr="00152251">
                <w:t xml:space="preserve"> </w:t>
              </w:r>
            </w:ins>
            <w:r w:rsidRPr="00152251">
              <w:t xml:space="preserve">    |</w:t>
            </w:r>
          </w:p>
          <w:p w14:paraId="276F4170" w14:textId="77777777" w:rsidR="005B6671" w:rsidRPr="00E02F0E" w:rsidRDefault="005B6671">
            <w:pPr>
              <w:pStyle w:val="16"/>
              <w:pPrChange w:id="5594" w:author="IRK" w:date="2020-05-12T16:12:00Z">
                <w:pPr/>
              </w:pPrChange>
            </w:pPr>
            <w:r w:rsidRPr="00D96770">
              <w:t>-------------------------</w:t>
            </w:r>
          </w:p>
          <w:p w14:paraId="722E1C3C" w14:textId="08EE71F7" w:rsidR="005B6671" w:rsidRPr="009257D4" w:rsidRDefault="005B6671">
            <w:pPr>
              <w:pStyle w:val="16"/>
              <w:rPr>
                <w:rPrChange w:id="5595" w:author="IRK" w:date="2020-05-12T16:12:00Z">
                  <w:rPr/>
                </w:rPrChange>
              </w:rPr>
              <w:pPrChange w:id="5596" w:author="IRK" w:date="2020-05-12T16:12:00Z">
                <w:pPr/>
              </w:pPrChange>
            </w:pPr>
            <w:r w:rsidRPr="00E4353F">
              <w:t xml:space="preserve">  1 | DEV  | </w:t>
            </w:r>
            <w:r w:rsidR="00003AB8" w:rsidRPr="009257D4">
              <w:rPr>
                <w:rPrChange w:id="5597" w:author="IRK" w:date="2020-05-12T16:12:00Z">
                  <w:rPr/>
                </w:rPrChange>
              </w:rPr>
              <w:t>D</w:t>
            </w:r>
            <w:r w:rsidR="002915AF" w:rsidRPr="009257D4">
              <w:rPr>
                <w:rPrChange w:id="5598" w:author="IRK" w:date="2020-05-12T16:12:00Z">
                  <w:rPr/>
                </w:rPrChange>
              </w:rPr>
              <w:t>evelopment</w:t>
            </w:r>
            <w:r w:rsidRPr="009257D4">
              <w:rPr>
                <w:rPrChange w:id="5599" w:author="IRK" w:date="2020-05-12T16:12:00Z">
                  <w:rPr/>
                </w:rPrChange>
              </w:rPr>
              <w:t xml:space="preserve"> |</w:t>
            </w:r>
          </w:p>
          <w:p w14:paraId="6DFE0CA0" w14:textId="77777777" w:rsidR="005B6671" w:rsidRPr="009257D4" w:rsidRDefault="005B6671">
            <w:pPr>
              <w:pStyle w:val="16"/>
              <w:rPr>
                <w:rPrChange w:id="5600" w:author="IRK" w:date="2020-05-12T16:12:00Z">
                  <w:rPr/>
                </w:rPrChange>
              </w:rPr>
              <w:pPrChange w:id="5601" w:author="IRK" w:date="2020-05-12T16:12:00Z">
                <w:pPr/>
              </w:pPrChange>
            </w:pPr>
            <w:r w:rsidRPr="009257D4">
              <w:rPr>
                <w:rPrChange w:id="5602" w:author="IRK" w:date="2020-05-12T16:12:00Z">
                  <w:rPr/>
                </w:rPrChange>
              </w:rPr>
              <w:t>-------------------------</w:t>
            </w:r>
          </w:p>
          <w:p w14:paraId="46374671" w14:textId="3E96BC6A" w:rsidR="005B6671" w:rsidRPr="009257D4" w:rsidRDefault="005B6671">
            <w:pPr>
              <w:pStyle w:val="16"/>
              <w:rPr>
                <w:rPrChange w:id="5603" w:author="IRK" w:date="2020-05-12T16:12:00Z">
                  <w:rPr/>
                </w:rPrChange>
              </w:rPr>
              <w:pPrChange w:id="5604" w:author="IRK" w:date="2020-05-12T16:12:00Z">
                <w:pPr/>
              </w:pPrChange>
            </w:pPr>
            <w:r w:rsidRPr="009257D4">
              <w:rPr>
                <w:rPrChange w:id="5605" w:author="IRK" w:date="2020-05-12T16:12:00Z">
                  <w:rPr/>
                </w:rPrChange>
              </w:rPr>
              <w:t xml:space="preserve">  2 | PROD | </w:t>
            </w:r>
            <w:r w:rsidR="00003AB8" w:rsidRPr="009257D4">
              <w:rPr>
                <w:rPrChange w:id="5606" w:author="IRK" w:date="2020-05-12T16:12:00Z">
                  <w:rPr/>
                </w:rPrChange>
              </w:rPr>
              <w:t>P</w:t>
            </w:r>
            <w:r w:rsidRPr="009257D4">
              <w:rPr>
                <w:rPrChange w:id="5607" w:author="IRK" w:date="2020-05-12T16:12:00Z">
                  <w:rPr/>
                </w:rPrChange>
              </w:rPr>
              <w:t>roduction |</w:t>
            </w:r>
          </w:p>
          <w:p w14:paraId="519641AE" w14:textId="77777777" w:rsidR="005B6671" w:rsidRPr="009257D4" w:rsidRDefault="005B6671">
            <w:pPr>
              <w:pStyle w:val="16"/>
              <w:rPr>
                <w:rPrChange w:id="5608" w:author="IRK" w:date="2020-05-12T16:12:00Z">
                  <w:rPr/>
                </w:rPrChange>
              </w:rPr>
              <w:pPrChange w:id="5609" w:author="IRK" w:date="2020-05-12T16:12:00Z">
                <w:pPr/>
              </w:pPrChange>
            </w:pPr>
            <w:r w:rsidRPr="009257D4">
              <w:rPr>
                <w:rPrChange w:id="5610" w:author="IRK" w:date="2020-05-12T16:12:00Z">
                  <w:rPr/>
                </w:rPrChange>
              </w:rPr>
              <w:t>-------------------------</w:t>
            </w:r>
          </w:p>
          <w:p w14:paraId="0C6287E1" w14:textId="77777777" w:rsidR="005B6671" w:rsidRPr="009257D4" w:rsidRDefault="005B6671">
            <w:pPr>
              <w:pStyle w:val="16"/>
              <w:rPr>
                <w:rPrChange w:id="5611" w:author="IRK" w:date="2020-05-12T16:12:00Z">
                  <w:rPr/>
                </w:rPrChange>
              </w:rPr>
              <w:pPrChange w:id="5612" w:author="IRK" w:date="2020-05-12T16:12:00Z">
                <w:pPr/>
              </w:pPrChange>
            </w:pPr>
          </w:p>
          <w:p w14:paraId="3B038A25" w14:textId="77777777" w:rsidR="005B6671" w:rsidRPr="009257D4" w:rsidRDefault="005B6671">
            <w:pPr>
              <w:pStyle w:val="16"/>
              <w:rPr>
                <w:rPrChange w:id="5613" w:author="IRK" w:date="2020-05-12T16:12:00Z">
                  <w:rPr/>
                </w:rPrChange>
              </w:rPr>
              <w:pPrChange w:id="5614" w:author="IRK" w:date="2020-05-12T16:12:00Z">
                <w:pPr/>
              </w:pPrChange>
            </w:pPr>
            <w:r w:rsidRPr="009257D4">
              <w:rPr>
                <w:rPrChange w:id="5615" w:author="IRK" w:date="2020-05-12T16:12:00Z">
                  <w:rPr/>
                </w:rPrChange>
              </w:rPr>
              <w:t>[</w:t>
            </w:r>
            <w:r w:rsidRPr="009257D4">
              <w:rPr>
                <w:rFonts w:hint="eastAsia"/>
                <w:rPrChange w:id="5616" w:author="IRK" w:date="2020-05-12T16:12:00Z">
                  <w:rPr>
                    <w:rFonts w:hint="eastAsia"/>
                  </w:rPr>
                </w:rPrChange>
              </w:rPr>
              <w:t>可能な作業</w:t>
            </w:r>
            <w:r w:rsidRPr="009257D4">
              <w:rPr>
                <w:rPrChange w:id="5617" w:author="IRK" w:date="2020-05-12T16:12:00Z">
                  <w:rPr/>
                </w:rPrChange>
              </w:rPr>
              <w:t>]</w:t>
            </w:r>
          </w:p>
          <w:p w14:paraId="11D78B41" w14:textId="38D7B320" w:rsidR="005B6671" w:rsidRPr="009257D4" w:rsidRDefault="005B6671">
            <w:pPr>
              <w:pStyle w:val="16"/>
              <w:rPr>
                <w:rPrChange w:id="5618" w:author="IRK" w:date="2020-05-12T16:12:00Z">
                  <w:rPr/>
                </w:rPrChange>
              </w:rPr>
              <w:pPrChange w:id="5619" w:author="IRK" w:date="2020-05-12T16:12:00Z">
                <w:pPr/>
              </w:pPrChange>
            </w:pPr>
            <w:r w:rsidRPr="009257D4">
              <w:rPr>
                <w:rPrChange w:id="5620" w:author="IRK" w:date="2020-05-12T16:12:00Z">
                  <w:rPr/>
                </w:rPrChange>
              </w:rPr>
              <w:t xml:space="preserve">a. </w:t>
            </w:r>
            <w:r w:rsidRPr="009257D4">
              <w:rPr>
                <w:rFonts w:hint="eastAsia"/>
                <w:rPrChange w:id="5621" w:author="IRK" w:date="2020-05-12T16:12:00Z">
                  <w:rPr>
                    <w:rFonts w:hint="eastAsia"/>
                  </w:rPr>
                </w:rPrChange>
              </w:rPr>
              <w:t>追加</w:t>
            </w:r>
            <w:r w:rsidRPr="009257D4">
              <w:rPr>
                <w:rPrChange w:id="5622" w:author="IRK" w:date="2020-05-12T16:12:00Z">
                  <w:rPr/>
                </w:rPrChange>
              </w:rPr>
              <w:t xml:space="preserve">    b. </w:t>
            </w:r>
            <w:r w:rsidRPr="009257D4">
              <w:rPr>
                <w:rFonts w:hint="eastAsia"/>
                <w:rPrChange w:id="5623" w:author="IRK" w:date="2020-05-12T16:12:00Z">
                  <w:rPr>
                    <w:rFonts w:hint="eastAsia"/>
                  </w:rPr>
                </w:rPrChange>
              </w:rPr>
              <w:t>修正およびルール</w:t>
            </w:r>
            <w:r w:rsidRPr="009257D4">
              <w:rPr>
                <w:rPrChange w:id="5624" w:author="IRK" w:date="2020-05-12T16:12:00Z">
                  <w:rPr/>
                </w:rPrChange>
              </w:rPr>
              <w:t>DB</w:t>
            </w:r>
            <w:r w:rsidRPr="009257D4">
              <w:rPr>
                <w:rFonts w:hint="eastAsia"/>
                <w:rPrChange w:id="5625" w:author="IRK" w:date="2020-05-12T16:12:00Z">
                  <w:rPr>
                    <w:rFonts w:hint="eastAsia"/>
                  </w:rPr>
                </w:rPrChange>
              </w:rPr>
              <w:t>管理</w:t>
            </w:r>
            <w:r w:rsidRPr="009257D4">
              <w:rPr>
                <w:rPrChange w:id="5626" w:author="IRK" w:date="2020-05-12T16:12:00Z">
                  <w:rPr/>
                </w:rPrChange>
              </w:rPr>
              <w:t xml:space="preserve">    c. </w:t>
            </w:r>
            <w:r w:rsidR="002C2BF0" w:rsidRPr="009257D4">
              <w:rPr>
                <w:rFonts w:hint="eastAsia"/>
                <w:rPrChange w:id="5627" w:author="IRK" w:date="2020-05-12T16:12:00Z">
                  <w:rPr>
                    <w:rFonts w:hint="eastAsia"/>
                  </w:rPr>
                </w:rPrChange>
              </w:rPr>
              <w:t>一番下の</w:t>
            </w:r>
            <w:r w:rsidRPr="009257D4">
              <w:rPr>
                <w:rFonts w:hint="eastAsia"/>
                <w:rPrChange w:id="5628" w:author="IRK" w:date="2020-05-12T16:12:00Z">
                  <w:rPr>
                    <w:rFonts w:hint="eastAsia"/>
                  </w:rPr>
                </w:rPrChange>
              </w:rPr>
              <w:t>単位ルールシステム削除</w:t>
            </w:r>
            <w:del w:id="5629" w:author="IRK" w:date="2020-03-09T22:32:00Z">
              <w:r w:rsidRPr="009257D4" w:rsidDel="00840DEF">
                <w:rPr>
                  <w:rPrChange w:id="5630" w:author="IRK" w:date="2020-05-12T16:12:00Z">
                    <w:rPr/>
                  </w:rPrChange>
                </w:rPr>
                <w:delText xml:space="preserve">    </w:delText>
              </w:r>
            </w:del>
          </w:p>
          <w:p w14:paraId="1505FFFA" w14:textId="77777777" w:rsidR="005B6671" w:rsidRPr="009257D4" w:rsidRDefault="005B6671">
            <w:pPr>
              <w:pStyle w:val="16"/>
              <w:rPr>
                <w:rPrChange w:id="5631" w:author="IRK" w:date="2020-05-12T16:12:00Z">
                  <w:rPr/>
                </w:rPrChange>
              </w:rPr>
              <w:pPrChange w:id="5632" w:author="IRK" w:date="2020-05-12T16:12:00Z">
                <w:pPr/>
              </w:pPrChange>
            </w:pPr>
          </w:p>
          <w:p w14:paraId="2239D89D" w14:textId="6DA2066D" w:rsidR="005B6671" w:rsidRPr="009257D4" w:rsidRDefault="005B6671">
            <w:pPr>
              <w:pStyle w:val="16"/>
              <w:rPr>
                <w:rPrChange w:id="5633" w:author="IRK" w:date="2020-05-12T16:12:00Z">
                  <w:rPr/>
                </w:rPrChange>
              </w:rPr>
              <w:pPrChange w:id="5634" w:author="IRK" w:date="2020-05-12T16:12:00Z">
                <w:pPr/>
              </w:pPrChange>
            </w:pPr>
            <w:r w:rsidRPr="009257D4">
              <w:rPr>
                <w:rFonts w:hint="eastAsia"/>
                <w:rPrChange w:id="5635" w:author="IRK" w:date="2020-05-12T16:12:00Z">
                  <w:rPr>
                    <w:rFonts w:hint="eastAsia"/>
                  </w:rPr>
                </w:rPrChange>
              </w:rPr>
              <w:t>作業を選択してください。スキップするにはエンターキーを</w:t>
            </w:r>
            <w:r w:rsidR="007B7CEA" w:rsidRPr="009257D4">
              <w:rPr>
                <w:rFonts w:hint="eastAsia"/>
                <w:rPrChange w:id="5636" w:author="IRK" w:date="2020-05-12T16:12:00Z">
                  <w:rPr>
                    <w:rFonts w:hint="eastAsia"/>
                  </w:rPr>
                </w:rPrChange>
              </w:rPr>
              <w:t>押下して</w:t>
            </w:r>
            <w:r w:rsidRPr="009257D4">
              <w:rPr>
                <w:rFonts w:hint="eastAsia"/>
                <w:rPrChange w:id="5637" w:author="IRK" w:date="2020-05-12T16:12:00Z">
                  <w:rPr>
                    <w:rFonts w:hint="eastAsia"/>
                  </w:rPr>
                </w:rPrChange>
              </w:rPr>
              <w:t>ください。</w:t>
            </w:r>
            <w:r w:rsidRPr="009257D4">
              <w:rPr>
                <w:rPrChange w:id="5638" w:author="IRK" w:date="2020-05-12T16:12:00Z">
                  <w:rPr/>
                </w:rPrChange>
              </w:rPr>
              <w:t xml:space="preserve"> &gt;&gt;</w:t>
            </w:r>
            <w:del w:id="5639" w:author="IRK" w:date="2020-03-09T22:32:00Z">
              <w:r w:rsidRPr="009257D4" w:rsidDel="00840DEF">
                <w:rPr>
                  <w:rPrChange w:id="5640" w:author="IRK" w:date="2020-05-12T16:12:00Z">
                    <w:rPr/>
                  </w:rPrChange>
                </w:rPr>
                <w:delText xml:space="preserve"> </w:delText>
              </w:r>
            </w:del>
          </w:p>
        </w:tc>
      </w:tr>
    </w:tbl>
    <w:p w14:paraId="6158ECB3" w14:textId="77777777" w:rsidR="005B6671" w:rsidRPr="0049256C" w:rsidRDefault="005B6671" w:rsidP="00EC7890"/>
    <w:p w14:paraId="2B7D8677" w14:textId="39799E2F" w:rsidR="005B6671" w:rsidRPr="0049256C" w:rsidRDefault="006637F5" w:rsidP="00EC7890">
      <w:del w:id="5641" w:author="IRK" w:date="2020-04-16T15:49:00Z">
        <w:r w:rsidRPr="0049256C" w:rsidDel="008C19E5">
          <w:delText>表</w:delText>
        </w:r>
        <w:r w:rsidR="0021485A" w:rsidRPr="0049256C" w:rsidDel="008C19E5">
          <w:rPr>
            <w:rFonts w:hint="eastAsia"/>
          </w:rPr>
          <w:delText>12</w:delText>
        </w:r>
        <w:r w:rsidR="00095BBD" w:rsidDel="008C19E5">
          <w:rPr>
            <w:rFonts w:hint="eastAsia"/>
          </w:rPr>
          <w:delText>7</w:delText>
        </w:r>
      </w:del>
      <w:ins w:id="5642" w:author="IRK" w:date="2020-04-16T15:49:00Z">
        <w:r w:rsidR="008C19E5">
          <w:fldChar w:fldCharType="begin"/>
        </w:r>
        <w:r w:rsidR="008C19E5">
          <w:instrText xml:space="preserve"> </w:instrText>
        </w:r>
        <w:r w:rsidR="008C19E5">
          <w:rPr>
            <w:rFonts w:hint="eastAsia"/>
          </w:rPr>
          <w:instrText>REF _Ref37944579 \h</w:instrText>
        </w:r>
        <w:r w:rsidR="008C19E5">
          <w:instrText xml:space="preserve"> </w:instrText>
        </w:r>
      </w:ins>
      <w:r w:rsidR="008C19E5">
        <w:fldChar w:fldCharType="separate"/>
      </w:r>
      <w:ins w:id="5643" w:author="IRK" w:date="2020-03-09T22:31:00Z">
        <w:r w:rsidR="00AB1F2F">
          <w:rPr>
            <w:rFonts w:hint="eastAsia"/>
          </w:rPr>
          <w:t>[</w:t>
        </w:r>
        <w:r w:rsidR="00AB1F2F">
          <w:rPr>
            <w:rFonts w:hint="eastAsia"/>
          </w:rPr>
          <w:t>表</w:t>
        </w:r>
        <w:r w:rsidR="00AB1F2F">
          <w:rPr>
            <w:rFonts w:hint="eastAsia"/>
          </w:rPr>
          <w:t xml:space="preserve"> </w:t>
        </w:r>
      </w:ins>
      <w:r w:rsidR="00AB1F2F">
        <w:rPr>
          <w:noProof/>
        </w:rPr>
        <w:t>133</w:t>
      </w:r>
      <w:ins w:id="5644" w:author="IRK" w:date="2020-03-09T22:31:00Z">
        <w:r w:rsidR="00AB1F2F">
          <w:rPr>
            <w:rFonts w:hint="eastAsia"/>
          </w:rPr>
          <w:t>]</w:t>
        </w:r>
      </w:ins>
      <w:ins w:id="5645" w:author="IRK" w:date="2020-04-16T15:49:00Z">
        <w:r w:rsidR="008C19E5">
          <w:fldChar w:fldCharType="end"/>
        </w:r>
      </w:ins>
      <w:r w:rsidR="005B6671" w:rsidRPr="0049256C">
        <w:t>の単位ルールシステム管理には「追加」、「修正</w:t>
      </w:r>
      <w:r w:rsidR="005B6671" w:rsidRPr="0049256C">
        <w:rPr>
          <w:rFonts w:hint="eastAsia"/>
        </w:rPr>
        <w:t>および</w:t>
      </w:r>
      <w:r w:rsidR="002C2BF0" w:rsidRPr="00E5446E">
        <w:t>ルール</w:t>
      </w:r>
      <w:r w:rsidR="002C2BF0" w:rsidRPr="009A2CC8">
        <w:t>DB</w:t>
      </w:r>
      <w:r w:rsidR="005B6671" w:rsidRPr="00E5446E">
        <w:t>管理」など</w:t>
      </w:r>
      <w:r w:rsidR="005B6671" w:rsidRPr="0049256C">
        <w:t>のサブメニューがある。これを選択せずにエンター</w:t>
      </w:r>
      <w:r w:rsidR="005B6671" w:rsidRPr="0049256C">
        <w:rPr>
          <w:rFonts w:hint="eastAsia"/>
        </w:rPr>
        <w:t>キー</w:t>
      </w:r>
      <w:r w:rsidR="005B6671" w:rsidRPr="0049256C">
        <w:t>を</w:t>
      </w:r>
      <w:r w:rsidR="005B6671" w:rsidRPr="0049256C">
        <w:rPr>
          <w:rFonts w:hint="eastAsia"/>
        </w:rPr>
        <w:t>押</w:t>
      </w:r>
      <w:del w:id="5646" w:author="IRK" w:date="2020-04-22T16:54:00Z">
        <w:r w:rsidR="005B6671" w:rsidRPr="0049256C" w:rsidDel="00DA4E79">
          <w:rPr>
            <w:rFonts w:hint="eastAsia"/>
          </w:rPr>
          <w:delText>下</w:delText>
        </w:r>
      </w:del>
      <w:r w:rsidR="005B6671" w:rsidRPr="0049256C">
        <w:rPr>
          <w:rFonts w:hint="eastAsia"/>
        </w:rPr>
        <w:t>した場合</w:t>
      </w:r>
      <w:r w:rsidR="005B6671" w:rsidRPr="0049256C">
        <w:t>、次に進む。</w:t>
      </w:r>
    </w:p>
    <w:p w14:paraId="099C4B3D" w14:textId="77777777" w:rsidR="005B6671" w:rsidRPr="0049256C" w:rsidRDefault="005B6671" w:rsidP="00EC7890"/>
    <w:p w14:paraId="4BFF2BFD" w14:textId="77777777" w:rsidR="005B6671" w:rsidRPr="0049256C" w:rsidRDefault="005B6671">
      <w:pPr>
        <w:pStyle w:val="42"/>
        <w:numPr>
          <w:ilvl w:val="3"/>
          <w:numId w:val="139"/>
        </w:numPr>
        <w:pPrChange w:id="5647" w:author="IRK" w:date="2020-05-11T09:42:00Z">
          <w:pPr>
            <w:pStyle w:val="42"/>
            <w:numPr>
              <w:numId w:val="27"/>
            </w:numPr>
            <w:spacing w:before="0" w:after="100" w:line="280" w:lineRule="exact"/>
          </w:pPr>
        </w:pPrChange>
      </w:pPr>
      <w:r w:rsidRPr="0049256C">
        <w:t>特殊文字</w:t>
      </w:r>
    </w:p>
    <w:p w14:paraId="17477808" w14:textId="1714AFEE" w:rsidR="005B6671" w:rsidRPr="0049256C" w:rsidRDefault="005B6671" w:rsidP="00EC7890">
      <w:r w:rsidRPr="0049256C">
        <w:t>値を入力する欄で、次の特殊文字が利用できる。特殊文字を利用する場合、他の文字と</w:t>
      </w:r>
      <w:r w:rsidRPr="0049256C">
        <w:rPr>
          <w:rFonts w:hint="eastAsia"/>
        </w:rPr>
        <w:t>の同時使用や文字の</w:t>
      </w:r>
      <w:r w:rsidRPr="0049256C">
        <w:t>前後に空白</w:t>
      </w:r>
      <w:r w:rsidRPr="0049256C">
        <w:rPr>
          <w:rFonts w:hint="eastAsia"/>
        </w:rPr>
        <w:t>を入力しないことに注意する</w:t>
      </w:r>
      <w:r w:rsidRPr="0049256C">
        <w:t>。</w:t>
      </w:r>
    </w:p>
    <w:p w14:paraId="2BD48CB2" w14:textId="544D0490" w:rsidR="005B6671" w:rsidRPr="0049256C" w:rsidRDefault="00A97DBD" w:rsidP="004E5233">
      <w:pPr>
        <w:pStyle w:val="10"/>
      </w:pPr>
      <w:r w:rsidRPr="0049256C">
        <w:rPr>
          <w:rFonts w:asciiTheme="minorHAnsi" w:hAnsiTheme="minorHAnsi" w:cstheme="majorHAnsi"/>
        </w:rPr>
        <w:t>^</w:t>
      </w:r>
      <w:r w:rsidR="005B6671" w:rsidRPr="0049256C">
        <w:t>b</w:t>
      </w:r>
    </w:p>
    <w:p w14:paraId="14264E93" w14:textId="5A496927" w:rsidR="001A6A0C" w:rsidDel="00E17ECB" w:rsidRDefault="002C2BF0" w:rsidP="004E5233">
      <w:pPr>
        <w:pStyle w:val="13"/>
        <w:rPr>
          <w:del w:id="5648" w:author="IRK" w:date="2020-04-16T14:29:00Z"/>
        </w:rPr>
      </w:pPr>
      <w:r w:rsidRPr="00C4577D">
        <w:t>「戻る」を</w:t>
      </w:r>
      <w:del w:id="5649" w:author="IRK" w:date="2020-03-11T16:09:00Z">
        <w:r w:rsidRPr="009A2CC8" w:rsidDel="00150C4F">
          <w:rPr>
            <w:rFonts w:hint="eastAsia"/>
          </w:rPr>
          <w:delText>押下</w:delText>
        </w:r>
      </w:del>
      <w:ins w:id="5650" w:author="IRK" w:date="2020-03-11T16:09:00Z">
        <w:r w:rsidR="00150C4F">
          <w:rPr>
            <w:rFonts w:hint="eastAsia"/>
          </w:rPr>
          <w:t>クリック</w:t>
        </w:r>
      </w:ins>
      <w:r w:rsidRPr="009A2CC8">
        <w:rPr>
          <w:rFonts w:hint="eastAsia"/>
        </w:rPr>
        <w:t>したと見なす</w:t>
      </w:r>
      <w:r w:rsidRPr="00C4577D">
        <w:t>。</w:t>
      </w:r>
      <w:r w:rsidRPr="009A2CC8">
        <w:rPr>
          <w:rFonts w:hint="eastAsia"/>
        </w:rPr>
        <w:t>直前に</w:t>
      </w:r>
      <w:r w:rsidR="005B6671" w:rsidRPr="00C4577D">
        <w:t>実行した段階</w:t>
      </w:r>
      <w:r w:rsidR="005B6671" w:rsidRPr="0049256C">
        <w:t>に移動する。</w:t>
      </w:r>
    </w:p>
    <w:p w14:paraId="163357E3" w14:textId="3F067062" w:rsidR="001A6A0C" w:rsidRDefault="001A6A0C">
      <w:pPr>
        <w:pStyle w:val="13"/>
        <w:pPrChange w:id="5651" w:author="IRK" w:date="2020-04-16T14:29:00Z">
          <w:pPr>
            <w:jc w:val="left"/>
          </w:pPr>
        </w:pPrChange>
      </w:pPr>
      <w:del w:id="5652" w:author="IRK" w:date="2020-04-16T14:28:00Z">
        <w:r w:rsidDel="00E17ECB">
          <w:br w:type="page"/>
        </w:r>
      </w:del>
    </w:p>
    <w:p w14:paraId="1CA122F0" w14:textId="139753DE" w:rsidR="005B6671" w:rsidRPr="0049256C" w:rsidRDefault="00A97DBD" w:rsidP="004E5233">
      <w:pPr>
        <w:pStyle w:val="10"/>
      </w:pPr>
      <w:r w:rsidRPr="0049256C">
        <w:rPr>
          <w:rFonts w:asciiTheme="minorHAnsi" w:hAnsiTheme="minorHAnsi" w:cstheme="majorHAnsi"/>
        </w:rPr>
        <w:t>^</w:t>
      </w:r>
      <w:r w:rsidR="005B6671" w:rsidRPr="0049256C">
        <w:t>e</w:t>
      </w:r>
    </w:p>
    <w:p w14:paraId="6CC61A3D" w14:textId="77777777" w:rsidR="005B6671" w:rsidRPr="0049256C" w:rsidRDefault="005B6671" w:rsidP="004E5233">
      <w:pPr>
        <w:pStyle w:val="13"/>
      </w:pPr>
      <w:r w:rsidRPr="0049256C">
        <w:t>空白を入力したと見なす。</w:t>
      </w:r>
    </w:p>
    <w:p w14:paraId="06E99A30" w14:textId="77777777" w:rsidR="005B6671" w:rsidRPr="0049256C" w:rsidRDefault="005B6671" w:rsidP="004E5233">
      <w:pPr>
        <w:pStyle w:val="10"/>
      </w:pPr>
      <w:r w:rsidRPr="0049256C">
        <w:rPr>
          <w:rFonts w:asciiTheme="minorHAnsi" w:hAnsiTheme="minorHAnsi" w:cstheme="majorHAnsi"/>
        </w:rPr>
        <w:t>^</w:t>
      </w:r>
      <w:r w:rsidRPr="0049256C">
        <w:t>q</w:t>
      </w:r>
    </w:p>
    <w:p w14:paraId="4ACCD903" w14:textId="696F7777" w:rsidR="005B6671" w:rsidRPr="0049256C" w:rsidRDefault="005B6671" w:rsidP="004E5233">
      <w:pPr>
        <w:pStyle w:val="13"/>
      </w:pPr>
      <w:r w:rsidRPr="0049256C">
        <w:t>ウィザードを終了する。</w:t>
      </w:r>
      <w:r w:rsidRPr="0049256C">
        <w:t>Ctrl-C</w:t>
      </w:r>
      <w:r w:rsidRPr="0049256C">
        <w:t>を利用して終了する場合、ウィザードが正常終了されていない</w:t>
      </w:r>
      <w:del w:id="5653" w:author="IRK" w:date="2020-03-11T15:49:00Z">
        <w:r w:rsidRPr="0049256C" w:rsidDel="003E7D05">
          <w:delText>ので</w:delText>
        </w:r>
      </w:del>
      <w:ins w:id="5654" w:author="IRK" w:date="2020-03-11T15:49:00Z">
        <w:r w:rsidR="003E7D05">
          <w:rPr>
            <w:rFonts w:hint="eastAsia"/>
          </w:rPr>
          <w:t>ため</w:t>
        </w:r>
      </w:ins>
      <w:r w:rsidRPr="0049256C">
        <w:t>、ロックファイルや</w:t>
      </w:r>
      <w:r w:rsidRPr="0049256C">
        <w:t>UUID</w:t>
      </w:r>
      <w:r w:rsidRPr="0049256C">
        <w:t>ファイルが残ることがある。</w:t>
      </w:r>
    </w:p>
    <w:p w14:paraId="2FAE1D0F" w14:textId="24AC3FB5" w:rsidR="004E5233" w:rsidDel="00B063A5" w:rsidRDefault="004E5233">
      <w:pPr>
        <w:autoSpaceDE/>
        <w:autoSpaceDN/>
        <w:jc w:val="left"/>
        <w:rPr>
          <w:del w:id="5655" w:author="IRK" w:date="2020-05-11T09:42:00Z"/>
        </w:rPr>
      </w:pPr>
      <w:del w:id="5656" w:author="IRK" w:date="2020-05-11T09:42:00Z">
        <w:r w:rsidDel="00B063A5">
          <w:br w:type="page"/>
        </w:r>
      </w:del>
    </w:p>
    <w:p w14:paraId="77BF8A86" w14:textId="77777777" w:rsidR="005B6671" w:rsidRPr="0049256C" w:rsidRDefault="005B6671">
      <w:pPr>
        <w:autoSpaceDE/>
        <w:autoSpaceDN/>
        <w:jc w:val="left"/>
        <w:pPrChange w:id="5657" w:author="IRK" w:date="2020-05-11T09:42:00Z">
          <w:pPr/>
        </w:pPrChange>
      </w:pPr>
    </w:p>
    <w:p w14:paraId="459DA18A" w14:textId="77777777" w:rsidR="005B6671" w:rsidRDefault="005B6671">
      <w:pPr>
        <w:pStyle w:val="42"/>
        <w:numPr>
          <w:ilvl w:val="3"/>
          <w:numId w:val="139"/>
        </w:numPr>
        <w:rPr>
          <w:lang w:eastAsia="ja-JP"/>
        </w:rPr>
        <w:pPrChange w:id="5658" w:author="IRK" w:date="2020-05-11T09:43:00Z">
          <w:pPr>
            <w:pStyle w:val="42"/>
            <w:numPr>
              <w:numId w:val="27"/>
            </w:numPr>
            <w:spacing w:before="0" w:after="100" w:line="280" w:lineRule="exact"/>
          </w:pPr>
        </w:pPrChange>
      </w:pPr>
      <w:r w:rsidRPr="0049256C">
        <w:rPr>
          <w:lang w:eastAsia="ja-JP"/>
        </w:rPr>
        <w:t>確認メッセージに対する応答</w:t>
      </w:r>
    </w:p>
    <w:p w14:paraId="2B3C9406" w14:textId="77777777" w:rsidR="00840DEF" w:rsidRDefault="00840DEF">
      <w:pPr>
        <w:rPr>
          <w:ins w:id="5659" w:author="IRK" w:date="2020-03-09T22:32:00Z"/>
        </w:rPr>
        <w:pPrChange w:id="5660" w:author="IRK" w:date="2020-03-09T22:33:00Z">
          <w:pPr>
            <w:keepNext/>
          </w:pPr>
        </w:pPrChange>
      </w:pPr>
    </w:p>
    <w:p w14:paraId="01D48A22" w14:textId="10785CE4" w:rsidR="001130D7" w:rsidRDefault="001130D7" w:rsidP="007D3017">
      <w:pPr>
        <w:pStyle w:val="afff6"/>
      </w:pPr>
      <w:bookmarkStart w:id="5661" w:name="_Ref34685643"/>
      <w:bookmarkStart w:id="5662" w:name="_Toc34839600"/>
      <w:del w:id="5663" w:author="IRK" w:date="2020-03-09T22:33:00Z">
        <w:r w:rsidDel="00840DEF">
          <w:rPr>
            <w:rFonts w:hint="eastAsia"/>
          </w:rPr>
          <w:delText>[</w:delText>
        </w:r>
        <w:r w:rsidDel="00840DEF">
          <w:rPr>
            <w:rFonts w:hint="eastAsia"/>
          </w:rPr>
          <w:delText>表</w:delText>
        </w:r>
        <w:r w:rsidDel="00840DEF">
          <w:rPr>
            <w:rFonts w:hint="eastAsia"/>
          </w:rPr>
          <w:delText xml:space="preserve"> </w:delText>
        </w:r>
        <w:r w:rsidDel="00840DEF">
          <w:fldChar w:fldCharType="begin"/>
        </w:r>
        <w:r w:rsidDel="00840DEF">
          <w:delInstrText xml:space="preserve"> </w:delInstrText>
        </w:r>
        <w:r w:rsidDel="00840DEF">
          <w:rPr>
            <w:rFonts w:hint="eastAsia"/>
          </w:rPr>
          <w:delInstrText>SEQ [</w:delInstrText>
        </w:r>
        <w:r w:rsidDel="00840DEF">
          <w:rPr>
            <w:rFonts w:hint="eastAsia"/>
          </w:rPr>
          <w:delInstrText>表</w:delInstrText>
        </w:r>
        <w:r w:rsidDel="00840DEF">
          <w:rPr>
            <w:rFonts w:hint="eastAsia"/>
          </w:rPr>
          <w:delInstrText xml:space="preserve"> \* ARABIC</w:delInstrText>
        </w:r>
        <w:r w:rsidDel="00840DEF">
          <w:delInstrText xml:space="preserve"> </w:delInstrText>
        </w:r>
        <w:r w:rsidDel="00840DEF">
          <w:fldChar w:fldCharType="separate"/>
        </w:r>
        <w:r w:rsidR="000132DF" w:rsidDel="00840DEF">
          <w:rPr>
            <w:noProof/>
          </w:rPr>
          <w:delText>128</w:delText>
        </w:r>
        <w:r w:rsidDel="00840DEF">
          <w:fldChar w:fldCharType="end"/>
        </w:r>
        <w:r w:rsidDel="00840DEF">
          <w:delText>]</w:delText>
        </w:r>
      </w:del>
      <w:ins w:id="5664" w:author="IRK" w:date="2020-03-09T22:33:00Z">
        <w:r w:rsidR="00840DEF">
          <w:rPr>
            <w:rFonts w:hint="eastAsia"/>
          </w:rPr>
          <w:t>[</w:t>
        </w:r>
        <w:r w:rsidR="00840DEF">
          <w:rPr>
            <w:rFonts w:hint="eastAsia"/>
          </w:rPr>
          <w:t>表</w:t>
        </w:r>
        <w:r w:rsidR="00840DEF">
          <w:rPr>
            <w:rFonts w:hint="eastAsia"/>
          </w:rPr>
          <w:t xml:space="preserve"> </w:t>
        </w:r>
        <w:r w:rsidR="00840DEF">
          <w:fldChar w:fldCharType="begin"/>
        </w:r>
        <w:r w:rsidR="00840DEF">
          <w:instrText xml:space="preserve"> </w:instrText>
        </w:r>
        <w:r w:rsidR="00840DEF">
          <w:rPr>
            <w:rFonts w:hint="eastAsia"/>
          </w:rPr>
          <w:instrText xml:space="preserve">SEQ </w:instrText>
        </w:r>
        <w:r w:rsidR="00840DEF">
          <w:rPr>
            <w:rFonts w:hint="eastAsia"/>
          </w:rPr>
          <w:instrText>表</w:instrText>
        </w:r>
        <w:r w:rsidR="00840DEF">
          <w:rPr>
            <w:rFonts w:hint="eastAsia"/>
          </w:rPr>
          <w:instrText xml:space="preserve"> \* ARABIC</w:instrText>
        </w:r>
        <w:r w:rsidR="00840DEF">
          <w:instrText xml:space="preserve"> </w:instrText>
        </w:r>
      </w:ins>
      <w:r w:rsidR="00840DEF">
        <w:fldChar w:fldCharType="separate"/>
      </w:r>
      <w:r w:rsidR="00AB1F2F">
        <w:rPr>
          <w:noProof/>
        </w:rPr>
        <w:t>134</w:t>
      </w:r>
      <w:ins w:id="5665" w:author="IRK" w:date="2020-03-09T22:33:00Z">
        <w:r w:rsidR="00840DEF">
          <w:fldChar w:fldCharType="end"/>
        </w:r>
        <w:r w:rsidR="00840DEF">
          <w:rPr>
            <w:rFonts w:hint="eastAsia"/>
          </w:rPr>
          <w:t>]</w:t>
        </w:r>
      </w:ins>
      <w:bookmarkEnd w:id="5661"/>
      <w:bookmarkEnd w:id="566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666" w:author="IRK" w:date="2020-04-16T14:29:00Z">
          <w:tblPr>
            <w:tblW w:w="0" w:type="auto"/>
            <w:tblLook w:val="04A0" w:firstRow="1" w:lastRow="0" w:firstColumn="1" w:lastColumn="0" w:noHBand="0" w:noVBand="1"/>
          </w:tblPr>
        </w:tblPrChange>
      </w:tblPr>
      <w:tblGrid>
        <w:gridCol w:w="9724"/>
        <w:tblGridChange w:id="5667">
          <w:tblGrid>
            <w:gridCol w:w="9724"/>
          </w:tblGrid>
        </w:tblGridChange>
      </w:tblGrid>
      <w:tr w:rsidR="001130D7" w14:paraId="42BEE36B" w14:textId="77777777" w:rsidTr="004E5233">
        <w:trPr>
          <w:trHeight w:val="151"/>
          <w:jc w:val="center"/>
          <w:trPrChange w:id="5668" w:author="IRK" w:date="2020-04-16T14:29:00Z">
            <w:trPr>
              <w:trHeight w:val="151"/>
            </w:trPr>
          </w:trPrChange>
        </w:trPr>
        <w:tc>
          <w:tcPr>
            <w:tcW w:w="9724" w:type="dxa"/>
            <w:hideMark/>
            <w:tcPrChange w:id="5669" w:author="IRK" w:date="2020-04-16T14:29:00Z">
              <w:tcPr>
                <w:tcW w:w="9724" w:type="dxa"/>
                <w:tcBorders>
                  <w:top w:val="single" w:sz="4" w:space="0" w:color="auto"/>
                  <w:left w:val="single" w:sz="4" w:space="0" w:color="auto"/>
                  <w:bottom w:val="single" w:sz="4" w:space="0" w:color="auto"/>
                  <w:right w:val="single" w:sz="4" w:space="0" w:color="auto"/>
                </w:tcBorders>
                <w:hideMark/>
              </w:tcPr>
            </w:tcPrChange>
          </w:tcPr>
          <w:p w14:paraId="35D4E0C0" w14:textId="28D69A69" w:rsidR="001130D7" w:rsidRPr="00753A9E" w:rsidRDefault="001130D7">
            <w:pPr>
              <w:pStyle w:val="16"/>
              <w:pPrChange w:id="5670" w:author="IRK" w:date="2020-05-12T16:11:00Z">
                <w:pPr/>
              </w:pPrChange>
            </w:pPr>
            <w:r w:rsidRPr="00833F84">
              <w:rPr>
                <w:rFonts w:hint="eastAsia"/>
              </w:rPr>
              <w:t>設定を終了しますか？</w:t>
            </w:r>
            <w:r w:rsidRPr="00152251">
              <w:t xml:space="preserve"> (Yes/No) &gt;&gt;</w:t>
            </w:r>
          </w:p>
        </w:tc>
      </w:tr>
    </w:tbl>
    <w:p w14:paraId="1B9F627D" w14:textId="77777777" w:rsidR="00BE1761" w:rsidRPr="009A2CC8" w:rsidRDefault="00BE1761" w:rsidP="00EC7890">
      <w:pPr>
        <w:rPr>
          <w:rFonts w:eastAsiaTheme="minorEastAsia"/>
        </w:rPr>
      </w:pPr>
    </w:p>
    <w:p w14:paraId="4B4B03D9" w14:textId="45F00F67" w:rsidR="005B6671" w:rsidRPr="0049256C" w:rsidRDefault="006637F5">
      <w:pPr>
        <w:pPrChange w:id="5671" w:author="IRK" w:date="2020-05-11T10:02:00Z">
          <w:pPr>
            <w:jc w:val="left"/>
          </w:pPr>
        </w:pPrChange>
      </w:pPr>
      <w:del w:id="5672" w:author="IRK" w:date="2020-03-09T22:33:00Z">
        <w:r w:rsidRPr="0049256C" w:rsidDel="00840DEF">
          <w:delText>表</w:delText>
        </w:r>
        <w:r w:rsidRPr="0049256C" w:rsidDel="00840DEF">
          <w:delText>1</w:delText>
        </w:r>
        <w:r w:rsidR="00095BBD" w:rsidDel="00840DEF">
          <w:delText>28</w:delText>
        </w:r>
      </w:del>
      <w:ins w:id="5673" w:author="IRK" w:date="2020-03-09T22:33:00Z">
        <w:r w:rsidR="00840DEF">
          <w:fldChar w:fldCharType="begin"/>
        </w:r>
        <w:r w:rsidR="00840DEF">
          <w:instrText xml:space="preserve"> REF _Ref34685643 \h </w:instrText>
        </w:r>
      </w:ins>
      <w:r w:rsidR="00840DEF">
        <w:fldChar w:fldCharType="separate"/>
      </w:r>
      <w:ins w:id="5674" w:author="IRK" w:date="2020-03-09T22:33:00Z">
        <w:r w:rsidR="00AB1F2F">
          <w:rPr>
            <w:rFonts w:hint="eastAsia"/>
          </w:rPr>
          <w:t>[</w:t>
        </w:r>
        <w:r w:rsidR="00AB1F2F">
          <w:rPr>
            <w:rFonts w:hint="eastAsia"/>
          </w:rPr>
          <w:t>表</w:t>
        </w:r>
        <w:r w:rsidR="00AB1F2F">
          <w:rPr>
            <w:rFonts w:hint="eastAsia"/>
          </w:rPr>
          <w:t xml:space="preserve"> </w:t>
        </w:r>
      </w:ins>
      <w:r w:rsidR="00AB1F2F">
        <w:rPr>
          <w:noProof/>
        </w:rPr>
        <w:t>134</w:t>
      </w:r>
      <w:ins w:id="5675" w:author="IRK" w:date="2020-03-09T22:33:00Z">
        <w:r w:rsidR="00AB1F2F">
          <w:rPr>
            <w:rFonts w:hint="eastAsia"/>
          </w:rPr>
          <w:t>]</w:t>
        </w:r>
        <w:r w:rsidR="00840DEF">
          <w:fldChar w:fldCharType="end"/>
        </w:r>
      </w:ins>
      <w:r w:rsidR="005B6671" w:rsidRPr="0049256C">
        <w:t>のように「</w:t>
      </w:r>
      <w:r w:rsidR="005B6671" w:rsidRPr="0049256C">
        <w:t>Yes</w:t>
      </w:r>
      <w:r w:rsidR="005B6671" w:rsidRPr="0049256C">
        <w:t>」または「</w:t>
      </w:r>
      <w:r w:rsidR="005B6671" w:rsidRPr="0049256C">
        <w:t>No</w:t>
      </w:r>
      <w:r w:rsidR="005B6671" w:rsidRPr="0049256C">
        <w:t>」</w:t>
      </w:r>
      <w:r w:rsidR="005B6671" w:rsidRPr="0049256C">
        <w:rPr>
          <w:rFonts w:hint="eastAsia"/>
        </w:rPr>
        <w:t>の</w:t>
      </w:r>
      <w:r w:rsidR="005B6671" w:rsidRPr="0049256C">
        <w:t>確認メッセージで、「</w:t>
      </w:r>
      <w:r w:rsidR="005B6671" w:rsidRPr="0049256C">
        <w:t>Yes</w:t>
      </w:r>
      <w:r w:rsidR="005B6671" w:rsidRPr="0049256C">
        <w:t>」または「</w:t>
      </w:r>
      <w:r w:rsidR="005B6671" w:rsidRPr="0049256C">
        <w:t>No</w:t>
      </w:r>
      <w:r w:rsidR="005B6671" w:rsidRPr="0049256C">
        <w:t>」</w:t>
      </w:r>
      <w:del w:id="5676" w:author="IRK" w:date="2020-03-11T06:43:00Z">
        <w:r w:rsidR="00A30463" w:rsidDel="00D87D0B">
          <w:rPr>
            <w:rFonts w:hint="eastAsia"/>
          </w:rPr>
          <w:delText>全部</w:delText>
        </w:r>
      </w:del>
      <w:ins w:id="5677" w:author="IRK" w:date="2020-03-11T06:43:00Z">
        <w:r w:rsidR="00D87D0B">
          <w:rPr>
            <w:rFonts w:hint="eastAsia"/>
          </w:rPr>
          <w:t>すべて</w:t>
        </w:r>
      </w:ins>
      <w:r w:rsidR="005B6671" w:rsidRPr="0049256C">
        <w:t>を入力せずに、大小文字区分なく</w:t>
      </w:r>
      <w:r w:rsidR="005B6671" w:rsidRPr="0049256C">
        <w:rPr>
          <w:rFonts w:hint="eastAsia"/>
        </w:rPr>
        <w:t>「</w:t>
      </w:r>
      <w:r w:rsidR="005B6671" w:rsidRPr="0049256C">
        <w:rPr>
          <w:rFonts w:hint="eastAsia"/>
        </w:rPr>
        <w:t>Yes</w:t>
      </w:r>
      <w:r w:rsidR="005B6671" w:rsidRPr="0049256C">
        <w:rPr>
          <w:rFonts w:hint="eastAsia"/>
        </w:rPr>
        <w:t>」</w:t>
      </w:r>
      <w:r w:rsidR="005B6671" w:rsidRPr="0049256C">
        <w:t>の一部分のみを入力してもよい。例えば、次はすべて「</w:t>
      </w:r>
      <w:r w:rsidR="005B6671" w:rsidRPr="0049256C">
        <w:t>Yes</w:t>
      </w:r>
      <w:r w:rsidR="005B6671" w:rsidRPr="0049256C">
        <w:t>」と見なされる。</w:t>
      </w:r>
    </w:p>
    <w:p w14:paraId="17DF7812" w14:textId="77777777" w:rsidR="005B6671" w:rsidRPr="0049256C" w:rsidRDefault="005B6671" w:rsidP="004E5233">
      <w:pPr>
        <w:pStyle w:val="10"/>
      </w:pPr>
      <w:r w:rsidRPr="0049256C">
        <w:t>Yes</w:t>
      </w:r>
    </w:p>
    <w:p w14:paraId="730E1504" w14:textId="77777777" w:rsidR="005B6671" w:rsidRPr="0049256C" w:rsidRDefault="005B6671" w:rsidP="004E5233">
      <w:pPr>
        <w:pStyle w:val="10"/>
      </w:pPr>
      <w:r w:rsidRPr="0049256C">
        <w:t>yes</w:t>
      </w:r>
    </w:p>
    <w:p w14:paraId="38072003" w14:textId="12798418" w:rsidR="00D47977" w:rsidRPr="0049256C" w:rsidRDefault="005B6671" w:rsidP="004E5233">
      <w:pPr>
        <w:pStyle w:val="10"/>
      </w:pPr>
      <w:r w:rsidRPr="0049256C">
        <w:t>y</w:t>
      </w:r>
    </w:p>
    <w:p w14:paraId="0463D435" w14:textId="77777777" w:rsidR="00D47977" w:rsidRPr="0049256C" w:rsidRDefault="00D47977" w:rsidP="00EC7890"/>
    <w:p w14:paraId="05B95FE1" w14:textId="77777777" w:rsidR="005B6671" w:rsidRPr="0049256C" w:rsidRDefault="005B6671">
      <w:pPr>
        <w:pStyle w:val="32"/>
        <w:numPr>
          <w:ilvl w:val="2"/>
          <w:numId w:val="139"/>
        </w:numPr>
        <w:rPr>
          <w:lang w:eastAsia="ja-JP"/>
        </w:rPr>
        <w:pPrChange w:id="5678" w:author="IRK" w:date="2020-05-11T09:43:00Z">
          <w:pPr>
            <w:pStyle w:val="32"/>
            <w:numPr>
              <w:numId w:val="27"/>
            </w:numPr>
            <w:spacing w:before="12" w:after="100"/>
            <w:jc w:val="left"/>
          </w:pPr>
        </w:pPrChange>
      </w:pPr>
      <w:bookmarkStart w:id="5679" w:name="_Toc441755337"/>
      <w:bookmarkStart w:id="5680" w:name="_Toc40449569"/>
      <w:r w:rsidRPr="0049256C">
        <w:rPr>
          <w:lang w:eastAsia="ja-JP"/>
        </w:rPr>
        <w:t>ウィザード使用シナリオ</w:t>
      </w:r>
      <w:bookmarkEnd w:id="5679"/>
      <w:bookmarkEnd w:id="5680"/>
    </w:p>
    <w:p w14:paraId="339FDC02" w14:textId="0F66DCE4" w:rsidR="005B6671" w:rsidRPr="006056E3" w:rsidRDefault="005B6671" w:rsidP="00EC7890">
      <w:r w:rsidRPr="0049256C">
        <w:t>インストールウィザードを利用してイントール</w:t>
      </w:r>
      <w:del w:id="5681" w:author="IRK" w:date="2020-03-11T16:23:00Z">
        <w:r w:rsidRPr="0049256C" w:rsidDel="001B6C21">
          <w:delText>を</w:delText>
        </w:r>
      </w:del>
      <w:ins w:id="5682" w:author="IRK" w:date="2020-03-11T16:23:00Z">
        <w:r w:rsidR="001B6C21">
          <w:rPr>
            <w:rFonts w:hint="eastAsia"/>
          </w:rPr>
          <w:t>が</w:t>
        </w:r>
      </w:ins>
      <w:r w:rsidRPr="0049256C">
        <w:t>完了</w:t>
      </w:r>
      <w:r w:rsidRPr="0049256C">
        <w:rPr>
          <w:rFonts w:hint="eastAsia"/>
        </w:rPr>
        <w:t>した場合</w:t>
      </w:r>
      <w:r w:rsidRPr="0049256C">
        <w:t>、必要に応じて順序に</w:t>
      </w:r>
      <w:r w:rsidRPr="0049256C">
        <w:rPr>
          <w:rFonts w:hint="eastAsia"/>
        </w:rPr>
        <w:t>関係</w:t>
      </w:r>
      <w:r w:rsidRPr="0049256C">
        <w:t>なく設定ウィザードが使用できる。次は、</w:t>
      </w:r>
      <w:r w:rsidRPr="0049256C">
        <w:rPr>
          <w:rFonts w:hint="eastAsia"/>
        </w:rPr>
        <w:t>頻繁に</w:t>
      </w:r>
      <w:r w:rsidRPr="0049256C">
        <w:t>発生するシナリオと、</w:t>
      </w:r>
      <w:r w:rsidR="0084780F" w:rsidRPr="006056E3">
        <w:rPr>
          <w:rFonts w:hint="eastAsia"/>
        </w:rPr>
        <w:t>使用</w:t>
      </w:r>
      <w:r w:rsidR="0084780F" w:rsidRPr="009A2CC8">
        <w:rPr>
          <w:rFonts w:hint="eastAsia"/>
        </w:rPr>
        <w:t>する</w:t>
      </w:r>
      <w:r w:rsidR="0084780F" w:rsidRPr="006056E3">
        <w:t>ウィザードを</w:t>
      </w:r>
      <w:r w:rsidR="0084780F" w:rsidRPr="009A2CC8">
        <w:rPr>
          <w:rFonts w:hint="eastAsia"/>
        </w:rPr>
        <w:t>順番</w:t>
      </w:r>
      <w:del w:id="5683" w:author="IRK" w:date="2020-03-11T16:20:00Z">
        <w:r w:rsidRPr="006056E3" w:rsidDel="003A26C2">
          <w:delText>通り</w:delText>
        </w:r>
      </w:del>
      <w:ins w:id="5684" w:author="IRK" w:date="2020-03-11T16:20:00Z">
        <w:r w:rsidR="003A26C2">
          <w:rPr>
            <w:rFonts w:hint="eastAsia"/>
          </w:rPr>
          <w:t>とおり</w:t>
        </w:r>
      </w:ins>
      <w:r w:rsidRPr="006056E3">
        <w:t>に記述した例である。</w:t>
      </w:r>
    </w:p>
    <w:p w14:paraId="16C80515" w14:textId="7E21BBE9" w:rsidR="005B6671" w:rsidRPr="006056E3" w:rsidRDefault="005B6671" w:rsidP="00A93B8F">
      <w:pPr>
        <w:pStyle w:val="10"/>
      </w:pPr>
      <w:r w:rsidRPr="0049256C">
        <w:t>開発システムの構成：ルール</w:t>
      </w:r>
      <w:r w:rsidR="00BE14C9">
        <w:t>開発者がルールビルダーを利用</w:t>
      </w:r>
      <w:r w:rsidR="00BE14C9" w:rsidRPr="006056E3">
        <w:t>し</w:t>
      </w:r>
      <w:r w:rsidR="00BE14C9" w:rsidRPr="009A2CC8">
        <w:rPr>
          <w:rFonts w:hint="eastAsia"/>
        </w:rPr>
        <w:t>た</w:t>
      </w:r>
      <w:r w:rsidR="00BE14C9" w:rsidRPr="006056E3">
        <w:t>ルール開発</w:t>
      </w:r>
      <w:r w:rsidR="00A30463">
        <w:rPr>
          <w:rFonts w:hint="eastAsia"/>
        </w:rPr>
        <w:t>が</w:t>
      </w:r>
      <w:r w:rsidR="00BE14C9" w:rsidRPr="006056E3">
        <w:t>できるよう</w:t>
      </w:r>
      <w:r w:rsidR="00A30463">
        <w:rPr>
          <w:rFonts w:hint="eastAsia"/>
        </w:rPr>
        <w:t>に</w:t>
      </w:r>
      <w:r w:rsidR="00BE14C9" w:rsidRPr="006056E3">
        <w:t>依頼され</w:t>
      </w:r>
      <w:r w:rsidR="00BE14C9" w:rsidRPr="006056E3">
        <w:rPr>
          <w:rFonts w:hint="eastAsia"/>
        </w:rPr>
        <w:t>た</w:t>
      </w:r>
      <w:r w:rsidR="00BE14C9" w:rsidRPr="009A2CC8">
        <w:rPr>
          <w:rFonts w:hint="eastAsia"/>
        </w:rPr>
        <w:t>場合</w:t>
      </w:r>
      <w:r w:rsidR="00A30463">
        <w:rPr>
          <w:rFonts w:hint="eastAsia"/>
        </w:rPr>
        <w:t>、</w:t>
      </w:r>
      <w:r w:rsidR="00247FA4">
        <w:rPr>
          <w:rFonts w:hint="eastAsia"/>
        </w:rPr>
        <w:t>または</w:t>
      </w:r>
      <w:r w:rsidRPr="006056E3">
        <w:t>開発システムにルールシステムのインストールを依頼された</w:t>
      </w:r>
      <w:r w:rsidR="00BE14C9" w:rsidRPr="009A2CC8">
        <w:rPr>
          <w:rFonts w:hint="eastAsia"/>
        </w:rPr>
        <w:t>場合</w:t>
      </w:r>
    </w:p>
    <w:p w14:paraId="1277ADA1" w14:textId="77777777" w:rsidR="005B6671" w:rsidRPr="005271B4" w:rsidRDefault="005B6671" w:rsidP="00A93B8F">
      <w:pPr>
        <w:pStyle w:val="23"/>
        <w:rPr>
          <w:specVanish/>
        </w:rPr>
      </w:pPr>
      <w:r w:rsidRPr="00337416">
        <w:t>インストールウィザードを利用して開発システムに</w:t>
      </w:r>
      <w:r w:rsidRPr="00337416">
        <w:t>InnoRules</w:t>
      </w:r>
      <w:r w:rsidRPr="005271B4">
        <w:t>をインストールする。</w:t>
      </w:r>
    </w:p>
    <w:p w14:paraId="144CB968" w14:textId="77777777" w:rsidR="005B6671" w:rsidRPr="006D3A1E" w:rsidRDefault="005B6671" w:rsidP="00A93B8F">
      <w:pPr>
        <w:pStyle w:val="23"/>
        <w:rPr>
          <w:specVanish/>
        </w:rPr>
      </w:pPr>
      <w:r w:rsidRPr="00AF7DA4">
        <w:t>ルールシステム構成ウィザードを利用して、開発単位システムを設定する。</w:t>
      </w:r>
    </w:p>
    <w:p w14:paraId="5E717BEF" w14:textId="77777777" w:rsidR="005B6671" w:rsidRPr="004F0E7D" w:rsidRDefault="005B6671" w:rsidP="00A93B8F">
      <w:pPr>
        <w:pStyle w:val="23"/>
        <w:rPr>
          <w:specVanish/>
        </w:rPr>
      </w:pPr>
      <w:r w:rsidRPr="00173310">
        <w:t>サービス構成ウィザードを利用してルールビルダーサービスを有効にし、</w:t>
      </w:r>
      <w:r w:rsidRPr="00173310">
        <w:t>InnoRules</w:t>
      </w:r>
      <w:r w:rsidRPr="004F0E7D">
        <w:t>サーバを実行する。</w:t>
      </w:r>
    </w:p>
    <w:p w14:paraId="42AC5FA8" w14:textId="6F32C2B1" w:rsidR="005B6671" w:rsidRPr="006056E3" w:rsidRDefault="005B6671" w:rsidP="00A93B8F">
      <w:pPr>
        <w:pStyle w:val="10"/>
        <w:rPr>
          <w:specVanish/>
        </w:rPr>
      </w:pPr>
      <w:r w:rsidRPr="0052591B">
        <w:t>アプリケーションの構成：開発システムに業務アプリケーションがインスト</w:t>
      </w:r>
      <w:r w:rsidR="0084780F" w:rsidRPr="00F80980">
        <w:t>ールされた後、</w:t>
      </w:r>
      <w:r w:rsidR="00732A50">
        <w:rPr>
          <w:rFonts w:hint="eastAsia"/>
        </w:rPr>
        <w:t>業務アプリケーション</w:t>
      </w:r>
      <w:r w:rsidR="0084780F" w:rsidRPr="00F80980">
        <w:t>がルールサービスを呼び出せるように依頼され</w:t>
      </w:r>
      <w:r w:rsidR="0084780F" w:rsidRPr="009A2CC8">
        <w:rPr>
          <w:rFonts w:hint="eastAsia"/>
        </w:rPr>
        <w:t>た場合</w:t>
      </w:r>
    </w:p>
    <w:p w14:paraId="69DE9615" w14:textId="77777777" w:rsidR="005B6671" w:rsidRPr="005271B4" w:rsidRDefault="005B6671" w:rsidP="00A93B8F">
      <w:pPr>
        <w:pStyle w:val="23"/>
        <w:rPr>
          <w:specVanish/>
        </w:rPr>
      </w:pPr>
      <w:r w:rsidRPr="00337416">
        <w:t>ルールアプリケーション構成ウィザードを利用してルールアプリケーションを設定し、アプリケーションにルール初期化ができるように構成</w:t>
      </w:r>
    </w:p>
    <w:p w14:paraId="1B308C9B" w14:textId="3CF4F3F7" w:rsidR="005B6671" w:rsidRPr="006056E3" w:rsidRDefault="005B6671" w:rsidP="00A93B8F">
      <w:pPr>
        <w:pStyle w:val="10"/>
        <w:rPr>
          <w:specVanish/>
        </w:rPr>
      </w:pPr>
      <w:r w:rsidRPr="00AF7DA4">
        <w:t>業務データベースの追加：ルール開発者が業務データベースにアクセスするルールサービスを開発できるよう</w:t>
      </w:r>
      <w:r w:rsidR="003B2E6D">
        <w:rPr>
          <w:rFonts w:hint="eastAsia"/>
        </w:rPr>
        <w:t>に</w:t>
      </w:r>
      <w:r w:rsidRPr="00AF7DA4">
        <w:t>要求</w:t>
      </w:r>
      <w:r w:rsidR="00BE7638" w:rsidRPr="009A2CC8">
        <w:rPr>
          <w:rFonts w:hint="eastAsia"/>
        </w:rPr>
        <w:t>された場合</w:t>
      </w:r>
    </w:p>
    <w:p w14:paraId="308EDC25" w14:textId="77777777" w:rsidR="005B6671" w:rsidRPr="005271B4" w:rsidRDefault="005B6671" w:rsidP="00A93B8F">
      <w:pPr>
        <w:pStyle w:val="23"/>
        <w:rPr>
          <w:specVanish/>
        </w:rPr>
      </w:pPr>
      <w:r w:rsidRPr="00337416">
        <w:t>ルールシステム構成ウィザードを利用して、業務データベースを登録</w:t>
      </w:r>
    </w:p>
    <w:p w14:paraId="73A03601" w14:textId="77777777" w:rsidR="005B6671" w:rsidRPr="006D3A1E" w:rsidRDefault="005B6671" w:rsidP="00A93B8F">
      <w:pPr>
        <w:pStyle w:val="23"/>
        <w:rPr>
          <w:specVanish/>
        </w:rPr>
      </w:pPr>
      <w:r w:rsidRPr="00AF7DA4">
        <w:t>ルールアプリケーション構成ウィザードを利用して、アプリケーションが業務データベースに接続する方法を登録</w:t>
      </w:r>
    </w:p>
    <w:p w14:paraId="6444B7E7" w14:textId="0963F39E" w:rsidR="005B6671" w:rsidRPr="006056E3" w:rsidRDefault="005B6671" w:rsidP="00A93B8F">
      <w:pPr>
        <w:pStyle w:val="10"/>
        <w:rPr>
          <w:specVanish/>
        </w:rPr>
      </w:pPr>
      <w:r w:rsidRPr="006D3A1E">
        <w:rPr>
          <w:rFonts w:hint="eastAsia"/>
        </w:rPr>
        <w:t>運用</w:t>
      </w:r>
      <w:r w:rsidRPr="00173310">
        <w:t>システムの構成：</w:t>
      </w:r>
      <w:r w:rsidRPr="00173310">
        <w:rPr>
          <w:rFonts w:hint="eastAsia"/>
        </w:rPr>
        <w:t>運用</w:t>
      </w:r>
      <w:r w:rsidRPr="004F0E7D">
        <w:t>システムがイン</w:t>
      </w:r>
      <w:r w:rsidR="00BE7638" w:rsidRPr="004F0E7D">
        <w:t>ストールされた後、</w:t>
      </w:r>
      <w:r w:rsidR="00732A50">
        <w:rPr>
          <w:rFonts w:hint="eastAsia"/>
        </w:rPr>
        <w:t>運用システム</w:t>
      </w:r>
      <w:r w:rsidR="00BE7638" w:rsidRPr="004F0E7D">
        <w:t>にルールシステムのインストールを依頼され</w:t>
      </w:r>
      <w:r w:rsidR="00BE7638" w:rsidRPr="004F0E7D">
        <w:rPr>
          <w:rFonts w:hint="eastAsia"/>
        </w:rPr>
        <w:t>た</w:t>
      </w:r>
      <w:r w:rsidR="00BE7638" w:rsidRPr="009A2CC8">
        <w:rPr>
          <w:rFonts w:hint="eastAsia"/>
        </w:rPr>
        <w:t>場合</w:t>
      </w:r>
    </w:p>
    <w:p w14:paraId="3B4FF65B" w14:textId="77777777" w:rsidR="005B6671" w:rsidRPr="0049256C" w:rsidRDefault="005B6671" w:rsidP="00A93B8F">
      <w:pPr>
        <w:pStyle w:val="23"/>
        <w:rPr>
          <w:specVanish/>
        </w:rPr>
      </w:pPr>
      <w:r w:rsidRPr="0049256C">
        <w:t>インストールウィザードを利用して、</w:t>
      </w:r>
      <w:r w:rsidRPr="0049256C">
        <w:rPr>
          <w:rFonts w:hint="eastAsia"/>
        </w:rPr>
        <w:t>運用</w:t>
      </w:r>
      <w:r w:rsidRPr="0049256C">
        <w:t>システムに</w:t>
      </w:r>
      <w:r w:rsidRPr="0049256C">
        <w:t>InnoRules</w:t>
      </w:r>
      <w:r w:rsidRPr="0049256C">
        <w:t>をインストールする。</w:t>
      </w:r>
    </w:p>
    <w:p w14:paraId="05AAC7F2" w14:textId="77777777" w:rsidR="005B6671" w:rsidRPr="0049256C" w:rsidRDefault="005B6671" w:rsidP="00A93B8F">
      <w:pPr>
        <w:pStyle w:val="23"/>
        <w:rPr>
          <w:specVanish/>
        </w:rPr>
      </w:pPr>
      <w:r w:rsidRPr="0049256C">
        <w:t>設定クラスタウィザードを利用して、</w:t>
      </w:r>
      <w:r w:rsidRPr="0049256C">
        <w:rPr>
          <w:rFonts w:hint="eastAsia"/>
        </w:rPr>
        <w:t>運用</w:t>
      </w:r>
      <w:r w:rsidRPr="0049256C">
        <w:t>システムにインストールされた</w:t>
      </w:r>
      <w:r w:rsidRPr="0049256C">
        <w:t>InnoRules</w:t>
      </w:r>
      <w:r w:rsidRPr="0049256C">
        <w:t>をクラスタとして構成する。</w:t>
      </w:r>
    </w:p>
    <w:p w14:paraId="03C53BF3" w14:textId="77777777" w:rsidR="005B6671" w:rsidRPr="0049256C" w:rsidRDefault="005B6671" w:rsidP="00A93B8F">
      <w:pPr>
        <w:pStyle w:val="23"/>
        <w:rPr>
          <w:specVanish/>
        </w:rPr>
      </w:pPr>
      <w:r w:rsidRPr="0049256C">
        <w:t>ルールシステム構成ウィザードを利用して、</w:t>
      </w:r>
      <w:r w:rsidRPr="0049256C">
        <w:rPr>
          <w:rFonts w:hint="eastAsia"/>
        </w:rPr>
        <w:t>運用</w:t>
      </w:r>
      <w:r w:rsidRPr="0049256C">
        <w:t>系クラスタに開発単位システム、</w:t>
      </w:r>
      <w:r w:rsidRPr="0049256C">
        <w:rPr>
          <w:rFonts w:hint="eastAsia"/>
        </w:rPr>
        <w:t>運用</w:t>
      </w:r>
      <w:r w:rsidRPr="0049256C">
        <w:t>単位システムを登録</w:t>
      </w:r>
      <w:r w:rsidRPr="0049256C">
        <w:rPr>
          <w:rFonts w:hint="eastAsia"/>
        </w:rPr>
        <w:t>した後に、</w:t>
      </w:r>
      <w:r w:rsidRPr="0049256C">
        <w:t>業務データベースを登録する。</w:t>
      </w:r>
    </w:p>
    <w:p w14:paraId="4099931F" w14:textId="77777777" w:rsidR="005B6671" w:rsidRPr="0049256C" w:rsidRDefault="005B6671" w:rsidP="00A93B8F">
      <w:pPr>
        <w:pStyle w:val="23"/>
        <w:rPr>
          <w:specVanish/>
        </w:rPr>
      </w:pPr>
      <w:r w:rsidRPr="0049256C">
        <w:t>サービス構成ウィザードを利用して、ルールビルダーサーバを移管専用として有効にする。</w:t>
      </w:r>
    </w:p>
    <w:p w14:paraId="5EADEECA" w14:textId="77777777" w:rsidR="005B6671" w:rsidRPr="0049256C" w:rsidRDefault="005B6671" w:rsidP="00A93B8F">
      <w:pPr>
        <w:pStyle w:val="23"/>
        <w:rPr>
          <w:specVanish/>
        </w:rPr>
      </w:pPr>
      <w:r w:rsidRPr="0049256C">
        <w:t>ルールアプリケーション構成ウィザードを利用して、運用アプリケーションがルールサービスを呼び出せるようにする。</w:t>
      </w:r>
    </w:p>
    <w:p w14:paraId="05E44D47" w14:textId="77777777" w:rsidR="00A97DBD" w:rsidRPr="0049256C" w:rsidRDefault="00A97DBD" w:rsidP="00A93B8F">
      <w:pPr>
        <w:rPr>
          <w:specVanish/>
        </w:rPr>
      </w:pPr>
    </w:p>
    <w:p w14:paraId="51AEB61D" w14:textId="77777777" w:rsidR="005B6671" w:rsidRPr="0049256C" w:rsidRDefault="005B6671">
      <w:pPr>
        <w:pStyle w:val="32"/>
        <w:numPr>
          <w:ilvl w:val="2"/>
          <w:numId w:val="139"/>
        </w:numPr>
        <w:pPrChange w:id="5685" w:author="IRK" w:date="2020-05-11T09:43:00Z">
          <w:pPr>
            <w:pStyle w:val="32"/>
            <w:numPr>
              <w:numId w:val="27"/>
            </w:numPr>
            <w:spacing w:before="12" w:after="100"/>
            <w:jc w:val="left"/>
          </w:pPr>
        </w:pPrChange>
      </w:pPr>
      <w:bookmarkStart w:id="5686" w:name="_Toc441755338"/>
      <w:bookmarkStart w:id="5687" w:name="_Toc40449570"/>
      <w:r w:rsidRPr="0049256C">
        <w:t>設定適用時点</w:t>
      </w:r>
      <w:bookmarkEnd w:id="5686"/>
      <w:bookmarkEnd w:id="5687"/>
    </w:p>
    <w:p w14:paraId="368D649B" w14:textId="77777777" w:rsidR="005B6671" w:rsidRPr="0049256C" w:rsidRDefault="005B6671">
      <w:r w:rsidRPr="0049256C">
        <w:t>ウィザードを利用して設定を変更</w:t>
      </w:r>
      <w:r w:rsidRPr="0049256C">
        <w:rPr>
          <w:rFonts w:hint="eastAsia"/>
        </w:rPr>
        <w:t>した場合、設定</w:t>
      </w:r>
      <w:r w:rsidRPr="0049256C">
        <w:t>内容は設定クラスタ内のすべてのインストールノードの</w:t>
      </w:r>
      <w:r w:rsidRPr="0049256C">
        <w:t>config/rule-systems.xml</w:t>
      </w:r>
      <w:r w:rsidRPr="0049256C">
        <w:t>に保存される。ただし、それがクラスタ内で実行されるすべての</w:t>
      </w:r>
      <w:r w:rsidRPr="0049256C">
        <w:t>InnoRules</w:t>
      </w:r>
      <w:r w:rsidRPr="0049256C">
        <w:t>サービスやルールアプリケーションに反映されるわけではない。</w:t>
      </w:r>
      <w:r w:rsidRPr="0049256C">
        <w:t>InnoRules</w:t>
      </w:r>
      <w:r w:rsidRPr="0049256C">
        <w:t>サービスは</w:t>
      </w:r>
      <w:r w:rsidRPr="0049256C">
        <w:t>InnoRules</w:t>
      </w:r>
      <w:r w:rsidRPr="0049256C">
        <w:t>サーバを再起動する際に反映され、ルールアプリケーション設定の変更もルールアプリケーションの再起動の際に反映される。</w:t>
      </w:r>
    </w:p>
    <w:p w14:paraId="695961A0" w14:textId="77777777" w:rsidR="005B6671" w:rsidRPr="0049256C" w:rsidRDefault="005B6671" w:rsidP="00EC7890">
      <w:pPr>
        <w:jc w:val="left"/>
      </w:pPr>
      <w:r w:rsidRPr="0049256C">
        <w:t xml:space="preserve"> </w:t>
      </w:r>
      <w:r w:rsidRPr="0049256C">
        <w:br w:type="page"/>
      </w:r>
    </w:p>
    <w:p w14:paraId="250336BB" w14:textId="77777777" w:rsidR="005B6671" w:rsidRPr="0049256C" w:rsidRDefault="005B6671">
      <w:pPr>
        <w:pStyle w:val="11"/>
        <w:numPr>
          <w:ilvl w:val="0"/>
          <w:numId w:val="139"/>
        </w:numPr>
        <w:pPrChange w:id="5688" w:author="IRK" w:date="2020-05-11T09:43:00Z">
          <w:pPr>
            <w:pStyle w:val="11"/>
            <w:numPr>
              <w:numId w:val="27"/>
            </w:numPr>
            <w:spacing w:before="0" w:line="320" w:lineRule="exact"/>
            <w:ind w:left="454" w:hanging="454"/>
            <w:jc w:val="left"/>
          </w:pPr>
        </w:pPrChange>
      </w:pPr>
      <w:bookmarkStart w:id="5689" w:name="_Toc441755339"/>
      <w:bookmarkStart w:id="5690" w:name="_Toc40449571"/>
      <w:r w:rsidRPr="0049256C">
        <w:t>Rule System Concepts</w:t>
      </w:r>
      <w:bookmarkEnd w:id="5689"/>
      <w:bookmarkEnd w:id="5690"/>
    </w:p>
    <w:p w14:paraId="0757643A" w14:textId="77777777" w:rsidR="005B6671" w:rsidRPr="0049256C" w:rsidRDefault="005B6671">
      <w:pPr>
        <w:pPrChange w:id="5691" w:author="IRK" w:date="2020-05-11T10:02:00Z">
          <w:pPr>
            <w:jc w:val="left"/>
          </w:pPr>
        </w:pPrChange>
      </w:pPr>
      <w:r w:rsidRPr="0049256C">
        <w:t>本章では、</w:t>
      </w:r>
      <w:r w:rsidRPr="0049256C">
        <w:t>InnoRules</w:t>
      </w:r>
      <w:r w:rsidRPr="0049256C">
        <w:t>のインストールと</w:t>
      </w:r>
      <w:r w:rsidRPr="0049256C">
        <w:rPr>
          <w:rFonts w:hint="eastAsia"/>
        </w:rPr>
        <w:t>運用</w:t>
      </w:r>
      <w:r w:rsidRPr="0049256C">
        <w:t>において必要ないくつかの概念について説明する。</w:t>
      </w:r>
    </w:p>
    <w:p w14:paraId="02506E9F" w14:textId="77777777" w:rsidR="005B6671" w:rsidRPr="0049256C" w:rsidRDefault="005B6671" w:rsidP="00EC7890">
      <w:pPr>
        <w:rPr>
          <w:rFonts w:eastAsiaTheme="minorEastAsia"/>
        </w:rPr>
      </w:pPr>
    </w:p>
    <w:p w14:paraId="62B08B52" w14:textId="77777777" w:rsidR="005B6671" w:rsidRPr="0049256C" w:rsidRDefault="005B6671">
      <w:pPr>
        <w:pStyle w:val="22"/>
        <w:numPr>
          <w:ilvl w:val="1"/>
          <w:numId w:val="139"/>
        </w:numPr>
        <w:rPr>
          <w:lang w:eastAsia="ja-JP"/>
        </w:rPr>
        <w:pPrChange w:id="5692" w:author="IRK" w:date="2020-05-11T09:43:00Z">
          <w:pPr>
            <w:pStyle w:val="22"/>
            <w:numPr>
              <w:numId w:val="27"/>
            </w:numPr>
            <w:spacing w:before="0" w:after="100" w:line="320" w:lineRule="exact"/>
            <w:jc w:val="left"/>
          </w:pPr>
        </w:pPrChange>
      </w:pPr>
      <w:bookmarkStart w:id="5693" w:name="_Toc441755340"/>
      <w:bookmarkStart w:id="5694" w:name="_Toc40449572"/>
      <w:r w:rsidRPr="0049256C">
        <w:rPr>
          <w:lang w:eastAsia="ja-JP"/>
        </w:rPr>
        <w:t>InnoRules</w:t>
      </w:r>
      <w:r w:rsidRPr="0049256C">
        <w:rPr>
          <w:lang w:eastAsia="ja-JP"/>
        </w:rPr>
        <w:t>をインストールするとは？</w:t>
      </w:r>
      <w:bookmarkEnd w:id="5693"/>
      <w:bookmarkEnd w:id="5694"/>
    </w:p>
    <w:p w14:paraId="29DDC686" w14:textId="53BA3232" w:rsidR="005B6671" w:rsidRPr="005271B4" w:rsidRDefault="005B6671" w:rsidP="00EC7890">
      <w:r w:rsidRPr="0049256C">
        <w:t>InnoRules</w:t>
      </w:r>
      <w:r w:rsidRPr="0049256C">
        <w:rPr>
          <w:rFonts w:hint="eastAsia"/>
        </w:rPr>
        <w:t>の</w:t>
      </w:r>
      <w:r w:rsidRPr="00AC4FB6">
        <w:rPr>
          <w:b/>
        </w:rPr>
        <w:t>インストール</w:t>
      </w:r>
      <w:r w:rsidRPr="009A2CC8">
        <w:rPr>
          <w:b/>
        </w:rPr>
        <w:t>(installation)</w:t>
      </w:r>
      <w:r w:rsidRPr="00AC4FB6">
        <w:t>とは、</w:t>
      </w:r>
      <w:r w:rsidRPr="00AC4FB6">
        <w:t>InnoRules</w:t>
      </w:r>
      <w:r w:rsidRPr="00AC4FB6">
        <w:t>に関連する実行スクリプト、プログラムライブラリ、設定ファイルなどを既に定義されたディレクトリ構造でファイルシステムに位置づけることを意味する。インストールによって作成されたディレクトリとファイルを、</w:t>
      </w:r>
      <w:r w:rsidRPr="00B0384E">
        <w:rPr>
          <w:b/>
        </w:rPr>
        <w:t>インストールノード</w:t>
      </w:r>
      <w:r w:rsidRPr="009A2CC8">
        <w:rPr>
          <w:b/>
        </w:rPr>
        <w:t>(Installation Node</w:t>
      </w:r>
      <w:r w:rsidRPr="00AC4FB6">
        <w:rPr>
          <w:b/>
        </w:rPr>
        <w:t>)</w:t>
      </w:r>
      <w:r w:rsidRPr="00AC4FB6">
        <w:t>という。</w:t>
      </w:r>
      <w:r w:rsidRPr="00AC4FB6">
        <w:t>1</w:t>
      </w:r>
      <w:r w:rsidRPr="00AC4FB6">
        <w:t>つのホストにディレクトリが異なるよう</w:t>
      </w:r>
      <w:r w:rsidR="003B2E6D">
        <w:rPr>
          <w:rFonts w:hint="eastAsia"/>
        </w:rPr>
        <w:t>に</w:t>
      </w:r>
      <w:r w:rsidRPr="00AC4FB6">
        <w:t>インストールすると、複数のインストールノードを</w:t>
      </w:r>
      <w:r w:rsidRPr="00337416">
        <w:rPr>
          <w:rFonts w:hint="eastAsia"/>
        </w:rPr>
        <w:t>作成</w:t>
      </w:r>
      <w:r w:rsidRPr="00337416">
        <w:t>できる。ただし、それぞれのインストールノードはそれぞれライセンスを必要とする。それぞれのインストールノードの設定を変更するためには、そのノードに含まれているウィザードスク</w:t>
      </w:r>
      <w:r w:rsidRPr="005271B4">
        <w:t>リプトを実行する。</w:t>
      </w:r>
    </w:p>
    <w:p w14:paraId="2A3BB436" w14:textId="77777777" w:rsidR="005B6671" w:rsidRPr="00AF7DA4" w:rsidRDefault="005B6671" w:rsidP="00EC7890"/>
    <w:p w14:paraId="4F7D3E4E" w14:textId="77777777" w:rsidR="005B6671" w:rsidRPr="006D3A1E" w:rsidRDefault="005B6671">
      <w:pPr>
        <w:pStyle w:val="22"/>
        <w:numPr>
          <w:ilvl w:val="1"/>
          <w:numId w:val="139"/>
        </w:numPr>
        <w:pPrChange w:id="5695" w:author="IRK" w:date="2020-05-11T09:43:00Z">
          <w:pPr>
            <w:pStyle w:val="22"/>
            <w:numPr>
              <w:numId w:val="27"/>
            </w:numPr>
            <w:spacing w:before="0" w:after="100" w:line="320" w:lineRule="exact"/>
            <w:jc w:val="left"/>
          </w:pPr>
        </w:pPrChange>
      </w:pPr>
      <w:bookmarkStart w:id="5696" w:name="_Toc441755341"/>
      <w:bookmarkStart w:id="5697" w:name="_Ref34381718"/>
      <w:bookmarkStart w:id="5698" w:name="_Ref34381720"/>
      <w:bookmarkStart w:id="5699" w:name="_Ref34381800"/>
      <w:bookmarkStart w:id="5700" w:name="_Ref34381802"/>
      <w:bookmarkStart w:id="5701" w:name="_Ref34726574"/>
      <w:bookmarkStart w:id="5702" w:name="_Ref34726576"/>
      <w:bookmarkStart w:id="5703" w:name="_Toc40449573"/>
      <w:r w:rsidRPr="006D3A1E">
        <w:t>設定クラスタ</w:t>
      </w:r>
      <w:bookmarkEnd w:id="5696"/>
      <w:bookmarkEnd w:id="5697"/>
      <w:bookmarkEnd w:id="5698"/>
      <w:bookmarkEnd w:id="5699"/>
      <w:bookmarkEnd w:id="5700"/>
      <w:bookmarkEnd w:id="5701"/>
      <w:bookmarkEnd w:id="5702"/>
      <w:bookmarkEnd w:id="5703"/>
    </w:p>
    <w:p w14:paraId="12CC0324" w14:textId="5887AE9A" w:rsidR="005B6671" w:rsidRPr="00B0384E" w:rsidRDefault="005B6671" w:rsidP="00EC7890">
      <w:r w:rsidRPr="00173310">
        <w:t>2</w:t>
      </w:r>
      <w:r w:rsidRPr="00173310">
        <w:t>つ以上のインストールノードの設定を同期化して管理できる。設定が同期化されたインストールノードの集合を、</w:t>
      </w:r>
      <w:r w:rsidRPr="004F0E7D">
        <w:rPr>
          <w:b/>
        </w:rPr>
        <w:t>設定クラスタ</w:t>
      </w:r>
      <w:r w:rsidRPr="004F0E7D">
        <w:t>という。設定クラスタのノードの</w:t>
      </w:r>
      <w:r w:rsidR="00471B40" w:rsidRPr="009A2CC8">
        <w:rPr>
          <w:rFonts w:hint="eastAsia"/>
        </w:rPr>
        <w:t>いずれか</w:t>
      </w:r>
      <w:r w:rsidRPr="00AC4FB6">
        <w:t>で設定を変更すると、その変更内容は他のすべてのノードでも</w:t>
      </w:r>
      <w:r w:rsidRPr="00AC4FB6">
        <w:rPr>
          <w:rFonts w:hint="eastAsia"/>
        </w:rPr>
        <w:t>同様</w:t>
      </w:r>
      <w:r w:rsidR="00471B40" w:rsidRPr="00AC4FB6">
        <w:t>に変更され</w:t>
      </w:r>
      <w:r w:rsidRPr="00B0384E">
        <w:t>同期化される。</w:t>
      </w:r>
    </w:p>
    <w:p w14:paraId="37A13686" w14:textId="522F48EC" w:rsidR="005B6671" w:rsidRPr="0049256C" w:rsidRDefault="005B6671" w:rsidP="00EC7890">
      <w:pPr>
        <w:rPr>
          <w:spacing w:val="-4"/>
        </w:rPr>
      </w:pPr>
      <w:r w:rsidRPr="00B0384E">
        <w:rPr>
          <w:spacing w:val="-4"/>
        </w:rPr>
        <w:t>設定クラスタにインストールノードを追</w:t>
      </w:r>
      <w:r w:rsidR="00471B40" w:rsidRPr="00B0384E">
        <w:rPr>
          <w:spacing w:val="-4"/>
        </w:rPr>
        <w:t>加するためには、そのノードの設定ファイルにリモートでアクセスし修正</w:t>
      </w:r>
      <w:r w:rsidR="00471B40" w:rsidRPr="009A2CC8">
        <w:rPr>
          <w:rFonts w:hint="eastAsia"/>
          <w:spacing w:val="-4"/>
        </w:rPr>
        <w:t>する</w:t>
      </w:r>
      <w:r w:rsidR="00471B40" w:rsidRPr="00AC4FB6">
        <w:rPr>
          <w:spacing w:val="-4"/>
        </w:rPr>
        <w:t>方法を指定</w:t>
      </w:r>
      <w:r w:rsidR="00471B40" w:rsidRPr="009A2CC8">
        <w:rPr>
          <w:rFonts w:hint="eastAsia"/>
          <w:spacing w:val="-4"/>
        </w:rPr>
        <w:t>しなければならない</w:t>
      </w:r>
      <w:r w:rsidRPr="00AC4FB6">
        <w:rPr>
          <w:spacing w:val="-4"/>
        </w:rPr>
        <w:t>。</w:t>
      </w:r>
      <w:r w:rsidR="00471B40" w:rsidRPr="009A2CC8">
        <w:rPr>
          <w:spacing w:val="-4"/>
        </w:rPr>
        <w:t>InnoRules</w:t>
      </w:r>
      <w:r w:rsidR="00471B40" w:rsidRPr="009A2CC8">
        <w:rPr>
          <w:rFonts w:hint="eastAsia"/>
          <w:spacing w:val="-4"/>
        </w:rPr>
        <w:t>では</w:t>
      </w:r>
      <w:r w:rsidR="00471B40" w:rsidRPr="00AC4FB6">
        <w:rPr>
          <w:rFonts w:hint="eastAsia"/>
          <w:spacing w:val="-4"/>
        </w:rPr>
        <w:t>、</w:t>
      </w:r>
      <w:r w:rsidRPr="00AC4FB6">
        <w:rPr>
          <w:spacing w:val="-4"/>
        </w:rPr>
        <w:t>リモートファイルアクセスプロトコルとして、</w:t>
      </w:r>
      <w:r w:rsidRPr="00AC4FB6">
        <w:rPr>
          <w:spacing w:val="-4"/>
        </w:rPr>
        <w:t>SFTP</w:t>
      </w:r>
      <w:r w:rsidRPr="00AC4FB6">
        <w:rPr>
          <w:spacing w:val="-4"/>
        </w:rPr>
        <w:t>と</w:t>
      </w:r>
      <w:r w:rsidRPr="00B0384E">
        <w:rPr>
          <w:spacing w:val="-4"/>
        </w:rPr>
        <w:t>FTP</w:t>
      </w:r>
      <w:r w:rsidRPr="00B0384E">
        <w:rPr>
          <w:spacing w:val="-4"/>
        </w:rPr>
        <w:t>がサポートされ</w:t>
      </w:r>
      <w:r w:rsidR="00471B40" w:rsidRPr="009A2CC8">
        <w:rPr>
          <w:rFonts w:hint="eastAsia"/>
          <w:spacing w:val="-4"/>
        </w:rPr>
        <w:t>てい</w:t>
      </w:r>
      <w:r w:rsidRPr="00AC4FB6">
        <w:rPr>
          <w:spacing w:val="-4"/>
        </w:rPr>
        <w:t>る。任意のインストールノードから他のインストールノードに</w:t>
      </w:r>
      <w:r w:rsidRPr="0049256C">
        <w:rPr>
          <w:spacing w:val="-4"/>
        </w:rPr>
        <w:t>アクセスできるようにする必要がある</w:t>
      </w:r>
      <w:r w:rsidRPr="0049256C">
        <w:rPr>
          <w:rFonts w:hint="eastAsia"/>
          <w:spacing w:val="-4"/>
        </w:rPr>
        <w:t>ため</w:t>
      </w:r>
      <w:r w:rsidRPr="0049256C">
        <w:rPr>
          <w:spacing w:val="-4"/>
        </w:rPr>
        <w:t>、</w:t>
      </w:r>
      <w:r w:rsidRPr="0049256C">
        <w:rPr>
          <w:spacing w:val="-4"/>
        </w:rPr>
        <w:t>localhost</w:t>
      </w:r>
      <w:r w:rsidRPr="0049256C">
        <w:rPr>
          <w:spacing w:val="-4"/>
        </w:rPr>
        <w:t>や</w:t>
      </w:r>
      <w:r w:rsidRPr="0049256C">
        <w:rPr>
          <w:spacing w:val="-4"/>
        </w:rPr>
        <w:t>127.0.0.1</w:t>
      </w:r>
      <w:r w:rsidRPr="0049256C">
        <w:rPr>
          <w:spacing w:val="-4"/>
        </w:rPr>
        <w:t>のようなループバック</w:t>
      </w:r>
      <w:r w:rsidRPr="0049256C">
        <w:rPr>
          <w:spacing w:val="-4"/>
        </w:rPr>
        <w:t>(loopback)</w:t>
      </w:r>
      <w:r w:rsidRPr="0049256C">
        <w:rPr>
          <w:spacing w:val="-4"/>
        </w:rPr>
        <w:t>アドレスはインストールノードのアドレスとして指定できない。</w:t>
      </w:r>
    </w:p>
    <w:p w14:paraId="3EB5803B" w14:textId="77777777" w:rsidR="005B6671" w:rsidRPr="0049256C" w:rsidRDefault="005B6671" w:rsidP="00EC7890">
      <w:r w:rsidRPr="0049256C">
        <w:t>設定クラスタにインストールノードを追加するためには、</w:t>
      </w:r>
      <w:r w:rsidRPr="0049256C">
        <w:rPr>
          <w:b/>
        </w:rPr>
        <w:t>クラスタ構成ウィザード</w:t>
      </w:r>
      <w:r w:rsidRPr="0049256C">
        <w:rPr>
          <w:b/>
        </w:rPr>
        <w:t>(Cluster Configuration Wizard)</w:t>
      </w:r>
      <w:r w:rsidRPr="0049256C">
        <w:t>を利用する。</w:t>
      </w:r>
      <w:r w:rsidRPr="0049256C">
        <w:rPr>
          <w:rFonts w:hint="eastAsia"/>
        </w:rPr>
        <w:t>任意の</w:t>
      </w:r>
      <w:r w:rsidRPr="0049256C">
        <w:t>ノードでウィザードを利用して設定クラスタの構成を変更するためには、そのノードがまず設定クラスタに追加されている必要がある。</w:t>
      </w:r>
    </w:p>
    <w:p w14:paraId="54053132" w14:textId="77777777" w:rsidR="005B6671" w:rsidRPr="0049256C" w:rsidRDefault="005B6671" w:rsidP="00EC7890"/>
    <w:p w14:paraId="663D3C3B" w14:textId="77777777" w:rsidR="005B6671" w:rsidRPr="0049256C" w:rsidRDefault="005B6671">
      <w:pPr>
        <w:pPrChange w:id="5704" w:author="IRK" w:date="2020-05-11T10:03:00Z">
          <w:pPr>
            <w:jc w:val="left"/>
          </w:pPr>
        </w:pPrChange>
      </w:pPr>
      <w:r w:rsidRPr="0049256C">
        <w:t>インストール後に、設定クラスタを必ず構成する必要があるわけではない。インストールノードが</w:t>
      </w:r>
      <w:r w:rsidRPr="0049256C">
        <w:t>1</w:t>
      </w:r>
      <w:r w:rsidRPr="0049256C">
        <w:t>つのみの場合は、設定クラスタを構成する必要はない。</w:t>
      </w:r>
    </w:p>
    <w:p w14:paraId="563C80F1" w14:textId="77777777" w:rsidR="005B6671" w:rsidRPr="0049256C" w:rsidRDefault="005B6671" w:rsidP="00EC7890"/>
    <w:p w14:paraId="2483DB7B" w14:textId="77777777" w:rsidR="005B6671" w:rsidRPr="0049256C" w:rsidRDefault="005B6671">
      <w:pPr>
        <w:pStyle w:val="22"/>
        <w:numPr>
          <w:ilvl w:val="1"/>
          <w:numId w:val="139"/>
        </w:numPr>
        <w:pPrChange w:id="5705" w:author="IRK" w:date="2020-05-11T09:43:00Z">
          <w:pPr>
            <w:pStyle w:val="22"/>
            <w:numPr>
              <w:numId w:val="27"/>
            </w:numPr>
            <w:spacing w:before="0" w:after="100" w:line="320" w:lineRule="exact"/>
            <w:jc w:val="left"/>
          </w:pPr>
        </w:pPrChange>
      </w:pPr>
      <w:bookmarkStart w:id="5706" w:name="_Toc441755342"/>
      <w:bookmarkStart w:id="5707" w:name="_Toc40449574"/>
      <w:r w:rsidRPr="0049256C">
        <w:t>ルールシステム</w:t>
      </w:r>
      <w:bookmarkEnd w:id="5706"/>
      <w:bookmarkEnd w:id="5707"/>
    </w:p>
    <w:p w14:paraId="7187B7E6" w14:textId="4502D292" w:rsidR="005B6671" w:rsidRPr="00B0384E" w:rsidRDefault="005B6671" w:rsidP="00EC7890">
      <w:r w:rsidRPr="0049256C">
        <w:rPr>
          <w:b/>
        </w:rPr>
        <w:t>ルールシステム</w:t>
      </w:r>
      <w:r w:rsidRPr="0049256C">
        <w:rPr>
          <w:b/>
        </w:rPr>
        <w:t>(Rule System)</w:t>
      </w:r>
      <w:r w:rsidRPr="0049256C">
        <w:t>とは、</w:t>
      </w:r>
      <w:ins w:id="5708" w:author="IRK" w:date="2020-05-08T17:29:00Z">
        <w:r w:rsidR="00F65A64">
          <w:rPr>
            <w:rFonts w:hint="eastAsia"/>
          </w:rPr>
          <w:t>ライフサイクル</w:t>
        </w:r>
        <w:r w:rsidR="00F65A64">
          <w:rPr>
            <w:rFonts w:hint="eastAsia"/>
          </w:rPr>
          <w:t>(</w:t>
        </w:r>
      </w:ins>
      <w:r w:rsidRPr="0049256C">
        <w:t>ルール</w:t>
      </w:r>
      <w:del w:id="5709" w:author="IRK" w:date="2020-05-08T17:29:00Z">
        <w:r w:rsidRPr="0049256C" w:rsidDel="00F65A64">
          <w:delText>を</w:delText>
        </w:r>
      </w:del>
      <w:ins w:id="5710" w:author="IRK" w:date="2020-05-08T17:29:00Z">
        <w:r w:rsidR="00F65A64">
          <w:rPr>
            <w:rFonts w:hint="eastAsia"/>
          </w:rPr>
          <w:t>の</w:t>
        </w:r>
      </w:ins>
      <w:r w:rsidRPr="0049256C">
        <w:t>作成、</w:t>
      </w:r>
      <w:r w:rsidR="007F61EF">
        <w:t>照会、保存、実行</w:t>
      </w:r>
      <w:ins w:id="5711" w:author="IRK" w:date="2020-05-08T17:29:00Z">
        <w:r w:rsidR="00F65A64">
          <w:rPr>
            <w:rFonts w:hint="eastAsia"/>
          </w:rPr>
          <w:t>)</w:t>
        </w:r>
      </w:ins>
      <w:del w:id="5712" w:author="IRK" w:date="2020-05-08T17:29:00Z">
        <w:r w:rsidR="007F61EF" w:rsidDel="00F65A64">
          <w:delText>してルールのライフサイクル</w:delText>
        </w:r>
      </w:del>
      <w:r w:rsidR="007F61EF">
        <w:t>を管理するため</w:t>
      </w:r>
      <w:r w:rsidR="007F61EF" w:rsidRPr="00B0384E">
        <w:t>に</w:t>
      </w:r>
      <w:del w:id="5713" w:author="IRK" w:date="2020-05-08T17:29:00Z">
        <w:r w:rsidR="007F61EF" w:rsidRPr="009A2CC8" w:rsidDel="00F65A64">
          <w:rPr>
            <w:rFonts w:hint="eastAsia"/>
          </w:rPr>
          <w:delText>機械的</w:delText>
        </w:r>
      </w:del>
      <w:ins w:id="5714" w:author="IRK" w:date="2020-05-08T17:30:00Z">
        <w:r w:rsidR="00F65A64">
          <w:rPr>
            <w:rFonts w:hint="eastAsia"/>
          </w:rPr>
          <w:t>有機的</w:t>
        </w:r>
      </w:ins>
      <w:r w:rsidRPr="00B0384E">
        <w:t>に動作する</w:t>
      </w:r>
      <w:del w:id="5715" w:author="IRK" w:date="2020-05-08T17:30:00Z">
        <w:r w:rsidRPr="00B0384E" w:rsidDel="00F65A64">
          <w:delText>、</w:delText>
        </w:r>
      </w:del>
      <w:r w:rsidRPr="00B0384E">
        <w:t>ソフトウェアコンポーネントとリソースのことをいう。</w:t>
      </w:r>
    </w:p>
    <w:p w14:paraId="7EA6F7EC" w14:textId="77777777" w:rsidR="005B6671" w:rsidRPr="00337416" w:rsidRDefault="005B6671" w:rsidP="00EC7890"/>
    <w:p w14:paraId="66822539" w14:textId="77777777" w:rsidR="005B6671" w:rsidRPr="005271B4" w:rsidRDefault="005B6671">
      <w:pPr>
        <w:pStyle w:val="32"/>
        <w:numPr>
          <w:ilvl w:val="2"/>
          <w:numId w:val="139"/>
        </w:numPr>
        <w:pPrChange w:id="5716" w:author="IRK" w:date="2020-05-11T09:43:00Z">
          <w:pPr>
            <w:pStyle w:val="32"/>
            <w:numPr>
              <w:numId w:val="27"/>
            </w:numPr>
            <w:spacing w:before="12" w:after="100"/>
            <w:jc w:val="left"/>
          </w:pPr>
        </w:pPrChange>
      </w:pPr>
      <w:bookmarkStart w:id="5717" w:name="_Toc441755343"/>
      <w:bookmarkStart w:id="5718" w:name="_Ref34653179"/>
      <w:bookmarkStart w:id="5719" w:name="_Ref34653182"/>
      <w:bookmarkStart w:id="5720" w:name="_Toc40449575"/>
      <w:r w:rsidRPr="005271B4">
        <w:t>単位ルールシステム</w:t>
      </w:r>
      <w:bookmarkEnd w:id="5717"/>
      <w:bookmarkEnd w:id="5718"/>
      <w:bookmarkEnd w:id="5719"/>
      <w:bookmarkEnd w:id="5720"/>
    </w:p>
    <w:p w14:paraId="29DAEBBA" w14:textId="27CC84E1" w:rsidR="005B6671" w:rsidRPr="0049256C" w:rsidRDefault="007F61EF" w:rsidP="00EC7890">
      <w:r w:rsidRPr="00AF7DA4">
        <w:t>アプリケーションは、運用環境に</w:t>
      </w:r>
      <w:r w:rsidRPr="009A2CC8">
        <w:rPr>
          <w:rFonts w:hint="eastAsia"/>
        </w:rPr>
        <w:t>展開</w:t>
      </w:r>
      <w:r w:rsidR="005B6671" w:rsidRPr="00B0384E">
        <w:t>される</w:t>
      </w:r>
      <w:r w:rsidR="005B6671" w:rsidRPr="0049256C">
        <w:t>まで開発やテストなどの段階を経る。ルールも開発から</w:t>
      </w:r>
      <w:r w:rsidR="005B6671" w:rsidRPr="0049256C">
        <w:rPr>
          <w:rFonts w:hint="eastAsia"/>
        </w:rPr>
        <w:t>運用</w:t>
      </w:r>
      <w:r w:rsidR="005B6671" w:rsidRPr="0049256C">
        <w:t>に至るまでの複数の段階を経る場合がある。ルールはアプリケーションと密接な</w:t>
      </w:r>
      <w:r w:rsidR="005B6671" w:rsidRPr="0049256C">
        <w:rPr>
          <w:rFonts w:hint="eastAsia"/>
        </w:rPr>
        <w:t>関係</w:t>
      </w:r>
      <w:r w:rsidR="005B6671" w:rsidRPr="0049256C">
        <w:t>を持つ</w:t>
      </w:r>
      <w:del w:id="5721" w:author="IRK" w:date="2020-03-11T15:49:00Z">
        <w:r w:rsidR="005B6671" w:rsidRPr="0049256C" w:rsidDel="003E7D05">
          <w:delText>ので</w:delText>
        </w:r>
      </w:del>
      <w:ins w:id="5722" w:author="IRK" w:date="2020-03-11T15:49:00Z">
        <w:r w:rsidR="003E7D05">
          <w:rPr>
            <w:rFonts w:hint="eastAsia"/>
          </w:rPr>
          <w:t>ため</w:t>
        </w:r>
      </w:ins>
      <w:r w:rsidR="005B6671" w:rsidRPr="0049256C">
        <w:t>、一般的にルールの開発段階とアプリケーションの開発段階は</w:t>
      </w:r>
      <w:r w:rsidR="005B6671" w:rsidRPr="0049256C">
        <w:t>1</w:t>
      </w:r>
      <w:del w:id="5723" w:author="IRK" w:date="2020-03-10T16:02:00Z">
        <w:r w:rsidR="005B6671" w:rsidRPr="0049256C" w:rsidDel="00785E68">
          <w:delText>:</w:delText>
        </w:r>
      </w:del>
      <w:ins w:id="5724" w:author="IRK" w:date="2020-03-10T16:03:00Z">
        <w:r w:rsidR="00785E68">
          <w:rPr>
            <w:rFonts w:hint="eastAsia"/>
          </w:rPr>
          <w:t>：</w:t>
        </w:r>
      </w:ins>
      <w:r w:rsidR="005B6671" w:rsidRPr="0049256C">
        <w:t>1</w:t>
      </w:r>
      <w:r w:rsidR="005B6671" w:rsidRPr="0049256C">
        <w:t>で対応する。ルールシステムでアプリケーション開発段階に対応する概念が、単位ルールシステムである。</w:t>
      </w:r>
    </w:p>
    <w:p w14:paraId="4E920740" w14:textId="4BE5DFE5" w:rsidR="005B6671" w:rsidRPr="00067AC4" w:rsidRDefault="005B6671" w:rsidP="00EC7890">
      <w:r w:rsidRPr="0049256C">
        <w:rPr>
          <w:b/>
        </w:rPr>
        <w:t>単位ルールシステム</w:t>
      </w:r>
      <w:r w:rsidRPr="0049256C">
        <w:rPr>
          <w:b/>
        </w:rPr>
        <w:t>(Unit Rule System)</w:t>
      </w:r>
      <w:r w:rsidRPr="0049256C">
        <w:t>とは、同期化された一連のルールリポジトリと、これらを共有するルールサーバ</w:t>
      </w:r>
      <w:r w:rsidRPr="0049256C">
        <w:rPr>
          <w:rFonts w:hint="eastAsia"/>
        </w:rPr>
        <w:t>および</w:t>
      </w:r>
      <w:r w:rsidRPr="0049256C">
        <w:t>ルールビルダーサーバの集合を意味する。ここで同期化</w:t>
      </w:r>
      <w:r w:rsidRPr="0049256C">
        <w:t>(synchronization)</w:t>
      </w:r>
      <w:r w:rsidRPr="0049256C">
        <w:t>とは、ルールリポジトリの内容</w:t>
      </w:r>
      <w:r w:rsidRPr="00B0384E">
        <w:t>がすべて</w:t>
      </w:r>
      <w:r w:rsidR="00471B40" w:rsidRPr="009A2CC8">
        <w:rPr>
          <w:rFonts w:hint="eastAsia"/>
        </w:rPr>
        <w:t>同様</w:t>
      </w:r>
      <w:r w:rsidRPr="00B0384E">
        <w:rPr>
          <w:rFonts w:hint="eastAsia"/>
        </w:rPr>
        <w:t>に</w:t>
      </w:r>
      <w:r w:rsidRPr="00B0384E">
        <w:t>管理されるという意味である。</w:t>
      </w:r>
    </w:p>
    <w:p w14:paraId="532D036E" w14:textId="1A1B46E3" w:rsidR="005B6671" w:rsidRPr="00337416" w:rsidRDefault="00471B40" w:rsidP="00EC7890">
      <w:r w:rsidRPr="00067AC4">
        <w:t>一般的に単位ルー</w:t>
      </w:r>
      <w:r w:rsidRPr="00337416">
        <w:t>ルシステムの</w:t>
      </w:r>
      <w:r w:rsidRPr="009A2CC8">
        <w:rPr>
          <w:rFonts w:hint="eastAsia"/>
        </w:rPr>
        <w:t>名称</w:t>
      </w:r>
      <w:r w:rsidRPr="00B0384E">
        <w:t>は、対応するアプリケーション開発段階の</w:t>
      </w:r>
      <w:r w:rsidRPr="009A2CC8">
        <w:rPr>
          <w:rFonts w:hint="eastAsia"/>
        </w:rPr>
        <w:t>名称</w:t>
      </w:r>
      <w:r w:rsidR="005B6671" w:rsidRPr="00B0384E">
        <w:t>とする。例えば、アプリケーションの開発段階が開発、テスト、</w:t>
      </w:r>
      <w:r w:rsidR="005B6671" w:rsidRPr="00337416">
        <w:rPr>
          <w:rFonts w:hint="eastAsia"/>
        </w:rPr>
        <w:t>運用</w:t>
      </w:r>
      <w:r w:rsidR="005B6671" w:rsidRPr="00337416">
        <w:t>で構成されたシステムのルールシステムは、それに対応する</w:t>
      </w:r>
      <w:r w:rsidR="005B6671" w:rsidRPr="00337416">
        <w:t>3</w:t>
      </w:r>
      <w:r w:rsidR="005B6671" w:rsidRPr="00337416">
        <w:t>つの単位ルールシステムで構成される。この単位ル</w:t>
      </w:r>
      <w:r w:rsidRPr="00337416">
        <w:t>ールシステムは対応するアプリケーション開発段階の</w:t>
      </w:r>
      <w:r w:rsidRPr="009A2CC8">
        <w:rPr>
          <w:rFonts w:hint="eastAsia"/>
        </w:rPr>
        <w:t>名称にちなんで</w:t>
      </w:r>
      <w:r w:rsidR="005B6671" w:rsidRPr="00B0384E">
        <w:t>、開発ルールシステム、テストルールシステム、</w:t>
      </w:r>
      <w:r w:rsidR="005B6671" w:rsidRPr="00B0384E">
        <w:rPr>
          <w:rFonts w:hint="eastAsia"/>
        </w:rPr>
        <w:t>運用</w:t>
      </w:r>
      <w:r w:rsidRPr="00067AC4">
        <w:t>ルールシステムという</w:t>
      </w:r>
      <w:r w:rsidRPr="009A2CC8">
        <w:rPr>
          <w:rFonts w:hint="eastAsia"/>
        </w:rPr>
        <w:t>名称</w:t>
      </w:r>
      <w:r w:rsidR="005B6671" w:rsidRPr="00B0384E">
        <w:rPr>
          <w:rFonts w:hint="eastAsia"/>
        </w:rPr>
        <w:t>の</w:t>
      </w:r>
      <w:r w:rsidR="005B6671" w:rsidRPr="00B0384E">
        <w:t>付与</w:t>
      </w:r>
      <w:r w:rsidR="005B6671" w:rsidRPr="00067AC4">
        <w:rPr>
          <w:rFonts w:hint="eastAsia"/>
        </w:rPr>
        <w:t>を推奨する</w:t>
      </w:r>
      <w:r w:rsidR="005B6671" w:rsidRPr="00067AC4">
        <w:t>。</w:t>
      </w:r>
    </w:p>
    <w:p w14:paraId="6BA5E7F2" w14:textId="77777777" w:rsidR="00497C46" w:rsidRPr="0049256C" w:rsidRDefault="00497C46" w:rsidP="00EC7890"/>
    <w:p w14:paraId="00E9835C" w14:textId="77777777" w:rsidR="005B6671" w:rsidRPr="0049256C" w:rsidRDefault="005B6671">
      <w:pPr>
        <w:pStyle w:val="42"/>
        <w:numPr>
          <w:ilvl w:val="3"/>
          <w:numId w:val="139"/>
        </w:numPr>
        <w:pPrChange w:id="5725" w:author="IRK" w:date="2020-05-11T09:43:00Z">
          <w:pPr>
            <w:pStyle w:val="42"/>
            <w:numPr>
              <w:numId w:val="27"/>
            </w:numPr>
            <w:spacing w:before="0" w:after="100" w:line="280" w:lineRule="exact"/>
          </w:pPr>
        </w:pPrChange>
      </w:pPr>
      <w:bookmarkStart w:id="5726" w:name="_Ref34653692"/>
      <w:r w:rsidRPr="0049256C">
        <w:t>ルールリポジトリ</w:t>
      </w:r>
      <w:bookmarkEnd w:id="5726"/>
    </w:p>
    <w:p w14:paraId="1960FF38" w14:textId="65437D4D" w:rsidR="005B6671" w:rsidRPr="0049256C" w:rsidRDefault="005B6671" w:rsidP="00EC7890">
      <w:r w:rsidRPr="0049256C">
        <w:t>ルールや項目などルールの内容を構成する要素を、</w:t>
      </w:r>
      <w:r w:rsidRPr="0049256C">
        <w:rPr>
          <w:b/>
        </w:rPr>
        <w:t>ルール要素</w:t>
      </w:r>
      <w:r w:rsidRPr="0049256C">
        <w:rPr>
          <w:b/>
        </w:rPr>
        <w:t>(Rule Element)</w:t>
      </w:r>
      <w:r w:rsidRPr="0049256C">
        <w:t>という。また、ルール要素が保存される場所を、</w:t>
      </w:r>
      <w:r w:rsidRPr="0049256C">
        <w:rPr>
          <w:b/>
        </w:rPr>
        <w:t>ルールリポジトリ</w:t>
      </w:r>
      <w:r w:rsidRPr="0049256C">
        <w:rPr>
          <w:b/>
        </w:rPr>
        <w:t>(Rule Repository)</w:t>
      </w:r>
      <w:r w:rsidRPr="0049256C">
        <w:t>という。ルール要素はルールビルダーサーバによって照会・修正される。</w:t>
      </w:r>
    </w:p>
    <w:p w14:paraId="392BD3EC" w14:textId="6247DC48" w:rsidR="005B6671" w:rsidRPr="00067AC4" w:rsidRDefault="005B6671" w:rsidP="00EC7890">
      <w:r w:rsidRPr="00067AC4">
        <w:t>通常、データベースがルールリポジトリとして使用される。</w:t>
      </w:r>
      <w:r w:rsidRPr="00067AC4">
        <w:rPr>
          <w:b/>
        </w:rPr>
        <w:t>ルールデータベース</w:t>
      </w:r>
      <w:r w:rsidRPr="00337416">
        <w:rPr>
          <w:b/>
        </w:rPr>
        <w:t>(Rule DB)</w:t>
      </w:r>
      <w:r w:rsidR="007A4A3C" w:rsidRPr="00337416">
        <w:t>とは、ルールリポジトリの用途で作成された独立</w:t>
      </w:r>
      <w:r w:rsidR="007A4A3C" w:rsidRPr="009A2CC8">
        <w:rPr>
          <w:rFonts w:hint="eastAsia"/>
        </w:rPr>
        <w:t>した</w:t>
      </w:r>
      <w:r w:rsidRPr="00067AC4">
        <w:t>スキーマが付与された一連のテーブルのことをいう。データベースサーバとしては、</w:t>
      </w:r>
      <w:r w:rsidRPr="00067AC4">
        <w:t>SQL-99</w:t>
      </w:r>
      <w:r w:rsidRPr="00337416">
        <w:t>と</w:t>
      </w:r>
      <w:r w:rsidRPr="00337416">
        <w:t>JDBC3.0</w:t>
      </w:r>
      <w:r w:rsidR="007A4A3C" w:rsidRPr="009A2CC8">
        <w:rPr>
          <w:rFonts w:hint="eastAsia"/>
        </w:rPr>
        <w:t>に準拠</w:t>
      </w:r>
      <w:r w:rsidRPr="00067AC4">
        <w:t>するすべてのデータベースサーバが使用できる。</w:t>
      </w:r>
    </w:p>
    <w:p w14:paraId="616DDC23" w14:textId="040852D9" w:rsidR="005B6671" w:rsidRPr="00067AC4" w:rsidRDefault="005B6671" w:rsidP="00EC7890">
      <w:r w:rsidRPr="00337416">
        <w:t>1</w:t>
      </w:r>
      <w:r w:rsidRPr="00337416">
        <w:t>つの単位ルールシステムに</w:t>
      </w:r>
      <w:r w:rsidR="007A4A3C" w:rsidRPr="009A2CC8">
        <w:rPr>
          <w:rFonts w:hint="eastAsia"/>
        </w:rPr>
        <w:t>は</w:t>
      </w:r>
      <w:r w:rsidR="007A4A3C" w:rsidRPr="00067AC4">
        <w:rPr>
          <w:rFonts w:hint="eastAsia"/>
        </w:rPr>
        <w:t>、</w:t>
      </w:r>
      <w:r w:rsidR="007A4A3C" w:rsidRPr="009A2CC8">
        <w:rPr>
          <w:rFonts w:hint="eastAsia"/>
        </w:rPr>
        <w:t>複数の</w:t>
      </w:r>
      <w:r w:rsidRPr="00067AC4">
        <w:t>ルールデータベースが設定できる。ルール編集などルール要素を変更</w:t>
      </w:r>
      <w:r w:rsidRPr="00337416">
        <w:rPr>
          <w:rFonts w:hint="eastAsia"/>
        </w:rPr>
        <w:t>した場合</w:t>
      </w:r>
      <w:r w:rsidRPr="00337416">
        <w:t>、ルールビルダーサーバはすべてのルールデータベースを</w:t>
      </w:r>
      <w:r w:rsidR="007A4A3C" w:rsidRPr="009A2CC8">
        <w:rPr>
          <w:rFonts w:hint="eastAsia"/>
        </w:rPr>
        <w:t>リアルタイムで同様の</w:t>
      </w:r>
      <w:r w:rsidR="007A4A3C" w:rsidRPr="00067AC4">
        <w:t>変更</w:t>
      </w:r>
      <w:r w:rsidR="007A4A3C" w:rsidRPr="00067AC4">
        <w:rPr>
          <w:rFonts w:hint="eastAsia"/>
        </w:rPr>
        <w:t>を</w:t>
      </w:r>
      <w:r w:rsidR="007A4A3C" w:rsidRPr="009A2CC8">
        <w:rPr>
          <w:rFonts w:hint="eastAsia"/>
        </w:rPr>
        <w:t>実施し</w:t>
      </w:r>
      <w:r w:rsidRPr="00067AC4">
        <w:t>同期化</w:t>
      </w:r>
      <w:r w:rsidR="007A4A3C" w:rsidRPr="009A2CC8">
        <w:rPr>
          <w:rFonts w:hint="eastAsia"/>
        </w:rPr>
        <w:t>を行う</w:t>
      </w:r>
      <w:r w:rsidRPr="00067AC4">
        <w:t>。</w:t>
      </w:r>
    </w:p>
    <w:p w14:paraId="4EA31350" w14:textId="77777777" w:rsidR="005B6671" w:rsidRPr="0049256C" w:rsidRDefault="005B6671" w:rsidP="00EC7890"/>
    <w:p w14:paraId="6128D3C7" w14:textId="77777777" w:rsidR="005B6671" w:rsidRPr="0049256C" w:rsidRDefault="005B6671">
      <w:pPr>
        <w:pStyle w:val="32"/>
        <w:numPr>
          <w:ilvl w:val="2"/>
          <w:numId w:val="139"/>
        </w:numPr>
        <w:pPrChange w:id="5727" w:author="IRK" w:date="2020-05-11T09:43:00Z">
          <w:pPr>
            <w:pStyle w:val="32"/>
            <w:numPr>
              <w:numId w:val="27"/>
            </w:numPr>
            <w:spacing w:before="12" w:after="100"/>
            <w:jc w:val="left"/>
          </w:pPr>
        </w:pPrChange>
      </w:pPr>
      <w:bookmarkStart w:id="5728" w:name="_Toc441755344"/>
      <w:bookmarkStart w:id="5729" w:name="_Ref34653393"/>
      <w:bookmarkStart w:id="5730" w:name="_Ref34653395"/>
      <w:bookmarkStart w:id="5731" w:name="_Toc40449576"/>
      <w:r w:rsidRPr="0049256C">
        <w:t>移管</w:t>
      </w:r>
      <w:bookmarkEnd w:id="5728"/>
      <w:bookmarkEnd w:id="5729"/>
      <w:bookmarkEnd w:id="5730"/>
      <w:bookmarkEnd w:id="5731"/>
    </w:p>
    <w:p w14:paraId="765172D3" w14:textId="6C4A3BFF" w:rsidR="005B6671" w:rsidRPr="0049256C" w:rsidRDefault="005B6671" w:rsidP="00EC7890">
      <w:pPr>
        <w:rPr>
          <w:rFonts w:eastAsiaTheme="minorEastAsia"/>
        </w:rPr>
      </w:pPr>
      <w:r w:rsidRPr="0049256C">
        <w:t>アプリケーションシステムと</w:t>
      </w:r>
      <w:r w:rsidRPr="0049256C">
        <w:rPr>
          <w:rFonts w:hint="eastAsia"/>
        </w:rPr>
        <w:t>同様</w:t>
      </w:r>
      <w:r w:rsidRPr="0049256C">
        <w:t>に、ルールシステムでも開発ルールシステムで開発が完了したルール要素</w:t>
      </w:r>
      <w:r w:rsidRPr="0049256C">
        <w:rPr>
          <w:rFonts w:hint="eastAsia"/>
        </w:rPr>
        <w:t>を</w:t>
      </w:r>
      <w:r w:rsidRPr="0049256C">
        <w:t>テストルールシステム</w:t>
      </w:r>
      <w:r w:rsidRPr="0049256C">
        <w:rPr>
          <w:rFonts w:hint="eastAsia"/>
        </w:rPr>
        <w:t>へ</w:t>
      </w:r>
      <w:r w:rsidRPr="0049256C">
        <w:t>コピー</w:t>
      </w:r>
      <w:r w:rsidRPr="0049256C">
        <w:rPr>
          <w:rFonts w:hint="eastAsia"/>
        </w:rPr>
        <w:t>や</w:t>
      </w:r>
      <w:r w:rsidRPr="0049256C">
        <w:t>、テストルールシステムでテストが完了したルール要素を</w:t>
      </w:r>
      <w:r w:rsidRPr="0049256C">
        <w:rPr>
          <w:rFonts w:hint="eastAsia"/>
        </w:rPr>
        <w:t>運用</w:t>
      </w:r>
      <w:r w:rsidRPr="0049256C">
        <w:t>ルールシステムにコピーできる。このように、単位ルールシステムリポジトリのルール要素の一部を他の単位ルールシステムのリポジトリにコピーすることを、</w:t>
      </w:r>
      <w:r w:rsidRPr="0049256C">
        <w:rPr>
          <w:b/>
        </w:rPr>
        <w:t>移管</w:t>
      </w:r>
      <w:r w:rsidRPr="0049256C">
        <w:rPr>
          <w:b/>
        </w:rPr>
        <w:t>(Transition)</w:t>
      </w:r>
      <w:r w:rsidRPr="0049256C">
        <w:t>という。</w:t>
      </w:r>
    </w:p>
    <w:p w14:paraId="2DAEFA52" w14:textId="77777777" w:rsidR="005B6671" w:rsidRPr="0049256C" w:rsidRDefault="005B6671" w:rsidP="00EC7890">
      <w:pPr>
        <w:rPr>
          <w:rFonts w:eastAsiaTheme="minorEastAsia"/>
        </w:rPr>
      </w:pPr>
    </w:p>
    <w:p w14:paraId="59E8C335" w14:textId="77777777" w:rsidR="00497C46" w:rsidRPr="0049256C" w:rsidRDefault="005B6671">
      <w:pPr>
        <w:pStyle w:val="afff5"/>
        <w:pPrChange w:id="5732" w:author="IRK" w:date="2020-03-12T13:07:00Z">
          <w:pPr>
            <w:keepNext/>
            <w:ind w:left="380"/>
          </w:pPr>
        </w:pPrChange>
      </w:pPr>
      <w:r w:rsidRPr="008A2EF6">
        <w:object w:dxaOrig="8559" w:dyaOrig="1189" w14:anchorId="0C7EB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51.0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25" DrawAspect="Content" ObjectID="_1652687667" r:id="rId23"/>
        </w:object>
      </w:r>
    </w:p>
    <w:p w14:paraId="622DF270" w14:textId="38D5C6DF" w:rsidR="00497C46" w:rsidRPr="009A1057" w:rsidRDefault="00497C46" w:rsidP="002C63AE">
      <w:pPr>
        <w:pStyle w:val="afff6"/>
      </w:pPr>
      <w:bookmarkStart w:id="5733" w:name="_Toc465078658"/>
      <w:bookmarkStart w:id="5734" w:name="_Ref34685728"/>
      <w:bookmarkStart w:id="5735" w:name="_Toc34839307"/>
      <w:bookmarkStart w:id="5736" w:name="_Toc40084700"/>
      <w:r w:rsidRPr="009A1057">
        <w:t>[</w:t>
      </w:r>
      <w:del w:id="5737" w:author="IRK" w:date="2020-03-09T22:34:00Z">
        <w:r w:rsidRPr="009A1057" w:rsidDel="003246D9">
          <w:rPr>
            <w:rFonts w:hint="eastAsia"/>
          </w:rPr>
          <w:delText>図</w:delText>
        </w:r>
        <w:r w:rsidRPr="009A1057" w:rsidDel="003246D9">
          <w:delText xml:space="preserve"> </w:delText>
        </w:r>
        <w:r w:rsidR="003561C7" w:rsidRPr="009A1057" w:rsidDel="003246D9">
          <w:fldChar w:fldCharType="begin"/>
        </w:r>
        <w:r w:rsidR="003561C7" w:rsidRPr="009A1057" w:rsidDel="003246D9">
          <w:delInstrText xml:space="preserve"> SEQ [</w:delInstrText>
        </w:r>
        <w:r w:rsidR="003561C7" w:rsidRPr="009A1057" w:rsidDel="003246D9">
          <w:delInstrText>図</w:delInstrText>
        </w:r>
        <w:r w:rsidR="003561C7" w:rsidRPr="009A1057" w:rsidDel="003246D9">
          <w:delInstrText xml:space="preserve"> \* ARABIC </w:delInstrText>
        </w:r>
        <w:r w:rsidR="003561C7" w:rsidRPr="009A1057" w:rsidDel="003246D9">
          <w:fldChar w:fldCharType="separate"/>
        </w:r>
        <w:r w:rsidR="000132DF" w:rsidDel="003246D9">
          <w:rPr>
            <w:noProof/>
          </w:rPr>
          <w:delText>6</w:delText>
        </w:r>
        <w:r w:rsidR="003561C7" w:rsidRPr="009A1057" w:rsidDel="003246D9">
          <w:fldChar w:fldCharType="end"/>
        </w:r>
      </w:del>
      <w:ins w:id="5738" w:author="IRK" w:date="2020-03-09T22:34:00Z">
        <w:r w:rsidR="003246D9">
          <w:rPr>
            <w:rFonts w:hint="eastAsia"/>
          </w:rPr>
          <w:t>図</w:t>
        </w:r>
        <w:r w:rsidR="003246D9">
          <w:rPr>
            <w:rFonts w:hint="eastAsia"/>
          </w:rPr>
          <w:t xml:space="preserve"> </w:t>
        </w:r>
        <w:r w:rsidR="003246D9">
          <w:fldChar w:fldCharType="begin"/>
        </w:r>
        <w:r w:rsidR="003246D9">
          <w:instrText xml:space="preserve"> </w:instrText>
        </w:r>
        <w:r w:rsidR="003246D9">
          <w:rPr>
            <w:rFonts w:hint="eastAsia"/>
          </w:rPr>
          <w:instrText xml:space="preserve">SEQ </w:instrText>
        </w:r>
        <w:r w:rsidR="003246D9">
          <w:rPr>
            <w:rFonts w:hint="eastAsia"/>
          </w:rPr>
          <w:instrText>図</w:instrText>
        </w:r>
        <w:r w:rsidR="003246D9">
          <w:rPr>
            <w:rFonts w:hint="eastAsia"/>
          </w:rPr>
          <w:instrText xml:space="preserve"> \* ARABIC</w:instrText>
        </w:r>
        <w:r w:rsidR="003246D9">
          <w:instrText xml:space="preserve"> </w:instrText>
        </w:r>
      </w:ins>
      <w:r w:rsidR="003246D9">
        <w:fldChar w:fldCharType="separate"/>
      </w:r>
      <w:r w:rsidR="00AB1F2F">
        <w:rPr>
          <w:noProof/>
        </w:rPr>
        <w:t>6</w:t>
      </w:r>
      <w:ins w:id="5739" w:author="IRK" w:date="2020-03-09T22:34:00Z">
        <w:r w:rsidR="003246D9">
          <w:fldChar w:fldCharType="end"/>
        </w:r>
      </w:ins>
      <w:del w:id="5740" w:author="IRK" w:date="2020-03-11T17:14:00Z">
        <w:r w:rsidR="00D869A0" w:rsidRPr="009A1057" w:rsidDel="00501B62">
          <w:rPr>
            <w:rFonts w:hint="eastAsia"/>
          </w:rPr>
          <w:delText xml:space="preserve">　</w:delText>
        </w:r>
      </w:del>
      <w:ins w:id="5741" w:author="IRK" w:date="2020-03-11T17:14:00Z">
        <w:r w:rsidR="00501B62">
          <w:rPr>
            <w:rFonts w:hint="eastAsia"/>
          </w:rPr>
          <w:t xml:space="preserve"> </w:t>
        </w:r>
      </w:ins>
      <w:r w:rsidRPr="009A1057">
        <w:t>移管の例</w:t>
      </w:r>
      <w:r w:rsidRPr="009A1057">
        <w:rPr>
          <w:rFonts w:hint="eastAsia"/>
        </w:rPr>
        <w:t>]</w:t>
      </w:r>
      <w:bookmarkEnd w:id="5733"/>
      <w:bookmarkEnd w:id="5734"/>
      <w:bookmarkEnd w:id="5735"/>
      <w:bookmarkEnd w:id="5736"/>
    </w:p>
    <w:p w14:paraId="7876226E" w14:textId="77777777" w:rsidR="005B6671" w:rsidRPr="0049256C" w:rsidRDefault="005B6671" w:rsidP="00EC7890">
      <w:pPr>
        <w:rPr>
          <w:rFonts w:eastAsiaTheme="minorEastAsia"/>
        </w:rPr>
      </w:pPr>
    </w:p>
    <w:p w14:paraId="6713C11B" w14:textId="1C4B8593" w:rsidR="005B6671" w:rsidRPr="0049256C" w:rsidRDefault="00294234" w:rsidP="00EC7890">
      <w:del w:id="5742" w:author="IRK" w:date="2020-03-09T22:35:00Z">
        <w:r w:rsidRPr="0049256C" w:rsidDel="003246D9">
          <w:delText>図</w:delText>
        </w:r>
        <w:r w:rsidRPr="0049256C" w:rsidDel="003246D9">
          <w:delText>6</w:delText>
        </w:r>
      </w:del>
      <w:ins w:id="5743" w:author="IRK" w:date="2020-03-09T22:35:00Z">
        <w:r w:rsidR="003246D9">
          <w:fldChar w:fldCharType="begin"/>
        </w:r>
        <w:r w:rsidR="003246D9">
          <w:instrText xml:space="preserve"> REF _Ref34685728 \h </w:instrText>
        </w:r>
      </w:ins>
      <w:r w:rsidR="003246D9">
        <w:fldChar w:fldCharType="separate"/>
      </w:r>
      <w:r w:rsidR="00AB1F2F" w:rsidRPr="009A1057">
        <w:t>[</w:t>
      </w:r>
      <w:ins w:id="5744" w:author="IRK" w:date="2020-03-09T22:34:00Z">
        <w:r w:rsidR="00AB1F2F">
          <w:rPr>
            <w:rFonts w:hint="eastAsia"/>
          </w:rPr>
          <w:t>図</w:t>
        </w:r>
        <w:r w:rsidR="00AB1F2F">
          <w:rPr>
            <w:rFonts w:hint="eastAsia"/>
          </w:rPr>
          <w:t xml:space="preserve"> </w:t>
        </w:r>
      </w:ins>
      <w:r w:rsidR="00AB1F2F">
        <w:rPr>
          <w:noProof/>
        </w:rPr>
        <w:t>6</w:t>
      </w:r>
      <w:ins w:id="5745" w:author="IRK" w:date="2020-03-11T17:14:00Z">
        <w:r w:rsidR="00AB1F2F">
          <w:rPr>
            <w:rFonts w:hint="eastAsia"/>
          </w:rPr>
          <w:t xml:space="preserve"> </w:t>
        </w:r>
      </w:ins>
      <w:r w:rsidR="00AB1F2F" w:rsidRPr="009A1057">
        <w:t>移管の例</w:t>
      </w:r>
      <w:r w:rsidR="00AB1F2F" w:rsidRPr="009A1057">
        <w:rPr>
          <w:rFonts w:hint="eastAsia"/>
        </w:rPr>
        <w:t>]</w:t>
      </w:r>
      <w:ins w:id="5746" w:author="IRK" w:date="2020-03-09T22:35:00Z">
        <w:r w:rsidR="003246D9">
          <w:fldChar w:fldCharType="end"/>
        </w:r>
      </w:ins>
      <w:r w:rsidR="005B6671" w:rsidRPr="0049256C">
        <w:t>で、</w:t>
      </w:r>
      <w:r w:rsidR="005B6671" w:rsidRPr="0049256C">
        <w:t>Unit Rule System1</w:t>
      </w:r>
      <w:r w:rsidR="005B6671" w:rsidRPr="0049256C">
        <w:t>のルール要素は</w:t>
      </w:r>
      <w:r w:rsidR="005B6671" w:rsidRPr="0049256C">
        <w:t>Unit Rule System2</w:t>
      </w:r>
      <w:r w:rsidR="005B6671" w:rsidRPr="0049256C">
        <w:t>に移管され</w:t>
      </w:r>
      <w:r w:rsidR="005B6671" w:rsidRPr="0049256C">
        <w:t>(transition 1)</w:t>
      </w:r>
      <w:r w:rsidR="005B6671" w:rsidRPr="0049256C">
        <w:t>、</w:t>
      </w:r>
      <w:r w:rsidR="005B6671" w:rsidRPr="0049256C">
        <w:t>Unit Rule System2</w:t>
      </w:r>
      <w:r w:rsidR="005B6671" w:rsidRPr="0049256C">
        <w:t>のルール要素は</w:t>
      </w:r>
      <w:r w:rsidR="005B6671" w:rsidRPr="0049256C">
        <w:t>Unit Rule System3</w:t>
      </w:r>
      <w:r w:rsidR="005B6671" w:rsidRPr="0049256C">
        <w:t>に移管される</w:t>
      </w:r>
      <w:r w:rsidR="005B6671" w:rsidRPr="0049256C">
        <w:t>(transition 2)</w:t>
      </w:r>
      <w:r w:rsidR="005B6671" w:rsidRPr="0049256C">
        <w:t>。移管において、コピーするルール要素が位置する単位ルールシステムを</w:t>
      </w:r>
      <w:r w:rsidR="005B6671" w:rsidRPr="0049256C">
        <w:rPr>
          <w:rFonts w:hint="eastAsia"/>
          <w:b/>
        </w:rPr>
        <w:t>コピー元</w:t>
      </w:r>
      <w:r w:rsidR="005B6671" w:rsidRPr="0049256C">
        <w:rPr>
          <w:b/>
        </w:rPr>
        <w:t>ルールシステム</w:t>
      </w:r>
      <w:r w:rsidR="005B6671" w:rsidRPr="0049256C">
        <w:rPr>
          <w:b/>
        </w:rPr>
        <w:t>(Source Rule System)</w:t>
      </w:r>
      <w:r w:rsidR="005B6671" w:rsidRPr="0049256C">
        <w:t>といい、ルール要素がコピーされる単位</w:t>
      </w:r>
      <w:r w:rsidR="005B6671" w:rsidRPr="003B6DB8">
        <w:t>ルールシステムを</w:t>
      </w:r>
      <w:r w:rsidR="007A4A3C" w:rsidRPr="003B6DB8">
        <w:rPr>
          <w:rFonts w:hint="eastAsia"/>
          <w:b/>
        </w:rPr>
        <w:t>コピー先</w:t>
      </w:r>
      <w:r w:rsidR="005B6671" w:rsidRPr="003B6DB8">
        <w:rPr>
          <w:b/>
        </w:rPr>
        <w:t>ルールシステム</w:t>
      </w:r>
      <w:r w:rsidR="005B6671" w:rsidRPr="003B6DB8">
        <w:rPr>
          <w:b/>
        </w:rPr>
        <w:t>(Target Rule System)</w:t>
      </w:r>
      <w:r w:rsidR="005B6671" w:rsidRPr="003B6DB8">
        <w:t>という。</w:t>
      </w:r>
      <w:r w:rsidR="005B6671" w:rsidRPr="003B6DB8">
        <w:rPr>
          <w:rFonts w:hint="eastAsia"/>
        </w:rPr>
        <w:t>コピー元</w:t>
      </w:r>
      <w:r w:rsidR="007A4A3C" w:rsidRPr="003B6DB8">
        <w:t>ルールシステムと</w:t>
      </w:r>
      <w:r w:rsidR="007A4A3C" w:rsidRPr="003B6DB8">
        <w:rPr>
          <w:rFonts w:hint="eastAsia"/>
        </w:rPr>
        <w:t>コピー先</w:t>
      </w:r>
      <w:r w:rsidR="007A4A3C" w:rsidRPr="003B6DB8">
        <w:t>ルールシステムをそれぞれ略して、コピー元システムと</w:t>
      </w:r>
      <w:r w:rsidR="007A4A3C" w:rsidRPr="003B6DB8">
        <w:rPr>
          <w:rFonts w:hint="eastAsia"/>
        </w:rPr>
        <w:t>コピー先</w:t>
      </w:r>
      <w:r w:rsidR="005B6671" w:rsidRPr="003B6DB8">
        <w:t>システムともいう。</w:t>
      </w:r>
    </w:p>
    <w:p w14:paraId="7BE41F6B" w14:textId="77777777" w:rsidR="005B6671" w:rsidRPr="0049256C" w:rsidRDefault="005B6671" w:rsidP="00EC7890"/>
    <w:p w14:paraId="79963A50" w14:textId="77777777" w:rsidR="005B6671" w:rsidRPr="0049256C" w:rsidRDefault="005B6671" w:rsidP="00EC7890">
      <w:r w:rsidRPr="0049256C">
        <w:t>移管には、次のような制約がある。</w:t>
      </w:r>
    </w:p>
    <w:p w14:paraId="13480561" w14:textId="336CE22D" w:rsidR="005B6671" w:rsidRPr="0049256C" w:rsidRDefault="005B6671" w:rsidP="002C63AE">
      <w:pPr>
        <w:pStyle w:val="10"/>
      </w:pPr>
      <w:r w:rsidRPr="0049256C">
        <w:t>1</w:t>
      </w:r>
      <w:r w:rsidRPr="0049256C">
        <w:t>つの単位ルールシステムは、</w:t>
      </w:r>
      <w:r w:rsidRPr="0049256C">
        <w:t>2</w:t>
      </w:r>
      <w:r w:rsidRPr="0049256C">
        <w:t>つ以上の単位ルールシステムの</w:t>
      </w:r>
      <w:r w:rsidRPr="0049256C">
        <w:rPr>
          <w:rFonts w:hint="eastAsia"/>
        </w:rPr>
        <w:t>コピー元</w:t>
      </w:r>
      <w:r w:rsidRPr="0049256C">
        <w:t>システムにはなれない。また、</w:t>
      </w:r>
      <w:r w:rsidRPr="0049256C">
        <w:t>1</w:t>
      </w:r>
      <w:r w:rsidRPr="0049256C">
        <w:t>つの単位ルールシステムは、</w:t>
      </w:r>
      <w:r w:rsidRPr="0049256C">
        <w:t>2</w:t>
      </w:r>
      <w:r w:rsidR="007A4A3C">
        <w:t>つ以上の単位ルールシステム</w:t>
      </w:r>
      <w:r w:rsidR="007A4A3C" w:rsidRPr="00337416">
        <w:t>の</w:t>
      </w:r>
      <w:r w:rsidR="007A4A3C" w:rsidRPr="009A2CC8">
        <w:rPr>
          <w:rFonts w:hint="eastAsia"/>
        </w:rPr>
        <w:t>コピー先</w:t>
      </w:r>
      <w:r w:rsidRPr="00337416">
        <w:t>システム</w:t>
      </w:r>
      <w:r w:rsidRPr="0049256C">
        <w:t>にもなれない。</w:t>
      </w:r>
      <w:r w:rsidRPr="0049256C">
        <w:t>(</w:t>
      </w:r>
      <w:del w:id="5747" w:author="IRK" w:date="2020-03-09T22:35:00Z">
        <w:r w:rsidR="00294234" w:rsidRPr="0049256C" w:rsidDel="003246D9">
          <w:delText>図</w:delText>
        </w:r>
        <w:r w:rsidR="00294234" w:rsidRPr="0049256C" w:rsidDel="003246D9">
          <w:delText>7</w:delText>
        </w:r>
      </w:del>
      <w:ins w:id="5748" w:author="IRK" w:date="2020-03-09T22:35:00Z">
        <w:r w:rsidR="003246D9">
          <w:rPr>
            <w:rFonts w:hint="eastAsia"/>
          </w:rPr>
          <w:t>次の図</w:t>
        </w:r>
      </w:ins>
      <w:r w:rsidRPr="0049256C">
        <w:t>の</w:t>
      </w:r>
      <w:r w:rsidRPr="0049256C">
        <w:t>a))</w:t>
      </w:r>
    </w:p>
    <w:p w14:paraId="4D030685" w14:textId="3A95730F" w:rsidR="005B6671" w:rsidRDefault="005B6671" w:rsidP="002C63AE">
      <w:pPr>
        <w:pStyle w:val="10"/>
      </w:pPr>
      <w:r w:rsidRPr="0049256C">
        <w:t>1</w:t>
      </w:r>
      <w:r w:rsidRPr="0049256C">
        <w:t>つの単位ルールシステムから移管されたルール要素は、自</w:t>
      </w:r>
      <w:r w:rsidRPr="0049256C">
        <w:rPr>
          <w:rFonts w:hint="eastAsia"/>
        </w:rPr>
        <w:t>ルールへ</w:t>
      </w:r>
      <w:r w:rsidRPr="0049256C">
        <w:t>移管することはできない。すなわち、</w:t>
      </w:r>
      <w:r w:rsidRPr="00337416">
        <w:rPr>
          <w:rFonts w:hint="eastAsia"/>
        </w:rPr>
        <w:t>ループ</w:t>
      </w:r>
      <w:r w:rsidR="007A4A3C" w:rsidRPr="009A2CC8">
        <w:rPr>
          <w:rFonts w:hint="eastAsia"/>
        </w:rPr>
        <w:t>形式</w:t>
      </w:r>
      <w:r w:rsidRPr="00337416">
        <w:t>の移管は不可能である。</w:t>
      </w:r>
      <w:r w:rsidRPr="00337416">
        <w:t>(</w:t>
      </w:r>
      <w:del w:id="5749" w:author="IRK" w:date="2020-03-09T22:35:00Z">
        <w:r w:rsidR="00294234" w:rsidRPr="005271B4" w:rsidDel="003246D9">
          <w:rPr>
            <w:rFonts w:hint="eastAsia"/>
          </w:rPr>
          <w:delText>図</w:delText>
        </w:r>
        <w:r w:rsidR="00294234" w:rsidRPr="005271B4" w:rsidDel="003246D9">
          <w:rPr>
            <w:rFonts w:hint="eastAsia"/>
          </w:rPr>
          <w:delText>7</w:delText>
        </w:r>
      </w:del>
      <w:ins w:id="5750" w:author="IRK" w:date="2020-03-09T22:35:00Z">
        <w:r w:rsidR="003246D9">
          <w:rPr>
            <w:rFonts w:hint="eastAsia"/>
          </w:rPr>
          <w:t>次の図</w:t>
        </w:r>
      </w:ins>
      <w:r w:rsidRPr="00AF7DA4">
        <w:t>の</w:t>
      </w:r>
      <w:r w:rsidRPr="00AF7DA4">
        <w:t>b))</w:t>
      </w:r>
    </w:p>
    <w:p w14:paraId="5EDDE8F3" w14:textId="77777777" w:rsidR="002C63AE" w:rsidRPr="00AF7DA4" w:rsidRDefault="002C63AE" w:rsidP="002C63AE"/>
    <w:p w14:paraId="76396BB1" w14:textId="264D2D73" w:rsidR="00294234" w:rsidRPr="00337416" w:rsidRDefault="008C2CD0" w:rsidP="002C63AE">
      <w:pPr>
        <w:pStyle w:val="afff5"/>
      </w:pPr>
      <w:r>
        <w:rPr>
          <w:lang w:eastAsia="ja-JP"/>
        </w:rPr>
        <mc:AlternateContent>
          <mc:Choice Requires="wps">
            <w:drawing>
              <wp:anchor distT="0" distB="0" distL="114300" distR="114300" simplePos="0" relativeHeight="251658752" behindDoc="0" locked="0" layoutInCell="1" allowOverlap="1" wp14:anchorId="58CA7D00" wp14:editId="0477656E">
                <wp:simplePos x="0" y="0"/>
                <wp:positionH relativeFrom="column">
                  <wp:posOffset>1388441</wp:posOffset>
                </wp:positionH>
                <wp:positionV relativeFrom="paragraph">
                  <wp:posOffset>1974850</wp:posOffset>
                </wp:positionV>
                <wp:extent cx="58420" cy="255905"/>
                <wp:effectExtent l="0" t="0" r="0" b="0"/>
                <wp:wrapNone/>
                <wp:docPr id="31" name="正方形/長方形 31"/>
                <wp:cNvGraphicFramePr/>
                <a:graphic xmlns:a="http://schemas.openxmlformats.org/drawingml/2006/main">
                  <a:graphicData uri="http://schemas.microsoft.com/office/word/2010/wordprocessingShape">
                    <wps:wsp>
                      <wps:cNvSpPr/>
                      <wps:spPr>
                        <a:xfrm>
                          <a:off x="0" y="0"/>
                          <a:ext cx="58420" cy="2559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3CDB24B" id="正方形/長方形 31" o:spid="_x0000_s1026" style="position:absolute;left:0;text-align:left;margin-left:109.35pt;margin-top:155.5pt;width:4.6pt;height:20.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" fillcolor="white [3212]" stroked="f" strokeweight="1pt"/>
            </w:pict>
          </mc:Fallback>
        </mc:AlternateContent>
      </w:r>
      <w:ins w:id="5751" w:author="IRK" w:date="2020-03-10T10:59:00Z">
        <w:r>
          <w:rPr>
            <w:lang w:eastAsia="ja-JP"/>
          </w:rPr>
          <w:drawing>
            <wp:inline distT="0" distB="0" distL="0" distR="0" wp14:anchorId="403F94B6" wp14:editId="0E6FA402">
              <wp:extent cx="57150" cy="25717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50" cy="257175"/>
                      </a:xfrm>
                      <a:prstGeom prst="rect">
                        <a:avLst/>
                      </a:prstGeom>
                    </pic:spPr>
                  </pic:pic>
                </a:graphicData>
              </a:graphic>
            </wp:inline>
          </w:drawing>
        </w:r>
      </w:ins>
      <w:r w:rsidR="00A67459">
        <w:rPr>
          <w:lang w:eastAsia="ja-JP"/>
        </w:rPr>
        <mc:AlternateContent>
          <mc:Choice Requires="wps">
            <w:drawing>
              <wp:anchor distT="0" distB="0" distL="114300" distR="114300" simplePos="0" relativeHeight="251655680" behindDoc="0" locked="0" layoutInCell="1" allowOverlap="1" wp14:anchorId="68101F22" wp14:editId="130AE5E5">
                <wp:simplePos x="0" y="0"/>
                <wp:positionH relativeFrom="column">
                  <wp:posOffset>1388415</wp:posOffset>
                </wp:positionH>
                <wp:positionV relativeFrom="paragraph">
                  <wp:posOffset>516255</wp:posOffset>
                </wp:positionV>
                <wp:extent cx="58522" cy="256032"/>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58522" cy="25603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30" o:spid="_x0000_s1026" style="position:absolute;left:0;text-align:left;margin-left:109.3pt;margin-top:40.65pt;width:4.6pt;height:20.1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" fillcolor="white [3212]" stroked="f" strokeweight="1pt"/>
            </w:pict>
          </mc:Fallback>
        </mc:AlternateContent>
      </w:r>
      <w:r w:rsidR="00A21584" w:rsidRPr="008A2EF6">
        <w:object w:dxaOrig="5725" w:dyaOrig="4023" w14:anchorId="7454DF55">
          <v:shape id="_x0000_i1026" type="#_x0000_t75" style="width:267.05pt;height:202.6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Visio.Drawing.11" ShapeID="_x0000_i1026" DrawAspect="Content" ObjectID="_1652687668" r:id="rId26"/>
        </w:object>
      </w:r>
    </w:p>
    <w:p w14:paraId="081E0392" w14:textId="04BED685" w:rsidR="005B6671" w:rsidRPr="00337416" w:rsidRDefault="00294234" w:rsidP="002C63AE">
      <w:pPr>
        <w:pStyle w:val="afff6"/>
      </w:pPr>
      <w:bookmarkStart w:id="5752" w:name="_Toc465078659"/>
      <w:bookmarkStart w:id="5753" w:name="_Toc34839308"/>
      <w:bookmarkStart w:id="5754" w:name="_Toc40084701"/>
      <w:r w:rsidRPr="00337416">
        <w:t>[</w:t>
      </w:r>
      <w:del w:id="5755" w:author="IRK" w:date="2020-03-09T22:36:00Z">
        <w:r w:rsidRPr="00337416" w:rsidDel="003246D9">
          <w:rPr>
            <w:rFonts w:hint="eastAsia"/>
          </w:rPr>
          <w:delText>図</w:delText>
        </w:r>
        <w:r w:rsidRPr="00337416" w:rsidDel="003246D9">
          <w:delText xml:space="preserve"> </w:delText>
        </w:r>
        <w:r w:rsidR="003561C7" w:rsidRPr="002E35FE" w:rsidDel="003246D9">
          <w:fldChar w:fldCharType="begin"/>
        </w:r>
        <w:r w:rsidR="003561C7" w:rsidRPr="00337416" w:rsidDel="003246D9">
          <w:delInstrText xml:space="preserve"> SEQ [</w:delInstrText>
        </w:r>
        <w:r w:rsidR="003561C7" w:rsidRPr="00337416" w:rsidDel="003246D9">
          <w:rPr>
            <w:rFonts w:hint="eastAsia"/>
          </w:rPr>
          <w:delInstrText>図</w:delInstrText>
        </w:r>
        <w:r w:rsidR="003561C7" w:rsidRPr="00337416" w:rsidDel="003246D9">
          <w:delInstrText xml:space="preserve"> \* ARABIC </w:delInstrText>
        </w:r>
        <w:r w:rsidR="003561C7" w:rsidRPr="002E35FE" w:rsidDel="003246D9">
          <w:fldChar w:fldCharType="separate"/>
        </w:r>
        <w:r w:rsidR="000132DF" w:rsidDel="003246D9">
          <w:rPr>
            <w:noProof/>
          </w:rPr>
          <w:delText>7</w:delText>
        </w:r>
        <w:r w:rsidR="003561C7" w:rsidRPr="002E35FE" w:rsidDel="003246D9">
          <w:rPr>
            <w:noProof/>
          </w:rPr>
          <w:fldChar w:fldCharType="end"/>
        </w:r>
      </w:del>
      <w:ins w:id="5756" w:author="IRK" w:date="2020-03-09T22:36:00Z">
        <w:r w:rsidR="003246D9">
          <w:rPr>
            <w:rFonts w:hint="eastAsia"/>
          </w:rPr>
          <w:t>図</w:t>
        </w:r>
        <w:r w:rsidR="003246D9">
          <w:rPr>
            <w:rFonts w:hint="eastAsia"/>
          </w:rPr>
          <w:t xml:space="preserve"> </w:t>
        </w:r>
        <w:r w:rsidR="003246D9">
          <w:fldChar w:fldCharType="begin"/>
        </w:r>
        <w:r w:rsidR="003246D9">
          <w:instrText xml:space="preserve"> </w:instrText>
        </w:r>
        <w:r w:rsidR="003246D9">
          <w:rPr>
            <w:rFonts w:hint="eastAsia"/>
          </w:rPr>
          <w:instrText xml:space="preserve">SEQ </w:instrText>
        </w:r>
        <w:r w:rsidR="003246D9">
          <w:rPr>
            <w:rFonts w:hint="eastAsia"/>
          </w:rPr>
          <w:instrText>図</w:instrText>
        </w:r>
        <w:r w:rsidR="003246D9">
          <w:rPr>
            <w:rFonts w:hint="eastAsia"/>
          </w:rPr>
          <w:instrText xml:space="preserve"> \* ARABIC</w:instrText>
        </w:r>
        <w:r w:rsidR="003246D9">
          <w:instrText xml:space="preserve"> </w:instrText>
        </w:r>
      </w:ins>
      <w:r w:rsidR="003246D9">
        <w:fldChar w:fldCharType="separate"/>
      </w:r>
      <w:r w:rsidR="00AB1F2F">
        <w:rPr>
          <w:noProof/>
        </w:rPr>
        <w:t>7</w:t>
      </w:r>
      <w:ins w:id="5757" w:author="IRK" w:date="2020-03-09T22:36:00Z">
        <w:r w:rsidR="003246D9">
          <w:fldChar w:fldCharType="end"/>
        </w:r>
      </w:ins>
      <w:del w:id="5758" w:author="IRK" w:date="2020-03-11T17:14:00Z">
        <w:r w:rsidR="00D869A0" w:rsidRPr="00337416" w:rsidDel="00501B62">
          <w:rPr>
            <w:rFonts w:hint="eastAsia"/>
            <w:noProof/>
          </w:rPr>
          <w:delText xml:space="preserve">　</w:delText>
        </w:r>
      </w:del>
      <w:ins w:id="5759" w:author="IRK" w:date="2020-03-11T17:14:00Z">
        <w:r w:rsidR="00501B62">
          <w:rPr>
            <w:rFonts w:hint="eastAsia"/>
            <w:noProof/>
          </w:rPr>
          <w:t xml:space="preserve"> </w:t>
        </w:r>
      </w:ins>
      <w:r w:rsidRPr="00337416">
        <w:rPr>
          <w:rFonts w:hint="eastAsia"/>
        </w:rPr>
        <w:t>移管の制約</w:t>
      </w:r>
      <w:r w:rsidRPr="00337416">
        <w:t>]</w:t>
      </w:r>
      <w:bookmarkEnd w:id="5752"/>
      <w:bookmarkEnd w:id="5753"/>
      <w:bookmarkEnd w:id="5754"/>
    </w:p>
    <w:p w14:paraId="5F2A64B5" w14:textId="77777777" w:rsidR="005B6671" w:rsidRPr="00337416" w:rsidRDefault="005B6671" w:rsidP="00EC7890"/>
    <w:p w14:paraId="78665EAD" w14:textId="567D6636" w:rsidR="005B6671" w:rsidRPr="005271B4" w:rsidRDefault="007A4A3C" w:rsidP="00EC7890">
      <w:r w:rsidRPr="00337416">
        <w:rPr>
          <w:rFonts w:hint="eastAsia"/>
        </w:rPr>
        <w:t>移管された要素の変更履歴は</w:t>
      </w:r>
      <w:r w:rsidRPr="009A2CC8">
        <w:rPr>
          <w:rFonts w:hint="eastAsia"/>
        </w:rPr>
        <w:t>コピー先</w:t>
      </w:r>
      <w:r w:rsidRPr="00337416">
        <w:t>システム上に記録され、ルール要素の変更</w:t>
      </w:r>
      <w:r w:rsidRPr="009A2CC8">
        <w:rPr>
          <w:rFonts w:hint="eastAsia"/>
        </w:rPr>
        <w:t>履歴</w:t>
      </w:r>
      <w:r w:rsidRPr="00337416">
        <w:t>とその内容を</w:t>
      </w:r>
      <w:r w:rsidRPr="009A2CC8">
        <w:rPr>
          <w:rFonts w:hint="eastAsia"/>
        </w:rPr>
        <w:t>コピー先</w:t>
      </w:r>
      <w:r w:rsidR="005B6671" w:rsidRPr="00337416">
        <w:t>システムで確認できる。</w:t>
      </w:r>
    </w:p>
    <w:p w14:paraId="0A4B0B69" w14:textId="353AB078" w:rsidR="005B6671" w:rsidRPr="0049256C" w:rsidRDefault="005B6671" w:rsidP="00EC7890"/>
    <w:p w14:paraId="5F7ECA1A" w14:textId="77777777" w:rsidR="005B6671" w:rsidRPr="0049256C" w:rsidRDefault="005B6671" w:rsidP="00333094">
      <w:pPr>
        <w:pStyle w:val="22"/>
      </w:pPr>
      <w:bookmarkStart w:id="5760" w:name="_Toc458533792"/>
      <w:bookmarkStart w:id="5761" w:name="_Toc458780401"/>
      <w:bookmarkStart w:id="5762" w:name="_Toc441755345"/>
      <w:bookmarkStart w:id="5763" w:name="_Ref34653206"/>
      <w:bookmarkStart w:id="5764" w:name="_Ref34653209"/>
      <w:bookmarkStart w:id="5765" w:name="_Toc40449577"/>
      <w:bookmarkEnd w:id="5760"/>
      <w:bookmarkEnd w:id="5761"/>
      <w:r w:rsidRPr="0049256C">
        <w:t>業務データベース</w:t>
      </w:r>
      <w:bookmarkEnd w:id="5762"/>
      <w:bookmarkEnd w:id="5763"/>
      <w:bookmarkEnd w:id="5764"/>
      <w:bookmarkEnd w:id="5765"/>
    </w:p>
    <w:p w14:paraId="1E1C3811" w14:textId="13DFFA88" w:rsidR="005B6671" w:rsidRPr="005271B4" w:rsidRDefault="005B6671" w:rsidP="00EC7890">
      <w:r w:rsidRPr="0049256C">
        <w:t>ビジネスルールを処理する中で、業務データを照会する場合がある。ルールデータベースと対照的な概念で、業務データが保存されているデータベースを</w:t>
      </w:r>
      <w:r w:rsidRPr="0049256C">
        <w:rPr>
          <w:b/>
        </w:rPr>
        <w:t>業務データベース</w:t>
      </w:r>
      <w:r w:rsidRPr="0049256C">
        <w:rPr>
          <w:b/>
        </w:rPr>
        <w:t>(Business Database)</w:t>
      </w:r>
      <w:r w:rsidRPr="0049256C">
        <w:t>または</w:t>
      </w:r>
      <w:r w:rsidRPr="0049256C">
        <w:rPr>
          <w:b/>
        </w:rPr>
        <w:t>業務</w:t>
      </w:r>
      <w:r w:rsidRPr="0049256C">
        <w:rPr>
          <w:b/>
        </w:rPr>
        <w:t>DB</w:t>
      </w:r>
      <w:r w:rsidRPr="0049256C">
        <w:t>という。ルールシステムは業務データベースにアクセスして</w:t>
      </w:r>
      <w:r w:rsidRPr="005271B4">
        <w:t>クエリ</w:t>
      </w:r>
      <w:r w:rsidR="007A4A3C" w:rsidRPr="009A2CC8">
        <w:rPr>
          <w:rFonts w:hint="eastAsia"/>
        </w:rPr>
        <w:t>を実行</w:t>
      </w:r>
      <w:r w:rsidRPr="005271B4">
        <w:t>できるが、</w:t>
      </w:r>
      <w:r w:rsidRPr="009A2CC8">
        <w:rPr>
          <w:rFonts w:hint="eastAsia"/>
        </w:rPr>
        <w:t>主にルールエンジンがデータベースルールまたはデータルールを実行する際に照会される</w:t>
      </w:r>
      <w:r w:rsidRPr="005271B4">
        <w:t>。</w:t>
      </w:r>
    </w:p>
    <w:p w14:paraId="3B9F97E0" w14:textId="77777777" w:rsidR="005B6671" w:rsidRPr="0049256C" w:rsidRDefault="005B6671" w:rsidP="00EC7890"/>
    <w:p w14:paraId="73B61DAA" w14:textId="77777777" w:rsidR="00294234" w:rsidRPr="0049256C" w:rsidRDefault="005B6671" w:rsidP="002C63AE">
      <w:pPr>
        <w:pStyle w:val="afff5"/>
      </w:pPr>
      <w:r w:rsidRPr="0049256C">
        <w:rPr>
          <w:lang w:eastAsia="ja-JP"/>
        </w:rPr>
        <w:drawing>
          <wp:inline distT="0" distB="0" distL="0" distR="0" wp14:anchorId="7A0C5418" wp14:editId="588BEB6D">
            <wp:extent cx="4343400" cy="1285875"/>
            <wp:effectExtent l="19050" t="19050" r="19050" b="285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343400" cy="1285875"/>
                    </a:xfrm>
                    <a:prstGeom prst="rect">
                      <a:avLst/>
                    </a:prstGeom>
                    <a:ln w="6350">
                      <a:solidFill>
                        <a:schemeClr val="tx1"/>
                      </a:solidFill>
                    </a:ln>
                  </pic:spPr>
                </pic:pic>
              </a:graphicData>
            </a:graphic>
          </wp:inline>
        </w:drawing>
      </w:r>
    </w:p>
    <w:p w14:paraId="749252F3" w14:textId="15AE8132" w:rsidR="005B6671" w:rsidRPr="0049256C" w:rsidRDefault="00294234" w:rsidP="002C63AE">
      <w:pPr>
        <w:pStyle w:val="afff6"/>
      </w:pPr>
      <w:bookmarkStart w:id="5766" w:name="_Toc465078660"/>
      <w:bookmarkStart w:id="5767" w:name="_Ref34685812"/>
      <w:bookmarkStart w:id="5768" w:name="_Ref34685836"/>
      <w:bookmarkStart w:id="5769" w:name="_Toc34839309"/>
      <w:bookmarkStart w:id="5770" w:name="_Toc40084702"/>
      <w:r w:rsidRPr="0049256C">
        <w:t>[</w:t>
      </w:r>
      <w:del w:id="5771" w:author="IRK" w:date="2020-03-09T22:36:00Z">
        <w:r w:rsidRPr="0049256C" w:rsidDel="003246D9">
          <w:rPr>
            <w:rFonts w:hint="eastAsia"/>
          </w:rPr>
          <w:delText>図</w:delText>
        </w:r>
        <w:r w:rsidRPr="0049256C" w:rsidDel="003246D9">
          <w:delText xml:space="preserve"> </w:delText>
        </w:r>
        <w:r w:rsidR="003561C7" w:rsidRPr="0049256C" w:rsidDel="003246D9">
          <w:fldChar w:fldCharType="begin"/>
        </w:r>
        <w:r w:rsidR="003561C7" w:rsidRPr="0049256C" w:rsidDel="003246D9">
          <w:delInstrText xml:space="preserve"> SEQ [</w:delInstrText>
        </w:r>
        <w:r w:rsidR="003561C7" w:rsidRPr="0049256C" w:rsidDel="003246D9">
          <w:delInstrText>図</w:delInstrText>
        </w:r>
        <w:r w:rsidR="003561C7" w:rsidRPr="0049256C" w:rsidDel="003246D9">
          <w:delInstrText xml:space="preserve"> \* ARABIC </w:delInstrText>
        </w:r>
        <w:r w:rsidR="003561C7" w:rsidRPr="0049256C" w:rsidDel="003246D9">
          <w:fldChar w:fldCharType="separate"/>
        </w:r>
        <w:r w:rsidR="000132DF" w:rsidDel="003246D9">
          <w:rPr>
            <w:noProof/>
          </w:rPr>
          <w:delText>8</w:delText>
        </w:r>
        <w:r w:rsidR="003561C7" w:rsidRPr="0049256C" w:rsidDel="003246D9">
          <w:rPr>
            <w:noProof/>
          </w:rPr>
          <w:fldChar w:fldCharType="end"/>
        </w:r>
      </w:del>
      <w:ins w:id="5772" w:author="IRK" w:date="2020-03-09T22:36:00Z">
        <w:r w:rsidR="003246D9">
          <w:rPr>
            <w:rFonts w:hint="eastAsia"/>
          </w:rPr>
          <w:t>図</w:t>
        </w:r>
        <w:r w:rsidR="003246D9">
          <w:rPr>
            <w:rFonts w:hint="eastAsia"/>
          </w:rPr>
          <w:t xml:space="preserve"> </w:t>
        </w:r>
        <w:r w:rsidR="003246D9">
          <w:fldChar w:fldCharType="begin"/>
        </w:r>
        <w:r w:rsidR="003246D9">
          <w:instrText xml:space="preserve"> </w:instrText>
        </w:r>
        <w:r w:rsidR="003246D9">
          <w:rPr>
            <w:rFonts w:hint="eastAsia"/>
          </w:rPr>
          <w:instrText xml:space="preserve">SEQ </w:instrText>
        </w:r>
        <w:r w:rsidR="003246D9">
          <w:rPr>
            <w:rFonts w:hint="eastAsia"/>
          </w:rPr>
          <w:instrText>図</w:instrText>
        </w:r>
        <w:r w:rsidR="003246D9">
          <w:rPr>
            <w:rFonts w:hint="eastAsia"/>
          </w:rPr>
          <w:instrText xml:space="preserve"> \* ARABIC</w:instrText>
        </w:r>
        <w:r w:rsidR="003246D9">
          <w:instrText xml:space="preserve"> </w:instrText>
        </w:r>
      </w:ins>
      <w:r w:rsidR="003246D9">
        <w:fldChar w:fldCharType="separate"/>
      </w:r>
      <w:r w:rsidR="00AB1F2F">
        <w:rPr>
          <w:noProof/>
        </w:rPr>
        <w:t>8</w:t>
      </w:r>
      <w:ins w:id="5773" w:author="IRK" w:date="2020-03-09T22:36:00Z">
        <w:r w:rsidR="003246D9">
          <w:fldChar w:fldCharType="end"/>
        </w:r>
      </w:ins>
      <w:del w:id="5774" w:author="IRK" w:date="2020-03-11T17:14:00Z">
        <w:r w:rsidR="00D869A0" w:rsidRPr="0049256C" w:rsidDel="00501B62">
          <w:rPr>
            <w:rFonts w:hint="eastAsia"/>
          </w:rPr>
          <w:delText xml:space="preserve">　</w:delText>
        </w:r>
      </w:del>
      <w:ins w:id="5775" w:author="IRK" w:date="2020-03-11T17:14:00Z">
        <w:r w:rsidR="00501B62">
          <w:rPr>
            <w:rFonts w:hint="eastAsia"/>
          </w:rPr>
          <w:t xml:space="preserve"> </w:t>
        </w:r>
      </w:ins>
      <w:r w:rsidRPr="0049256C">
        <w:t>Business Database</w:t>
      </w:r>
      <w:r w:rsidRPr="0049256C">
        <w:rPr>
          <w:rFonts w:hint="eastAsia"/>
        </w:rPr>
        <w:t>]</w:t>
      </w:r>
      <w:bookmarkEnd w:id="5766"/>
      <w:bookmarkEnd w:id="5767"/>
      <w:bookmarkEnd w:id="5768"/>
      <w:bookmarkEnd w:id="5769"/>
      <w:bookmarkEnd w:id="5770"/>
    </w:p>
    <w:p w14:paraId="0B4F9A79" w14:textId="77777777" w:rsidR="005B6671" w:rsidRPr="0049256C" w:rsidRDefault="005B6671" w:rsidP="00EC7890"/>
    <w:p w14:paraId="07E5D526" w14:textId="38ABF6D0" w:rsidR="005B6671" w:rsidRPr="00AF7DA4" w:rsidRDefault="00294234" w:rsidP="00EC7890">
      <w:del w:id="5776" w:author="IRK" w:date="2020-03-09T22:36:00Z">
        <w:r w:rsidRPr="0049256C" w:rsidDel="003246D9">
          <w:delText>図</w:delText>
        </w:r>
        <w:r w:rsidRPr="0049256C" w:rsidDel="003246D9">
          <w:delText>8</w:delText>
        </w:r>
      </w:del>
      <w:ins w:id="5777" w:author="IRK" w:date="2020-03-09T22:36:00Z">
        <w:r w:rsidR="003246D9">
          <w:fldChar w:fldCharType="begin"/>
        </w:r>
        <w:r w:rsidR="003246D9">
          <w:instrText xml:space="preserve"> REF _Ref34685812 \h </w:instrText>
        </w:r>
      </w:ins>
      <w:r w:rsidR="003246D9">
        <w:fldChar w:fldCharType="separate"/>
      </w:r>
      <w:r w:rsidR="00AB1F2F" w:rsidRPr="0049256C">
        <w:t>[</w:t>
      </w:r>
      <w:ins w:id="5778" w:author="IRK" w:date="2020-03-09T22:36:00Z">
        <w:r w:rsidR="00AB1F2F">
          <w:rPr>
            <w:rFonts w:hint="eastAsia"/>
          </w:rPr>
          <w:t>図</w:t>
        </w:r>
        <w:r w:rsidR="00AB1F2F">
          <w:rPr>
            <w:rFonts w:hint="eastAsia"/>
          </w:rPr>
          <w:t xml:space="preserve"> </w:t>
        </w:r>
      </w:ins>
      <w:r w:rsidR="00AB1F2F">
        <w:rPr>
          <w:noProof/>
        </w:rPr>
        <w:t>8</w:t>
      </w:r>
      <w:ins w:id="5779" w:author="IRK" w:date="2020-03-11T17:14:00Z">
        <w:r w:rsidR="00AB1F2F">
          <w:rPr>
            <w:rFonts w:hint="eastAsia"/>
          </w:rPr>
          <w:t xml:space="preserve"> </w:t>
        </w:r>
      </w:ins>
      <w:r w:rsidR="00AB1F2F" w:rsidRPr="0049256C">
        <w:t>Business Database</w:t>
      </w:r>
      <w:r w:rsidR="00AB1F2F" w:rsidRPr="0049256C">
        <w:rPr>
          <w:rFonts w:hint="eastAsia"/>
        </w:rPr>
        <w:t>]</w:t>
      </w:r>
      <w:ins w:id="5780" w:author="IRK" w:date="2020-03-09T22:36:00Z">
        <w:r w:rsidR="003246D9">
          <w:fldChar w:fldCharType="end"/>
        </w:r>
      </w:ins>
      <w:r w:rsidR="005B6671" w:rsidRPr="0049256C">
        <w:t>は、業務データベースにアクセスする単位ルールシステムの例である。</w:t>
      </w:r>
      <w:del w:id="5781" w:author="IRK" w:date="2020-03-09T22:36:00Z">
        <w:r w:rsidR="005B6671" w:rsidRPr="0049256C" w:rsidDel="003246D9">
          <w:delText>この図</w:delText>
        </w:r>
      </w:del>
      <w:ins w:id="5782" w:author="IRK" w:date="2020-03-09T22:37:00Z">
        <w:r w:rsidR="003246D9">
          <w:fldChar w:fldCharType="begin"/>
        </w:r>
        <w:r w:rsidR="003246D9">
          <w:instrText xml:space="preserve"> REF _Ref34685836 \h </w:instrText>
        </w:r>
      </w:ins>
      <w:r w:rsidR="003246D9">
        <w:fldChar w:fldCharType="separate"/>
      </w:r>
      <w:r w:rsidR="00AB1F2F" w:rsidRPr="0049256C">
        <w:t>[</w:t>
      </w:r>
      <w:ins w:id="5783" w:author="IRK" w:date="2020-03-09T22:36:00Z">
        <w:r w:rsidR="00AB1F2F">
          <w:rPr>
            <w:rFonts w:hint="eastAsia"/>
          </w:rPr>
          <w:t>図</w:t>
        </w:r>
        <w:r w:rsidR="00AB1F2F">
          <w:rPr>
            <w:rFonts w:hint="eastAsia"/>
          </w:rPr>
          <w:t xml:space="preserve"> </w:t>
        </w:r>
      </w:ins>
      <w:r w:rsidR="00AB1F2F">
        <w:rPr>
          <w:noProof/>
        </w:rPr>
        <w:t>8</w:t>
      </w:r>
      <w:ins w:id="5784" w:author="IRK" w:date="2020-03-11T17:14:00Z">
        <w:r w:rsidR="00AB1F2F">
          <w:rPr>
            <w:rFonts w:hint="eastAsia"/>
          </w:rPr>
          <w:t xml:space="preserve"> </w:t>
        </w:r>
      </w:ins>
      <w:r w:rsidR="00AB1F2F" w:rsidRPr="0049256C">
        <w:t>Business Database</w:t>
      </w:r>
      <w:r w:rsidR="00AB1F2F" w:rsidRPr="0049256C">
        <w:rPr>
          <w:rFonts w:hint="eastAsia"/>
        </w:rPr>
        <w:t>]</w:t>
      </w:r>
      <w:ins w:id="5785" w:author="IRK" w:date="2020-03-09T22:37:00Z">
        <w:r w:rsidR="003246D9">
          <w:fldChar w:fldCharType="end"/>
        </w:r>
      </w:ins>
      <w:r w:rsidR="005B6671" w:rsidRPr="0049256C">
        <w:t>のルールエンジンは、それぞれ異なる目的で</w:t>
      </w:r>
      <w:r w:rsidR="005B6671" w:rsidRPr="0049256C">
        <w:t>3</w:t>
      </w:r>
      <w:r w:rsidR="005B6671" w:rsidRPr="0049256C">
        <w:t>つのデータベースにアクセスする。</w:t>
      </w:r>
      <w:r w:rsidR="005B6671" w:rsidRPr="0049256C">
        <w:rPr>
          <w:vertAlign w:val="superscript"/>
        </w:rPr>
        <w:t>*1</w:t>
      </w:r>
      <w:r w:rsidR="005B6671" w:rsidRPr="0049256C">
        <w:t xml:space="preserve"> Rule</w:t>
      </w:r>
      <w:r w:rsidR="007A4A3C">
        <w:t>と表記されているデータベースはルールデータベースで、</w:t>
      </w:r>
      <w:r w:rsidR="005B6671" w:rsidRPr="0049256C">
        <w:t>単位システムのルールが保存されており、ルールエンジンがルールデータを読み込むために照会する。</w:t>
      </w:r>
      <w:r w:rsidR="005B6671" w:rsidRPr="0049256C">
        <w:t>Sales</w:t>
      </w:r>
      <w:r w:rsidR="005B6671" w:rsidRPr="0049256C">
        <w:t>と</w:t>
      </w:r>
      <w:r w:rsidR="005B6671" w:rsidRPr="0049256C">
        <w:t>Marketing</w:t>
      </w:r>
      <w:r w:rsidR="005B6671" w:rsidRPr="0049256C">
        <w:t>で表記されているデータベースにはそれぞれ営業データとマーケティングデータが保存されており、それぞれに対応する業務アプリケーションがこれらのデータを管理する。ルールアプリケーションがルールサービスを呼び出すと、ルールエンジンは</w:t>
      </w:r>
      <w:r w:rsidR="005B6671" w:rsidRPr="0049256C">
        <w:t>(</w:t>
      </w:r>
      <w:r w:rsidR="005B6671" w:rsidRPr="0049256C">
        <w:t>必要ならば</w:t>
      </w:r>
      <w:r w:rsidR="005B6671" w:rsidRPr="0049256C">
        <w:t>)</w:t>
      </w:r>
      <w:r w:rsidR="005B6671" w:rsidRPr="0049256C">
        <w:t>ルールデータベースからルールデータを読み込んでルールを実行し</w:t>
      </w:r>
      <w:r w:rsidR="00D81150">
        <w:t>、この過程で</w:t>
      </w:r>
      <w:r w:rsidR="006601C9" w:rsidRPr="00EC7890">
        <w:t>DB</w:t>
      </w:r>
      <w:r w:rsidR="00D81150">
        <w:t>ルールまたはデータルールが実行</w:t>
      </w:r>
      <w:r w:rsidR="00D81150" w:rsidRPr="000E5B0D">
        <w:t>された</w:t>
      </w:r>
      <w:r w:rsidR="00D81150" w:rsidRPr="009A2CC8">
        <w:rPr>
          <w:rFonts w:hint="eastAsia"/>
        </w:rPr>
        <w:t>場合</w:t>
      </w:r>
      <w:r w:rsidR="005B6671" w:rsidRPr="000E5B0D">
        <w:t>、これらの業務データベースにアクセスする。</w:t>
      </w:r>
    </w:p>
    <w:p w14:paraId="172EC755" w14:textId="77777777" w:rsidR="005B6671" w:rsidRPr="006D3A1E" w:rsidRDefault="005B6671" w:rsidP="00EC7890"/>
    <w:p w14:paraId="78A1C804" w14:textId="18187F41" w:rsidR="005B6671" w:rsidRPr="00AF7DA4" w:rsidRDefault="005B6671" w:rsidP="00EC7890">
      <w:r w:rsidRPr="00173310">
        <w:t>ルールシステムからアクセスできる業務データベースは、</w:t>
      </w:r>
      <w:ins w:id="5786" w:author="IRK" w:date="2020-05-12T16:23:00Z">
        <w:r w:rsidR="00564E77">
          <w:rPr>
            <w:rFonts w:hint="eastAsia"/>
          </w:rPr>
          <w:t>ルール</w:t>
        </w:r>
      </w:ins>
      <w:r w:rsidRPr="00173310">
        <w:t>システム</w:t>
      </w:r>
      <w:ins w:id="5787" w:author="IRK" w:date="2020-05-12T16:23:00Z">
        <w:r w:rsidR="00564E77">
          <w:rPr>
            <w:rFonts w:hint="eastAsia"/>
          </w:rPr>
          <w:t>構成</w:t>
        </w:r>
      </w:ins>
      <w:r w:rsidRPr="00173310">
        <w:t>ウィザード</w:t>
      </w:r>
      <w:r w:rsidRPr="00173310">
        <w:t>(System Wizard)</w:t>
      </w:r>
      <w:r w:rsidRPr="004F0E7D">
        <w:t>を利用して登録できる。業務データベースを登録する際、</w:t>
      </w:r>
      <w:r w:rsidRPr="004F0E7D">
        <w:t>Sales</w:t>
      </w:r>
      <w:r w:rsidRPr="0052591B">
        <w:t>や</w:t>
      </w:r>
      <w:r w:rsidRPr="0052591B">
        <w:t>Marketing</w:t>
      </w:r>
      <w:r w:rsidR="00D81150" w:rsidRPr="00F80980">
        <w:t>のように業務データベースを識別できる</w:t>
      </w:r>
      <w:r w:rsidR="00D81150" w:rsidRPr="009A2CC8">
        <w:rPr>
          <w:rFonts w:hint="eastAsia"/>
        </w:rPr>
        <w:t>名称</w:t>
      </w:r>
      <w:r w:rsidRPr="000E5B0D">
        <w:t>と物理的な接</w:t>
      </w:r>
      <w:r w:rsidR="00D81150" w:rsidRPr="000E5B0D">
        <w:t>続情報を登録する。データベースのルールまたはデータモデルが</w:t>
      </w:r>
      <w:r w:rsidR="00D81150" w:rsidRPr="009A2CC8">
        <w:rPr>
          <w:rFonts w:hint="eastAsia"/>
        </w:rPr>
        <w:t>どの</w:t>
      </w:r>
      <w:r w:rsidRPr="000E5B0D">
        <w:t>業務データベースにアクセスするかは、ルールビルダーを利用してそれぞれのルールまたはデータモデルに指定する。ただし、ルール</w:t>
      </w:r>
      <w:r w:rsidR="00D81150" w:rsidRPr="00AF7DA4">
        <w:t>ビルダーには物理的な接続情報は表示されず、業務データベースの</w:t>
      </w:r>
      <w:r w:rsidR="00D81150" w:rsidRPr="009A2CC8">
        <w:rPr>
          <w:rFonts w:hint="eastAsia"/>
        </w:rPr>
        <w:t>名称</w:t>
      </w:r>
      <w:r w:rsidRPr="000E5B0D">
        <w:t>のみが表示される。</w:t>
      </w:r>
    </w:p>
    <w:p w14:paraId="71832DDF" w14:textId="441EFB2A" w:rsidR="005B6671" w:rsidRPr="000E5B0D" w:rsidRDefault="005B6671" w:rsidP="00EC7890">
      <w:r w:rsidRPr="00AF7DA4">
        <w:rPr>
          <w:rFonts w:hint="eastAsia"/>
        </w:rPr>
        <w:t>同一</w:t>
      </w:r>
      <w:r w:rsidR="00D81150" w:rsidRPr="009A2CC8">
        <w:rPr>
          <w:rFonts w:hint="eastAsia"/>
        </w:rPr>
        <w:t>の</w:t>
      </w:r>
      <w:r w:rsidRPr="000E5B0D">
        <w:t>業務データベースでも、ルールアプリケーションごとに</w:t>
      </w:r>
      <w:r w:rsidRPr="000E5B0D">
        <w:rPr>
          <w:rFonts w:hint="eastAsia"/>
        </w:rPr>
        <w:t>異なる</w:t>
      </w:r>
      <w:r w:rsidRPr="00AF7DA4">
        <w:t>データベースサーバにアクセスする必要がある。例えば、</w:t>
      </w:r>
      <w:r w:rsidRPr="00AF7DA4">
        <w:t>Sales</w:t>
      </w:r>
      <w:r w:rsidR="00D97111" w:rsidRPr="006D3A1E">
        <w:t>データの照会のために、オンラインアプリケーションと</w:t>
      </w:r>
      <w:r w:rsidR="00D97111" w:rsidRPr="009A2CC8">
        <w:rPr>
          <w:rFonts w:hint="eastAsia"/>
        </w:rPr>
        <w:t>バッチ</w:t>
      </w:r>
      <w:r w:rsidRPr="000E5B0D">
        <w:t>アプリケーションがそれぞれ</w:t>
      </w:r>
      <w:r w:rsidRPr="000E5B0D">
        <w:rPr>
          <w:rFonts w:hint="eastAsia"/>
        </w:rPr>
        <w:t>異なる</w:t>
      </w:r>
      <w:r w:rsidRPr="00AF7DA4">
        <w:t>サーバに接続する必要がある。業務データベースに関する情報は、ルールアプリケーションの設定でオーバーライド</w:t>
      </w:r>
      <w:r w:rsidRPr="006D3A1E">
        <w:t>(override)</w:t>
      </w:r>
      <w:r w:rsidRPr="006D3A1E">
        <w:t>できる</w:t>
      </w:r>
      <w:r w:rsidRPr="00173310">
        <w:t>(</w:t>
      </w:r>
      <w:del w:id="5788" w:author="IRK" w:date="2020-03-09T22:37:00Z">
        <w:r w:rsidRPr="00173310" w:rsidDel="003246D9">
          <w:delText>3.6.8</w:delText>
        </w:r>
        <w:r w:rsidRPr="00173310" w:rsidDel="003246D9">
          <w:rPr>
            <w:rFonts w:hint="eastAsia"/>
          </w:rPr>
          <w:delText xml:space="preserve"> </w:delText>
        </w:r>
        <w:r w:rsidRPr="004F0E7D" w:rsidDel="003246D9">
          <w:rPr>
            <w:rFonts w:hint="eastAsia"/>
          </w:rPr>
          <w:delText>業務データベース接続方法</w:delText>
        </w:r>
      </w:del>
      <w:ins w:id="5789" w:author="IRK" w:date="2020-03-10T22:34:00Z">
        <w:r w:rsidR="008E5814">
          <w:rPr>
            <w:rFonts w:hint="eastAsia"/>
          </w:rPr>
          <w:t>「</w:t>
        </w:r>
      </w:ins>
      <w:ins w:id="5790" w:author="IRK" w:date="2020-03-09T22:37:00Z">
        <w:r w:rsidR="003246D9">
          <w:fldChar w:fldCharType="begin"/>
        </w:r>
        <w:r w:rsidR="003246D9">
          <w:instrText xml:space="preserve"> </w:instrText>
        </w:r>
        <w:r w:rsidR="003246D9">
          <w:rPr>
            <w:rFonts w:hint="eastAsia"/>
          </w:rPr>
          <w:instrText>REF _Ref34685874 \r \h</w:instrText>
        </w:r>
        <w:r w:rsidR="003246D9">
          <w:instrText xml:space="preserve"> </w:instrText>
        </w:r>
      </w:ins>
      <w:r w:rsidR="003246D9">
        <w:fldChar w:fldCharType="separate"/>
      </w:r>
      <w:r w:rsidR="00AB1F2F">
        <w:t xml:space="preserve">3.6.8 </w:t>
      </w:r>
      <w:ins w:id="5791" w:author="IRK" w:date="2020-03-09T22:37:00Z">
        <w:r w:rsidR="003246D9">
          <w:fldChar w:fldCharType="end"/>
        </w:r>
        <w:r w:rsidR="003246D9">
          <w:fldChar w:fldCharType="begin"/>
        </w:r>
        <w:r w:rsidR="003246D9">
          <w:instrText xml:space="preserve"> REF _Ref34685878 \h </w:instrText>
        </w:r>
      </w:ins>
      <w:r w:rsidR="003246D9">
        <w:fldChar w:fldCharType="separate"/>
      </w:r>
      <w:r w:rsidR="00AB1F2F" w:rsidRPr="0049256C">
        <w:t>業務データベース接続方法の設定</w:t>
      </w:r>
      <w:ins w:id="5792" w:author="IRK" w:date="2020-03-09T22:37:00Z">
        <w:r w:rsidR="003246D9">
          <w:fldChar w:fldCharType="end"/>
        </w:r>
      </w:ins>
      <w:ins w:id="5793" w:author="IRK" w:date="2020-03-10T22:34:00Z">
        <w:r w:rsidR="008E5814">
          <w:rPr>
            <w:rFonts w:hint="eastAsia"/>
          </w:rPr>
          <w:t>」</w:t>
        </w:r>
      </w:ins>
      <w:r w:rsidRPr="004F0E7D">
        <w:rPr>
          <w:rFonts w:hint="eastAsia"/>
        </w:rPr>
        <w:t>の設定</w:t>
      </w:r>
      <w:r w:rsidRPr="004F0E7D">
        <w:t>参照</w:t>
      </w:r>
      <w:r w:rsidRPr="0052591B">
        <w:t>)</w:t>
      </w:r>
      <w:r w:rsidRPr="0052591B">
        <w:t>。そうでない</w:t>
      </w:r>
      <w:r w:rsidR="00D81150" w:rsidRPr="00F80980">
        <w:t>場合は、システムウィザードを利用して登録した接続情報</w:t>
      </w:r>
      <w:r w:rsidR="00D81150" w:rsidRPr="00F80980">
        <w:rPr>
          <w:rFonts w:hint="eastAsia"/>
        </w:rPr>
        <w:t>を</w:t>
      </w:r>
      <w:r w:rsidR="00D81150" w:rsidRPr="009A2CC8">
        <w:rPr>
          <w:rFonts w:hint="eastAsia"/>
        </w:rPr>
        <w:t>基に使用す</w:t>
      </w:r>
      <w:r w:rsidRPr="009A2CC8">
        <w:rPr>
          <w:rFonts w:hint="eastAsia"/>
        </w:rPr>
        <w:t>る</w:t>
      </w:r>
      <w:r w:rsidR="00D81150" w:rsidRPr="009A2CC8">
        <w:rPr>
          <w:rFonts w:hint="eastAsia"/>
        </w:rPr>
        <w:t>ことになる</w:t>
      </w:r>
      <w:r w:rsidRPr="000E5B0D">
        <w:t>。</w:t>
      </w:r>
    </w:p>
    <w:p w14:paraId="5083BDEB" w14:textId="77777777" w:rsidR="005B6671" w:rsidRPr="0049256C" w:rsidRDefault="005B6671" w:rsidP="00EC7890"/>
    <w:p w14:paraId="6919CE97" w14:textId="77777777" w:rsidR="005B6671" w:rsidRPr="0049256C" w:rsidRDefault="005B6671" w:rsidP="002C63AE">
      <w:pPr>
        <w:pStyle w:val="a2"/>
      </w:pPr>
      <w:r w:rsidRPr="0049256C">
        <w:t>一般的に、各データベースの接続情報は</w:t>
      </w:r>
      <w:r w:rsidRPr="0049256C">
        <w:rPr>
          <w:rFonts w:hint="eastAsia"/>
        </w:rPr>
        <w:t>異なる</w:t>
      </w:r>
      <w:r w:rsidRPr="0049256C">
        <w:t>と考えられる。</w:t>
      </w:r>
    </w:p>
    <w:p w14:paraId="1E17581D" w14:textId="77777777" w:rsidR="005B6671" w:rsidRPr="0049256C" w:rsidRDefault="005B6671" w:rsidP="00EC7890"/>
    <w:p w14:paraId="009C2189" w14:textId="77777777" w:rsidR="005B6671" w:rsidRPr="0049256C" w:rsidRDefault="005B6671" w:rsidP="00333094">
      <w:pPr>
        <w:pStyle w:val="22"/>
      </w:pPr>
      <w:bookmarkStart w:id="5794" w:name="_Toc441755346"/>
      <w:bookmarkStart w:id="5795" w:name="_Toc40449578"/>
      <w:r w:rsidRPr="0049256C">
        <w:t>ルールサービス</w:t>
      </w:r>
      <w:bookmarkEnd w:id="5794"/>
      <w:bookmarkEnd w:id="5795"/>
    </w:p>
    <w:p w14:paraId="00BF45D0" w14:textId="06E5CA21" w:rsidR="005B6671" w:rsidRPr="0049256C" w:rsidRDefault="005B6671" w:rsidP="00EC7890">
      <w:r w:rsidRPr="0049256C">
        <w:rPr>
          <w:b/>
        </w:rPr>
        <w:t>ルールサービス</w:t>
      </w:r>
      <w:r w:rsidRPr="0049256C">
        <w:rPr>
          <w:b/>
        </w:rPr>
        <w:t>(Rule Service)</w:t>
      </w:r>
      <w:r w:rsidR="00D81150">
        <w:t>とは、</w:t>
      </w:r>
      <w:r w:rsidR="006601C9" w:rsidRPr="006601C9">
        <w:rPr>
          <w:rFonts w:hint="eastAsia"/>
        </w:rPr>
        <w:t>アプリケーションからの入力によって指定されたルールを判定し、その結果をアプリケーションに返すサービスのことをいう。</w:t>
      </w:r>
      <w:r w:rsidRPr="0049256C">
        <w:t>ルールサービスはルールサーバが提供し、ルールサービスを呼び出すアプリケーションを</w:t>
      </w:r>
      <w:r w:rsidRPr="0049256C">
        <w:rPr>
          <w:b/>
        </w:rPr>
        <w:t>ルールアプリケーション</w:t>
      </w:r>
      <w:r w:rsidRPr="0049256C">
        <w:rPr>
          <w:b/>
        </w:rPr>
        <w:t>(Rule Application)</w:t>
      </w:r>
      <w:r w:rsidRPr="0049256C">
        <w:t>という。</w:t>
      </w:r>
    </w:p>
    <w:p w14:paraId="44E5E327" w14:textId="77777777" w:rsidR="005B6671" w:rsidRPr="0049256C" w:rsidRDefault="005B6671" w:rsidP="00EC7890"/>
    <w:p w14:paraId="4248230C" w14:textId="3B589425" w:rsidR="005B6671" w:rsidRPr="0049256C" w:rsidRDefault="005B6671" w:rsidP="00EC7890">
      <w:r w:rsidRPr="0049256C">
        <w:t>ルールサービスはルールアプリケーションとルールサーバとの通信方法によって、ローカルルールサービスとリモートルールサービスに区分される。</w:t>
      </w:r>
      <w:r w:rsidRPr="0049256C">
        <w:rPr>
          <w:b/>
        </w:rPr>
        <w:t>ローカルルールサービス</w:t>
      </w:r>
      <w:r w:rsidRPr="0049256C">
        <w:rPr>
          <w:b/>
        </w:rPr>
        <w:t>(Local Rule Service)</w:t>
      </w:r>
      <w:r w:rsidRPr="0049256C">
        <w:t>はルールサーバがアプリケーション</w:t>
      </w:r>
      <w:r w:rsidRPr="0064515C">
        <w:t>と</w:t>
      </w:r>
      <w:r w:rsidRPr="0064515C">
        <w:rPr>
          <w:rFonts w:hint="eastAsia"/>
        </w:rPr>
        <w:t>同一</w:t>
      </w:r>
      <w:r w:rsidRPr="0064515C">
        <w:t>JVM</w:t>
      </w:r>
      <w:r w:rsidR="00D81150" w:rsidRPr="0064515C">
        <w:t>で実行され、通信</w:t>
      </w:r>
      <w:r w:rsidR="00D81150" w:rsidRPr="009A2CC8">
        <w:rPr>
          <w:rFonts w:hint="eastAsia"/>
        </w:rPr>
        <w:t>レイヤ</w:t>
      </w:r>
      <w:r w:rsidR="00D81150" w:rsidRPr="0064515C">
        <w:t>を</w:t>
      </w:r>
      <w:r w:rsidR="00D81150" w:rsidRPr="009A2CC8">
        <w:rPr>
          <w:rFonts w:hint="eastAsia"/>
        </w:rPr>
        <w:t>介さず</w:t>
      </w:r>
      <w:r w:rsidRPr="0064515C">
        <w:t>に</w:t>
      </w:r>
      <w:r w:rsidRPr="0064515C">
        <w:t>Java</w:t>
      </w:r>
      <w:r w:rsidRPr="007E6602">
        <w:t>メソッド</w:t>
      </w:r>
      <w:r w:rsidRPr="00AF7DA4">
        <w:rPr>
          <w:rFonts w:hint="eastAsia"/>
        </w:rPr>
        <w:t>のみ</w:t>
      </w:r>
      <w:r w:rsidRPr="00AF7DA4">
        <w:t>を利用して呼び出されるルールサービスである。ルールサーバが</w:t>
      </w:r>
      <w:r w:rsidRPr="006D3A1E">
        <w:t>Java</w:t>
      </w:r>
      <w:r w:rsidR="00D81150" w:rsidRPr="006D3A1E">
        <w:t>で作成されている</w:t>
      </w:r>
      <w:del w:id="5796" w:author="IRK" w:date="2020-03-11T15:50:00Z">
        <w:r w:rsidR="00D81150" w:rsidRPr="006D3A1E" w:rsidDel="003E7D05">
          <w:delText>ので</w:delText>
        </w:r>
      </w:del>
      <w:ins w:id="5797" w:author="IRK" w:date="2020-03-11T15:50:00Z">
        <w:r w:rsidR="003E7D05">
          <w:rPr>
            <w:rFonts w:hint="eastAsia"/>
          </w:rPr>
          <w:t>ため</w:t>
        </w:r>
      </w:ins>
      <w:r w:rsidR="00D81150" w:rsidRPr="006D3A1E">
        <w:t>、</w:t>
      </w:r>
      <w:r w:rsidR="00D81150" w:rsidRPr="009A2CC8">
        <w:t>Java</w:t>
      </w:r>
      <w:r w:rsidRPr="0064515C">
        <w:t>アプリケ</w:t>
      </w:r>
      <w:r w:rsidR="00D81150" w:rsidRPr="0064515C">
        <w:t>ーションのみがローカルルールサービスを利用できる。</w:t>
      </w:r>
      <w:r w:rsidR="00D81150" w:rsidRPr="009A2CC8">
        <w:rPr>
          <w:rFonts w:hint="eastAsia"/>
        </w:rPr>
        <w:t>一方</w:t>
      </w:r>
      <w:r w:rsidRPr="0064515C">
        <w:t>、</w:t>
      </w:r>
      <w:r w:rsidRPr="0064515C">
        <w:rPr>
          <w:b/>
        </w:rPr>
        <w:t>リモートルールサービス</w:t>
      </w:r>
      <w:r w:rsidRPr="007E6602">
        <w:rPr>
          <w:b/>
        </w:rPr>
        <w:t>(Remote Rule Service)</w:t>
      </w:r>
      <w:r w:rsidRPr="00AF7DA4">
        <w:t>はサービスの呼び出しのためにネットワーク</w:t>
      </w:r>
      <w:r w:rsidR="00D81150" w:rsidRPr="00AF7DA4">
        <w:t>層を利用するルールサービスである。ネットワーク</w:t>
      </w:r>
      <w:r w:rsidRPr="006D3A1E">
        <w:t>層を利用する</w:t>
      </w:r>
      <w:del w:id="5798" w:author="IRK" w:date="2020-03-11T15:50:00Z">
        <w:r w:rsidRPr="006D3A1E" w:rsidDel="003E7D05">
          <w:delText>ので</w:delText>
        </w:r>
      </w:del>
      <w:ins w:id="5799" w:author="IRK" w:date="2020-03-11T15:50:00Z">
        <w:r w:rsidR="003E7D05">
          <w:rPr>
            <w:rFonts w:hint="eastAsia"/>
          </w:rPr>
          <w:t>ため</w:t>
        </w:r>
      </w:ins>
      <w:r w:rsidRPr="006D3A1E">
        <w:t>、ルールアプリケーションは</w:t>
      </w:r>
      <w:r w:rsidRPr="00173310">
        <w:t>Java</w:t>
      </w:r>
      <w:r w:rsidR="00D81150" w:rsidRPr="00173310">
        <w:t>で作成されたアプリケーションに</w:t>
      </w:r>
      <w:r w:rsidR="00D81150" w:rsidRPr="009A2CC8">
        <w:rPr>
          <w:rFonts w:hint="eastAsia"/>
        </w:rPr>
        <w:t>限定されない</w:t>
      </w:r>
      <w:r w:rsidRPr="0064515C">
        <w:t>。</w:t>
      </w:r>
    </w:p>
    <w:p w14:paraId="647566B6" w14:textId="77777777" w:rsidR="005B6671" w:rsidRPr="0049256C" w:rsidRDefault="005B6671" w:rsidP="00EC7890"/>
    <w:p w14:paraId="06F24EC7" w14:textId="66F0A5E6" w:rsidR="005B6671" w:rsidRPr="0049256C" w:rsidRDefault="00D81150" w:rsidP="00EC7890">
      <w:r>
        <w:t>リモートでルールをサービスするためには、</w:t>
      </w:r>
      <w:r w:rsidRPr="007E6602">
        <w:t>ネットワークを</w:t>
      </w:r>
      <w:r w:rsidRPr="009A2CC8">
        <w:rPr>
          <w:rFonts w:hint="eastAsia"/>
        </w:rPr>
        <w:t>介した</w:t>
      </w:r>
      <w:r w:rsidRPr="007E6602">
        <w:t>ルールサービス</w:t>
      </w:r>
      <w:r w:rsidRPr="009A2CC8">
        <w:rPr>
          <w:rFonts w:hint="eastAsia"/>
        </w:rPr>
        <w:t>要求を受け入れ</w:t>
      </w:r>
      <w:r w:rsidRPr="007E6602">
        <w:t>ルールエンジン</w:t>
      </w:r>
      <w:r>
        <w:t>に伝達</w:t>
      </w:r>
      <w:r>
        <w:rPr>
          <w:rFonts w:hint="eastAsia"/>
        </w:rPr>
        <w:t>し</w:t>
      </w:r>
      <w:r w:rsidR="005B6671" w:rsidRPr="0049256C">
        <w:t>、ルール実行結果をアプリケーションに伝達するサーバが必要となる。そのようなサーバには、次のようなものがある。</w:t>
      </w:r>
    </w:p>
    <w:p w14:paraId="18C4E909" w14:textId="4F20CD36" w:rsidR="005B6671" w:rsidRPr="0049256C" w:rsidRDefault="005B6671" w:rsidP="002C63AE">
      <w:pPr>
        <w:pStyle w:val="10"/>
      </w:pPr>
      <w:r w:rsidRPr="0049256C">
        <w:t>TCP</w:t>
      </w:r>
      <w:r w:rsidRPr="0049256C">
        <w:t>コネクタサーバ</w:t>
      </w:r>
      <w:r w:rsidRPr="0049256C">
        <w:t>(</w:t>
      </w:r>
      <w:del w:id="5800" w:author="IRK" w:date="2020-03-09T22:38:00Z">
        <w:r w:rsidR="00535EC2" w:rsidRPr="0049256C" w:rsidDel="003246D9">
          <w:delText>図</w:delText>
        </w:r>
        <w:r w:rsidR="00535EC2" w:rsidRPr="0049256C" w:rsidDel="003246D9">
          <w:delText>9</w:delText>
        </w:r>
      </w:del>
      <w:ins w:id="5801" w:author="IRK" w:date="2020-03-09T22:38:00Z">
        <w:r w:rsidR="003246D9">
          <w:rPr>
            <w:rFonts w:hint="eastAsia"/>
          </w:rPr>
          <w:t>次の図</w:t>
        </w:r>
      </w:ins>
      <w:r w:rsidRPr="0049256C">
        <w:t>の</w:t>
      </w:r>
      <w:r w:rsidRPr="0049256C">
        <w:t>a</w:t>
      </w:r>
      <w:r w:rsidR="00A67459">
        <w:rPr>
          <w:rFonts w:hint="eastAsia"/>
        </w:rPr>
        <w:t>)</w:t>
      </w:r>
      <w:r w:rsidRPr="0049256C">
        <w:t>)</w:t>
      </w:r>
    </w:p>
    <w:p w14:paraId="552CAF59" w14:textId="57C525BF" w:rsidR="005B6671" w:rsidRPr="0049256C" w:rsidRDefault="00BA5E07" w:rsidP="002C63AE">
      <w:pPr>
        <w:pStyle w:val="10"/>
      </w:pPr>
      <w:r>
        <w:t>Web</w:t>
      </w:r>
      <w:r>
        <w:t>サービス</w:t>
      </w:r>
      <w:r w:rsidR="005B6671" w:rsidRPr="0049256C">
        <w:t>アダプタ</w:t>
      </w:r>
      <w:r w:rsidR="005B6671" w:rsidRPr="0049256C">
        <w:t>(</w:t>
      </w:r>
      <w:del w:id="5802" w:author="IRK" w:date="2020-03-09T22:38:00Z">
        <w:r w:rsidR="00535EC2" w:rsidRPr="0049256C" w:rsidDel="003246D9">
          <w:delText>図</w:delText>
        </w:r>
        <w:r w:rsidR="00535EC2" w:rsidRPr="0049256C" w:rsidDel="003246D9">
          <w:delText>9</w:delText>
        </w:r>
      </w:del>
      <w:ins w:id="5803" w:author="IRK" w:date="2020-03-09T22:38:00Z">
        <w:r w:rsidR="003246D9">
          <w:rPr>
            <w:rFonts w:hint="eastAsia"/>
          </w:rPr>
          <w:t>次の図</w:t>
        </w:r>
      </w:ins>
      <w:r w:rsidR="005B6671" w:rsidRPr="0049256C">
        <w:t>の</w:t>
      </w:r>
      <w:r w:rsidR="005B6671" w:rsidRPr="0049256C">
        <w:t>b</w:t>
      </w:r>
      <w:r w:rsidR="00A67459">
        <w:rPr>
          <w:rFonts w:hint="eastAsia"/>
        </w:rPr>
        <w:t>)</w:t>
      </w:r>
      <w:r w:rsidR="005B6671" w:rsidRPr="0049256C">
        <w:t>)</w:t>
      </w:r>
    </w:p>
    <w:p w14:paraId="2E4FC233" w14:textId="77777777" w:rsidR="005B6671" w:rsidRPr="0049256C" w:rsidRDefault="005B6671" w:rsidP="00EC7890"/>
    <w:p w14:paraId="40F113AA" w14:textId="31D18B12" w:rsidR="00535EC2" w:rsidRPr="0049256C" w:rsidRDefault="00E17ECB" w:rsidP="002C63AE">
      <w:pPr>
        <w:pStyle w:val="afff5"/>
      </w:pPr>
      <w:r w:rsidRPr="008A2EF6">
        <w:object w:dxaOrig="7256" w:dyaOrig="3232" w14:anchorId="7708BFC7">
          <v:shape id="_x0000_i1027" type="#_x0000_t75" style="width:376.75pt;height:175.8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27" DrawAspect="Content" ObjectID="_1652687669" r:id="rId29"/>
        </w:object>
      </w:r>
    </w:p>
    <w:p w14:paraId="44D9E256" w14:textId="0EA4D15A" w:rsidR="005B6671" w:rsidRPr="0049256C" w:rsidRDefault="00535EC2" w:rsidP="002C63AE">
      <w:pPr>
        <w:pStyle w:val="afff6"/>
      </w:pPr>
      <w:bookmarkStart w:id="5804" w:name="_Toc465078661"/>
      <w:bookmarkStart w:id="5805" w:name="_Toc34839310"/>
      <w:bookmarkStart w:id="5806" w:name="_Toc40084703"/>
      <w:r w:rsidRPr="0049256C">
        <w:t>[</w:t>
      </w:r>
      <w:del w:id="5807" w:author="IRK" w:date="2020-03-09T22:38:00Z">
        <w:r w:rsidRPr="00F75A17" w:rsidDel="003246D9">
          <w:rPr>
            <w:rFonts w:hint="eastAsia"/>
          </w:rPr>
          <w:delText>図</w:delText>
        </w:r>
        <w:r w:rsidRPr="0049256C" w:rsidDel="003246D9">
          <w:delText xml:space="preserve"> </w:delText>
        </w:r>
        <w:r w:rsidR="003561C7" w:rsidRPr="0049256C" w:rsidDel="003246D9">
          <w:fldChar w:fldCharType="begin"/>
        </w:r>
        <w:r w:rsidR="003561C7" w:rsidRPr="0049256C" w:rsidDel="003246D9">
          <w:delInstrText xml:space="preserve"> SEQ [</w:delInstrText>
        </w:r>
        <w:r w:rsidR="003561C7" w:rsidRPr="0049256C" w:rsidDel="003246D9">
          <w:delInstrText>図</w:delInstrText>
        </w:r>
        <w:r w:rsidR="003561C7" w:rsidRPr="0049256C" w:rsidDel="003246D9">
          <w:delInstrText xml:space="preserve"> \* ARABIC </w:delInstrText>
        </w:r>
        <w:r w:rsidR="003561C7" w:rsidRPr="0049256C" w:rsidDel="003246D9">
          <w:fldChar w:fldCharType="separate"/>
        </w:r>
        <w:r w:rsidR="000132DF" w:rsidDel="003246D9">
          <w:rPr>
            <w:noProof/>
          </w:rPr>
          <w:delText>9</w:delText>
        </w:r>
        <w:r w:rsidR="003561C7" w:rsidRPr="0049256C" w:rsidDel="003246D9">
          <w:rPr>
            <w:noProof/>
          </w:rPr>
          <w:fldChar w:fldCharType="end"/>
        </w:r>
      </w:del>
      <w:ins w:id="5808" w:author="IRK" w:date="2020-03-09T22:38:00Z">
        <w:r w:rsidR="003246D9">
          <w:rPr>
            <w:rFonts w:hint="eastAsia"/>
          </w:rPr>
          <w:t>図</w:t>
        </w:r>
        <w:r w:rsidR="003246D9">
          <w:rPr>
            <w:rFonts w:hint="eastAsia"/>
          </w:rPr>
          <w:t xml:space="preserve"> </w:t>
        </w:r>
        <w:r w:rsidR="003246D9">
          <w:fldChar w:fldCharType="begin"/>
        </w:r>
        <w:r w:rsidR="003246D9">
          <w:instrText xml:space="preserve"> </w:instrText>
        </w:r>
        <w:r w:rsidR="003246D9">
          <w:rPr>
            <w:rFonts w:hint="eastAsia"/>
          </w:rPr>
          <w:instrText xml:space="preserve">SEQ </w:instrText>
        </w:r>
        <w:r w:rsidR="003246D9">
          <w:rPr>
            <w:rFonts w:hint="eastAsia"/>
          </w:rPr>
          <w:instrText>図</w:instrText>
        </w:r>
        <w:r w:rsidR="003246D9">
          <w:rPr>
            <w:rFonts w:hint="eastAsia"/>
          </w:rPr>
          <w:instrText xml:space="preserve"> \* ARABIC</w:instrText>
        </w:r>
        <w:r w:rsidR="003246D9">
          <w:instrText xml:space="preserve"> </w:instrText>
        </w:r>
      </w:ins>
      <w:r w:rsidR="003246D9">
        <w:fldChar w:fldCharType="separate"/>
      </w:r>
      <w:r w:rsidR="00AB1F2F">
        <w:rPr>
          <w:noProof/>
        </w:rPr>
        <w:t>9</w:t>
      </w:r>
      <w:ins w:id="5809" w:author="IRK" w:date="2020-03-09T22:38:00Z">
        <w:r w:rsidR="003246D9">
          <w:fldChar w:fldCharType="end"/>
        </w:r>
      </w:ins>
      <w:del w:id="5810" w:author="IRK" w:date="2020-03-11T17:14:00Z">
        <w:r w:rsidR="00D869A0" w:rsidRPr="0049256C" w:rsidDel="00501B62">
          <w:rPr>
            <w:rFonts w:hint="eastAsia"/>
          </w:rPr>
          <w:delText xml:space="preserve">　</w:delText>
        </w:r>
      </w:del>
      <w:ins w:id="5811" w:author="IRK" w:date="2020-03-11T17:14:00Z">
        <w:r w:rsidR="00501B62">
          <w:rPr>
            <w:rFonts w:hint="eastAsia"/>
          </w:rPr>
          <w:t xml:space="preserve"> </w:t>
        </w:r>
      </w:ins>
      <w:r w:rsidRPr="0049256C">
        <w:t>Remote Rule Server</w:t>
      </w:r>
      <w:r w:rsidRPr="0049256C">
        <w:rPr>
          <w:rFonts w:hint="eastAsia"/>
        </w:rPr>
        <w:t>]</w:t>
      </w:r>
      <w:bookmarkEnd w:id="5804"/>
      <w:bookmarkEnd w:id="5805"/>
      <w:bookmarkEnd w:id="5806"/>
    </w:p>
    <w:p w14:paraId="509A58D3" w14:textId="77777777" w:rsidR="005B6671" w:rsidRPr="0049256C" w:rsidRDefault="005B6671" w:rsidP="00EC7890"/>
    <w:p w14:paraId="4A72F1C6" w14:textId="0EF16239" w:rsidR="00207752" w:rsidRPr="0049256C" w:rsidRDefault="005B6671" w:rsidP="00EC7890">
      <w:r w:rsidRPr="0049256C">
        <w:rPr>
          <w:b/>
        </w:rPr>
        <w:t>TCP</w:t>
      </w:r>
      <w:r w:rsidRPr="0049256C">
        <w:rPr>
          <w:b/>
        </w:rPr>
        <w:t>コネクタサーバ</w:t>
      </w:r>
      <w:r w:rsidRPr="0049256C">
        <w:rPr>
          <w:b/>
        </w:rPr>
        <w:t>(TCP Connector Server)</w:t>
      </w:r>
      <w:r w:rsidRPr="0049256C">
        <w:t>は、</w:t>
      </w:r>
      <w:r w:rsidRPr="0049256C">
        <w:t>TCP/IP</w:t>
      </w:r>
      <w:r w:rsidRPr="0049256C">
        <w:t>と</w:t>
      </w:r>
      <w:r w:rsidRPr="0049256C">
        <w:t>InnoRules</w:t>
      </w:r>
      <w:r w:rsidRPr="0049256C">
        <w:t>固有のメッセージプロトコルを利用してリモートルールサービスを提供する。</w:t>
      </w:r>
      <w:r w:rsidRPr="0049256C">
        <w:t>TCP</w:t>
      </w:r>
      <w:r w:rsidRPr="0049256C">
        <w:t>コネクタサーバを利用してルールサービスを呼び出すためには、</w:t>
      </w:r>
      <w:r w:rsidRPr="0049256C">
        <w:t>InnoRules Rule API</w:t>
      </w:r>
      <w:r w:rsidRPr="0049256C">
        <w:t>を使用する。</w:t>
      </w:r>
      <w:r w:rsidRPr="0049256C">
        <w:t>API</w:t>
      </w:r>
      <w:r w:rsidRPr="0049256C">
        <w:rPr>
          <w:rFonts w:hint="eastAsia"/>
        </w:rPr>
        <w:t>が</w:t>
      </w:r>
      <w:r w:rsidRPr="0049256C">
        <w:t>使用</w:t>
      </w:r>
      <w:r w:rsidRPr="0049256C">
        <w:rPr>
          <w:rFonts w:hint="eastAsia"/>
        </w:rPr>
        <w:t>可能な場合</w:t>
      </w:r>
      <w:r w:rsidRPr="0049256C">
        <w:t>、</w:t>
      </w:r>
      <w:r w:rsidR="006601C9" w:rsidRPr="006601C9">
        <w:rPr>
          <w:rFonts w:hint="eastAsia"/>
        </w:rPr>
        <w:t>異なるプログラミング言語で作成されたルールアプリケーションも</w:t>
      </w:r>
      <w:r w:rsidRPr="0049256C">
        <w:t>TCP</w:t>
      </w:r>
      <w:r w:rsidRPr="0049256C">
        <w:t>コネクタサーバを利用できる。ルール</w:t>
      </w:r>
      <w:r w:rsidRPr="0049256C">
        <w:t>API</w:t>
      </w:r>
      <w:r w:rsidRPr="0049256C">
        <w:t>がサポートするプログラミング言語については、</w:t>
      </w:r>
      <w:ins w:id="5812" w:author="IRK" w:date="2020-03-09T22:38:00Z">
        <w:r w:rsidR="003246D9">
          <w:rPr>
            <w:rFonts w:hint="eastAsia"/>
          </w:rPr>
          <w:t>「</w:t>
        </w:r>
      </w:ins>
      <w:r w:rsidRPr="0049256C">
        <w:rPr>
          <w:rFonts w:hint="eastAsia"/>
        </w:rPr>
        <w:t>Inno</w:t>
      </w:r>
      <w:r w:rsidRPr="0049256C">
        <w:t>Rule</w:t>
      </w:r>
      <w:r w:rsidRPr="0049256C">
        <w:rPr>
          <w:rFonts w:hint="eastAsia"/>
        </w:rPr>
        <w:t>s</w:t>
      </w:r>
      <w:r w:rsidRPr="0049256C">
        <w:t xml:space="preserve"> Application Programming Interface Guide</w:t>
      </w:r>
      <w:ins w:id="5813" w:author="IRK" w:date="2020-03-09T22:38:00Z">
        <w:r w:rsidR="003246D9">
          <w:rPr>
            <w:rFonts w:hint="eastAsia"/>
          </w:rPr>
          <w:t>」</w:t>
        </w:r>
      </w:ins>
      <w:r w:rsidRPr="0049256C">
        <w:t>を参照のこと。</w:t>
      </w:r>
    </w:p>
    <w:p w14:paraId="77416ED3" w14:textId="77777777" w:rsidR="005B6671" w:rsidRPr="0049256C" w:rsidRDefault="005B6671" w:rsidP="00EC7890"/>
    <w:p w14:paraId="24457F6D" w14:textId="36515DC0" w:rsidR="005B6671" w:rsidRPr="0049256C" w:rsidRDefault="00BA5E07" w:rsidP="00EC7890">
      <w:r>
        <w:rPr>
          <w:b/>
        </w:rPr>
        <w:t>Web</w:t>
      </w:r>
      <w:r>
        <w:rPr>
          <w:b/>
        </w:rPr>
        <w:t>サービス</w:t>
      </w:r>
      <w:r w:rsidR="005B6671" w:rsidRPr="0049256C">
        <w:rPr>
          <w:b/>
        </w:rPr>
        <w:t>アダプタ</w:t>
      </w:r>
      <w:r w:rsidR="005B6671" w:rsidRPr="0049256C">
        <w:rPr>
          <w:b/>
        </w:rPr>
        <w:t>(Web Service Adapter)</w:t>
      </w:r>
      <w:r w:rsidR="005B6671" w:rsidRPr="0049256C">
        <w:t>は、</w:t>
      </w:r>
      <w:r w:rsidR="00C30306">
        <w:t>SOAP/HTTP</w:t>
      </w:r>
      <w:r w:rsidR="005B6671" w:rsidRPr="0049256C">
        <w:t>を利用してルールサービスを呼び出</w:t>
      </w:r>
      <w:r w:rsidR="005B6671" w:rsidRPr="0049256C">
        <w:rPr>
          <w:rFonts w:hint="eastAsia"/>
        </w:rPr>
        <w:t>す</w:t>
      </w:r>
      <w:r w:rsidR="005B6671" w:rsidRPr="0049256C">
        <w:t>リモートルールサービスである。</w:t>
      </w:r>
      <w:r>
        <w:t>Web</w:t>
      </w:r>
      <w:r>
        <w:t>サービス</w:t>
      </w:r>
      <w:r w:rsidR="005B6671" w:rsidRPr="0049256C">
        <w:t>アダプタは公開され</w:t>
      </w:r>
      <w:r w:rsidR="005B6671" w:rsidRPr="0049256C">
        <w:rPr>
          <w:rFonts w:hint="eastAsia"/>
        </w:rPr>
        <w:t>た</w:t>
      </w:r>
      <w:r w:rsidR="005B6671" w:rsidRPr="0049256C">
        <w:t>プロトコルの</w:t>
      </w:r>
      <w:r w:rsidR="005B6671" w:rsidRPr="0049256C">
        <w:t>SOAP</w:t>
      </w:r>
      <w:r w:rsidR="00D81150">
        <w:t>を使用</w:t>
      </w:r>
      <w:r w:rsidR="00D81150" w:rsidRPr="007E6602">
        <w:t>する</w:t>
      </w:r>
      <w:r w:rsidR="00D81150" w:rsidRPr="009A2CC8">
        <w:rPr>
          <w:rFonts w:hint="eastAsia"/>
        </w:rPr>
        <w:t>ため</w:t>
      </w:r>
      <w:r w:rsidR="005B6671" w:rsidRPr="007E6602">
        <w:t>、</w:t>
      </w:r>
      <w:r w:rsidR="005B6671" w:rsidRPr="007E6602">
        <w:t xml:space="preserve">InnoRules </w:t>
      </w:r>
      <w:r w:rsidR="005B6671" w:rsidRPr="0049256C">
        <w:t>Rule API</w:t>
      </w:r>
      <w:r w:rsidR="005B6671" w:rsidRPr="0049256C">
        <w:t>が必要なく、プログラミング言語の制約もない。</w:t>
      </w:r>
    </w:p>
    <w:p w14:paraId="19364C4C" w14:textId="77777777" w:rsidR="005B6671" w:rsidRPr="0049256C" w:rsidRDefault="005B6671" w:rsidP="00EC7890"/>
    <w:p w14:paraId="5319AEF7" w14:textId="01AB60B2" w:rsidR="005B6671" w:rsidRPr="0049256C" w:rsidRDefault="005B6671" w:rsidP="00EC7890">
      <w:r w:rsidRPr="0049256C">
        <w:t>TCP</w:t>
      </w:r>
      <w:r w:rsidRPr="0049256C">
        <w:t>コネクタサーバと</w:t>
      </w:r>
      <w:r w:rsidR="00BA5E07">
        <w:t>Web</w:t>
      </w:r>
      <w:r w:rsidR="00BA5E07">
        <w:t>サービス</w:t>
      </w:r>
      <w:r w:rsidRPr="0049256C">
        <w:t>アダプタは、</w:t>
      </w:r>
      <w:r w:rsidRPr="0049256C">
        <w:t>InnoRules</w:t>
      </w:r>
      <w:r w:rsidRPr="0049256C">
        <w:t>サーバで有効にできる</w:t>
      </w:r>
      <w:r w:rsidRPr="0049256C">
        <w:t>(</w:t>
      </w:r>
      <w:del w:id="5814" w:author="IRK" w:date="2020-03-09T22:39:00Z">
        <w:r w:rsidRPr="0049256C" w:rsidDel="003246D9">
          <w:delText>3.8.4.1</w:delText>
        </w:r>
        <w:r w:rsidRPr="0049256C" w:rsidDel="003246D9">
          <w:rPr>
            <w:rFonts w:hint="eastAsia"/>
          </w:rPr>
          <w:delText xml:space="preserve"> </w:delText>
        </w:r>
        <w:r w:rsidRPr="0049256C" w:rsidDel="003246D9">
          <w:rPr>
            <w:rFonts w:hint="eastAsia"/>
          </w:rPr>
          <w:delText>サービス有効化</w:delText>
        </w:r>
      </w:del>
      <w:ins w:id="5815" w:author="IRK" w:date="2020-03-10T22:34:00Z">
        <w:r w:rsidR="008E5814">
          <w:rPr>
            <w:rFonts w:hint="eastAsia"/>
          </w:rPr>
          <w:t>「</w:t>
        </w:r>
      </w:ins>
      <w:ins w:id="5816" w:author="IRK" w:date="2020-03-09T22:39:00Z">
        <w:r w:rsidR="003246D9">
          <w:fldChar w:fldCharType="begin"/>
        </w:r>
        <w:r w:rsidR="003246D9">
          <w:instrText xml:space="preserve"> </w:instrText>
        </w:r>
        <w:r w:rsidR="003246D9">
          <w:rPr>
            <w:rFonts w:hint="eastAsia"/>
          </w:rPr>
          <w:instrText>REF _Ref34685990 \r \h</w:instrText>
        </w:r>
        <w:r w:rsidR="003246D9">
          <w:instrText xml:space="preserve"> </w:instrText>
        </w:r>
      </w:ins>
      <w:r w:rsidR="003246D9">
        <w:fldChar w:fldCharType="separate"/>
      </w:r>
      <w:r w:rsidR="00AB1F2F">
        <w:t>3.8.4.1</w:t>
      </w:r>
      <w:ins w:id="5817" w:author="IRK" w:date="2020-03-09T22:39:00Z">
        <w:r w:rsidR="003246D9">
          <w:fldChar w:fldCharType="end"/>
        </w:r>
      </w:ins>
      <w:ins w:id="5818" w:author="IRK" w:date="2020-04-16T13:56:00Z">
        <w:r w:rsidR="00FE0639">
          <w:rPr>
            <w:rFonts w:hint="eastAsia"/>
          </w:rPr>
          <w:t xml:space="preserve"> </w:t>
        </w:r>
      </w:ins>
      <w:ins w:id="5819" w:author="IRK" w:date="2020-03-09T22:39:00Z">
        <w:r w:rsidR="003246D9">
          <w:fldChar w:fldCharType="begin"/>
        </w:r>
        <w:r w:rsidR="003246D9">
          <w:instrText xml:space="preserve"> REF _Ref34685990 \h </w:instrText>
        </w:r>
      </w:ins>
      <w:r w:rsidR="003246D9">
        <w:fldChar w:fldCharType="separate"/>
      </w:r>
      <w:r w:rsidR="00AB1F2F" w:rsidRPr="0049256C">
        <w:t>サービス有効化</w:t>
      </w:r>
      <w:ins w:id="5820" w:author="IRK" w:date="2020-03-09T22:39:00Z">
        <w:r w:rsidR="003246D9">
          <w:fldChar w:fldCharType="end"/>
        </w:r>
      </w:ins>
      <w:ins w:id="5821" w:author="IRK" w:date="2020-03-10T22:34:00Z">
        <w:r w:rsidR="008E5814">
          <w:rPr>
            <w:rFonts w:hint="eastAsia"/>
          </w:rPr>
          <w:t>」</w:t>
        </w:r>
      </w:ins>
      <w:ins w:id="5822" w:author="IRK" w:date="2020-03-12T10:59:00Z">
        <w:r w:rsidR="00855B92">
          <w:rPr>
            <w:rFonts w:hint="eastAsia"/>
          </w:rPr>
          <w:t>を</w:t>
        </w:r>
      </w:ins>
      <w:r w:rsidRPr="0049256C">
        <w:t>参照</w:t>
      </w:r>
      <w:ins w:id="5823" w:author="IRK" w:date="2020-03-12T10:59:00Z">
        <w:r w:rsidR="00855B92">
          <w:rPr>
            <w:rFonts w:hint="eastAsia"/>
          </w:rPr>
          <w:t>のこと</w:t>
        </w:r>
      </w:ins>
      <w:r w:rsidRPr="0049256C">
        <w:t>)</w:t>
      </w:r>
      <w:r w:rsidRPr="0049256C">
        <w:t>。</w:t>
      </w:r>
    </w:p>
    <w:p w14:paraId="432651F6" w14:textId="77777777" w:rsidR="00207752" w:rsidRPr="0049256C" w:rsidRDefault="00207752" w:rsidP="00EC7890"/>
    <w:p w14:paraId="6882A729" w14:textId="77777777" w:rsidR="005B6671" w:rsidRPr="0049256C" w:rsidRDefault="005B6671">
      <w:pPr>
        <w:pStyle w:val="22"/>
        <w:numPr>
          <w:ilvl w:val="1"/>
          <w:numId w:val="139"/>
        </w:numPr>
        <w:rPr>
          <w:lang w:eastAsia="ja-JP"/>
        </w:rPr>
        <w:pPrChange w:id="5824" w:author="IRK" w:date="2020-05-11T09:43:00Z">
          <w:pPr>
            <w:pStyle w:val="22"/>
            <w:numPr>
              <w:numId w:val="27"/>
            </w:numPr>
            <w:spacing w:before="0" w:after="100" w:line="320" w:lineRule="exact"/>
            <w:jc w:val="left"/>
          </w:pPr>
        </w:pPrChange>
      </w:pPr>
      <w:bookmarkStart w:id="5825" w:name="_Toc441755347"/>
      <w:bookmarkStart w:id="5826" w:name="_Ref34687286"/>
      <w:bookmarkStart w:id="5827" w:name="_Ref34687289"/>
      <w:bookmarkStart w:id="5828" w:name="_Toc40449579"/>
      <w:r w:rsidRPr="0049256C">
        <w:rPr>
          <w:lang w:eastAsia="ja-JP"/>
        </w:rPr>
        <w:t>ルールアプリケーション設定</w:t>
      </w:r>
      <w:bookmarkEnd w:id="5825"/>
      <w:bookmarkEnd w:id="5826"/>
      <w:bookmarkEnd w:id="5827"/>
      <w:bookmarkEnd w:id="5828"/>
    </w:p>
    <w:p w14:paraId="7753AFE0" w14:textId="6DF6A178" w:rsidR="005B6671" w:rsidRPr="0049256C" w:rsidRDefault="005B6671" w:rsidP="00EC7890">
      <w:r w:rsidRPr="0049256C">
        <w:t>ルールシステムは、多様なサービスを提供する。ルールサーバはローカルルールサービスを提供し、ルールビルダーサーバはルールビルダーサービス、</w:t>
      </w:r>
      <w:r w:rsidRPr="0049256C">
        <w:t>TCP</w:t>
      </w:r>
      <w:r w:rsidRPr="0049256C">
        <w:t>コネクタサーバはリモートルールサービスを提供する。これらのサーバは</w:t>
      </w:r>
      <w:r w:rsidRPr="0049256C">
        <w:t>Java</w:t>
      </w:r>
      <w:r w:rsidRPr="0049256C">
        <w:t>で作成されており、</w:t>
      </w:r>
      <w:r w:rsidRPr="0049256C">
        <w:t>JVM</w:t>
      </w:r>
      <w:r w:rsidRPr="0049256C">
        <w:t>上で動作する。このサーバが正常</w:t>
      </w:r>
      <w:r w:rsidR="001F1039" w:rsidRPr="009A2CC8">
        <w:rPr>
          <w:rFonts w:hint="eastAsia"/>
        </w:rPr>
        <w:t>に</w:t>
      </w:r>
      <w:r w:rsidR="001F1039">
        <w:t>動作するため、またサーバが提供するサービスを呼び出すためには、様々な</w:t>
      </w:r>
      <w:r w:rsidR="001F1039" w:rsidRPr="003B6DB8">
        <w:rPr>
          <w:rFonts w:hint="eastAsia"/>
        </w:rPr>
        <w:t>コンポーネント</w:t>
      </w:r>
      <w:r w:rsidRPr="003B6DB8">
        <w:t>(component)</w:t>
      </w:r>
      <w:r w:rsidRPr="003B6DB8">
        <w:t>が</w:t>
      </w:r>
      <w:r w:rsidRPr="003B6DB8">
        <w:t>JVM</w:t>
      </w:r>
      <w:r w:rsidRPr="0049256C">
        <w:t>上に構成される必要がある。</w:t>
      </w:r>
      <w:del w:id="5829" w:author="IRK" w:date="2020-03-11T16:16:00Z">
        <w:r w:rsidR="00247FA4" w:rsidDel="003A26C2">
          <w:rPr>
            <w:rFonts w:hint="eastAsia"/>
          </w:rPr>
          <w:delText>以下</w:delText>
        </w:r>
      </w:del>
      <w:ins w:id="5830" w:author="IRK" w:date="2020-03-11T16:16:00Z">
        <w:r w:rsidR="003A26C2">
          <w:rPr>
            <w:rFonts w:hint="eastAsia"/>
          </w:rPr>
          <w:t>次</w:t>
        </w:r>
      </w:ins>
      <w:r w:rsidR="00247FA4">
        <w:rPr>
          <w:rFonts w:hint="eastAsia"/>
        </w:rPr>
        <w:t>は</w:t>
      </w:r>
      <w:r w:rsidRPr="0049256C">
        <w:t>、代表的な構成要素である。</w:t>
      </w:r>
      <w:r w:rsidRPr="0049256C">
        <w:rPr>
          <w:vertAlign w:val="superscript"/>
        </w:rPr>
        <w:t>*2</w:t>
      </w:r>
    </w:p>
    <w:p w14:paraId="608F185D" w14:textId="68DF8EDA" w:rsidR="005B6671" w:rsidRPr="003B6DB8" w:rsidRDefault="005B6671" w:rsidP="002C63AE">
      <w:pPr>
        <w:pStyle w:val="10"/>
      </w:pPr>
      <w:r w:rsidRPr="003B6DB8">
        <w:t>ロギング</w:t>
      </w:r>
    </w:p>
    <w:p w14:paraId="6CA68884" w14:textId="77777777" w:rsidR="005B6671" w:rsidRPr="0049256C" w:rsidRDefault="005B6671" w:rsidP="002C63AE">
      <w:pPr>
        <w:pStyle w:val="10"/>
      </w:pPr>
      <w:r w:rsidRPr="0049256C">
        <w:t>データソース：ルールデータベース</w:t>
      </w:r>
      <w:r w:rsidRPr="0049256C">
        <w:rPr>
          <w:rFonts w:hint="eastAsia"/>
        </w:rPr>
        <w:t>および</w:t>
      </w:r>
      <w:r w:rsidRPr="0049256C">
        <w:t>業務データベースについて</w:t>
      </w:r>
    </w:p>
    <w:p w14:paraId="4BD01CE6" w14:textId="77777777" w:rsidR="005B6671" w:rsidRPr="0049256C" w:rsidRDefault="005B6671" w:rsidP="002C63AE">
      <w:pPr>
        <w:pStyle w:val="10"/>
      </w:pPr>
      <w:r w:rsidRPr="0049256C">
        <w:t>ルールリポジトリキャッシュ</w:t>
      </w:r>
    </w:p>
    <w:p w14:paraId="09F18198" w14:textId="77777777" w:rsidR="005B6671" w:rsidRPr="0049256C" w:rsidRDefault="005B6671" w:rsidP="002C63AE">
      <w:pPr>
        <w:pStyle w:val="10"/>
      </w:pPr>
      <w:r w:rsidRPr="0049256C">
        <w:t>ルールインタフェースクラスタ：ローカルまたはリモートルールサーバでのインタフェース管理</w:t>
      </w:r>
    </w:p>
    <w:p w14:paraId="14C5BC0E" w14:textId="25999B36" w:rsidR="005B6671" w:rsidRPr="00B32B12" w:rsidRDefault="001F1039" w:rsidP="00EC7890">
      <w:r w:rsidRPr="00B32B12">
        <w:t>このような</w:t>
      </w:r>
      <w:r w:rsidRPr="009A2CC8">
        <w:rPr>
          <w:rFonts w:hint="eastAsia"/>
        </w:rPr>
        <w:t>コンポーネント</w:t>
      </w:r>
      <w:r w:rsidRPr="00B32B12">
        <w:t>は、他の</w:t>
      </w:r>
      <w:r w:rsidRPr="009A2CC8">
        <w:rPr>
          <w:rFonts w:hint="eastAsia"/>
        </w:rPr>
        <w:t>コンポーネント</w:t>
      </w:r>
      <w:r w:rsidRPr="00B32B12">
        <w:t>またはサーバと依存</w:t>
      </w:r>
      <w:r w:rsidR="00247FA4">
        <w:rPr>
          <w:rFonts w:hint="eastAsia"/>
        </w:rPr>
        <w:t>関係</w:t>
      </w:r>
      <w:r w:rsidRPr="00B32B12">
        <w:t>を持つ。そのため、</w:t>
      </w:r>
      <w:r w:rsidRPr="009A2CC8">
        <w:rPr>
          <w:rFonts w:hint="eastAsia"/>
        </w:rPr>
        <w:t>任意の</w:t>
      </w:r>
      <w:r w:rsidRPr="00B32B12">
        <w:t>サーバを実行するためには、サーバが必要とする</w:t>
      </w:r>
      <w:r w:rsidRPr="009A2CC8">
        <w:rPr>
          <w:rFonts w:hint="eastAsia"/>
        </w:rPr>
        <w:t>コンポーネント</w:t>
      </w:r>
      <w:r w:rsidRPr="00B32B12">
        <w:t>、</w:t>
      </w:r>
      <w:r w:rsidRPr="009A2CC8">
        <w:rPr>
          <w:rFonts w:hint="eastAsia"/>
        </w:rPr>
        <w:t>およびそれらコンポーネント</w:t>
      </w:r>
      <w:r w:rsidRPr="00B32B12">
        <w:t>が必要とする</w:t>
      </w:r>
      <w:r w:rsidRPr="009A2CC8">
        <w:rPr>
          <w:rFonts w:hint="eastAsia"/>
        </w:rPr>
        <w:t>別</w:t>
      </w:r>
      <w:r w:rsidR="005B6671" w:rsidRPr="00B32B12">
        <w:t>の</w:t>
      </w:r>
      <w:r w:rsidRPr="009A2CC8">
        <w:rPr>
          <w:rFonts w:hint="eastAsia"/>
        </w:rPr>
        <w:t>コンポーネント</w:t>
      </w:r>
      <w:r w:rsidR="005B6671" w:rsidRPr="00B32B12">
        <w:t>が</w:t>
      </w:r>
      <w:r w:rsidR="005B6671" w:rsidRPr="00B32B12">
        <w:t>JVM</w:t>
      </w:r>
      <w:r w:rsidRPr="009A2CC8">
        <w:rPr>
          <w:rFonts w:hint="eastAsia"/>
        </w:rPr>
        <w:t>に</w:t>
      </w:r>
      <w:r w:rsidR="005B6671" w:rsidRPr="00B32B12">
        <w:t>構成され</w:t>
      </w:r>
      <w:r w:rsidRPr="009A2CC8">
        <w:rPr>
          <w:rFonts w:hint="eastAsia"/>
        </w:rPr>
        <w:t>てい</w:t>
      </w:r>
      <w:r w:rsidR="005B6671" w:rsidRPr="00B32B12">
        <w:t>る必要がある。</w:t>
      </w:r>
    </w:p>
    <w:p w14:paraId="00CC21EF" w14:textId="77777777" w:rsidR="005B6671" w:rsidRPr="00AF7DA4" w:rsidRDefault="005B6671" w:rsidP="00EC7890"/>
    <w:p w14:paraId="323E6DD2" w14:textId="1A2E77DE" w:rsidR="005B6671" w:rsidRPr="006D3A1E" w:rsidRDefault="005B6671" w:rsidP="00EC7890">
      <w:r w:rsidRPr="00AF7DA4">
        <w:t>ルールシステムサービスを提供するために、またサービスを呼び出すために</w:t>
      </w:r>
      <w:r w:rsidRPr="006D3A1E">
        <w:t>JVM</w:t>
      </w:r>
      <w:r w:rsidRPr="006D3A1E">
        <w:t>に</w:t>
      </w:r>
      <w:r w:rsidR="001F1039" w:rsidRPr="009A2CC8">
        <w:rPr>
          <w:rFonts w:hint="eastAsia"/>
        </w:rPr>
        <w:t>コンポーネント</w:t>
      </w:r>
      <w:r w:rsidRPr="00B32B12">
        <w:t>とサーバを構成したものを</w:t>
      </w:r>
      <w:r w:rsidRPr="00AF7DA4">
        <w:rPr>
          <w:b/>
        </w:rPr>
        <w:t>ルールランタイム</w:t>
      </w:r>
      <w:r w:rsidRPr="00AF7DA4">
        <w:rPr>
          <w:b/>
        </w:rPr>
        <w:t>(Rule Runtime)</w:t>
      </w:r>
      <w:r w:rsidRPr="006D3A1E">
        <w:t>といい、ルールランタイムを構成する過程を</w:t>
      </w:r>
      <w:r w:rsidRPr="006D3A1E">
        <w:rPr>
          <w:b/>
        </w:rPr>
        <w:t>ルールランタイム初期化</w:t>
      </w:r>
      <w:r w:rsidRPr="00173310">
        <w:rPr>
          <w:b/>
        </w:rPr>
        <w:t>(Rule Runtime Initialization)</w:t>
      </w:r>
      <w:r w:rsidR="001F1039" w:rsidRPr="00173310">
        <w:t>という。ルールランタイムに</w:t>
      </w:r>
      <w:r w:rsidR="001F1039" w:rsidRPr="009A2CC8">
        <w:rPr>
          <w:rFonts w:hint="eastAsia"/>
        </w:rPr>
        <w:t>コンポーネント</w:t>
      </w:r>
      <w:r w:rsidRPr="00B32B12">
        <w:t>とサーバをどのように構成するのかを指定したものを、</w:t>
      </w:r>
      <w:r w:rsidRPr="00AF7DA4">
        <w:rPr>
          <w:b/>
        </w:rPr>
        <w:t>ルールランタイム設定</w:t>
      </w:r>
      <w:r w:rsidRPr="00AF7DA4">
        <w:rPr>
          <w:b/>
        </w:rPr>
        <w:t>(Rule Runtime Configuration)</w:t>
      </w:r>
      <w:r w:rsidRPr="006D3A1E">
        <w:t>という。</w:t>
      </w:r>
    </w:p>
    <w:p w14:paraId="2007DA46" w14:textId="77777777" w:rsidR="005B6671" w:rsidRPr="0049256C" w:rsidRDefault="005B6671" w:rsidP="00EC7890"/>
    <w:p w14:paraId="684D6B42" w14:textId="31A6D5DA" w:rsidR="005B6671" w:rsidRPr="0049256C" w:rsidRDefault="005B6671" w:rsidP="00EC7890">
      <w:r w:rsidRPr="0049256C">
        <w:t>ルールアプリケーションはルールサービスを呼び出す</w:t>
      </w:r>
      <w:del w:id="5831" w:author="IRK" w:date="2020-03-11T15:50:00Z">
        <w:r w:rsidRPr="0049256C" w:rsidDel="003E7D05">
          <w:delText>ので</w:delText>
        </w:r>
      </w:del>
      <w:ins w:id="5832" w:author="IRK" w:date="2020-03-11T15:50:00Z">
        <w:r w:rsidR="003E7D05">
          <w:rPr>
            <w:rFonts w:hint="eastAsia"/>
          </w:rPr>
          <w:t>ため</w:t>
        </w:r>
      </w:ins>
      <w:r w:rsidRPr="0049256C">
        <w:t>、ルールサービスを呼び出すためのルールランタイムがルールアプリケーションの</w:t>
      </w:r>
      <w:r w:rsidRPr="0049256C">
        <w:t>JVM</w:t>
      </w:r>
      <w:r w:rsidRPr="0049256C">
        <w:t>に構成される必要がある。ルールサービスを呼び出せるようにルールランタイムを初期化することを、特に</w:t>
      </w:r>
      <w:r w:rsidRPr="0049256C">
        <w:rPr>
          <w:b/>
        </w:rPr>
        <w:t>ルールアプリケーションの初期化</w:t>
      </w:r>
      <w:r w:rsidRPr="0049256C">
        <w:rPr>
          <w:b/>
        </w:rPr>
        <w:t>(Rule Application Initialization)</w:t>
      </w:r>
      <w:r w:rsidRPr="0049256C">
        <w:t>という。ルールアプリケーションはルールサービスを呼び出す前に</w:t>
      </w:r>
      <w:r w:rsidRPr="0049256C">
        <w:t>(</w:t>
      </w:r>
      <w:r w:rsidRPr="0049256C">
        <w:t>一般的にアプリケーションが始まる時に</w:t>
      </w:r>
      <w:r w:rsidRPr="0049256C">
        <w:t>)</w:t>
      </w:r>
      <w:r w:rsidRPr="0049256C">
        <w:t>まずルールアプリケーションを初期化し、ルールサービスの呼び出しがすべて</w:t>
      </w:r>
      <w:r w:rsidRPr="0049256C">
        <w:rPr>
          <w:rFonts w:hint="eastAsia"/>
        </w:rPr>
        <w:t>終了後</w:t>
      </w:r>
      <w:r w:rsidRPr="0049256C">
        <w:t>(</w:t>
      </w:r>
      <w:r w:rsidRPr="0049256C">
        <w:t>一般的にアプリケーションが終了する直前</w:t>
      </w:r>
      <w:r w:rsidRPr="0049256C">
        <w:t>)</w:t>
      </w:r>
      <w:r w:rsidRPr="0049256C">
        <w:t>、ルールランタイムを終了する。ルールアプリケーションをどのように初期化するか</w:t>
      </w:r>
      <w:r w:rsidR="00B75C1F">
        <w:rPr>
          <w:rFonts w:hint="eastAsia"/>
        </w:rPr>
        <w:t>の</w:t>
      </w:r>
      <w:r w:rsidRPr="0049256C">
        <w:t>設定を、</w:t>
      </w:r>
      <w:r w:rsidRPr="0049256C">
        <w:rPr>
          <w:b/>
        </w:rPr>
        <w:t>ルールアプリケーション設定</w:t>
      </w:r>
      <w:r w:rsidRPr="0049256C">
        <w:rPr>
          <w:b/>
        </w:rPr>
        <w:t>(Rule Application Configuration)</w:t>
      </w:r>
      <w:r w:rsidRPr="0049256C">
        <w:t>という。</w:t>
      </w:r>
    </w:p>
    <w:p w14:paraId="7D18B188" w14:textId="77777777" w:rsidR="005B6671" w:rsidRPr="0049256C" w:rsidRDefault="005B6671" w:rsidP="00EC7890"/>
    <w:p w14:paraId="375F9BCD" w14:textId="0942E9E9" w:rsidR="005B6671" w:rsidRDefault="005B6671" w:rsidP="00EC7890">
      <w:pPr>
        <w:jc w:val="left"/>
      </w:pPr>
      <w:r w:rsidRPr="0049256C">
        <w:t>ルールアプリケーション設定には、</w:t>
      </w:r>
      <w:r w:rsidRPr="0049256C">
        <w:rPr>
          <w:b/>
        </w:rPr>
        <w:t>ルールアプリケーション設定ウィザード</w:t>
      </w:r>
      <w:r w:rsidRPr="0049256C">
        <w:rPr>
          <w:b/>
        </w:rPr>
        <w:t>(Rule Application Configuration Wizard)</w:t>
      </w:r>
      <w:r w:rsidRPr="0049256C">
        <w:t>を利用する。ルールサービスを呼び出すすべてのアプリケーションはルールアプリケーション</w:t>
      </w:r>
      <w:r w:rsidRPr="0049256C">
        <w:rPr>
          <w:rFonts w:hint="eastAsia"/>
        </w:rPr>
        <w:t>である</w:t>
      </w:r>
      <w:r w:rsidRPr="0049256C">
        <w:t>が、ウィザードは</w:t>
      </w:r>
      <w:r w:rsidRPr="0049256C">
        <w:t>Java</w:t>
      </w:r>
      <w:r w:rsidRPr="0049256C">
        <w:t>ルールアプリケーション</w:t>
      </w:r>
      <w:r w:rsidRPr="0049256C">
        <w:rPr>
          <w:rFonts w:hint="eastAsia"/>
        </w:rPr>
        <w:t>のみ</w:t>
      </w:r>
      <w:r w:rsidR="001F1039">
        <w:t>をサポートする</w:t>
      </w:r>
      <w:r w:rsidR="00247FA4">
        <w:rPr>
          <w:rFonts w:hint="eastAsia"/>
        </w:rPr>
        <w:t>ため</w:t>
      </w:r>
      <w:r w:rsidR="001F1039">
        <w:t>、本</w:t>
      </w:r>
      <w:r w:rsidRPr="0049256C">
        <w:t>書ではルールアプリケーションを</w:t>
      </w:r>
      <w:r w:rsidRPr="0049256C">
        <w:t>Java</w:t>
      </w:r>
      <w:r w:rsidRPr="0049256C">
        <w:t>ルールアプリケーションに限定する。他の言語環境におけるルールアプリケーションの設定については、</w:t>
      </w:r>
      <w:ins w:id="5833" w:author="IRK" w:date="2020-03-09T22:40:00Z">
        <w:r w:rsidR="003246D9">
          <w:rPr>
            <w:rFonts w:hint="eastAsia"/>
          </w:rPr>
          <w:t>「</w:t>
        </w:r>
      </w:ins>
      <w:r w:rsidRPr="0049256C">
        <w:rPr>
          <w:rFonts w:hint="eastAsia"/>
        </w:rPr>
        <w:t>Inno</w:t>
      </w:r>
      <w:r w:rsidRPr="0049256C">
        <w:t>Rule</w:t>
      </w:r>
      <w:r w:rsidRPr="0049256C">
        <w:rPr>
          <w:rFonts w:hint="eastAsia"/>
        </w:rPr>
        <w:t>s</w:t>
      </w:r>
      <w:r w:rsidRPr="0049256C">
        <w:t xml:space="preserve"> Application Programming </w:t>
      </w:r>
      <w:r w:rsidR="005F6A7C">
        <w:rPr>
          <w:rFonts w:hint="eastAsia"/>
        </w:rPr>
        <w:t xml:space="preserve">Interface </w:t>
      </w:r>
      <w:r w:rsidRPr="0049256C">
        <w:t>Guide</w:t>
      </w:r>
      <w:ins w:id="5834" w:author="IRK" w:date="2020-03-09T22:40:00Z">
        <w:r w:rsidR="003246D9">
          <w:rPr>
            <w:rFonts w:hint="eastAsia"/>
          </w:rPr>
          <w:t>」</w:t>
        </w:r>
      </w:ins>
      <w:r w:rsidRPr="0049256C">
        <w:t>を参照のこと。</w:t>
      </w:r>
    </w:p>
    <w:p w14:paraId="6805CD75" w14:textId="77777777" w:rsidR="002C63AE" w:rsidRPr="0049256C" w:rsidRDefault="002C63AE" w:rsidP="00EC7890">
      <w:pPr>
        <w:jc w:val="left"/>
      </w:pPr>
    </w:p>
    <w:p w14:paraId="2737FECE" w14:textId="33E2D1FC" w:rsidR="005B6671" w:rsidRPr="0049256C" w:rsidRDefault="001F1039" w:rsidP="002C63AE">
      <w:pPr>
        <w:pStyle w:val="a2"/>
      </w:pPr>
      <w:r w:rsidRPr="00B32B12">
        <w:t>この</w:t>
      </w:r>
      <w:r w:rsidRPr="009A2CC8">
        <w:rPr>
          <w:rFonts w:hint="eastAsia"/>
        </w:rPr>
        <w:t>コンポーネント</w:t>
      </w:r>
      <w:r w:rsidR="005B6671" w:rsidRPr="00B32B12">
        <w:t>の中</w:t>
      </w:r>
      <w:r w:rsidR="005B6671" w:rsidRPr="0049256C">
        <w:t>のいくつか</w:t>
      </w:r>
      <w:r w:rsidR="00247FA4">
        <w:rPr>
          <w:rFonts w:hint="eastAsia"/>
        </w:rPr>
        <w:t>の</w:t>
      </w:r>
      <w:r w:rsidR="005B6671" w:rsidRPr="0049256C">
        <w:t>詳細は、文書の範囲を外れる</w:t>
      </w:r>
      <w:del w:id="5835" w:author="IRK" w:date="2020-03-11T15:50:00Z">
        <w:r w:rsidR="005B6671" w:rsidRPr="0049256C" w:rsidDel="003E7D05">
          <w:delText>ので</w:delText>
        </w:r>
      </w:del>
      <w:ins w:id="5836" w:author="IRK" w:date="2020-03-11T15:50:00Z">
        <w:r w:rsidR="003E7D05">
          <w:rPr>
            <w:rFonts w:hint="eastAsia"/>
          </w:rPr>
          <w:t>ため</w:t>
        </w:r>
      </w:ins>
      <w:r w:rsidR="005B6671" w:rsidRPr="0049256C">
        <w:t>省略する。</w:t>
      </w:r>
    </w:p>
    <w:p w14:paraId="2A36E1C1" w14:textId="77777777" w:rsidR="005B6671" w:rsidRPr="0049256C" w:rsidRDefault="005B6671" w:rsidP="00EC7890"/>
    <w:p w14:paraId="167F7671" w14:textId="77777777" w:rsidR="005B6671" w:rsidRPr="0049256C" w:rsidRDefault="005B6671">
      <w:pPr>
        <w:pStyle w:val="32"/>
        <w:numPr>
          <w:ilvl w:val="2"/>
          <w:numId w:val="139"/>
        </w:numPr>
        <w:rPr>
          <w:lang w:eastAsia="ja-JP"/>
        </w:rPr>
        <w:pPrChange w:id="5837" w:author="IRK" w:date="2020-05-11T09:43:00Z">
          <w:pPr>
            <w:pStyle w:val="32"/>
            <w:numPr>
              <w:numId w:val="27"/>
            </w:numPr>
            <w:spacing w:before="12" w:after="100"/>
            <w:jc w:val="left"/>
          </w:pPr>
        </w:pPrChange>
      </w:pPr>
      <w:bookmarkStart w:id="5838" w:name="_Toc441755348"/>
      <w:bookmarkStart w:id="5839" w:name="_Toc40449580"/>
      <w:r w:rsidRPr="0049256C">
        <w:rPr>
          <w:lang w:eastAsia="ja-JP"/>
        </w:rPr>
        <w:t>単位ルールシステムの選択</w:t>
      </w:r>
      <w:bookmarkEnd w:id="5838"/>
      <w:bookmarkEnd w:id="5839"/>
    </w:p>
    <w:p w14:paraId="32EF91E9" w14:textId="79E53F3B" w:rsidR="005B6671" w:rsidRPr="0049256C" w:rsidRDefault="001F1039" w:rsidP="00EC7890">
      <w:r w:rsidRPr="009A2CC8">
        <w:rPr>
          <w:rFonts w:hint="eastAsia"/>
        </w:rPr>
        <w:t>一般的な</w:t>
      </w:r>
      <w:r w:rsidR="005B6671" w:rsidRPr="00B32B12">
        <w:t>ルールアプリケーション</w:t>
      </w:r>
      <w:r w:rsidR="005B6671" w:rsidRPr="0049256C">
        <w:t>は、</w:t>
      </w:r>
      <w:r w:rsidR="005F7BA6">
        <w:rPr>
          <w:rFonts w:hint="eastAsia"/>
        </w:rPr>
        <w:t>自分</w:t>
      </w:r>
      <w:r w:rsidR="006601C9" w:rsidRPr="006601C9">
        <w:rPr>
          <w:rFonts w:hint="eastAsia"/>
        </w:rPr>
        <w:t>の配置された段階の単位システム</w:t>
      </w:r>
      <w:r w:rsidR="005B6671" w:rsidRPr="0049256C">
        <w:t>のルールサービスのみを呼び出す。例えば、開発段階の業務アプリケーションは開発ルールシステムのルールのみ、</w:t>
      </w:r>
      <w:r w:rsidR="005B6671" w:rsidRPr="0049256C">
        <w:rPr>
          <w:rFonts w:hint="eastAsia"/>
        </w:rPr>
        <w:t>運用</w:t>
      </w:r>
      <w:r w:rsidR="005B6671" w:rsidRPr="0049256C">
        <w:t>段階の業務アプリケーションは運用ルールシステムのルール</w:t>
      </w:r>
      <w:r w:rsidR="005B6671" w:rsidRPr="0049256C">
        <w:rPr>
          <w:rFonts w:hint="eastAsia"/>
        </w:rPr>
        <w:t>のみ</w:t>
      </w:r>
      <w:r w:rsidR="005B6671" w:rsidRPr="0049256C">
        <w:t>を呼び出す。</w:t>
      </w:r>
    </w:p>
    <w:p w14:paraId="2BBD6EB6" w14:textId="77777777" w:rsidR="005B6671" w:rsidRPr="0049256C" w:rsidRDefault="005B6671" w:rsidP="00EC7890"/>
    <w:p w14:paraId="1D4D1882" w14:textId="77777777" w:rsidR="005B6671" w:rsidRPr="0049256C" w:rsidRDefault="005B6671" w:rsidP="00EC7890">
      <w:r w:rsidRPr="0049256C">
        <w:t>ルールアプリケーションの設定は、使用する単位ルールシステムの</w:t>
      </w:r>
      <w:r w:rsidRPr="0049256C">
        <w:t>ID</w:t>
      </w:r>
      <w:r w:rsidRPr="0049256C">
        <w:rPr>
          <w:rFonts w:hint="eastAsia"/>
        </w:rPr>
        <w:t>の</w:t>
      </w:r>
      <w:r w:rsidRPr="0049256C">
        <w:t>選択から</w:t>
      </w:r>
      <w:r w:rsidRPr="0049256C">
        <w:rPr>
          <w:rFonts w:hint="eastAsia"/>
        </w:rPr>
        <w:t>開始される</w:t>
      </w:r>
      <w:r w:rsidRPr="0049256C">
        <w:t>。ウィザード以降の段階では、選択された単位ルールシステムのリソースのみが指定できる。このようなリソースには、ルールデータベースや</w:t>
      </w:r>
      <w:r w:rsidRPr="0049256C">
        <w:t>TCP</w:t>
      </w:r>
      <w:r w:rsidRPr="0049256C">
        <w:t>コネクタサーバグループなどがある。</w:t>
      </w:r>
    </w:p>
    <w:p w14:paraId="5B453626" w14:textId="77777777" w:rsidR="00DE082F" w:rsidRPr="0049256C" w:rsidRDefault="00DE082F" w:rsidP="00EC7890"/>
    <w:p w14:paraId="10B5BB86" w14:textId="77777777" w:rsidR="005B6671" w:rsidRPr="0049256C" w:rsidRDefault="005B6671">
      <w:pPr>
        <w:pStyle w:val="32"/>
        <w:numPr>
          <w:ilvl w:val="2"/>
          <w:numId w:val="139"/>
        </w:numPr>
        <w:rPr>
          <w:lang w:eastAsia="ja-JP"/>
        </w:rPr>
        <w:pPrChange w:id="5840" w:author="IRK" w:date="2020-05-11T09:44:00Z">
          <w:pPr>
            <w:pStyle w:val="32"/>
            <w:numPr>
              <w:numId w:val="27"/>
            </w:numPr>
            <w:spacing w:before="0" w:after="100"/>
            <w:jc w:val="left"/>
          </w:pPr>
        </w:pPrChange>
      </w:pPr>
      <w:bookmarkStart w:id="5841" w:name="_Toc441755349"/>
      <w:bookmarkStart w:id="5842" w:name="_Toc40449581"/>
      <w:r w:rsidRPr="0049256C">
        <w:rPr>
          <w:lang w:eastAsia="ja-JP"/>
        </w:rPr>
        <w:t>複数のルールアプリケーション設定と設定名の指定</w:t>
      </w:r>
      <w:bookmarkEnd w:id="5841"/>
      <w:bookmarkEnd w:id="5842"/>
    </w:p>
    <w:p w14:paraId="26E7B848" w14:textId="414A7BD2" w:rsidR="005B6671" w:rsidRPr="00B32B12" w:rsidRDefault="005B6671" w:rsidP="00EC7890">
      <w:r w:rsidRPr="00B32B12">
        <w:t>1</w:t>
      </w:r>
      <w:r w:rsidRPr="00B32B12">
        <w:t>つの単位ルールシステムに複数のルールア</w:t>
      </w:r>
      <w:r w:rsidR="001F1039" w:rsidRPr="00B32B12">
        <w:t>プリケーション設定を作成できる。それぞれの設定は、</w:t>
      </w:r>
      <w:r w:rsidR="001F1039" w:rsidRPr="009A2CC8">
        <w:rPr>
          <w:rFonts w:hint="eastAsia"/>
        </w:rPr>
        <w:t>名称</w:t>
      </w:r>
      <w:r w:rsidR="001F1039" w:rsidRPr="00B32B12">
        <w:t>で識別される。その</w:t>
      </w:r>
      <w:r w:rsidR="001F1039" w:rsidRPr="009A2CC8">
        <w:rPr>
          <w:rFonts w:hint="eastAsia"/>
        </w:rPr>
        <w:t>名称</w:t>
      </w:r>
      <w:r w:rsidRPr="00B32B12">
        <w:t>を、</w:t>
      </w:r>
      <w:r w:rsidRPr="00B32B12">
        <w:rPr>
          <w:b/>
        </w:rPr>
        <w:t>ルールアプリケーション設定名</w:t>
      </w:r>
      <w:r w:rsidRPr="00B32B12">
        <w:rPr>
          <w:b/>
        </w:rPr>
        <w:t>(Rule Application Configuration Name)</w:t>
      </w:r>
      <w:r w:rsidR="001F1039" w:rsidRPr="00AF7DA4">
        <w:t>という。この名前は、単位ルールシステムの中で</w:t>
      </w:r>
      <w:r w:rsidR="001F1039" w:rsidRPr="009A2CC8">
        <w:rPr>
          <w:rFonts w:hint="eastAsia"/>
        </w:rPr>
        <w:t>一意</w:t>
      </w:r>
      <w:r w:rsidRPr="00B32B12">
        <w:t>である。</w:t>
      </w:r>
    </w:p>
    <w:p w14:paraId="22956944" w14:textId="77777777" w:rsidR="005B6671" w:rsidRPr="00AF7DA4" w:rsidRDefault="005B6671" w:rsidP="00EC7890"/>
    <w:p w14:paraId="58F417A4" w14:textId="2FF08F50" w:rsidR="005B6671" w:rsidRPr="006D3A1E" w:rsidRDefault="005B6671" w:rsidP="00EC7890">
      <w:r w:rsidRPr="006D3A1E">
        <w:t>複数のルールアプリケーションが</w:t>
      </w:r>
      <w:r w:rsidRPr="006D3A1E">
        <w:t>1</w:t>
      </w:r>
      <w:r w:rsidRPr="00173310">
        <w:t>つのルールアプリケーションの設定を利用して初期化</w:t>
      </w:r>
      <w:r w:rsidR="001F1039" w:rsidRPr="00173310">
        <w:t>できる。例えば、</w:t>
      </w:r>
      <w:r w:rsidR="00382563">
        <w:t>Web</w:t>
      </w:r>
      <w:r w:rsidR="001F1039" w:rsidRPr="00173310">
        <w:t>アプリケーションとして</w:t>
      </w:r>
      <w:r w:rsidR="001F1039" w:rsidRPr="009A2CC8">
        <w:rPr>
          <w:rFonts w:hint="eastAsia"/>
        </w:rPr>
        <w:t>作成された</w:t>
      </w:r>
      <w:r w:rsidRPr="00B32B12">
        <w:t>業務アプリケーションがあり、このアプリケーションはクラスタを構成する多数の</w:t>
      </w:r>
      <w:r w:rsidRPr="00B32B12">
        <w:t>WAS</w:t>
      </w:r>
      <w:r w:rsidRPr="00B32B12">
        <w:t>コンテナに配置</w:t>
      </w:r>
      <w:r w:rsidRPr="00AF7DA4">
        <w:t>(deploy)</w:t>
      </w:r>
      <w:r w:rsidRPr="00AF7DA4">
        <w:t>される</w:t>
      </w:r>
      <w:r w:rsidRPr="006D3A1E">
        <w:rPr>
          <w:rFonts w:hint="eastAsia"/>
        </w:rPr>
        <w:t>時、</w:t>
      </w:r>
      <w:r w:rsidRPr="006D3A1E">
        <w:t>各コンテナ</w:t>
      </w:r>
      <w:r w:rsidRPr="00173310">
        <w:rPr>
          <w:rFonts w:hint="eastAsia"/>
        </w:rPr>
        <w:t>への</w:t>
      </w:r>
      <w:r w:rsidRPr="00173310">
        <w:t>配置時に</w:t>
      </w:r>
      <w:r w:rsidRPr="004F0E7D">
        <w:rPr>
          <w:rFonts w:hint="eastAsia"/>
        </w:rPr>
        <w:t>同一</w:t>
      </w:r>
      <w:r w:rsidR="001F1039" w:rsidRPr="009A2CC8">
        <w:rPr>
          <w:rFonts w:hint="eastAsia"/>
        </w:rPr>
        <w:t>の</w:t>
      </w:r>
      <w:r w:rsidRPr="00B32B12">
        <w:t>設定が適用され、ルールアプリケーション設定名も含まれる。</w:t>
      </w:r>
      <w:r w:rsidRPr="00AF7DA4">
        <w:rPr>
          <w:rFonts w:hint="eastAsia"/>
        </w:rPr>
        <w:t>その場合、</w:t>
      </w:r>
      <w:r w:rsidRPr="00AF7DA4">
        <w:t>各コンテナに配置されるアプリケーションは同一のルールアプリケーション設定により初期化される。</w:t>
      </w:r>
    </w:p>
    <w:p w14:paraId="273BC26D" w14:textId="3AB6AE67" w:rsidR="005B6671" w:rsidRPr="00173310" w:rsidRDefault="005B6671" w:rsidP="00EC7890">
      <w:r w:rsidRPr="006D3A1E">
        <w:t>同種のア</w:t>
      </w:r>
      <w:r w:rsidRPr="00173310">
        <w:t>プリケーション</w:t>
      </w:r>
      <w:r w:rsidR="00C80E3E" w:rsidRPr="00173310">
        <w:t>でなくても、ルールアプリケーション設定が共有できる。例えば、</w:t>
      </w:r>
      <w:r w:rsidR="00C80E3E" w:rsidRPr="009A2CC8">
        <w:rPr>
          <w:rFonts w:hint="eastAsia"/>
        </w:rPr>
        <w:t>バッチ</w:t>
      </w:r>
      <w:r w:rsidRPr="00B32B12">
        <w:t>アプリケーションとオンラインアプリケーションがあり、これらが</w:t>
      </w:r>
      <w:r w:rsidRPr="00AF7DA4">
        <w:rPr>
          <w:rFonts w:hint="eastAsia"/>
        </w:rPr>
        <w:t>同一</w:t>
      </w:r>
      <w:r w:rsidRPr="00AF7DA4">
        <w:t>構成のルールランタイムを利用してルールサービスを利用する</w:t>
      </w:r>
      <w:r w:rsidR="00247FA4">
        <w:rPr>
          <w:rFonts w:hint="eastAsia"/>
        </w:rPr>
        <w:t>場合</w:t>
      </w:r>
      <w:r w:rsidRPr="00AF7DA4">
        <w:t>、</w:t>
      </w:r>
      <w:r w:rsidRPr="006D3A1E">
        <w:t>1</w:t>
      </w:r>
      <w:r w:rsidRPr="006D3A1E">
        <w:t>つのルールアプリケーション設定を利用して初期化できる。</w:t>
      </w:r>
    </w:p>
    <w:p w14:paraId="3A9E8CE4" w14:textId="77777777" w:rsidR="005B6671" w:rsidRPr="004F0E7D" w:rsidRDefault="005B6671" w:rsidP="00EC7890"/>
    <w:p w14:paraId="6F8FD0A1" w14:textId="612F3C04" w:rsidR="005B6671" w:rsidRPr="00B32B12" w:rsidRDefault="00C80E3E">
      <w:pPr>
        <w:pStyle w:val="32"/>
        <w:numPr>
          <w:ilvl w:val="2"/>
          <w:numId w:val="139"/>
        </w:numPr>
        <w:pPrChange w:id="5843" w:author="IRK" w:date="2020-05-11T09:44:00Z">
          <w:pPr>
            <w:pStyle w:val="32"/>
            <w:numPr>
              <w:numId w:val="27"/>
            </w:numPr>
            <w:spacing w:before="12" w:after="100"/>
            <w:jc w:val="left"/>
          </w:pPr>
        </w:pPrChange>
      </w:pPr>
      <w:bookmarkStart w:id="5844" w:name="_Toc441755350"/>
      <w:bookmarkStart w:id="5845" w:name="_Toc40449582"/>
      <w:r w:rsidRPr="004F0E7D">
        <w:t>ログ</w:t>
      </w:r>
      <w:r w:rsidRPr="009A2CC8">
        <w:rPr>
          <w:rFonts w:hint="eastAsia"/>
          <w:lang w:eastAsia="ja-JP"/>
        </w:rPr>
        <w:t>レベル</w:t>
      </w:r>
      <w:r w:rsidR="005B6671" w:rsidRPr="00B32B12">
        <w:t>指定</w:t>
      </w:r>
      <w:bookmarkEnd w:id="5844"/>
      <w:bookmarkEnd w:id="5845"/>
    </w:p>
    <w:p w14:paraId="7B43AD77" w14:textId="3F0CEF84" w:rsidR="005B6671" w:rsidRPr="0049256C" w:rsidRDefault="005B6671" w:rsidP="00EC7890">
      <w:r w:rsidRPr="0049256C">
        <w:t>ログにはルールアプリケーション</w:t>
      </w:r>
      <w:r w:rsidRPr="0049256C">
        <w:rPr>
          <w:rFonts w:hint="eastAsia"/>
        </w:rPr>
        <w:t>の</w:t>
      </w:r>
      <w:r w:rsidRPr="0049256C">
        <w:t>初期化</w:t>
      </w:r>
      <w:r w:rsidRPr="0049256C">
        <w:rPr>
          <w:rFonts w:hint="eastAsia"/>
        </w:rPr>
        <w:t>や</w:t>
      </w:r>
      <w:r w:rsidRPr="0049256C">
        <w:t>、ルールサービスが呼び出される間に発生したイベントが記録される。イベントは重要度によって</w:t>
      </w:r>
      <w:r w:rsidR="00247FA4">
        <w:rPr>
          <w:rFonts w:hint="eastAsia"/>
        </w:rPr>
        <w:t>レベル</w:t>
      </w:r>
      <w:r w:rsidRPr="0049256C">
        <w:t>に</w:t>
      </w:r>
      <w:r w:rsidR="00AF32FF">
        <w:rPr>
          <w:rFonts w:hint="eastAsia"/>
        </w:rPr>
        <w:t>分けられて</w:t>
      </w:r>
      <w:r w:rsidRPr="0049256C">
        <w:t>いる。</w:t>
      </w:r>
      <w:r w:rsidR="00AF32FF">
        <w:rPr>
          <w:rFonts w:hint="eastAsia"/>
        </w:rPr>
        <w:t>レベル</w:t>
      </w:r>
      <w:r w:rsidRPr="0049256C">
        <w:t>とそれに該当するイベントは、次の</w:t>
      </w:r>
      <w:del w:id="5846" w:author="IRK" w:date="2020-03-11T16:21:00Z">
        <w:r w:rsidRPr="0049256C" w:rsidDel="003A26C2">
          <w:delText>通り</w:delText>
        </w:r>
      </w:del>
      <w:ins w:id="5847" w:author="IRK" w:date="2020-03-11T16:21:00Z">
        <w:r w:rsidR="003A26C2">
          <w:rPr>
            <w:rFonts w:hint="eastAsia"/>
          </w:rPr>
          <w:t>とおり</w:t>
        </w:r>
      </w:ins>
      <w:r w:rsidRPr="0049256C">
        <w:t>である。</w:t>
      </w:r>
    </w:p>
    <w:p w14:paraId="6E62AD88" w14:textId="6470656E" w:rsidR="005B6671" w:rsidRPr="00B32B12" w:rsidRDefault="005B6671" w:rsidP="002C63AE">
      <w:pPr>
        <w:pStyle w:val="10"/>
      </w:pPr>
      <w:r w:rsidRPr="0049256C">
        <w:t>ERROR</w:t>
      </w:r>
      <w:r w:rsidR="00C80E3E">
        <w:t>：最も</w:t>
      </w:r>
      <w:r w:rsidR="00C80E3E" w:rsidRPr="00B32B12">
        <w:t>高い</w:t>
      </w:r>
      <w:r w:rsidR="00C80E3E" w:rsidRPr="009A2CC8">
        <w:rPr>
          <w:rFonts w:hint="eastAsia"/>
        </w:rPr>
        <w:t>レベル</w:t>
      </w:r>
    </w:p>
    <w:p w14:paraId="5AA82B9F" w14:textId="2A2DB306" w:rsidR="005B6671" w:rsidRPr="00B32B12" w:rsidRDefault="00C80E3E" w:rsidP="002C63AE">
      <w:pPr>
        <w:pStyle w:val="13"/>
      </w:pPr>
      <w:r w:rsidRPr="00B32B12">
        <w:t>ルールサービスが正常に呼び出されない可能性のある</w:t>
      </w:r>
      <w:r w:rsidRPr="009A2CC8">
        <w:rPr>
          <w:rFonts w:hint="eastAsia"/>
        </w:rPr>
        <w:t>レベル</w:t>
      </w:r>
      <w:r w:rsidR="005B6671" w:rsidRPr="00B32B12">
        <w:t>の障害</w:t>
      </w:r>
    </w:p>
    <w:p w14:paraId="009E5E4A" w14:textId="77777777" w:rsidR="005B6671" w:rsidRPr="00AF7DA4" w:rsidRDefault="005B6671" w:rsidP="002C63AE">
      <w:pPr>
        <w:pStyle w:val="10"/>
      </w:pPr>
      <w:r w:rsidRPr="00AF7DA4">
        <w:t>WARN</w:t>
      </w:r>
    </w:p>
    <w:p w14:paraId="5693E318" w14:textId="6E94FC5B" w:rsidR="005B6671" w:rsidRPr="00B32B12" w:rsidRDefault="00C80E3E" w:rsidP="002C63AE">
      <w:pPr>
        <w:pStyle w:val="13"/>
      </w:pPr>
      <w:r w:rsidRPr="00AF7DA4">
        <w:t>ルールサービスは呼び出されたが、ルール実行</w:t>
      </w:r>
      <w:r w:rsidR="005B6671" w:rsidRPr="006D3A1E">
        <w:t>中</w:t>
      </w:r>
      <w:r w:rsidRPr="009A2CC8">
        <w:rPr>
          <w:rFonts w:hint="eastAsia"/>
        </w:rPr>
        <w:t>に</w:t>
      </w:r>
      <w:r w:rsidR="005B6671" w:rsidRPr="00B32B12">
        <w:t>エラーが発生する。ルールサービス呼び出しの有無とは</w:t>
      </w:r>
      <w:r w:rsidR="005B6671" w:rsidRPr="00B32B12">
        <w:rPr>
          <w:rFonts w:hint="eastAsia"/>
        </w:rPr>
        <w:t>関係</w:t>
      </w:r>
      <w:r w:rsidRPr="00AF7DA4">
        <w:t>のない業務</w:t>
      </w:r>
      <w:r w:rsidRPr="009A2CC8">
        <w:rPr>
          <w:rFonts w:hint="eastAsia"/>
        </w:rPr>
        <w:t>レベル</w:t>
      </w:r>
      <w:r w:rsidR="005B6671" w:rsidRPr="00B32B12">
        <w:t>のエラー</w:t>
      </w:r>
    </w:p>
    <w:p w14:paraId="027C01FD" w14:textId="77777777" w:rsidR="005B6671" w:rsidRPr="0049256C" w:rsidRDefault="005B6671" w:rsidP="002C63AE">
      <w:pPr>
        <w:pStyle w:val="10"/>
      </w:pPr>
      <w:r w:rsidRPr="0049256C">
        <w:t>INFO</w:t>
      </w:r>
    </w:p>
    <w:p w14:paraId="6A6505EC" w14:textId="77777777" w:rsidR="005B6671" w:rsidRPr="0049256C" w:rsidRDefault="005B6671" w:rsidP="002C63AE">
      <w:pPr>
        <w:pStyle w:val="13"/>
      </w:pPr>
      <w:r w:rsidRPr="0049256C">
        <w:t>ルールアプリケーションの初期化</w:t>
      </w:r>
      <w:r w:rsidRPr="0049256C">
        <w:rPr>
          <w:rFonts w:hint="eastAsia"/>
        </w:rPr>
        <w:t>および</w:t>
      </w:r>
      <w:r w:rsidRPr="0049256C">
        <w:t>終了などに関する主な情報</w:t>
      </w:r>
    </w:p>
    <w:p w14:paraId="40A125B9" w14:textId="77777777" w:rsidR="005B6671" w:rsidRPr="0049256C" w:rsidRDefault="005B6671" w:rsidP="002C63AE">
      <w:pPr>
        <w:pStyle w:val="10"/>
      </w:pPr>
      <w:r w:rsidRPr="0049256C">
        <w:t>DEBUG</w:t>
      </w:r>
    </w:p>
    <w:p w14:paraId="422CE9DA" w14:textId="424A1575" w:rsidR="001A6A0C" w:rsidDel="00E17ECB" w:rsidRDefault="005B6671" w:rsidP="002C63AE">
      <w:pPr>
        <w:pStyle w:val="13"/>
        <w:rPr>
          <w:del w:id="5848" w:author="IRK" w:date="2020-04-16T14:30:00Z"/>
        </w:rPr>
      </w:pPr>
      <w:r w:rsidRPr="0049256C">
        <w:t>ルールの実行時間や処理にかかる時間など、追跡に関するイベント</w:t>
      </w:r>
    </w:p>
    <w:p w14:paraId="303965E5" w14:textId="4ED0FB6B" w:rsidR="001A6A0C" w:rsidRDefault="001A6A0C">
      <w:pPr>
        <w:pStyle w:val="13"/>
        <w:pPrChange w:id="5849" w:author="IRK" w:date="2020-04-16T14:30:00Z">
          <w:pPr>
            <w:jc w:val="left"/>
          </w:pPr>
        </w:pPrChange>
      </w:pPr>
      <w:del w:id="5850" w:author="IRK" w:date="2020-04-16T14:30:00Z">
        <w:r w:rsidDel="00E17ECB">
          <w:br w:type="page"/>
        </w:r>
      </w:del>
    </w:p>
    <w:p w14:paraId="50B72F0E" w14:textId="501422EA" w:rsidR="005B6671" w:rsidRPr="00B32B12" w:rsidRDefault="005B6671" w:rsidP="002C63AE">
      <w:pPr>
        <w:pStyle w:val="10"/>
      </w:pPr>
      <w:r w:rsidRPr="0049256C">
        <w:t>TRACE</w:t>
      </w:r>
      <w:r w:rsidR="00C80E3E">
        <w:t>：最も</w:t>
      </w:r>
      <w:r w:rsidR="00C80E3E" w:rsidRPr="00B32B12">
        <w:t>低い</w:t>
      </w:r>
      <w:r w:rsidR="00C80E3E" w:rsidRPr="009A2CC8">
        <w:rPr>
          <w:rFonts w:hint="eastAsia"/>
        </w:rPr>
        <w:t>レベル</w:t>
      </w:r>
    </w:p>
    <w:p w14:paraId="1E9519C9" w14:textId="77777777" w:rsidR="005B6671" w:rsidRPr="0049256C" w:rsidRDefault="005B6671" w:rsidP="002C63AE">
      <w:pPr>
        <w:pStyle w:val="13"/>
      </w:pPr>
      <w:r w:rsidRPr="0049256C">
        <w:t>ルールサービスの入力項目と結果</w:t>
      </w:r>
    </w:p>
    <w:p w14:paraId="590AEFF6" w14:textId="77777777" w:rsidR="005B6671" w:rsidRPr="0049256C" w:rsidRDefault="005B6671" w:rsidP="00EC7890"/>
    <w:p w14:paraId="13A49633" w14:textId="24947A1E" w:rsidR="005B6671" w:rsidRPr="00AF7DA4" w:rsidRDefault="005B6671" w:rsidP="00EC7890">
      <w:r w:rsidRPr="00AF7DA4">
        <w:t>ルールアプリケー</w:t>
      </w:r>
      <w:r w:rsidR="00C80E3E" w:rsidRPr="00AF7DA4">
        <w:t>ション</w:t>
      </w:r>
      <w:r w:rsidR="00226586" w:rsidRPr="00226586">
        <w:rPr>
          <w:rFonts w:hint="eastAsia"/>
        </w:rPr>
        <w:t>設定時は</w:t>
      </w:r>
      <w:r w:rsidR="00C80E3E" w:rsidRPr="00AF7DA4">
        <w:t>、ログとして残すイベントの</w:t>
      </w:r>
      <w:r w:rsidR="0022433E">
        <w:rPr>
          <w:rFonts w:hint="eastAsia"/>
        </w:rPr>
        <w:t>レベル</w:t>
      </w:r>
      <w:r w:rsidR="00C80E3E" w:rsidRPr="00AF7DA4">
        <w:t>であるログ</w:t>
      </w:r>
      <w:r w:rsidR="00C80E3E" w:rsidRPr="009A2CC8">
        <w:rPr>
          <w:rFonts w:hint="eastAsia"/>
        </w:rPr>
        <w:t>レベル</w:t>
      </w:r>
      <w:r w:rsidR="00C80E3E" w:rsidRPr="00AF7DA4">
        <w:t>が指定できる。指定されたロ</w:t>
      </w:r>
      <w:r w:rsidR="00C80E3E" w:rsidRPr="00AF7DA4">
        <w:rPr>
          <w:rFonts w:hint="eastAsia"/>
        </w:rPr>
        <w:t>グ</w:t>
      </w:r>
      <w:r w:rsidR="00C80E3E" w:rsidRPr="009A2CC8">
        <w:rPr>
          <w:rFonts w:hint="eastAsia"/>
        </w:rPr>
        <w:t>レベル</w:t>
      </w:r>
      <w:r w:rsidRPr="00AF7DA4">
        <w:t>と</w:t>
      </w:r>
      <w:r w:rsidRPr="00AF7DA4">
        <w:rPr>
          <w:rFonts w:hint="eastAsia"/>
        </w:rPr>
        <w:t>同一</w:t>
      </w:r>
      <w:r w:rsidRPr="00AF7DA4">
        <w:t>または</w:t>
      </w:r>
      <w:r w:rsidR="00C80E3E" w:rsidRPr="009A2CC8">
        <w:rPr>
          <w:rFonts w:hint="eastAsia"/>
        </w:rPr>
        <w:t>指定したレベルよりも</w:t>
      </w:r>
      <w:r w:rsidR="00C80E3E" w:rsidRPr="00AF7DA4">
        <w:t>高い</w:t>
      </w:r>
      <w:r w:rsidR="00C80E3E" w:rsidRPr="009A2CC8">
        <w:rPr>
          <w:rFonts w:hint="eastAsia"/>
        </w:rPr>
        <w:t>レベル</w:t>
      </w:r>
      <w:r w:rsidRPr="00AF7DA4">
        <w:t>のイベントのみがログに残る。</w:t>
      </w:r>
    </w:p>
    <w:p w14:paraId="2C22D03C" w14:textId="77777777" w:rsidR="005B6671" w:rsidRPr="006D3A1E" w:rsidRDefault="005B6671" w:rsidP="00EC7890"/>
    <w:p w14:paraId="4E9B5FFE" w14:textId="793903F4" w:rsidR="005B6671" w:rsidRPr="006D3A1E" w:rsidRDefault="00C80E3E" w:rsidP="00EC7890">
      <w:r w:rsidRPr="009A2CC8">
        <w:rPr>
          <w:rFonts w:hint="eastAsia"/>
        </w:rPr>
        <w:t>また、</w:t>
      </w:r>
      <w:r w:rsidRPr="00AF7DA4">
        <w:t>ログはファイル</w:t>
      </w:r>
      <w:r w:rsidRPr="009A2CC8">
        <w:rPr>
          <w:rFonts w:hint="eastAsia"/>
        </w:rPr>
        <w:t>に保存される</w:t>
      </w:r>
      <w:r w:rsidR="005B6671" w:rsidRPr="00AF7DA4">
        <w:t>。ログファイルは製品をインストールする際に、指定したディレクトリの下位に次のような</w:t>
      </w:r>
      <w:r w:rsidR="005B6671" w:rsidRPr="00AF7DA4">
        <w:rPr>
          <w:rFonts w:hint="eastAsia"/>
        </w:rPr>
        <w:t>パス</w:t>
      </w:r>
      <w:r w:rsidR="005B6671" w:rsidRPr="006D3A1E">
        <w:t>に作成される。</w:t>
      </w:r>
    </w:p>
    <w:p w14:paraId="39BE7714" w14:textId="77777777" w:rsidR="005B6671" w:rsidRPr="00F80980" w:rsidRDefault="005B6671" w:rsidP="00EC7890">
      <w:pPr>
        <w:ind w:leftChars="200" w:left="392"/>
        <w:rPr>
          <w:sz w:val="21"/>
        </w:rPr>
      </w:pPr>
      <w:r w:rsidRPr="00173310">
        <w:rPr>
          <w:rFonts w:ascii="ＭＳ Ｐゴシック" w:hAnsi="ＭＳ Ｐゴシック"/>
        </w:rPr>
        <w:t>[単位ルールシステム名</w:t>
      </w:r>
      <w:r w:rsidRPr="004F0E7D">
        <w:rPr>
          <w:rFonts w:ascii="ＭＳ Ｐゴシック" w:hAnsi="ＭＳ Ｐゴシック"/>
        </w:rPr>
        <w:t>]/[ルールアプリケーション</w:t>
      </w:r>
      <w:r w:rsidRPr="0052591B">
        <w:t>設定名</w:t>
      </w:r>
      <w:r w:rsidRPr="0052591B">
        <w:t>]/innorules.log</w:t>
      </w:r>
    </w:p>
    <w:p w14:paraId="41A7F68B" w14:textId="77777777" w:rsidR="002C63AE" w:rsidRDefault="002C63AE" w:rsidP="00EC7890"/>
    <w:p w14:paraId="071EA51B" w14:textId="23916D73" w:rsidR="005B6671" w:rsidRPr="0049256C" w:rsidRDefault="00C80E3E" w:rsidP="00EC7890">
      <w:r w:rsidRPr="001F3F08">
        <w:t>ログファイル</w:t>
      </w:r>
      <w:r w:rsidRPr="009A2CC8">
        <w:rPr>
          <w:rFonts w:hint="eastAsia"/>
        </w:rPr>
        <w:t>のデフォルト</w:t>
      </w:r>
      <w:r w:rsidR="005B6671" w:rsidRPr="00AF7DA4">
        <w:t>名は、</w:t>
      </w:r>
      <w:r w:rsidR="005B6671" w:rsidRPr="00EC7890">
        <w:rPr>
          <w:rFonts w:cs="Arial"/>
        </w:rPr>
        <w:t>innorules.log</w:t>
      </w:r>
      <w:r w:rsidR="005B6671" w:rsidRPr="00AF7DA4">
        <w:t>である。</w:t>
      </w:r>
      <w:r w:rsidR="005B6671" w:rsidRPr="00AF7DA4">
        <w:t>1</w:t>
      </w:r>
      <w:r w:rsidRPr="008609E1">
        <w:t>つのルールアプリケーション</w:t>
      </w:r>
      <w:r w:rsidRPr="008609E1">
        <w:rPr>
          <w:rFonts w:hint="eastAsia"/>
        </w:rPr>
        <w:t>の</w:t>
      </w:r>
      <w:r w:rsidRPr="006D3A1E">
        <w:t>設定</w:t>
      </w:r>
      <w:r w:rsidRPr="009A2CC8">
        <w:rPr>
          <w:rFonts w:hint="eastAsia"/>
        </w:rPr>
        <w:t>を利用して</w:t>
      </w:r>
      <w:r w:rsidR="005B6671" w:rsidRPr="00AF7DA4">
        <w:t>複数のルールアプリケーション</w:t>
      </w:r>
      <w:r w:rsidR="005B6671" w:rsidRPr="0049256C">
        <w:rPr>
          <w:rFonts w:hint="eastAsia"/>
        </w:rPr>
        <w:t>が</w:t>
      </w:r>
      <w:r w:rsidR="005B6671" w:rsidRPr="0049256C">
        <w:t>実行可能</w:t>
      </w:r>
      <w:r w:rsidR="005B6671" w:rsidRPr="0049256C">
        <w:rPr>
          <w:rFonts w:hint="eastAsia"/>
        </w:rPr>
        <w:t>であり</w:t>
      </w:r>
      <w:r>
        <w:t>、ルールアプリケーション別にログファイルを区分するため</w:t>
      </w:r>
      <w:r w:rsidR="005B6671" w:rsidRPr="0049256C">
        <w:rPr>
          <w:b/>
        </w:rPr>
        <w:t>ログタグ</w:t>
      </w:r>
      <w:r w:rsidR="005B6671" w:rsidRPr="0049256C">
        <w:rPr>
          <w:b/>
        </w:rPr>
        <w:t>(Log Tag)</w:t>
      </w:r>
      <w:r w:rsidR="005B6671" w:rsidRPr="0049256C">
        <w:t>を指定できる。ログタグを指定すると、次の</w:t>
      </w:r>
      <w:r w:rsidR="005B6671" w:rsidRPr="0049256C">
        <w:rPr>
          <w:rFonts w:hint="eastAsia"/>
        </w:rPr>
        <w:t>パス</w:t>
      </w:r>
      <w:r w:rsidR="005B6671" w:rsidRPr="0049256C">
        <w:t>にログファイルが作成される。</w:t>
      </w:r>
    </w:p>
    <w:p w14:paraId="3DB0B023" w14:textId="77777777" w:rsidR="005B6671" w:rsidRPr="0049256C" w:rsidRDefault="005B6671">
      <w:pPr>
        <w:rPr>
          <w:sz w:val="21"/>
        </w:rPr>
        <w:pPrChange w:id="5851" w:author="IRK" w:date="2020-05-11T10:12:00Z">
          <w:pPr>
            <w:ind w:leftChars="200" w:left="392"/>
          </w:pPr>
        </w:pPrChange>
      </w:pPr>
      <w:r w:rsidRPr="0049256C">
        <w:t>[</w:t>
      </w:r>
      <w:r w:rsidRPr="0049256C">
        <w:t>単位ルールシステム名</w:t>
      </w:r>
      <w:r w:rsidRPr="0049256C">
        <w:t>]/[</w:t>
      </w:r>
      <w:r w:rsidRPr="0049256C">
        <w:t>ルールアプリケーション設定名</w:t>
      </w:r>
      <w:r w:rsidRPr="0049256C">
        <w:t>]/[</w:t>
      </w:r>
      <w:r w:rsidRPr="0049256C">
        <w:t>ログタグ</w:t>
      </w:r>
      <w:r w:rsidRPr="0049256C">
        <w:t>]innorules.log</w:t>
      </w:r>
    </w:p>
    <w:p w14:paraId="3E61F273" w14:textId="4EA45CC1" w:rsidR="005B6671" w:rsidRPr="0049256C" w:rsidRDefault="005B6671" w:rsidP="00EC7890">
      <w:r w:rsidRPr="0049256C">
        <w:t>ログタグとしてシステムプロパティと</w:t>
      </w:r>
      <w:r w:rsidRPr="0049256C">
        <w:rPr>
          <w:rFonts w:hint="eastAsia"/>
        </w:rPr>
        <w:t>パス</w:t>
      </w:r>
      <w:r w:rsidRPr="0049256C">
        <w:t>区切り文字が</w:t>
      </w:r>
      <w:r w:rsidRPr="0049256C">
        <w:rPr>
          <w:rFonts w:hint="eastAsia"/>
        </w:rPr>
        <w:t>使用できる</w:t>
      </w:r>
      <w:r w:rsidRPr="0049256C">
        <w:t>。</w:t>
      </w:r>
      <w:del w:id="5852" w:author="IRK" w:date="2020-03-11T15:36:00Z">
        <w:r w:rsidR="00AF32FF" w:rsidDel="003D3631">
          <w:rPr>
            <w:rFonts w:hint="eastAsia"/>
          </w:rPr>
          <w:delText>下記は</w:delText>
        </w:r>
      </w:del>
      <w:ins w:id="5853" w:author="IRK" w:date="2020-03-11T15:36:00Z">
        <w:r w:rsidR="003D3631">
          <w:rPr>
            <w:rFonts w:hint="eastAsia"/>
          </w:rPr>
          <w:t>次は</w:t>
        </w:r>
      </w:ins>
      <w:r w:rsidRPr="0049256C">
        <w:t>その使用例である。</w:t>
      </w:r>
    </w:p>
    <w:p w14:paraId="4E9F0769" w14:textId="77777777" w:rsidR="005B6671" w:rsidRPr="0049256C" w:rsidRDefault="005B6671" w:rsidP="002C63AE">
      <w:pPr>
        <w:pStyle w:val="10"/>
      </w:pPr>
      <w:r w:rsidRPr="0049256C">
        <w:t>${container.name}</w:t>
      </w:r>
      <w:del w:id="5854" w:author="IRK" w:date="2020-03-09T22:40:00Z">
        <w:r w:rsidRPr="0049256C" w:rsidDel="003246D9">
          <w:delText>-</w:delText>
        </w:r>
      </w:del>
    </w:p>
    <w:p w14:paraId="45EC149F" w14:textId="340152C9" w:rsidR="005B6671" w:rsidRPr="0049256C" w:rsidRDefault="005B6671" w:rsidP="002C63AE">
      <w:pPr>
        <w:pStyle w:val="13"/>
      </w:pPr>
      <w:r w:rsidRPr="0049256C">
        <w:t>同一ルールアプリケーション設定を利用する</w:t>
      </w:r>
      <w:r w:rsidR="00382563">
        <w:t>Web</w:t>
      </w:r>
      <w:r w:rsidRPr="0049256C">
        <w:t>アプリケーション</w:t>
      </w:r>
      <w:r w:rsidR="00C80E3E">
        <w:t>を複数のコンテナに配置する際、コンテナ名を利用してファイ</w:t>
      </w:r>
      <w:r w:rsidR="00C80E3E" w:rsidRPr="00AF7DA4">
        <w:t>ルを</w:t>
      </w:r>
      <w:r w:rsidR="00C80E3E" w:rsidRPr="009A2CC8">
        <w:rPr>
          <w:rFonts w:hint="eastAsia"/>
        </w:rPr>
        <w:t>分割</w:t>
      </w:r>
      <w:r w:rsidRPr="0049256C">
        <w:t>できる。各コンテナの</w:t>
      </w:r>
      <w:r w:rsidRPr="0049256C">
        <w:t>container.name</w:t>
      </w:r>
      <w:r w:rsidRPr="0049256C">
        <w:t>システムプロパティにコンテナ名が保存されている場合、ログタグを上記のように設定すると、各ルールアプリケーションのログファイル名の前にコンテナ</w:t>
      </w:r>
      <w:r w:rsidR="00D655F7" w:rsidRPr="00D655F7">
        <w:rPr>
          <w:rFonts w:hint="eastAsia"/>
        </w:rPr>
        <w:t>名</w:t>
      </w:r>
      <w:r w:rsidR="00D655F7" w:rsidRPr="00D655F7">
        <w:rPr>
          <w:rFonts w:hint="eastAsia"/>
        </w:rPr>
        <w:t>-(</w:t>
      </w:r>
      <w:r w:rsidR="00D655F7" w:rsidRPr="00D655F7">
        <w:rPr>
          <w:rFonts w:hint="eastAsia"/>
        </w:rPr>
        <w:t>ハイフン</w:t>
      </w:r>
      <w:r w:rsidR="00D655F7" w:rsidRPr="00D655F7">
        <w:rPr>
          <w:rFonts w:hint="eastAsia"/>
        </w:rPr>
        <w:t>)</w:t>
      </w:r>
      <w:r w:rsidRPr="0049256C">
        <w:t>がつく。</w:t>
      </w:r>
    </w:p>
    <w:p w14:paraId="0CDFEA90" w14:textId="52E614DE" w:rsidR="005B6671" w:rsidRPr="0049256C" w:rsidRDefault="005B6671" w:rsidP="002C63AE">
      <w:pPr>
        <w:pStyle w:val="10"/>
      </w:pPr>
      <w:r w:rsidRPr="0049256C">
        <w:t>${container.name}/</w:t>
      </w:r>
      <w:r w:rsidRPr="0049256C">
        <w:t>または</w:t>
      </w:r>
      <w:r w:rsidRPr="0049256C">
        <w:t>${container.name}${file.separator}</w:t>
      </w:r>
    </w:p>
    <w:p w14:paraId="05363EC7" w14:textId="25B20BB6" w:rsidR="005B6671" w:rsidRPr="0049256C" w:rsidRDefault="005B6671" w:rsidP="002C63AE">
      <w:pPr>
        <w:pStyle w:val="13"/>
      </w:pPr>
      <w:r w:rsidRPr="0049256C">
        <w:t>上記の例で、コンテナ別にルールアプリケーションログを他のサブディレクトリに保存するために、ログタグに</w:t>
      </w:r>
      <w:r w:rsidRPr="0049256C">
        <w:rPr>
          <w:rFonts w:hint="eastAsia"/>
        </w:rPr>
        <w:t>パス</w:t>
      </w:r>
      <w:r w:rsidRPr="0049256C">
        <w:t>区切り文字を使用できる。</w:t>
      </w:r>
      <w:r w:rsidRPr="0049256C">
        <w:rPr>
          <w:rFonts w:hint="eastAsia"/>
        </w:rPr>
        <w:t>パス</w:t>
      </w:r>
      <w:r w:rsidRPr="0049256C">
        <w:t>区切り文字は、文字または</w:t>
      </w:r>
      <w:r w:rsidRPr="0049256C">
        <w:t>file.separator</w:t>
      </w:r>
      <w:r w:rsidRPr="0049256C">
        <w:t>のようなシステムプロパティが使用できる。</w:t>
      </w:r>
    </w:p>
    <w:p w14:paraId="0D130F12" w14:textId="77777777" w:rsidR="005B6671" w:rsidRPr="0049256C" w:rsidRDefault="005B6671" w:rsidP="00EC7890"/>
    <w:p w14:paraId="2F35D08D" w14:textId="2F6736CE" w:rsidR="005B6671" w:rsidRPr="0049256C" w:rsidRDefault="005B6671" w:rsidP="00EC7890">
      <w:r w:rsidRPr="0049256C">
        <w:t>ログファイルにはルールアプリケーションで発生したイベント</w:t>
      </w:r>
      <w:r w:rsidRPr="0049256C">
        <w:rPr>
          <w:rFonts w:hint="eastAsia"/>
        </w:rPr>
        <w:t>のみ</w:t>
      </w:r>
      <w:r w:rsidRPr="0049256C">
        <w:t>が記録される。ルールアプリケーションがローカルルールサービスを利用するように設定した場合、ルールサーバがルールアプリケーションの</w:t>
      </w:r>
      <w:r w:rsidRPr="0049256C">
        <w:t>JVM</w:t>
      </w:r>
      <w:r w:rsidRPr="0049256C">
        <w:t>内で実行されるため、ルールサーバのログがログファイルに記録される。ただし、リモートルールサービスを利用するように設定した場合、ルールサーバ</w:t>
      </w:r>
      <w:r w:rsidRPr="008609E1">
        <w:t>は</w:t>
      </w:r>
      <w:r w:rsidR="00F86B01" w:rsidRPr="009A2CC8">
        <w:rPr>
          <w:rFonts w:hint="eastAsia"/>
        </w:rPr>
        <w:t>リモート</w:t>
      </w:r>
      <w:r w:rsidRPr="008609E1">
        <w:t>で実行</w:t>
      </w:r>
      <w:r w:rsidRPr="0049256C">
        <w:t>されるため、ルールサーバのログはリモートルールサーバのログファイルに記録される。</w:t>
      </w:r>
    </w:p>
    <w:p w14:paraId="3E8E6EBD" w14:textId="77777777" w:rsidR="005B6671" w:rsidRPr="0049256C" w:rsidRDefault="005B6671" w:rsidP="00EC7890">
      <w:pPr>
        <w:rPr>
          <w:color w:val="FF0000"/>
        </w:rPr>
      </w:pPr>
    </w:p>
    <w:p w14:paraId="793B275E" w14:textId="77777777" w:rsidR="005B6671" w:rsidRPr="0049256C" w:rsidRDefault="005B6671">
      <w:pPr>
        <w:pStyle w:val="32"/>
        <w:numPr>
          <w:ilvl w:val="2"/>
          <w:numId w:val="139"/>
        </w:numPr>
        <w:rPr>
          <w:lang w:eastAsia="ja-JP"/>
        </w:rPr>
        <w:pPrChange w:id="5855" w:author="IRK" w:date="2020-05-11T09:44:00Z">
          <w:pPr>
            <w:pStyle w:val="32"/>
            <w:numPr>
              <w:numId w:val="27"/>
            </w:numPr>
            <w:spacing w:before="12" w:after="100"/>
            <w:jc w:val="left"/>
          </w:pPr>
        </w:pPrChange>
      </w:pPr>
      <w:bookmarkStart w:id="5856" w:name="_Toc441755351"/>
      <w:bookmarkStart w:id="5857" w:name="_Ref34654399"/>
      <w:bookmarkStart w:id="5858" w:name="_Ref34654401"/>
      <w:bookmarkStart w:id="5859" w:name="_Toc40449583"/>
      <w:r w:rsidRPr="0049256C">
        <w:rPr>
          <w:lang w:eastAsia="ja-JP"/>
        </w:rPr>
        <w:t>ルールサービスの形態指定</w:t>
      </w:r>
      <w:bookmarkEnd w:id="5856"/>
      <w:bookmarkEnd w:id="5857"/>
      <w:bookmarkEnd w:id="5858"/>
      <w:bookmarkEnd w:id="5859"/>
    </w:p>
    <w:p w14:paraId="6D6231C3" w14:textId="2F91C8F8" w:rsidR="005B6671" w:rsidRPr="0049256C" w:rsidRDefault="00D655F7" w:rsidP="00EC7890">
      <w:r w:rsidRPr="00D655F7">
        <w:rPr>
          <w:rFonts w:hint="eastAsia"/>
        </w:rPr>
        <w:t>ルールアプリケーションがローカルルールサービス、または、リモートルールサービスを使用するのかを指定する必要がある</w:t>
      </w:r>
      <w:r w:rsidR="005B6671" w:rsidRPr="0049256C">
        <w:t>。ウィザード以降の段階で、サービス形態に依存</w:t>
      </w:r>
      <w:r w:rsidRPr="00EC7890">
        <w:rPr>
          <w:rFonts w:hint="eastAsia"/>
        </w:rPr>
        <w:t>する</w:t>
      </w:r>
      <w:r w:rsidR="005B6671" w:rsidRPr="0049256C">
        <w:t>追加情報を入力する。ローカルルールサービスを選択する場合は、ルールデータベースを接続するための設定を行う。リモートルールサービスを選択する場合は、呼び出す</w:t>
      </w:r>
      <w:r w:rsidR="005B6671" w:rsidRPr="0049256C">
        <w:t>TCP</w:t>
      </w:r>
      <w:r w:rsidR="005B6671" w:rsidRPr="0049256C">
        <w:t>コネクタサーバに関する情報を入力する。</w:t>
      </w:r>
    </w:p>
    <w:p w14:paraId="6B1C0657" w14:textId="77777777" w:rsidR="005B6671" w:rsidRPr="0049256C" w:rsidRDefault="005B6671" w:rsidP="00EC7890"/>
    <w:p w14:paraId="2D2C253A" w14:textId="77777777" w:rsidR="005B6671" w:rsidRPr="0049256C" w:rsidRDefault="005B6671">
      <w:pPr>
        <w:pStyle w:val="32"/>
        <w:numPr>
          <w:ilvl w:val="2"/>
          <w:numId w:val="139"/>
        </w:numPr>
        <w:rPr>
          <w:lang w:eastAsia="ja-JP"/>
        </w:rPr>
        <w:pPrChange w:id="5860" w:author="IRK" w:date="2020-05-11T09:44:00Z">
          <w:pPr>
            <w:pStyle w:val="32"/>
            <w:numPr>
              <w:numId w:val="27"/>
            </w:numPr>
            <w:spacing w:before="12" w:after="100"/>
            <w:jc w:val="left"/>
          </w:pPr>
        </w:pPrChange>
      </w:pPr>
      <w:bookmarkStart w:id="5861" w:name="_Toc441755352"/>
      <w:bookmarkStart w:id="5862" w:name="_Ref34686342"/>
      <w:bookmarkStart w:id="5863" w:name="_Ref34686344"/>
      <w:bookmarkStart w:id="5864" w:name="_Toc40449584"/>
      <w:r w:rsidRPr="0049256C">
        <w:rPr>
          <w:lang w:eastAsia="ja-JP"/>
        </w:rPr>
        <w:t>ルールデータベースの接続設定</w:t>
      </w:r>
      <w:r w:rsidRPr="0049256C">
        <w:rPr>
          <w:lang w:eastAsia="ja-JP"/>
        </w:rPr>
        <w:t>(</w:t>
      </w:r>
      <w:r w:rsidRPr="0049256C">
        <w:rPr>
          <w:lang w:eastAsia="ja-JP"/>
        </w:rPr>
        <w:t>ローカルルールサービスを使用する場合のみ</w:t>
      </w:r>
      <w:r w:rsidRPr="0049256C">
        <w:rPr>
          <w:lang w:eastAsia="ja-JP"/>
        </w:rPr>
        <w:t>)</w:t>
      </w:r>
      <w:bookmarkEnd w:id="5861"/>
      <w:bookmarkEnd w:id="5862"/>
      <w:bookmarkEnd w:id="5863"/>
      <w:bookmarkEnd w:id="5864"/>
    </w:p>
    <w:p w14:paraId="119CF206" w14:textId="46A17CFA" w:rsidR="005B6671" w:rsidRPr="0049256C" w:rsidRDefault="005B6671" w:rsidP="00EC7890">
      <w:r w:rsidRPr="0049256C">
        <w:t>ルールアプリケーションがローカルルールサービスを使用するように設定すると、アプリケーションの</w:t>
      </w:r>
      <w:r w:rsidRPr="0049256C">
        <w:t>JVM</w:t>
      </w:r>
      <w:r w:rsidRPr="0049256C">
        <w:t>内にルールサーバが実行</w:t>
      </w:r>
      <w:r w:rsidR="00547353">
        <w:t>されるように構成される。ルールサーバはルールデータを照会</w:t>
      </w:r>
      <w:r w:rsidR="00547353" w:rsidRPr="006D3A1E">
        <w:t>する</w:t>
      </w:r>
      <w:r w:rsidR="00547353" w:rsidRPr="009A2CC8">
        <w:rPr>
          <w:rFonts w:hint="eastAsia"/>
        </w:rPr>
        <w:t>ため</w:t>
      </w:r>
      <w:r w:rsidRPr="006D3A1E">
        <w:t>、</w:t>
      </w:r>
      <w:r w:rsidRPr="0049256C">
        <w:t>ルールデータベースに接続できる方法に関する追加設定が必要になる。</w:t>
      </w:r>
    </w:p>
    <w:p w14:paraId="4CFD7C63" w14:textId="77777777" w:rsidR="005B6671" w:rsidRPr="0049256C" w:rsidRDefault="005B6671" w:rsidP="00EC7890">
      <w:r w:rsidRPr="0049256C">
        <w:t>ルールサーバが使用するデータソースを指定して、ルールデータベース接続方法を設定する。データソースとして、ネーミングシステムに既に登録されているデータソースを参照することもでき、ルールアプリケーション専用のコネクションプールも作成可能である。前者の方式を</w:t>
      </w:r>
      <w:r w:rsidRPr="0049256C">
        <w:rPr>
          <w:b/>
        </w:rPr>
        <w:t>データソース参照方式</w:t>
      </w:r>
      <w:r w:rsidRPr="0049256C">
        <w:rPr>
          <w:b/>
        </w:rPr>
        <w:t>(Data Source Referencing Type)</w:t>
      </w:r>
      <w:r w:rsidRPr="0049256C">
        <w:t>といい、後者の方式を</w:t>
      </w:r>
      <w:r w:rsidRPr="0049256C">
        <w:rPr>
          <w:b/>
        </w:rPr>
        <w:t>専用コネクションプール方式</w:t>
      </w:r>
      <w:r w:rsidRPr="0049256C">
        <w:rPr>
          <w:b/>
        </w:rPr>
        <w:t>(Private Connection Pool Type)</w:t>
      </w:r>
      <w:r w:rsidRPr="0049256C">
        <w:t>という。</w:t>
      </w:r>
    </w:p>
    <w:p w14:paraId="3399C240" w14:textId="77777777" w:rsidR="005B6671" w:rsidRPr="0049256C" w:rsidRDefault="005B6671" w:rsidP="00EC7890"/>
    <w:p w14:paraId="2CBDD463" w14:textId="016BBAB9" w:rsidR="005B6671" w:rsidRPr="0049256C" w:rsidRDefault="005B6671" w:rsidP="00EC7890">
      <w:r w:rsidRPr="0049256C">
        <w:rPr>
          <w:b/>
        </w:rPr>
        <w:t>データソース参照方式</w:t>
      </w:r>
      <w:r w:rsidRPr="0049256C">
        <w:t>を使用する場合、データソースの</w:t>
      </w:r>
      <w:r w:rsidRPr="0049256C">
        <w:t>JNDI</w:t>
      </w:r>
      <w:r w:rsidRPr="0049256C">
        <w:t>名を指定する。ルールサービスはデータソースを検索するために</w:t>
      </w:r>
      <w:r w:rsidRPr="0049256C">
        <w:t>JNDI API</w:t>
      </w:r>
      <w:r w:rsidRPr="0049256C">
        <w:t>を使用する。この方式を使用する代表的なアプリケーション形態は</w:t>
      </w:r>
      <w:r w:rsidR="00382563">
        <w:t>Web</w:t>
      </w:r>
      <w:r w:rsidRPr="0049256C">
        <w:t>アプリケーションである。</w:t>
      </w:r>
      <w:r w:rsidR="00382563">
        <w:t>Web</w:t>
      </w:r>
      <w:r w:rsidRPr="0049256C">
        <w:t>アプリケーションでなくても、ネーミングシステムを使用可能な場合はこの方式</w:t>
      </w:r>
      <w:r w:rsidR="00AF32FF">
        <w:rPr>
          <w:rFonts w:hint="eastAsia"/>
        </w:rPr>
        <w:t>を</w:t>
      </w:r>
      <w:r w:rsidRPr="0049256C">
        <w:t>指定できる。ただし、設定方法において</w:t>
      </w:r>
      <w:r w:rsidR="00382563">
        <w:t>Web</w:t>
      </w:r>
      <w:r w:rsidRPr="0049256C">
        <w:t>アプリケーションと</w:t>
      </w:r>
      <w:r w:rsidRPr="0049256C">
        <w:rPr>
          <w:rFonts w:hint="eastAsia"/>
        </w:rPr>
        <w:t>わずかに差異</w:t>
      </w:r>
      <w:r w:rsidRPr="0049256C">
        <w:t>がある。次は、</w:t>
      </w:r>
      <w:r w:rsidR="00382563">
        <w:t>Web</w:t>
      </w:r>
      <w:r w:rsidRPr="0049256C">
        <w:t>アプリケーション環境での設定方法と意味をまず説明し</w:t>
      </w:r>
      <w:r w:rsidRPr="0049256C">
        <w:rPr>
          <w:rFonts w:hint="eastAsia"/>
        </w:rPr>
        <w:t>た後</w:t>
      </w:r>
      <w:r w:rsidR="00547353">
        <w:t>、</w:t>
      </w:r>
      <w:r w:rsidR="00382563">
        <w:t>Web</w:t>
      </w:r>
      <w:r w:rsidR="00547353">
        <w:t>アプリケーション</w:t>
      </w:r>
      <w:r w:rsidR="00AF32FF">
        <w:rPr>
          <w:rFonts w:hint="eastAsia"/>
        </w:rPr>
        <w:t>以外</w:t>
      </w:r>
      <w:r w:rsidR="00547353">
        <w:rPr>
          <w:rFonts w:hint="eastAsia"/>
        </w:rPr>
        <w:t>の</w:t>
      </w:r>
      <w:r w:rsidRPr="0049256C">
        <w:t>場合について説明する。</w:t>
      </w:r>
    </w:p>
    <w:p w14:paraId="0989AA37" w14:textId="77777777" w:rsidR="005B6671" w:rsidRPr="0049256C" w:rsidRDefault="005B6671" w:rsidP="00EC7890"/>
    <w:p w14:paraId="0153C811" w14:textId="66018305" w:rsidR="005B6671" w:rsidRPr="0049256C" w:rsidRDefault="00382563" w:rsidP="00EC7890">
      <w:r>
        <w:t>Web</w:t>
      </w:r>
      <w:r w:rsidR="005B6671" w:rsidRPr="0049256C">
        <w:t>アプリケーションは</w:t>
      </w:r>
      <w:r>
        <w:t>Web</w:t>
      </w:r>
      <w:r w:rsidR="005B6671" w:rsidRPr="0049256C">
        <w:t>アプリケーションサーバ</w:t>
      </w:r>
      <w:r w:rsidR="005B6671" w:rsidRPr="0049256C">
        <w:t>(WAS)</w:t>
      </w:r>
      <w:r w:rsidR="005B6671" w:rsidRPr="0049256C">
        <w:t>で動作する。一般的にデータソースは</w:t>
      </w:r>
      <w:r w:rsidR="005B6671" w:rsidRPr="0049256C">
        <w:t>WAS</w:t>
      </w:r>
      <w:r w:rsidR="005B6671" w:rsidRPr="0049256C">
        <w:t>によって作成・管理され、</w:t>
      </w:r>
      <w:r>
        <w:t>Web</w:t>
      </w:r>
      <w:r w:rsidR="005B6671" w:rsidRPr="0049256C">
        <w:t>アプリケーションはこれを参照して使用する。</w:t>
      </w:r>
      <w:r>
        <w:t>Web</w:t>
      </w:r>
      <w:r w:rsidR="005B6671" w:rsidRPr="0049256C">
        <w:t>アプリケーションが</w:t>
      </w:r>
      <w:r w:rsidR="005B6671" w:rsidRPr="0049256C">
        <w:t>WAS</w:t>
      </w:r>
      <w:r w:rsidR="005B6671" w:rsidRPr="0049256C">
        <w:t>のデータソースを参照するためには、</w:t>
      </w:r>
      <w:r>
        <w:t>Web</w:t>
      </w:r>
      <w:r w:rsidR="005B6671" w:rsidRPr="0049256C">
        <w:t>アプリケーション配置記述子</w:t>
      </w:r>
      <w:r w:rsidR="005B6671" w:rsidRPr="0049256C">
        <w:t>(Web Application Deployment Descriptor</w:t>
      </w:r>
      <w:r w:rsidR="00AF32FF">
        <w:rPr>
          <w:rFonts w:hint="eastAsia"/>
        </w:rPr>
        <w:t>、</w:t>
      </w:r>
      <w:r w:rsidR="005B6671" w:rsidRPr="0049256C">
        <w:t>web.xml)</w:t>
      </w:r>
      <w:r w:rsidR="005B6671" w:rsidRPr="0049256C">
        <w:t>に参照名を記述する必要がある。</w:t>
      </w:r>
      <w:r w:rsidR="005B6671" w:rsidRPr="0049256C">
        <w:rPr>
          <w:vertAlign w:val="superscript"/>
        </w:rPr>
        <w:t>*3</w:t>
      </w:r>
      <w:r w:rsidR="005B6671" w:rsidRPr="0049256C">
        <w:t xml:space="preserve"> </w:t>
      </w:r>
      <w:r w:rsidR="005B6671" w:rsidRPr="0049256C">
        <w:t>この参照名を</w:t>
      </w:r>
      <w:r>
        <w:rPr>
          <w:rFonts w:hint="eastAsia"/>
        </w:rPr>
        <w:t>Web</w:t>
      </w:r>
      <w:r w:rsidR="005B6671" w:rsidRPr="0049256C">
        <w:rPr>
          <w:rFonts w:hint="eastAsia"/>
        </w:rPr>
        <w:t>アプリケーションで参照するにはその前にプレフィックス</w:t>
      </w:r>
      <w:r w:rsidR="005B6671" w:rsidRPr="0049256C">
        <w:t>java:/comp/env/</w:t>
      </w:r>
      <w:r w:rsidR="005B6671" w:rsidRPr="0049256C">
        <w:rPr>
          <w:rFonts w:hint="eastAsia"/>
        </w:rPr>
        <w:t>をつける必要があるため、ルールアプリケーションの設定には参照名にプレフィックスをつけて</w:t>
      </w:r>
      <w:r w:rsidR="005B6671" w:rsidRPr="0049256C">
        <w:t>指定する必要がある。</w:t>
      </w:r>
    </w:p>
    <w:p w14:paraId="062EDD9D" w14:textId="630C42C0" w:rsidR="005B6671" w:rsidRPr="0049256C" w:rsidRDefault="005B6671" w:rsidP="00EC7890">
      <w:r w:rsidRPr="0049256C">
        <w:t>例えば、</w:t>
      </w:r>
      <w:r w:rsidRPr="0049256C">
        <w:t>WAS</w:t>
      </w:r>
      <w:r w:rsidRPr="0049256C">
        <w:t>にルールデータベースについてのデータソースが登録されており、リソースの名前は</w:t>
      </w:r>
      <w:r w:rsidRPr="0049256C">
        <w:t>RULEDB_POOL</w:t>
      </w:r>
      <w:r w:rsidRPr="0049256C">
        <w:t>だとする。ルールアプリケーションの</w:t>
      </w:r>
      <w:r w:rsidRPr="0049256C">
        <w:t>web.xml</w:t>
      </w:r>
      <w:r w:rsidRPr="0049256C">
        <w:t>にはルールデータベースのリソース参照</w:t>
      </w:r>
      <w:r w:rsidR="00547353">
        <w:rPr>
          <w:rFonts w:hint="eastAsia"/>
        </w:rPr>
        <w:t>の</w:t>
      </w:r>
      <w:r w:rsidR="00547353">
        <w:t>記述が必要であり、次の表のようにその</w:t>
      </w:r>
      <w:r w:rsidR="00547353" w:rsidRPr="009A2CC8">
        <w:rPr>
          <w:rFonts w:hint="eastAsia"/>
        </w:rPr>
        <w:t>名称</w:t>
      </w:r>
      <w:r w:rsidRPr="006D3A1E">
        <w:t>が</w:t>
      </w:r>
      <w:r w:rsidRPr="006D3A1E">
        <w:t>RULEDB</w:t>
      </w:r>
      <w:r w:rsidRPr="0049256C">
        <w:t>に指定されているとする。</w:t>
      </w:r>
    </w:p>
    <w:p w14:paraId="4EF894AC" w14:textId="77777777" w:rsidR="005B6671" w:rsidRPr="0049256C" w:rsidRDefault="005B6671" w:rsidP="00EC7890"/>
    <w:p w14:paraId="1F096FCF" w14:textId="6E975809" w:rsidR="0058086A" w:rsidRPr="0049256C" w:rsidRDefault="0058086A" w:rsidP="007D3017">
      <w:pPr>
        <w:pStyle w:val="afff6"/>
      </w:pPr>
      <w:bookmarkStart w:id="5865" w:name="_Toc34839601"/>
      <w:r w:rsidRPr="0049256C">
        <w:t>[</w:t>
      </w:r>
      <w:del w:id="5866" w:author="IRK" w:date="2020-03-09T22:41:00Z">
        <w:r w:rsidRPr="0049256C" w:rsidDel="003246D9">
          <w:delText>表</w:delText>
        </w:r>
        <w:r w:rsidRPr="0049256C" w:rsidDel="003246D9">
          <w:delText xml:space="preserve"> </w:delText>
        </w:r>
        <w:r w:rsidR="003561C7" w:rsidRPr="0049256C" w:rsidDel="003246D9">
          <w:fldChar w:fldCharType="begin"/>
        </w:r>
        <w:r w:rsidR="003561C7" w:rsidRPr="0049256C" w:rsidDel="003246D9">
          <w:delInstrText xml:space="preserve"> SEQ [</w:delInstrText>
        </w:r>
        <w:r w:rsidR="003561C7" w:rsidRPr="0049256C" w:rsidDel="003246D9">
          <w:delInstrText>表</w:delInstrText>
        </w:r>
        <w:r w:rsidR="003561C7" w:rsidRPr="0049256C" w:rsidDel="003246D9">
          <w:delInstrText xml:space="preserve"> \* ARABIC </w:delInstrText>
        </w:r>
        <w:r w:rsidR="003561C7" w:rsidRPr="0049256C" w:rsidDel="003246D9">
          <w:fldChar w:fldCharType="separate"/>
        </w:r>
        <w:r w:rsidR="000132DF" w:rsidDel="003246D9">
          <w:rPr>
            <w:noProof/>
          </w:rPr>
          <w:delText>129</w:delText>
        </w:r>
        <w:r w:rsidR="003561C7" w:rsidRPr="0049256C" w:rsidDel="003246D9">
          <w:rPr>
            <w:noProof/>
          </w:rPr>
          <w:fldChar w:fldCharType="end"/>
        </w:r>
      </w:del>
      <w:ins w:id="5867" w:author="IRK" w:date="2020-03-09T22:41:00Z">
        <w:r w:rsidR="003246D9">
          <w:rPr>
            <w:rFonts w:hint="eastAsia"/>
          </w:rPr>
          <w:t>表</w:t>
        </w:r>
        <w:r w:rsidR="003246D9">
          <w:rPr>
            <w:rFonts w:hint="eastAsia"/>
          </w:rPr>
          <w:t xml:space="preserve"> </w:t>
        </w:r>
        <w:r w:rsidR="003246D9">
          <w:fldChar w:fldCharType="begin"/>
        </w:r>
        <w:r w:rsidR="003246D9">
          <w:instrText xml:space="preserve"> </w:instrText>
        </w:r>
        <w:r w:rsidR="003246D9">
          <w:rPr>
            <w:rFonts w:hint="eastAsia"/>
          </w:rPr>
          <w:instrText xml:space="preserve">SEQ </w:instrText>
        </w:r>
        <w:r w:rsidR="003246D9">
          <w:rPr>
            <w:rFonts w:hint="eastAsia"/>
          </w:rPr>
          <w:instrText>表</w:instrText>
        </w:r>
        <w:r w:rsidR="003246D9">
          <w:rPr>
            <w:rFonts w:hint="eastAsia"/>
          </w:rPr>
          <w:instrText xml:space="preserve"> \* ARABIC</w:instrText>
        </w:r>
        <w:r w:rsidR="003246D9">
          <w:instrText xml:space="preserve"> </w:instrText>
        </w:r>
      </w:ins>
      <w:r w:rsidR="003246D9">
        <w:fldChar w:fldCharType="separate"/>
      </w:r>
      <w:r w:rsidR="00AB1F2F">
        <w:rPr>
          <w:noProof/>
        </w:rPr>
        <w:t>135</w:t>
      </w:r>
      <w:ins w:id="5868" w:author="IRK" w:date="2020-03-09T22:41:00Z">
        <w:r w:rsidR="003246D9">
          <w:fldChar w:fldCharType="end"/>
        </w:r>
      </w:ins>
      <w:r w:rsidRPr="0049256C">
        <w:t xml:space="preserve"> Part of Rule Web Application Deployment Descriptor]</w:t>
      </w:r>
      <w:bookmarkEnd w:id="5865"/>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5869" w:author="IRK" w:date="2020-04-16T14:30:00Z">
          <w:tblPr>
            <w:tblW w:w="0" w:type="auto"/>
            <w:tblInd w:w="108" w:type="dxa"/>
            <w:tblLook w:val="04A0" w:firstRow="1" w:lastRow="0" w:firstColumn="1" w:lastColumn="0" w:noHBand="0" w:noVBand="1"/>
          </w:tblPr>
        </w:tblPrChange>
      </w:tblPr>
      <w:tblGrid>
        <w:gridCol w:w="9356"/>
        <w:tblGridChange w:id="5870">
          <w:tblGrid>
            <w:gridCol w:w="9356"/>
          </w:tblGrid>
        </w:tblGridChange>
      </w:tblGrid>
      <w:tr w:rsidR="005B6671" w:rsidRPr="0049256C" w14:paraId="22AAF7A0" w14:textId="77777777" w:rsidTr="002C63AE">
        <w:trPr>
          <w:jc w:val="center"/>
        </w:trPr>
        <w:tc>
          <w:tcPr>
            <w:tcW w:w="9356" w:type="dxa"/>
            <w:tcPrChange w:id="5871" w:author="IRK" w:date="2020-04-16T14:30:00Z">
              <w:tcPr>
                <w:tcW w:w="9356" w:type="dxa"/>
              </w:tcPr>
            </w:tcPrChange>
          </w:tcPr>
          <w:p w14:paraId="316C5825" w14:textId="77777777" w:rsidR="005B6671" w:rsidRPr="0049256C" w:rsidRDefault="005B6671">
            <w:pPr>
              <w:pStyle w:val="16"/>
              <w:pPrChange w:id="5872" w:author="IRK" w:date="2020-04-27T17:26:00Z">
                <w:pPr/>
              </w:pPrChange>
            </w:pPr>
            <w:r w:rsidRPr="0049256C">
              <w:t>&lt;web-app&gt;</w:t>
            </w:r>
          </w:p>
          <w:p w14:paraId="247E4CE0" w14:textId="77777777" w:rsidR="005B6671" w:rsidRPr="0049256C" w:rsidRDefault="005B6671">
            <w:pPr>
              <w:pStyle w:val="16"/>
              <w:pPrChange w:id="5873" w:author="IRK" w:date="2020-04-27T17:26:00Z">
                <w:pPr/>
              </w:pPrChange>
            </w:pPr>
            <w:r w:rsidRPr="0049256C">
              <w:t>…</w:t>
            </w:r>
          </w:p>
          <w:p w14:paraId="1C57E127" w14:textId="77777777" w:rsidR="005B6671" w:rsidRPr="0049256C" w:rsidRDefault="005B6671">
            <w:pPr>
              <w:pStyle w:val="16"/>
              <w:pPrChange w:id="5874" w:author="IRK" w:date="2020-04-27T17:26:00Z">
                <w:pPr/>
              </w:pPrChange>
            </w:pPr>
            <w:r w:rsidRPr="0049256C">
              <w:t xml:space="preserve">    &lt;resource-ref&gt;</w:t>
            </w:r>
          </w:p>
          <w:p w14:paraId="72655C59" w14:textId="77777777" w:rsidR="005B6671" w:rsidRPr="0049256C" w:rsidRDefault="005B6671">
            <w:pPr>
              <w:pStyle w:val="16"/>
              <w:pPrChange w:id="5875" w:author="IRK" w:date="2020-04-27T17:26:00Z">
                <w:pPr/>
              </w:pPrChange>
            </w:pPr>
            <w:r w:rsidRPr="0049256C">
              <w:t xml:space="preserve">        …</w:t>
            </w:r>
          </w:p>
          <w:p w14:paraId="3594B19A" w14:textId="77777777" w:rsidR="005B6671" w:rsidRPr="0049256C" w:rsidRDefault="005B6671">
            <w:pPr>
              <w:pStyle w:val="16"/>
              <w:pPrChange w:id="5876" w:author="IRK" w:date="2020-04-27T17:26:00Z">
                <w:pPr/>
              </w:pPrChange>
            </w:pPr>
            <w:r w:rsidRPr="0049256C">
              <w:t xml:space="preserve">        &lt;res-ref-name&gt;RULEDB&lt;/res-ref-name&gt;</w:t>
            </w:r>
          </w:p>
          <w:p w14:paraId="246E30BF" w14:textId="77777777" w:rsidR="005B6671" w:rsidRPr="0049256C" w:rsidRDefault="005B6671">
            <w:pPr>
              <w:pStyle w:val="16"/>
              <w:pPrChange w:id="5877" w:author="IRK" w:date="2020-04-27T17:26:00Z">
                <w:pPr/>
              </w:pPrChange>
            </w:pPr>
            <w:r w:rsidRPr="0049256C">
              <w:t xml:space="preserve">        &lt;res-type&gt;javax.sql.DataSource&lt;/res-type&gt;</w:t>
            </w:r>
          </w:p>
          <w:p w14:paraId="3250D406" w14:textId="77777777" w:rsidR="005B6671" w:rsidRPr="0049256C" w:rsidRDefault="005B6671">
            <w:pPr>
              <w:pStyle w:val="16"/>
              <w:pPrChange w:id="5878" w:author="IRK" w:date="2020-04-27T17:26:00Z">
                <w:pPr/>
              </w:pPrChange>
            </w:pPr>
            <w:r w:rsidRPr="0049256C">
              <w:t xml:space="preserve">        …</w:t>
            </w:r>
          </w:p>
          <w:p w14:paraId="61E2AC57" w14:textId="77777777" w:rsidR="005B6671" w:rsidRPr="0049256C" w:rsidRDefault="005B6671">
            <w:pPr>
              <w:pStyle w:val="16"/>
              <w:pPrChange w:id="5879" w:author="IRK" w:date="2020-04-27T17:26:00Z">
                <w:pPr/>
              </w:pPrChange>
            </w:pPr>
            <w:r w:rsidRPr="0049256C">
              <w:t xml:space="preserve">    &lt;/resource-ref&gt;</w:t>
            </w:r>
          </w:p>
          <w:p w14:paraId="4FFA6E5B" w14:textId="77777777" w:rsidR="005B6671" w:rsidRPr="0049256C" w:rsidRDefault="005B6671">
            <w:pPr>
              <w:pStyle w:val="16"/>
              <w:pPrChange w:id="5880" w:author="IRK" w:date="2020-04-27T17:26:00Z">
                <w:pPr/>
              </w:pPrChange>
            </w:pPr>
            <w:r w:rsidRPr="0049256C">
              <w:t xml:space="preserve">    …</w:t>
            </w:r>
          </w:p>
          <w:p w14:paraId="55687059" w14:textId="77777777" w:rsidR="005B6671" w:rsidRPr="0049256C" w:rsidRDefault="005B6671">
            <w:pPr>
              <w:pStyle w:val="16"/>
              <w:pPrChange w:id="5881" w:author="IRK" w:date="2020-04-27T17:26:00Z">
                <w:pPr>
                  <w:keepNext/>
                </w:pPr>
              </w:pPrChange>
            </w:pPr>
            <w:r w:rsidRPr="0049256C">
              <w:t>&lt;/web-app&gt;</w:t>
            </w:r>
          </w:p>
        </w:tc>
      </w:tr>
    </w:tbl>
    <w:p w14:paraId="266A8333" w14:textId="77777777" w:rsidR="005B6671" w:rsidRDefault="005B6671" w:rsidP="00EC7890"/>
    <w:p w14:paraId="5F380BEC" w14:textId="77777777" w:rsidR="005B6671" w:rsidRPr="0049256C" w:rsidRDefault="005B6671" w:rsidP="00EC7890">
      <w:r w:rsidRPr="0049256C">
        <w:t>ルールアプリケーションがルールデータベースに対するデータソースとして</w:t>
      </w:r>
      <w:r w:rsidRPr="0049256C">
        <w:t>RULEDB_POOL</w:t>
      </w:r>
      <w:r w:rsidRPr="0049256C">
        <w:t>というデータソースを使用するためには、次の</w:t>
      </w:r>
      <w:r w:rsidRPr="0049256C">
        <w:t>2</w:t>
      </w:r>
      <w:r w:rsidRPr="0049256C">
        <w:t>点を</w:t>
      </w:r>
      <w:r w:rsidRPr="0049256C">
        <w:rPr>
          <w:rFonts w:hint="eastAsia"/>
        </w:rPr>
        <w:t>満たす</w:t>
      </w:r>
      <w:r w:rsidRPr="0049256C">
        <w:t>必要がある。</w:t>
      </w:r>
    </w:p>
    <w:p w14:paraId="042E591F" w14:textId="77777777" w:rsidR="005B6671" w:rsidRPr="0049256C" w:rsidRDefault="005B6671" w:rsidP="002C63AE">
      <w:pPr>
        <w:pStyle w:val="10"/>
      </w:pPr>
      <w:r w:rsidRPr="0049256C">
        <w:t>ルールアプリケーションの設定においてルールデータベース接続方式をデータソース参照方式に設定し、参照名を</w:t>
      </w:r>
      <w:r w:rsidRPr="0049256C">
        <w:rPr>
          <w:rFonts w:hint="eastAsia"/>
        </w:rPr>
        <w:t>java:comp/env/RULEDB</w:t>
      </w:r>
      <w:r w:rsidRPr="0049256C">
        <w:t>にする。これは、ルールアプリケーション管理者の役割である。</w:t>
      </w:r>
    </w:p>
    <w:p w14:paraId="011D9B76" w14:textId="68699F82" w:rsidR="005B6671" w:rsidRPr="0049256C" w:rsidRDefault="00382563" w:rsidP="002C63AE">
      <w:pPr>
        <w:pStyle w:val="10"/>
      </w:pPr>
      <w:r>
        <w:t>Web</w:t>
      </w:r>
      <w:r w:rsidR="005B6671" w:rsidRPr="0049256C">
        <w:t>アプリケーションを配置</w:t>
      </w:r>
      <w:r w:rsidR="005B6671" w:rsidRPr="0049256C">
        <w:t>(deploy)</w:t>
      </w:r>
      <w:r w:rsidR="005B6671" w:rsidRPr="0049256C">
        <w:t>する際に、リソース参照</w:t>
      </w:r>
      <w:r w:rsidR="005B6671" w:rsidRPr="0049256C">
        <w:t>RULEDB</w:t>
      </w:r>
      <w:r w:rsidR="005B6671" w:rsidRPr="0049256C">
        <w:t>が</w:t>
      </w:r>
      <w:r w:rsidR="005B6671" w:rsidRPr="0049256C">
        <w:t>WAS</w:t>
      </w:r>
      <w:r w:rsidR="005B6671" w:rsidRPr="0049256C">
        <w:t>のデータソース</w:t>
      </w:r>
      <w:r w:rsidR="005B6671" w:rsidRPr="0049256C">
        <w:t>RULEDB_POOL</w:t>
      </w:r>
      <w:r w:rsidR="005B6671" w:rsidRPr="0049256C">
        <w:t>を参照するようにマッピングする。</w:t>
      </w:r>
      <w:r>
        <w:t>Web</w:t>
      </w:r>
      <w:r w:rsidR="005B6671" w:rsidRPr="0049256C">
        <w:t>アプリケーションの配置は、</w:t>
      </w:r>
      <w:r w:rsidR="005B6671" w:rsidRPr="0049256C">
        <w:t>WAS</w:t>
      </w:r>
      <w:r w:rsidR="005B6671" w:rsidRPr="0049256C">
        <w:t>管理者の役割である。</w:t>
      </w:r>
    </w:p>
    <w:p w14:paraId="67E19CE3" w14:textId="77777777" w:rsidR="005B6671" w:rsidRPr="0049256C" w:rsidRDefault="005B6671" w:rsidP="00EC7890"/>
    <w:p w14:paraId="554C91F2" w14:textId="619A7F50" w:rsidR="005B6671" w:rsidRPr="0049256C" w:rsidRDefault="005B6671" w:rsidP="00EC7890">
      <w:pPr>
        <w:rPr>
          <w:rFonts w:eastAsiaTheme="minorEastAsia"/>
        </w:rPr>
      </w:pPr>
      <w:r w:rsidRPr="0049256C">
        <w:t>この方式でルール</w:t>
      </w:r>
      <w:r w:rsidR="00382563">
        <w:t>Web</w:t>
      </w:r>
      <w:r w:rsidRPr="0049256C">
        <w:t>アプリケーションが配置されたものを図で</w:t>
      </w:r>
      <w:del w:id="5882" w:author="IRK" w:date="2020-03-12T10:25:00Z">
        <w:r w:rsidRPr="0049256C" w:rsidDel="00F7694C">
          <w:delText>表現すると</w:delText>
        </w:r>
      </w:del>
      <w:ins w:id="5883" w:author="IRK" w:date="2020-03-12T10:25:00Z">
        <w:r w:rsidR="00F7694C">
          <w:rPr>
            <w:rFonts w:hint="eastAsia"/>
          </w:rPr>
          <w:t>表すと</w:t>
        </w:r>
      </w:ins>
      <w:r w:rsidRPr="0049256C">
        <w:t>、</w:t>
      </w:r>
      <w:del w:id="5884" w:author="IRK" w:date="2020-03-09T22:41:00Z">
        <w:r w:rsidR="00BD1812" w:rsidRPr="0049256C" w:rsidDel="00ED4D19">
          <w:delText>図</w:delText>
        </w:r>
        <w:r w:rsidR="00BD1812" w:rsidRPr="0049256C" w:rsidDel="00ED4D19">
          <w:delText>10</w:delText>
        </w:r>
      </w:del>
      <w:ins w:id="5885" w:author="IRK" w:date="2020-03-09T22:41:00Z">
        <w:r w:rsidR="00ED4D19">
          <w:rPr>
            <w:rFonts w:hint="eastAsia"/>
          </w:rPr>
          <w:t>次の図</w:t>
        </w:r>
      </w:ins>
      <w:r w:rsidRPr="0049256C">
        <w:t>のようになる。</w:t>
      </w:r>
    </w:p>
    <w:p w14:paraId="7587E247" w14:textId="77777777" w:rsidR="005B6671" w:rsidRPr="0049256C" w:rsidRDefault="005B6671" w:rsidP="00EC7890">
      <w:pPr>
        <w:rPr>
          <w:rFonts w:eastAsiaTheme="minorEastAsia"/>
        </w:rPr>
      </w:pPr>
    </w:p>
    <w:p w14:paraId="1CA59B43" w14:textId="77777777" w:rsidR="00BD1812" w:rsidRPr="0049256C" w:rsidRDefault="005B6671" w:rsidP="002C63AE">
      <w:pPr>
        <w:pStyle w:val="afff5"/>
      </w:pPr>
      <w:r w:rsidRPr="00CB7483">
        <w:object w:dxaOrig="7993" w:dyaOrig="2797" w14:anchorId="25B237E5">
          <v:shape id="_x0000_i1028" type="#_x0000_t75" style="width:396.85pt;height:139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Visio.Drawing.11" ShapeID="_x0000_i1028" DrawAspect="Content" ObjectID="_1652687670" r:id="rId31"/>
        </w:object>
      </w:r>
    </w:p>
    <w:p w14:paraId="7900B72C" w14:textId="747A267F" w:rsidR="005B6671" w:rsidRPr="0049256C" w:rsidRDefault="00BD1812" w:rsidP="002C63AE">
      <w:pPr>
        <w:pStyle w:val="afff6"/>
      </w:pPr>
      <w:bookmarkStart w:id="5886" w:name="_Toc465078662"/>
      <w:bookmarkStart w:id="5887" w:name="_Toc34839311"/>
      <w:bookmarkStart w:id="5888" w:name="_Toc40084704"/>
      <w:r w:rsidRPr="0049256C">
        <w:t>[</w:t>
      </w:r>
      <w:del w:id="5889" w:author="IRK" w:date="2020-03-09T22:41:00Z">
        <w:r w:rsidRPr="0049256C" w:rsidDel="00ED4D19">
          <w:delText>図</w:delText>
        </w:r>
        <w:r w:rsidRPr="0049256C" w:rsidDel="00ED4D19">
          <w:delText xml:space="preserve"> </w:delText>
        </w:r>
        <w:r w:rsidR="003561C7" w:rsidRPr="0049256C" w:rsidDel="00ED4D19">
          <w:fldChar w:fldCharType="begin"/>
        </w:r>
        <w:r w:rsidR="003561C7" w:rsidRPr="0049256C" w:rsidDel="00ED4D19">
          <w:delInstrText xml:space="preserve"> SEQ [</w:delInstrText>
        </w:r>
        <w:r w:rsidR="003561C7" w:rsidRPr="0049256C" w:rsidDel="00ED4D19">
          <w:delInstrText>図</w:delInstrText>
        </w:r>
        <w:r w:rsidR="003561C7" w:rsidRPr="0049256C" w:rsidDel="00ED4D19">
          <w:delInstrText xml:space="preserve"> \* ARABIC </w:delInstrText>
        </w:r>
        <w:r w:rsidR="003561C7" w:rsidRPr="0049256C" w:rsidDel="00ED4D19">
          <w:fldChar w:fldCharType="separate"/>
        </w:r>
        <w:r w:rsidR="000132DF" w:rsidDel="00ED4D19">
          <w:rPr>
            <w:noProof/>
          </w:rPr>
          <w:delText>10</w:delText>
        </w:r>
        <w:r w:rsidR="003561C7" w:rsidRPr="0049256C" w:rsidDel="00ED4D19">
          <w:rPr>
            <w:noProof/>
          </w:rPr>
          <w:fldChar w:fldCharType="end"/>
        </w:r>
      </w:del>
      <w:ins w:id="5890" w:author="IRK" w:date="2020-03-09T22:42:00Z">
        <w:r w:rsidR="00ED4D19">
          <w:rPr>
            <w:rFonts w:hint="eastAsia"/>
          </w:rPr>
          <w:t>図</w:t>
        </w:r>
        <w:r w:rsidR="00ED4D19">
          <w:rPr>
            <w:rFonts w:hint="eastAsia"/>
          </w:rPr>
          <w:t xml:space="preserve"> </w:t>
        </w:r>
        <w:r w:rsidR="00ED4D19">
          <w:fldChar w:fldCharType="begin"/>
        </w:r>
        <w:r w:rsidR="00ED4D19">
          <w:instrText xml:space="preserve"> </w:instrText>
        </w:r>
        <w:r w:rsidR="00ED4D19">
          <w:rPr>
            <w:rFonts w:hint="eastAsia"/>
          </w:rPr>
          <w:instrText xml:space="preserve">SEQ </w:instrText>
        </w:r>
        <w:r w:rsidR="00ED4D19">
          <w:rPr>
            <w:rFonts w:hint="eastAsia"/>
          </w:rPr>
          <w:instrText>図</w:instrText>
        </w:r>
        <w:r w:rsidR="00ED4D19">
          <w:rPr>
            <w:rFonts w:hint="eastAsia"/>
          </w:rPr>
          <w:instrText xml:space="preserve"> \* ARABIC</w:instrText>
        </w:r>
        <w:r w:rsidR="00ED4D19">
          <w:instrText xml:space="preserve"> </w:instrText>
        </w:r>
      </w:ins>
      <w:r w:rsidR="00ED4D19">
        <w:fldChar w:fldCharType="separate"/>
      </w:r>
      <w:r w:rsidR="00AB1F2F">
        <w:rPr>
          <w:noProof/>
        </w:rPr>
        <w:t>10</w:t>
      </w:r>
      <w:ins w:id="5891" w:author="IRK" w:date="2020-03-09T22:42:00Z">
        <w:r w:rsidR="00ED4D19">
          <w:fldChar w:fldCharType="end"/>
        </w:r>
      </w:ins>
      <w:del w:id="5892" w:author="IRK" w:date="2020-03-11T17:15:00Z">
        <w:r w:rsidR="00D869A0" w:rsidRPr="0049256C" w:rsidDel="00501B62">
          <w:rPr>
            <w:rFonts w:hint="eastAsia"/>
          </w:rPr>
          <w:delText xml:space="preserve">　</w:delText>
        </w:r>
      </w:del>
      <w:ins w:id="5893" w:author="IRK" w:date="2020-03-11T17:15:00Z">
        <w:r w:rsidR="00501B62">
          <w:rPr>
            <w:rFonts w:hint="eastAsia"/>
          </w:rPr>
          <w:t xml:space="preserve"> </w:t>
        </w:r>
      </w:ins>
      <w:r w:rsidRPr="0049256C">
        <w:t>Referencing a Data Source from a Rule Web Application</w:t>
      </w:r>
      <w:r w:rsidRPr="0049256C">
        <w:rPr>
          <w:rFonts w:hint="eastAsia"/>
        </w:rPr>
        <w:t>]</w:t>
      </w:r>
      <w:bookmarkEnd w:id="5886"/>
      <w:bookmarkEnd w:id="5887"/>
      <w:bookmarkEnd w:id="5888"/>
    </w:p>
    <w:p w14:paraId="6CE8591C" w14:textId="77777777" w:rsidR="005B6671" w:rsidRPr="0049256C" w:rsidRDefault="005B6671" w:rsidP="00EC7890">
      <w:pPr>
        <w:rPr>
          <w:rFonts w:eastAsiaTheme="minorEastAsia"/>
        </w:rPr>
      </w:pPr>
    </w:p>
    <w:p w14:paraId="28AF8700" w14:textId="117CE5E1" w:rsidR="005B6671" w:rsidRPr="0049256C" w:rsidRDefault="00382563" w:rsidP="00EC7890">
      <w:r>
        <w:t>Web</w:t>
      </w:r>
      <w:r w:rsidR="006957FA">
        <w:t>アプリケーションで</w:t>
      </w:r>
      <w:r w:rsidR="00AF32FF">
        <w:rPr>
          <w:rFonts w:hint="eastAsia"/>
        </w:rPr>
        <w:t>は</w:t>
      </w:r>
      <w:r w:rsidR="006957FA" w:rsidRPr="00173310">
        <w:t>ない一般</w:t>
      </w:r>
      <w:r w:rsidR="006957FA" w:rsidRPr="009A2CC8">
        <w:rPr>
          <w:rFonts w:hint="eastAsia"/>
        </w:rPr>
        <w:t>的な</w:t>
      </w:r>
      <w:r w:rsidR="005B6671" w:rsidRPr="00173310">
        <w:t>Java</w:t>
      </w:r>
      <w:r w:rsidR="005B6671" w:rsidRPr="00173310">
        <w:t>アプリケーションも、基本的には</w:t>
      </w:r>
      <w:r w:rsidR="005B6671" w:rsidRPr="00173310">
        <w:rPr>
          <w:rFonts w:hint="eastAsia"/>
        </w:rPr>
        <w:t>同一</w:t>
      </w:r>
      <w:r w:rsidR="005B6671" w:rsidRPr="00173310">
        <w:t>方法を使用する。ルールアプリケーション</w:t>
      </w:r>
      <w:r w:rsidR="00AF32FF">
        <w:rPr>
          <w:rFonts w:hint="eastAsia"/>
        </w:rPr>
        <w:t>の</w:t>
      </w:r>
      <w:r w:rsidR="005B6671" w:rsidRPr="00173310">
        <w:t>設定の際に、データソース参照名としてアプリケーション実行環境に登録されたデータソースの</w:t>
      </w:r>
      <w:r w:rsidR="005B6671" w:rsidRPr="004F0E7D">
        <w:t>JNDI</w:t>
      </w:r>
      <w:r w:rsidR="00547353" w:rsidRPr="004F0E7D">
        <w:t>名を入力する。</w:t>
      </w:r>
      <w:r w:rsidR="00547353" w:rsidRPr="009A2CC8">
        <w:rPr>
          <w:rFonts w:hint="eastAsia"/>
        </w:rPr>
        <w:t>更</w:t>
      </w:r>
      <w:r w:rsidR="005B6671" w:rsidRPr="00173310">
        <w:t>に入力可能なパラメータとして</w:t>
      </w:r>
      <w:r w:rsidR="005B6671" w:rsidRPr="0049256C">
        <w:t>、イニシャルコンテキストファクトリ</w:t>
      </w:r>
      <w:r w:rsidR="005B6671" w:rsidRPr="0049256C">
        <w:t>(Initial Context Factory)</w:t>
      </w:r>
      <w:r w:rsidR="005B6671" w:rsidRPr="0049256C">
        <w:t>とプロバイダ</w:t>
      </w:r>
      <w:r w:rsidR="005B6671" w:rsidRPr="0049256C">
        <w:t>URL(Provider URL)</w:t>
      </w:r>
      <w:r w:rsidR="005B6671" w:rsidRPr="0049256C">
        <w:t>がある</w:t>
      </w:r>
      <w:r w:rsidR="005B6671" w:rsidRPr="0049256C">
        <w:rPr>
          <w:rFonts w:hint="eastAsia"/>
        </w:rPr>
        <w:t>。</w:t>
      </w:r>
      <w:r w:rsidR="005B6671" w:rsidRPr="0049256C">
        <w:rPr>
          <w:vertAlign w:val="superscript"/>
        </w:rPr>
        <w:t>*4</w:t>
      </w:r>
    </w:p>
    <w:p w14:paraId="70DAE057" w14:textId="77777777" w:rsidR="005B6671" w:rsidRPr="0049256C" w:rsidRDefault="005B6671" w:rsidP="00EC7890"/>
    <w:p w14:paraId="17DD658A" w14:textId="26A933DA" w:rsidR="005B6671" w:rsidRPr="0049256C" w:rsidRDefault="005B6671" w:rsidP="00EC7890">
      <w:r w:rsidRPr="0049256C">
        <w:rPr>
          <w:b/>
        </w:rPr>
        <w:t>専用コネクションプール方式</w:t>
      </w:r>
      <w:r w:rsidRPr="0049256C">
        <w:t>は、ルールアプリケーションが初期化する際にルールデータベース専用のコネクションプールを作成する方式である。コネクションプールのデータベース接続情報として、単位ルールシステムに登録されたルールデータベース接続情報</w:t>
      </w:r>
      <w:r w:rsidRPr="0049256C">
        <w:t>(</w:t>
      </w:r>
      <w:del w:id="5894" w:author="IRK" w:date="2020-03-09T22:42:00Z">
        <w:r w:rsidRPr="0049256C" w:rsidDel="00ED4D19">
          <w:delText>3.3.1.1</w:delText>
        </w:r>
        <w:r w:rsidRPr="0049256C" w:rsidDel="00ED4D19">
          <w:rPr>
            <w:rFonts w:hint="eastAsia"/>
          </w:rPr>
          <w:delText xml:space="preserve"> </w:delText>
        </w:r>
        <w:r w:rsidRPr="0049256C" w:rsidDel="00ED4D19">
          <w:rPr>
            <w:rFonts w:hint="eastAsia"/>
          </w:rPr>
          <w:delText>ルールリポジトリ</w:delText>
        </w:r>
      </w:del>
      <w:ins w:id="5895" w:author="IRK" w:date="2020-03-10T22:35:00Z">
        <w:r w:rsidR="008E5814">
          <w:rPr>
            <w:rFonts w:hint="eastAsia"/>
          </w:rPr>
          <w:t>「</w:t>
        </w:r>
      </w:ins>
      <w:ins w:id="5896" w:author="IRK" w:date="2020-03-09T22:42:00Z">
        <w:r w:rsidR="00ED4D19">
          <w:fldChar w:fldCharType="begin"/>
        </w:r>
        <w:r w:rsidR="00ED4D19">
          <w:instrText xml:space="preserve"> </w:instrText>
        </w:r>
        <w:r w:rsidR="00ED4D19">
          <w:rPr>
            <w:rFonts w:hint="eastAsia"/>
          </w:rPr>
          <w:instrText>REF _Ref34653692 \r \h</w:instrText>
        </w:r>
        <w:r w:rsidR="00ED4D19">
          <w:instrText xml:space="preserve"> </w:instrText>
        </w:r>
      </w:ins>
      <w:r w:rsidR="00ED4D19">
        <w:fldChar w:fldCharType="separate"/>
      </w:r>
      <w:r w:rsidR="00AB1F2F">
        <w:t>3.3.1.1</w:t>
      </w:r>
      <w:ins w:id="5897" w:author="IRK" w:date="2020-03-09T22:42:00Z">
        <w:r w:rsidR="00ED4D19">
          <w:fldChar w:fldCharType="end"/>
        </w:r>
      </w:ins>
      <w:ins w:id="5898" w:author="IRK" w:date="2020-04-16T13:56:00Z">
        <w:r w:rsidR="00FE0639">
          <w:rPr>
            <w:rFonts w:hint="eastAsia"/>
          </w:rPr>
          <w:t xml:space="preserve"> </w:t>
        </w:r>
      </w:ins>
      <w:ins w:id="5899" w:author="IRK" w:date="2020-03-09T22:42:00Z">
        <w:r w:rsidR="00ED4D19">
          <w:fldChar w:fldCharType="begin"/>
        </w:r>
        <w:r w:rsidR="00ED4D19">
          <w:instrText xml:space="preserve"> REF _Ref34653692 \h </w:instrText>
        </w:r>
      </w:ins>
      <w:r w:rsidR="00ED4D19">
        <w:fldChar w:fldCharType="separate"/>
      </w:r>
      <w:r w:rsidR="00AB1F2F" w:rsidRPr="0049256C">
        <w:t>ルールリポジトリ</w:t>
      </w:r>
      <w:ins w:id="5900" w:author="IRK" w:date="2020-03-09T22:42:00Z">
        <w:r w:rsidR="00ED4D19">
          <w:fldChar w:fldCharType="end"/>
        </w:r>
      </w:ins>
      <w:ins w:id="5901" w:author="IRK" w:date="2020-03-10T22:35:00Z">
        <w:r w:rsidR="008E5814">
          <w:rPr>
            <w:rFonts w:hint="eastAsia"/>
          </w:rPr>
          <w:t>」</w:t>
        </w:r>
      </w:ins>
      <w:ins w:id="5902" w:author="IRK" w:date="2020-03-12T11:00:00Z">
        <w:r w:rsidR="00855B92">
          <w:rPr>
            <w:rFonts w:hint="eastAsia"/>
          </w:rPr>
          <w:t>を</w:t>
        </w:r>
      </w:ins>
      <w:r w:rsidRPr="0049256C">
        <w:t>参照</w:t>
      </w:r>
      <w:ins w:id="5903" w:author="IRK" w:date="2020-03-12T11:00:00Z">
        <w:r w:rsidR="00855B92">
          <w:rPr>
            <w:rFonts w:hint="eastAsia"/>
          </w:rPr>
          <w:t>のこと</w:t>
        </w:r>
      </w:ins>
      <w:r w:rsidRPr="0049256C">
        <w:t>)</w:t>
      </w:r>
      <w:r w:rsidRPr="0049256C">
        <w:t>のうちの</w:t>
      </w:r>
      <w:r w:rsidRPr="0049256C">
        <w:t>1</w:t>
      </w:r>
      <w:r w:rsidRPr="0049256C">
        <w:t>つを選択できる。単位ルールシステムにルールデータベースの接続情報を登録する方法については、</w:t>
      </w:r>
      <w:del w:id="5904" w:author="IRK" w:date="2020-03-09T22:42:00Z">
        <w:r w:rsidRPr="0049256C" w:rsidDel="00ED4D19">
          <w:rPr>
            <w:rFonts w:hint="eastAsia"/>
          </w:rPr>
          <w:delText xml:space="preserve">2.3 </w:delText>
        </w:r>
        <w:r w:rsidRPr="0049256C" w:rsidDel="00ED4D19">
          <w:rPr>
            <w:rFonts w:hint="eastAsia"/>
          </w:rPr>
          <w:delText>ルールシステム構成</w:delText>
        </w:r>
        <w:r w:rsidRPr="0049256C" w:rsidDel="00ED4D19">
          <w:delText>ウィザード</w:delText>
        </w:r>
      </w:del>
      <w:ins w:id="5905" w:author="IRK" w:date="2020-03-10T22:35:00Z">
        <w:r w:rsidR="008E5814">
          <w:rPr>
            <w:rFonts w:hint="eastAsia"/>
          </w:rPr>
          <w:t>「</w:t>
        </w:r>
      </w:ins>
      <w:ins w:id="5906" w:author="IRK" w:date="2020-03-09T22:42:00Z">
        <w:r w:rsidR="00ED4D19">
          <w:fldChar w:fldCharType="begin"/>
        </w:r>
        <w:r w:rsidR="00ED4D19">
          <w:instrText xml:space="preserve"> </w:instrText>
        </w:r>
        <w:r w:rsidR="00ED4D19">
          <w:rPr>
            <w:rFonts w:hint="eastAsia"/>
          </w:rPr>
          <w:instrText>REF _Ref34686190 \r \h</w:instrText>
        </w:r>
        <w:r w:rsidR="00ED4D19">
          <w:instrText xml:space="preserve"> </w:instrText>
        </w:r>
      </w:ins>
      <w:r w:rsidR="00ED4D19">
        <w:fldChar w:fldCharType="separate"/>
      </w:r>
      <w:r w:rsidR="00AB1F2F">
        <w:t xml:space="preserve">2.3 </w:t>
      </w:r>
      <w:ins w:id="5907" w:author="IRK" w:date="2020-03-09T22:42:00Z">
        <w:r w:rsidR="00ED4D19">
          <w:fldChar w:fldCharType="end"/>
        </w:r>
        <w:r w:rsidR="00ED4D19">
          <w:fldChar w:fldCharType="begin"/>
        </w:r>
        <w:r w:rsidR="00ED4D19">
          <w:instrText xml:space="preserve"> REF _Ref34686192 \h </w:instrText>
        </w:r>
      </w:ins>
      <w:r w:rsidR="00ED4D19">
        <w:fldChar w:fldCharType="separate"/>
      </w:r>
      <w:r w:rsidR="00AB1F2F" w:rsidRPr="0006092C">
        <w:rPr>
          <w:rFonts w:hint="eastAsia"/>
        </w:rPr>
        <w:t>ルールシステム構成ウィザード</w:t>
      </w:r>
      <w:ins w:id="5908" w:author="IRK" w:date="2020-03-09T22:42:00Z">
        <w:r w:rsidR="00ED4D19">
          <w:fldChar w:fldCharType="end"/>
        </w:r>
      </w:ins>
      <w:ins w:id="5909" w:author="IRK" w:date="2020-03-10T22:35:00Z">
        <w:r w:rsidR="008E5814">
          <w:rPr>
            <w:rFonts w:hint="eastAsia"/>
          </w:rPr>
          <w:t>」</w:t>
        </w:r>
      </w:ins>
      <w:r w:rsidRPr="0049256C">
        <w:t>を参照のこと。コネクションプールで管理するコネクション数は、ルールサービスの</w:t>
      </w:r>
      <w:r w:rsidR="00BA5E07">
        <w:t>同時利用ユーザ</w:t>
      </w:r>
      <w:r w:rsidRPr="0049256C">
        <w:t>数に合わせて適切に設定される。ルールサービス</w:t>
      </w:r>
      <w:r w:rsidR="00BA5E07">
        <w:t>同時利用ユーザ</w:t>
      </w:r>
      <w:r w:rsidRPr="0049256C">
        <w:t>数については、</w:t>
      </w:r>
      <w:del w:id="5910" w:author="IRK" w:date="2020-03-09T22:43:00Z">
        <w:r w:rsidRPr="0049256C" w:rsidDel="00ED4D19">
          <w:delText>3.6.6</w:delText>
        </w:r>
      </w:del>
      <w:ins w:id="5911" w:author="IRK" w:date="2020-03-10T22:35:00Z">
        <w:r w:rsidR="008E5814">
          <w:rPr>
            <w:rFonts w:hint="eastAsia"/>
          </w:rPr>
          <w:t>「</w:t>
        </w:r>
      </w:ins>
      <w:ins w:id="5912" w:author="IRK" w:date="2020-03-09T22:43:00Z">
        <w:r w:rsidR="00ED4D19">
          <w:fldChar w:fldCharType="begin"/>
        </w:r>
        <w:r w:rsidR="00ED4D19">
          <w:instrText xml:space="preserve"> </w:instrText>
        </w:r>
        <w:r w:rsidR="00ED4D19">
          <w:rPr>
            <w:rFonts w:hint="eastAsia"/>
          </w:rPr>
          <w:instrText>REF _Ref34686210 \r \h</w:instrText>
        </w:r>
        <w:r w:rsidR="00ED4D19">
          <w:instrText xml:space="preserve"> </w:instrText>
        </w:r>
      </w:ins>
      <w:r w:rsidR="00ED4D19">
        <w:fldChar w:fldCharType="separate"/>
      </w:r>
      <w:r w:rsidR="00AB1F2F">
        <w:t xml:space="preserve">3.6.6 </w:t>
      </w:r>
      <w:ins w:id="5913" w:author="IRK" w:date="2020-03-09T22:43:00Z">
        <w:r w:rsidR="00ED4D19">
          <w:fldChar w:fldCharType="end"/>
        </w:r>
        <w:r w:rsidR="00ED4D19">
          <w:fldChar w:fldCharType="begin"/>
        </w:r>
        <w:r w:rsidR="00ED4D19">
          <w:instrText xml:space="preserve"> REF _Ref34686212 \h </w:instrText>
        </w:r>
      </w:ins>
      <w:r w:rsidR="00ED4D19">
        <w:fldChar w:fldCharType="separate"/>
      </w:r>
      <w:r w:rsidR="00AB1F2F">
        <w:t>同時利用ユーザ</w:t>
      </w:r>
      <w:r w:rsidR="00AB1F2F" w:rsidRPr="004F0E7D">
        <w:t>数</w:t>
      </w:r>
      <w:ins w:id="5914" w:author="IRK" w:date="2020-03-09T22:43:00Z">
        <w:r w:rsidR="00ED4D19">
          <w:fldChar w:fldCharType="end"/>
        </w:r>
      </w:ins>
      <w:ins w:id="5915" w:author="IRK" w:date="2020-03-10T22:35:00Z">
        <w:r w:rsidR="008E5814">
          <w:rPr>
            <w:rFonts w:hint="eastAsia"/>
          </w:rPr>
          <w:t>」</w:t>
        </w:r>
      </w:ins>
      <w:r w:rsidRPr="0049256C">
        <w:t>で説明する。コネクションプールは、ルールアプリケーションの終了時に消滅する。</w:t>
      </w:r>
    </w:p>
    <w:p w14:paraId="238D2365" w14:textId="283E1642" w:rsidR="005B6671" w:rsidRPr="0049256C" w:rsidRDefault="005B6671" w:rsidP="00EC7890">
      <w:r w:rsidRPr="0049256C">
        <w:t>専用コネクションプール方式は、</w:t>
      </w:r>
      <w:r w:rsidR="00382563">
        <w:t>Web</w:t>
      </w:r>
      <w:r w:rsidRPr="0049256C">
        <w:t>アプリケーションを含むすべての形態のルールアプリケーションに適用できる。ただし、アプリケーションにルールデータベースへのコネクションを管理する他のデータソースがある場合は</w:t>
      </w:r>
      <w:r w:rsidR="00D655F7" w:rsidRPr="00D655F7">
        <w:rPr>
          <w:rFonts w:hint="eastAsia"/>
        </w:rPr>
        <w:t>不要なリソースを消費するため</w:t>
      </w:r>
      <w:r w:rsidRPr="0049256C">
        <w:t>、専用コネクションプール方式を選択する際はこの点を考慮する。</w:t>
      </w:r>
    </w:p>
    <w:p w14:paraId="78939F5F" w14:textId="77777777" w:rsidR="005B6671" w:rsidRPr="0049256C" w:rsidRDefault="005B6671" w:rsidP="00EC7890"/>
    <w:p w14:paraId="5255FCDE" w14:textId="712B050A" w:rsidR="005B6671" w:rsidRPr="00173310" w:rsidRDefault="00382563" w:rsidP="002C63AE">
      <w:pPr>
        <w:pStyle w:val="a2"/>
      </w:pPr>
      <w:r>
        <w:t>Web</w:t>
      </w:r>
      <w:r w:rsidR="005B6671" w:rsidRPr="0049256C">
        <w:t>アプリケーション配置記述子</w:t>
      </w:r>
      <w:r w:rsidR="005B6671" w:rsidRPr="0049256C">
        <w:rPr>
          <w:rFonts w:hint="eastAsia"/>
        </w:rPr>
        <w:t>および</w:t>
      </w:r>
      <w:r w:rsidR="005B6671" w:rsidRPr="0049256C">
        <w:t>リソース参照については、</w:t>
      </w:r>
      <w:r w:rsidR="005B6671" w:rsidRPr="0049256C">
        <w:rPr>
          <w:rFonts w:hint="eastAsia"/>
        </w:rPr>
        <w:t>Oracle</w:t>
      </w:r>
      <w:r w:rsidR="005B6671" w:rsidRPr="0049256C">
        <w:rPr>
          <w:rFonts w:hint="eastAsia"/>
        </w:rPr>
        <w:t>社が公開しているサーブレット仕様書を参照のこと。</w:t>
      </w:r>
      <w:r w:rsidR="005B6671" w:rsidRPr="0049256C">
        <w:t>この節では、</w:t>
      </w:r>
      <w:r w:rsidR="005B6671" w:rsidRPr="0049256C">
        <w:rPr>
          <w:rFonts w:hint="eastAsia"/>
        </w:rPr>
        <w:t>ユーザ</w:t>
      </w:r>
      <w:r w:rsidR="005B6671" w:rsidRPr="0049256C">
        <w:t>が</w:t>
      </w:r>
      <w:r>
        <w:t>Web</w:t>
      </w:r>
      <w:r w:rsidR="005B6671" w:rsidRPr="0049256C">
        <w:t>アプリ</w:t>
      </w:r>
      <w:r w:rsidR="006957FA">
        <w:t>ケーションのインストールに関して十分な知識を持って</w:t>
      </w:r>
      <w:r w:rsidR="006957FA" w:rsidRPr="00173310">
        <w:t>い</w:t>
      </w:r>
      <w:r w:rsidR="006957FA" w:rsidRPr="00173310">
        <w:rPr>
          <w:rFonts w:hint="eastAsia"/>
        </w:rPr>
        <w:t>る</w:t>
      </w:r>
      <w:r w:rsidR="006957FA" w:rsidRPr="009A2CC8">
        <w:rPr>
          <w:rFonts w:hint="eastAsia"/>
        </w:rPr>
        <w:t>ことを前提とする</w:t>
      </w:r>
      <w:r w:rsidR="005B6671" w:rsidRPr="00173310">
        <w:t>。</w:t>
      </w:r>
    </w:p>
    <w:p w14:paraId="47D2A624" w14:textId="77777777" w:rsidR="005B6671" w:rsidRDefault="005B6671" w:rsidP="002C63AE">
      <w:pPr>
        <w:pStyle w:val="a2"/>
      </w:pPr>
      <w:r w:rsidRPr="0049256C">
        <w:t>詳細は、</w:t>
      </w:r>
      <w:r w:rsidRPr="0049256C">
        <w:rPr>
          <w:rFonts w:hint="eastAsia"/>
        </w:rPr>
        <w:t>Oracle</w:t>
      </w:r>
      <w:r w:rsidRPr="0049256C">
        <w:rPr>
          <w:rFonts w:hint="eastAsia"/>
        </w:rPr>
        <w:t>社が公開している</w:t>
      </w:r>
      <w:r w:rsidRPr="0049256C">
        <w:t>JNDI</w:t>
      </w:r>
      <w:r w:rsidRPr="0049256C">
        <w:t>関連資料を参照のこと。</w:t>
      </w:r>
    </w:p>
    <w:p w14:paraId="32464CDB" w14:textId="77777777" w:rsidR="0095719D" w:rsidRPr="0095719D" w:rsidRDefault="0095719D">
      <w:pPr>
        <w:pPrChange w:id="5916" w:author="IRK" w:date="2020-04-16T14:31:00Z">
          <w:pPr>
            <w:ind w:left="630"/>
          </w:pPr>
        </w:pPrChange>
      </w:pPr>
    </w:p>
    <w:p w14:paraId="6A69B45C" w14:textId="5F0E7B67" w:rsidR="005B6671" w:rsidRPr="0052591B" w:rsidRDefault="00BA5E07">
      <w:pPr>
        <w:pStyle w:val="32"/>
        <w:numPr>
          <w:ilvl w:val="2"/>
          <w:numId w:val="139"/>
        </w:numPr>
        <w:rPr>
          <w:lang w:eastAsia="ja-JP"/>
        </w:rPr>
        <w:pPrChange w:id="5917" w:author="IRK" w:date="2020-05-11T09:44:00Z">
          <w:pPr>
            <w:pStyle w:val="32"/>
            <w:numPr>
              <w:numId w:val="27"/>
            </w:numPr>
            <w:spacing w:before="12" w:after="100"/>
            <w:jc w:val="left"/>
          </w:pPr>
        </w:pPrChange>
      </w:pPr>
      <w:bookmarkStart w:id="5918" w:name="_Toc458533801"/>
      <w:bookmarkStart w:id="5919" w:name="_Toc458780410"/>
      <w:bookmarkStart w:id="5920" w:name="_Toc441755353"/>
      <w:bookmarkStart w:id="5921" w:name="_Ref34686210"/>
      <w:bookmarkStart w:id="5922" w:name="_Ref34686212"/>
      <w:bookmarkStart w:id="5923" w:name="_Toc40449585"/>
      <w:bookmarkEnd w:id="5918"/>
      <w:bookmarkEnd w:id="5919"/>
      <w:r>
        <w:rPr>
          <w:lang w:eastAsia="ja-JP"/>
        </w:rPr>
        <w:t>同時利用ユーザ</w:t>
      </w:r>
      <w:r w:rsidR="005B6671" w:rsidRPr="004F0E7D">
        <w:rPr>
          <w:lang w:eastAsia="ja-JP"/>
        </w:rPr>
        <w:t>数</w:t>
      </w:r>
      <w:bookmarkEnd w:id="5920"/>
      <w:bookmarkEnd w:id="5921"/>
      <w:bookmarkEnd w:id="5922"/>
      <w:bookmarkEnd w:id="5923"/>
    </w:p>
    <w:p w14:paraId="74390C5A" w14:textId="524C1F5C" w:rsidR="005B6671" w:rsidRPr="0049256C" w:rsidRDefault="005B6671" w:rsidP="00EC7890">
      <w:r w:rsidRPr="0052591B">
        <w:t>ル</w:t>
      </w:r>
      <w:r w:rsidR="006957FA" w:rsidRPr="0052591B">
        <w:t>ールアプリケーションは、同時に複数のルールサービスを</w:t>
      </w:r>
      <w:r w:rsidR="006957FA" w:rsidRPr="009A2CC8">
        <w:rPr>
          <w:rFonts w:hint="eastAsia"/>
        </w:rPr>
        <w:t>個別</w:t>
      </w:r>
      <w:r w:rsidR="006957FA" w:rsidRPr="004F0E7D">
        <w:t>に呼び出</w:t>
      </w:r>
      <w:r w:rsidR="006957FA" w:rsidRPr="004F0E7D">
        <w:rPr>
          <w:rFonts w:hint="eastAsia"/>
        </w:rPr>
        <w:t>す</w:t>
      </w:r>
      <w:r w:rsidR="006957FA" w:rsidRPr="009A2CC8">
        <w:rPr>
          <w:rFonts w:hint="eastAsia"/>
        </w:rPr>
        <w:t>ことが可能である</w:t>
      </w:r>
      <w:r w:rsidRPr="004F0E7D">
        <w:t>。マルチスレッドアプリケーション</w:t>
      </w:r>
      <w:r w:rsidRPr="0049256C">
        <w:t>がこのような形態でルールサービスを呼び出す。それぞれのサービスの呼び出しは、他のサービスの呼</w:t>
      </w:r>
      <w:r w:rsidRPr="0049256C">
        <w:rPr>
          <w:rFonts w:hint="eastAsia"/>
        </w:rPr>
        <w:t>び</w:t>
      </w:r>
      <w:r w:rsidRPr="0049256C">
        <w:t>出</w:t>
      </w:r>
      <w:r w:rsidRPr="0049256C">
        <w:rPr>
          <w:rFonts w:hint="eastAsia"/>
        </w:rPr>
        <w:t>し</w:t>
      </w:r>
      <w:r w:rsidRPr="0049256C">
        <w:t>に対して一定量のリソースを占有するようになる。占有するリソースは、ルールサービスの形態によって異なる。ローカルルールサービスの場合、ルールサービスが呼び出されている間に一定量の</w:t>
      </w:r>
      <w:r w:rsidRPr="0049256C">
        <w:t>Java</w:t>
      </w:r>
      <w:r w:rsidRPr="0049256C">
        <w:t>ヒープ</w:t>
      </w:r>
      <w:r w:rsidRPr="0049256C">
        <w:t>(heap)</w:t>
      </w:r>
      <w:r w:rsidRPr="0049256C">
        <w:t>を占有する。リモートルールサービスの場合は、リモートルールサーバへの</w:t>
      </w:r>
      <w:r w:rsidRPr="0049256C">
        <w:t>TCP/IP</w:t>
      </w:r>
      <w:r w:rsidRPr="0049256C">
        <w:t>セッション</w:t>
      </w:r>
      <w:r w:rsidRPr="0049256C">
        <w:t>1</w:t>
      </w:r>
      <w:r w:rsidRPr="0049256C">
        <w:t>つを占有する。ルールサービスの形態によってそれぞれ異なるリソースを共通のインタフェースとして抽象化した</w:t>
      </w:r>
      <w:r w:rsidRPr="0049256C">
        <w:rPr>
          <w:rFonts w:hint="eastAsia"/>
        </w:rPr>
        <w:t>もの</w:t>
      </w:r>
      <w:r w:rsidRPr="0049256C">
        <w:t>が、</w:t>
      </w:r>
      <w:r w:rsidRPr="0049256C">
        <w:rPr>
          <w:b/>
        </w:rPr>
        <w:t>ルールインタフェース</w:t>
      </w:r>
      <w:r w:rsidRPr="0049256C">
        <w:rPr>
          <w:b/>
        </w:rPr>
        <w:t>(Rule Interface)</w:t>
      </w:r>
      <w:r w:rsidRPr="0049256C">
        <w:t>である。アプリケーション開発者はルールサービスの形態に</w:t>
      </w:r>
      <w:r w:rsidRPr="0049256C">
        <w:rPr>
          <w:rFonts w:hint="eastAsia"/>
        </w:rPr>
        <w:t>関係</w:t>
      </w:r>
      <w:r w:rsidRPr="0049256C">
        <w:t>なく、ルールインタフェース</w:t>
      </w:r>
      <w:r w:rsidRPr="0049256C">
        <w:rPr>
          <w:rFonts w:hint="eastAsia"/>
        </w:rPr>
        <w:t>のみ</w:t>
      </w:r>
      <w:r w:rsidRPr="0049256C">
        <w:t>を利用してルールサービス呼び出しコードを作成する。それを図で</w:t>
      </w:r>
      <w:del w:id="5924" w:author="IRK" w:date="2020-03-12T10:25:00Z">
        <w:r w:rsidRPr="0049256C" w:rsidDel="00F7694C">
          <w:delText>表現</w:delText>
        </w:r>
      </w:del>
      <w:del w:id="5925" w:author="IRK" w:date="2020-03-12T10:26:00Z">
        <w:r w:rsidRPr="0049256C" w:rsidDel="00F7694C">
          <w:delText>すると</w:delText>
        </w:r>
      </w:del>
      <w:ins w:id="5926" w:author="IRK" w:date="2020-03-12T10:26:00Z">
        <w:r w:rsidR="00F7694C">
          <w:rPr>
            <w:rFonts w:hint="eastAsia"/>
          </w:rPr>
          <w:t>表すと</w:t>
        </w:r>
      </w:ins>
      <w:del w:id="5927" w:author="IRK" w:date="2020-03-09T22:43:00Z">
        <w:r w:rsidR="00B118EA" w:rsidRPr="0049256C" w:rsidDel="00ED4D19">
          <w:delText>図</w:delText>
        </w:r>
        <w:r w:rsidR="00B118EA" w:rsidRPr="0049256C" w:rsidDel="00ED4D19">
          <w:delText>11</w:delText>
        </w:r>
      </w:del>
      <w:ins w:id="5928" w:author="IRK" w:date="2020-03-09T22:43:00Z">
        <w:r w:rsidR="00ED4D19">
          <w:rPr>
            <w:rFonts w:hint="eastAsia"/>
          </w:rPr>
          <w:t>次の図</w:t>
        </w:r>
      </w:ins>
      <w:r w:rsidRPr="0049256C">
        <w:t>のようになる。</w:t>
      </w:r>
    </w:p>
    <w:p w14:paraId="4B9BDE38" w14:textId="77777777" w:rsidR="005B6671" w:rsidRPr="0049256C" w:rsidRDefault="005B6671" w:rsidP="00EC7890"/>
    <w:p w14:paraId="4511D8EF" w14:textId="77777777" w:rsidR="00B118EA" w:rsidRPr="0049256C" w:rsidRDefault="005B6671" w:rsidP="002C63AE">
      <w:pPr>
        <w:pStyle w:val="afff5"/>
      </w:pPr>
      <w:r w:rsidRPr="0049256C">
        <w:rPr>
          <w:lang w:eastAsia="ja-JP"/>
        </w:rPr>
        <w:drawing>
          <wp:inline distT="0" distB="0" distL="0" distR="0" wp14:anchorId="7F31AA39" wp14:editId="455F6E4B">
            <wp:extent cx="4676775" cy="1295400"/>
            <wp:effectExtent l="19050" t="19050" r="28575" b="190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76775" cy="1295400"/>
                    </a:xfrm>
                    <a:prstGeom prst="rect">
                      <a:avLst/>
                    </a:prstGeom>
                    <a:ln w="6350">
                      <a:solidFill>
                        <a:schemeClr val="tx1"/>
                      </a:solidFill>
                    </a:ln>
                  </pic:spPr>
                </pic:pic>
              </a:graphicData>
            </a:graphic>
          </wp:inline>
        </w:drawing>
      </w:r>
    </w:p>
    <w:p w14:paraId="35A8D832" w14:textId="3241A098" w:rsidR="005B6671" w:rsidRPr="0049256C" w:rsidRDefault="00B118EA" w:rsidP="002C63AE">
      <w:pPr>
        <w:pStyle w:val="afff6"/>
      </w:pPr>
      <w:bookmarkStart w:id="5929" w:name="_Toc465078663"/>
      <w:bookmarkStart w:id="5930" w:name="_Ref34686251"/>
      <w:bookmarkStart w:id="5931" w:name="_Toc34839312"/>
      <w:bookmarkStart w:id="5932" w:name="_Toc40084705"/>
      <w:r w:rsidRPr="0049256C">
        <w:t>[</w:t>
      </w:r>
      <w:del w:id="5933" w:author="IRK" w:date="2020-03-09T22:43:00Z">
        <w:r w:rsidRPr="0049256C" w:rsidDel="00ED4D19">
          <w:delText>図</w:delText>
        </w:r>
        <w:r w:rsidRPr="0049256C" w:rsidDel="00ED4D19">
          <w:delText xml:space="preserve"> </w:delText>
        </w:r>
        <w:r w:rsidR="003561C7" w:rsidRPr="0049256C" w:rsidDel="00ED4D19">
          <w:fldChar w:fldCharType="begin"/>
        </w:r>
        <w:r w:rsidR="003561C7" w:rsidRPr="0049256C" w:rsidDel="00ED4D19">
          <w:delInstrText xml:space="preserve"> SEQ [</w:delInstrText>
        </w:r>
        <w:r w:rsidR="003561C7" w:rsidRPr="0049256C" w:rsidDel="00ED4D19">
          <w:delInstrText>図</w:delInstrText>
        </w:r>
        <w:r w:rsidR="003561C7" w:rsidRPr="0049256C" w:rsidDel="00ED4D19">
          <w:delInstrText xml:space="preserve"> \* ARABIC </w:delInstrText>
        </w:r>
        <w:r w:rsidR="003561C7" w:rsidRPr="0049256C" w:rsidDel="00ED4D19">
          <w:fldChar w:fldCharType="separate"/>
        </w:r>
        <w:r w:rsidR="000132DF" w:rsidDel="00ED4D19">
          <w:rPr>
            <w:noProof/>
          </w:rPr>
          <w:delText>11</w:delText>
        </w:r>
        <w:r w:rsidR="003561C7" w:rsidRPr="0049256C" w:rsidDel="00ED4D19">
          <w:rPr>
            <w:noProof/>
          </w:rPr>
          <w:fldChar w:fldCharType="end"/>
        </w:r>
      </w:del>
      <w:ins w:id="5934" w:author="IRK" w:date="2020-03-09T22:43:00Z">
        <w:r w:rsidR="00ED4D19">
          <w:rPr>
            <w:rFonts w:hint="eastAsia"/>
          </w:rPr>
          <w:t>図</w:t>
        </w:r>
        <w:r w:rsidR="00ED4D19">
          <w:rPr>
            <w:rFonts w:hint="eastAsia"/>
          </w:rPr>
          <w:t xml:space="preserve"> </w:t>
        </w:r>
        <w:r w:rsidR="00ED4D19">
          <w:fldChar w:fldCharType="begin"/>
        </w:r>
        <w:r w:rsidR="00ED4D19">
          <w:instrText xml:space="preserve"> </w:instrText>
        </w:r>
        <w:r w:rsidR="00ED4D19">
          <w:rPr>
            <w:rFonts w:hint="eastAsia"/>
          </w:rPr>
          <w:instrText xml:space="preserve">SEQ </w:instrText>
        </w:r>
        <w:r w:rsidR="00ED4D19">
          <w:rPr>
            <w:rFonts w:hint="eastAsia"/>
          </w:rPr>
          <w:instrText>図</w:instrText>
        </w:r>
        <w:r w:rsidR="00ED4D19">
          <w:rPr>
            <w:rFonts w:hint="eastAsia"/>
          </w:rPr>
          <w:instrText xml:space="preserve"> \* ARABIC</w:instrText>
        </w:r>
        <w:r w:rsidR="00ED4D19">
          <w:instrText xml:space="preserve"> </w:instrText>
        </w:r>
      </w:ins>
      <w:r w:rsidR="00ED4D19">
        <w:fldChar w:fldCharType="separate"/>
      </w:r>
      <w:r w:rsidR="00AB1F2F">
        <w:rPr>
          <w:noProof/>
        </w:rPr>
        <w:t>11</w:t>
      </w:r>
      <w:ins w:id="5935" w:author="IRK" w:date="2020-03-09T22:43:00Z">
        <w:r w:rsidR="00ED4D19">
          <w:fldChar w:fldCharType="end"/>
        </w:r>
      </w:ins>
      <w:del w:id="5936" w:author="IRK" w:date="2020-03-11T17:15:00Z">
        <w:r w:rsidR="00D869A0" w:rsidRPr="0049256C" w:rsidDel="00501B62">
          <w:rPr>
            <w:rFonts w:hint="eastAsia"/>
          </w:rPr>
          <w:delText xml:space="preserve">　</w:delText>
        </w:r>
      </w:del>
      <w:ins w:id="5937" w:author="IRK" w:date="2020-03-11T17:15:00Z">
        <w:r w:rsidR="00501B62">
          <w:rPr>
            <w:rFonts w:hint="eastAsia"/>
          </w:rPr>
          <w:t xml:space="preserve"> </w:t>
        </w:r>
      </w:ins>
      <w:r w:rsidRPr="0049256C">
        <w:t>Rule Interface</w:t>
      </w:r>
      <w:r w:rsidRPr="0049256C">
        <w:rPr>
          <w:rFonts w:hint="eastAsia"/>
        </w:rPr>
        <w:t>]</w:t>
      </w:r>
      <w:bookmarkEnd w:id="5929"/>
      <w:bookmarkEnd w:id="5930"/>
      <w:bookmarkEnd w:id="5931"/>
      <w:bookmarkEnd w:id="5932"/>
    </w:p>
    <w:p w14:paraId="65F53A45" w14:textId="77777777" w:rsidR="005B6671" w:rsidRPr="0049256C" w:rsidRDefault="005B6671" w:rsidP="00EC7890"/>
    <w:p w14:paraId="0BC94814" w14:textId="3B7C8C19" w:rsidR="005B6671" w:rsidRPr="0052591B" w:rsidRDefault="00B118EA" w:rsidP="00EC7890">
      <w:del w:id="5938" w:author="IRK" w:date="2020-03-09T22:43:00Z">
        <w:r w:rsidRPr="0049256C" w:rsidDel="00ED4D19">
          <w:delText>図</w:delText>
        </w:r>
        <w:r w:rsidRPr="0049256C" w:rsidDel="00ED4D19">
          <w:delText>11</w:delText>
        </w:r>
      </w:del>
      <w:ins w:id="5939" w:author="IRK" w:date="2020-03-09T22:43:00Z">
        <w:r w:rsidR="00ED4D19">
          <w:fldChar w:fldCharType="begin"/>
        </w:r>
        <w:r w:rsidR="00ED4D19">
          <w:instrText xml:space="preserve"> REF _Ref34686251 \h </w:instrText>
        </w:r>
      </w:ins>
      <w:r w:rsidR="00ED4D19">
        <w:fldChar w:fldCharType="separate"/>
      </w:r>
      <w:r w:rsidR="00AB1F2F" w:rsidRPr="0049256C">
        <w:t>[</w:t>
      </w:r>
      <w:ins w:id="5940" w:author="IRK" w:date="2020-03-09T22:43:00Z">
        <w:r w:rsidR="00AB1F2F">
          <w:rPr>
            <w:rFonts w:hint="eastAsia"/>
          </w:rPr>
          <w:t>図</w:t>
        </w:r>
        <w:r w:rsidR="00AB1F2F">
          <w:rPr>
            <w:rFonts w:hint="eastAsia"/>
          </w:rPr>
          <w:t xml:space="preserve"> </w:t>
        </w:r>
      </w:ins>
      <w:r w:rsidR="00AB1F2F">
        <w:rPr>
          <w:noProof/>
        </w:rPr>
        <w:t>11</w:t>
      </w:r>
      <w:ins w:id="5941" w:author="IRK" w:date="2020-03-11T17:15:00Z">
        <w:r w:rsidR="00AB1F2F">
          <w:rPr>
            <w:rFonts w:hint="eastAsia"/>
          </w:rPr>
          <w:t xml:space="preserve"> </w:t>
        </w:r>
      </w:ins>
      <w:r w:rsidR="00AB1F2F" w:rsidRPr="0049256C">
        <w:t>Rule Interface</w:t>
      </w:r>
      <w:r w:rsidR="00AB1F2F" w:rsidRPr="0049256C">
        <w:rPr>
          <w:rFonts w:hint="eastAsia"/>
        </w:rPr>
        <w:t>]</w:t>
      </w:r>
      <w:ins w:id="5942" w:author="IRK" w:date="2020-03-09T22:43:00Z">
        <w:r w:rsidR="00ED4D19">
          <w:fldChar w:fldCharType="end"/>
        </w:r>
      </w:ins>
      <w:r w:rsidR="005B6671" w:rsidRPr="0049256C">
        <w:t>からわかるように、ルールアプリケーションはルールインタフェースのみを利用してルールサービスを呼び出し、サ</w:t>
      </w:r>
      <w:r w:rsidR="00333D7D">
        <w:t>ービスの形態に依存的なリソースはルールアプリケーションに</w:t>
      </w:r>
      <w:r w:rsidR="00333D7D" w:rsidRPr="0052591B">
        <w:t>対して</w:t>
      </w:r>
      <w:r w:rsidR="00333D7D" w:rsidRPr="009A2CC8">
        <w:rPr>
          <w:rFonts w:hint="eastAsia"/>
        </w:rPr>
        <w:t>隠蔽</w:t>
      </w:r>
      <w:r w:rsidR="005B6671" w:rsidRPr="0052591B">
        <w:t>される。</w:t>
      </w:r>
    </w:p>
    <w:p w14:paraId="43DEE708" w14:textId="77777777" w:rsidR="005B6671" w:rsidRPr="0049256C" w:rsidRDefault="005B6671" w:rsidP="00EC7890"/>
    <w:p w14:paraId="5951E77C" w14:textId="1C312EDC" w:rsidR="005B6671" w:rsidRPr="00F80980" w:rsidRDefault="005B6671" w:rsidP="00EC7890">
      <w:r w:rsidRPr="0049256C">
        <w:t>ルールサービスを呼び出すたびにルールインタフェース</w:t>
      </w:r>
      <w:r w:rsidRPr="0049256C">
        <w:rPr>
          <w:rFonts w:hint="eastAsia"/>
        </w:rPr>
        <w:t>および</w:t>
      </w:r>
      <w:r w:rsidRPr="0049256C">
        <w:t>関連するリソースを作成</w:t>
      </w:r>
      <w:r w:rsidRPr="0049256C">
        <w:rPr>
          <w:rFonts w:hint="eastAsia"/>
        </w:rPr>
        <w:t>した場合</w:t>
      </w:r>
      <w:r w:rsidRPr="0049256C">
        <w:t>、オーバーヘッドが発生する。例えば、リモートルールサービスを呼び出すたびにルールインタフェースを作成すると、毎</w:t>
      </w:r>
      <w:r w:rsidRPr="0049256C">
        <w:rPr>
          <w:rFonts w:hint="eastAsia"/>
        </w:rPr>
        <w:t>回</w:t>
      </w:r>
      <w:r w:rsidRPr="0049256C">
        <w:t>新しい</w:t>
      </w:r>
      <w:r w:rsidRPr="00214BC1">
        <w:t>TCP/IP</w:t>
      </w:r>
      <w:r w:rsidRPr="00214BC1">
        <w:t>セッションを</w:t>
      </w:r>
      <w:r w:rsidRPr="00F80980">
        <w:rPr>
          <w:rFonts w:hint="eastAsia"/>
        </w:rPr>
        <w:t>生成し</w:t>
      </w:r>
      <w:r w:rsidRPr="00F80980">
        <w:t>性能が低下する。</w:t>
      </w:r>
      <w:r w:rsidRPr="00F80980">
        <w:rPr>
          <w:b/>
        </w:rPr>
        <w:t>ルールインタフェースクラスタ</w:t>
      </w:r>
      <w:r w:rsidRPr="001F3F08">
        <w:rPr>
          <w:b/>
        </w:rPr>
        <w:t>(Rule Interface Cluster)</w:t>
      </w:r>
      <w:r w:rsidRPr="001F3F08">
        <w:t>は、一度作成されたルールインタフェースを</w:t>
      </w:r>
      <w:r w:rsidR="00226586" w:rsidRPr="00226586">
        <w:rPr>
          <w:rFonts w:hint="eastAsia"/>
        </w:rPr>
        <w:t>破棄</w:t>
      </w:r>
      <w:r w:rsidRPr="001F3F08">
        <w:t>せずに再</w:t>
      </w:r>
      <w:r w:rsidRPr="008F51CD">
        <w:t>使用できる</w:t>
      </w:r>
      <w:r w:rsidR="00333D7D" w:rsidRPr="008F51CD">
        <w:t>ようにしてくれるルールランタイムの</w:t>
      </w:r>
      <w:r w:rsidR="00333D7D" w:rsidRPr="009A2CC8">
        <w:rPr>
          <w:rFonts w:hint="eastAsia"/>
        </w:rPr>
        <w:t>コンポーネント</w:t>
      </w:r>
      <w:r w:rsidRPr="00214BC1">
        <w:t>である。ルールインタフェースクラスタは、次のような機能を実行する。</w:t>
      </w:r>
    </w:p>
    <w:p w14:paraId="362A6820" w14:textId="6CD4574B" w:rsidR="005B6671" w:rsidRPr="00F80980" w:rsidRDefault="005B6671" w:rsidP="002C63AE">
      <w:pPr>
        <w:pStyle w:val="10"/>
      </w:pPr>
      <w:r w:rsidRPr="00F80980">
        <w:t>ルールアプリケーシ</w:t>
      </w:r>
      <w:r w:rsidR="00333D7D" w:rsidRPr="00F80980">
        <w:t>ョンがルールインタフェースを要求する際、再使用のために保存され</w:t>
      </w:r>
      <w:r w:rsidR="00333D7D" w:rsidRPr="009A2CC8">
        <w:rPr>
          <w:rFonts w:hint="eastAsia"/>
        </w:rPr>
        <w:t>ている</w:t>
      </w:r>
      <w:r w:rsidRPr="00214BC1">
        <w:t>ルールインタフェースがある場合はそれを提供する。</w:t>
      </w:r>
    </w:p>
    <w:p w14:paraId="13E95291" w14:textId="193E1657" w:rsidR="005B6671" w:rsidRPr="00F80980" w:rsidRDefault="005B6671" w:rsidP="002C63AE">
      <w:pPr>
        <w:pStyle w:val="10"/>
      </w:pPr>
      <w:r w:rsidRPr="00F80980">
        <w:t>ルールアプリケーシ</w:t>
      </w:r>
      <w:r w:rsidR="00333D7D" w:rsidRPr="00F80980">
        <w:t>ョンがルールインタフェースを要求する際、再使用のために保存され</w:t>
      </w:r>
      <w:r w:rsidR="00333D7D" w:rsidRPr="009A2CC8">
        <w:rPr>
          <w:rFonts w:hint="eastAsia"/>
        </w:rPr>
        <w:t>ている</w:t>
      </w:r>
      <w:r w:rsidRPr="00214BC1">
        <w:t>ルールインタフェースがない場合は、新しいルールインタフェースを作成して提供する。</w:t>
      </w:r>
    </w:p>
    <w:p w14:paraId="79114E54" w14:textId="5C73D536" w:rsidR="005B6671" w:rsidRPr="00F80980" w:rsidRDefault="005B6671" w:rsidP="002C63AE">
      <w:pPr>
        <w:pStyle w:val="10"/>
      </w:pPr>
      <w:r w:rsidRPr="00F80980">
        <w:t>ルールアプリケーションがルールインタフェースの使用を</w:t>
      </w:r>
      <w:r w:rsidRPr="00F80980">
        <w:rPr>
          <w:rFonts w:hint="eastAsia"/>
        </w:rPr>
        <w:t>終了し</w:t>
      </w:r>
      <w:r w:rsidRPr="001F3F08">
        <w:t>クラスタに</w:t>
      </w:r>
      <w:r w:rsidRPr="001F3F08">
        <w:rPr>
          <w:rFonts w:hint="eastAsia"/>
        </w:rPr>
        <w:t>返した場合</w:t>
      </w:r>
      <w:r w:rsidR="00333D7D" w:rsidRPr="008F51CD">
        <w:t>、</w:t>
      </w:r>
      <w:r w:rsidR="00333D7D" w:rsidRPr="009A2CC8">
        <w:rPr>
          <w:rFonts w:hint="eastAsia"/>
        </w:rPr>
        <w:t>使用したルールインタフェース</w:t>
      </w:r>
      <w:r w:rsidRPr="00214BC1">
        <w:t>を再使用するために保管</w:t>
      </w:r>
      <w:r w:rsidR="00333D7D" w:rsidRPr="009A2CC8">
        <w:rPr>
          <w:rFonts w:hint="eastAsia"/>
        </w:rPr>
        <w:t>するか</w:t>
      </w:r>
      <w:del w:id="5943" w:author="IRK" w:date="2020-03-10T22:56:00Z">
        <w:r w:rsidRPr="00214BC1" w:rsidDel="007846FF">
          <w:rPr>
            <w:rFonts w:hint="eastAsia"/>
          </w:rPr>
          <w:delText>もしくは</w:delText>
        </w:r>
      </w:del>
      <w:ins w:id="5944" w:author="IRK" w:date="2020-03-10T22:56:00Z">
        <w:r w:rsidR="007846FF">
          <w:rPr>
            <w:rFonts w:hint="eastAsia"/>
          </w:rPr>
          <w:t>または</w:t>
        </w:r>
      </w:ins>
      <w:r w:rsidR="00C56CD6">
        <w:rPr>
          <w:rFonts w:hint="eastAsia"/>
        </w:rPr>
        <w:t>破棄す</w:t>
      </w:r>
      <w:r w:rsidRPr="00214BC1">
        <w:t>る。</w:t>
      </w:r>
    </w:p>
    <w:p w14:paraId="27F6DB90" w14:textId="571CD9BB" w:rsidR="005B6671" w:rsidRPr="00F80980" w:rsidRDefault="005B6671" w:rsidP="00EC7890">
      <w:r w:rsidRPr="001F3F08">
        <w:t>ルールアプリケーションは複数のスレッドを利用して同時にルールサービスを呼び出せるため、ルールインタフェースクラスタは多数のルールインタフェースを保管できる。ただし、保管されたルールインタフェースの数が平均的な同時ルールサービスの呼び出し</w:t>
      </w:r>
      <w:r w:rsidR="00333D7D" w:rsidRPr="009A2CC8">
        <w:rPr>
          <w:rFonts w:hint="eastAsia"/>
        </w:rPr>
        <w:t>数</w:t>
      </w:r>
      <w:r w:rsidR="00333D7D" w:rsidRPr="00214BC1">
        <w:t>より多い場合、余分</w:t>
      </w:r>
      <w:r w:rsidR="00333D7D" w:rsidRPr="009A2CC8">
        <w:rPr>
          <w:rFonts w:hint="eastAsia"/>
        </w:rPr>
        <w:t>な</w:t>
      </w:r>
      <w:r w:rsidR="00333D7D" w:rsidRPr="00214BC1">
        <w:t>ルールインタフェース</w:t>
      </w:r>
      <w:r w:rsidR="00333D7D" w:rsidRPr="00214BC1">
        <w:rPr>
          <w:rFonts w:hint="eastAsia"/>
        </w:rPr>
        <w:t>は</w:t>
      </w:r>
      <w:r w:rsidR="00333D7D" w:rsidRPr="009A2CC8">
        <w:rPr>
          <w:rFonts w:hint="eastAsia"/>
        </w:rPr>
        <w:t>長期間使用されずに</w:t>
      </w:r>
      <w:r w:rsidRPr="00214BC1">
        <w:t>リソースのみを占有してしまう。リモートルールサービスの場合を例にすると、クラスタに</w:t>
      </w:r>
      <w:r w:rsidRPr="00214BC1">
        <w:t>10</w:t>
      </w:r>
      <w:r w:rsidR="00333D7D" w:rsidRPr="009A2CC8">
        <w:rPr>
          <w:rFonts w:hint="eastAsia"/>
        </w:rPr>
        <w:t>件</w:t>
      </w:r>
      <w:r w:rsidRPr="00214BC1">
        <w:t>のルールインタフェースが保管されている場合、</w:t>
      </w:r>
      <w:r w:rsidRPr="00F80980">
        <w:t>10</w:t>
      </w:r>
      <w:r w:rsidR="00333D7D" w:rsidRPr="009A2CC8">
        <w:rPr>
          <w:rFonts w:hint="eastAsia"/>
        </w:rPr>
        <w:t>つ</w:t>
      </w:r>
      <w:r w:rsidRPr="00214BC1">
        <w:t>の</w:t>
      </w:r>
      <w:r w:rsidRPr="00214BC1">
        <w:t>TCP/IP</w:t>
      </w:r>
      <w:r w:rsidRPr="00F80980">
        <w:t>セッションが存在する。ただし、平均的な同時ルールサービスの要求</w:t>
      </w:r>
      <w:r w:rsidR="00333D7D" w:rsidRPr="009A2CC8">
        <w:rPr>
          <w:rFonts w:hint="eastAsia"/>
        </w:rPr>
        <w:t>数</w:t>
      </w:r>
      <w:r w:rsidRPr="00214BC1">
        <w:t>が</w:t>
      </w:r>
      <w:r w:rsidRPr="00214BC1">
        <w:t>5</w:t>
      </w:r>
      <w:r w:rsidRPr="00F80980">
        <w:t>件程度</w:t>
      </w:r>
      <w:r w:rsidRPr="0049256C">
        <w:t>なら、使用</w:t>
      </w:r>
      <w:r w:rsidRPr="00F80980">
        <w:t>されない</w:t>
      </w:r>
      <w:r w:rsidRPr="00F80980">
        <w:t>5</w:t>
      </w:r>
      <w:r w:rsidR="00333D7D" w:rsidRPr="009A2CC8">
        <w:rPr>
          <w:rFonts w:hint="eastAsia"/>
        </w:rPr>
        <w:t>つ</w:t>
      </w:r>
      <w:r w:rsidRPr="00F80980">
        <w:t>の</w:t>
      </w:r>
      <w:r w:rsidRPr="00F80980">
        <w:t>TCP/IP</w:t>
      </w:r>
      <w:r w:rsidRPr="00F80980">
        <w:t>セッションは</w:t>
      </w:r>
      <w:r w:rsidR="00B3526F" w:rsidRPr="00B3526F">
        <w:rPr>
          <w:rFonts w:hint="eastAsia"/>
        </w:rPr>
        <w:t>不要なリソースを消費する</w:t>
      </w:r>
      <w:r w:rsidR="00B3526F">
        <w:rPr>
          <w:rFonts w:hint="eastAsia"/>
        </w:rPr>
        <w:t>ことに</w:t>
      </w:r>
      <w:r w:rsidRPr="00F80980">
        <w:t>なる。</w:t>
      </w:r>
    </w:p>
    <w:p w14:paraId="13C94820" w14:textId="324ECC01" w:rsidR="005B6671" w:rsidRPr="0049256C" w:rsidRDefault="005B6671" w:rsidP="00EC7890">
      <w:r w:rsidRPr="001F3F08">
        <w:t>ルールアプリケーションが同時に呼び出すルールサービスの数を、</w:t>
      </w:r>
      <w:r w:rsidR="00BA5E07">
        <w:rPr>
          <w:b/>
        </w:rPr>
        <w:t>同時利用ユーザ</w:t>
      </w:r>
      <w:r w:rsidRPr="00F80980">
        <w:rPr>
          <w:b/>
        </w:rPr>
        <w:t>数</w:t>
      </w:r>
      <w:r w:rsidRPr="00F80980">
        <w:rPr>
          <w:b/>
        </w:rPr>
        <w:t>(The Number of Concurrent Users)</w:t>
      </w:r>
      <w:r w:rsidRPr="00F80980">
        <w:t>という。</w:t>
      </w:r>
      <w:r w:rsidR="00BA5E07">
        <w:t>同時利用ユーザ</w:t>
      </w:r>
      <w:r w:rsidRPr="00F80980">
        <w:t>数を指定することで、ルールインタフェースクラスタ</w:t>
      </w:r>
      <w:r w:rsidRPr="0049256C">
        <w:t>のリソース使用の限界と性能を調節できる。ルールインタフェースにおいて、次を指定できる。</w:t>
      </w:r>
    </w:p>
    <w:p w14:paraId="2BE0B08B" w14:textId="3F47A62F" w:rsidR="005B6671" w:rsidRPr="00F80980" w:rsidRDefault="005B6671" w:rsidP="002C63AE">
      <w:pPr>
        <w:pStyle w:val="10"/>
      </w:pPr>
      <w:r w:rsidRPr="0049256C">
        <w:t>最大</w:t>
      </w:r>
      <w:r w:rsidR="00BA5E07">
        <w:t>同時利用ユーザ</w:t>
      </w:r>
      <w:r w:rsidRPr="00F80980">
        <w:t>数</w:t>
      </w:r>
      <w:r w:rsidRPr="00F80980">
        <w:t>(Maximum Number of Concurrent Users)</w:t>
      </w:r>
    </w:p>
    <w:p w14:paraId="65E191D2" w14:textId="0A036E99" w:rsidR="005B6671" w:rsidRPr="0049256C" w:rsidRDefault="005B6671" w:rsidP="002C63AE">
      <w:pPr>
        <w:pStyle w:val="10"/>
      </w:pPr>
      <w:r w:rsidRPr="00F80980">
        <w:t>平均</w:t>
      </w:r>
      <w:r w:rsidR="00BA5E07">
        <w:t>同時利用ユーザ</w:t>
      </w:r>
      <w:r w:rsidRPr="00F80980">
        <w:t>数</w:t>
      </w:r>
      <w:r w:rsidRPr="0049256C">
        <w:t>(Average Number of Concurrent Users)</w:t>
      </w:r>
    </w:p>
    <w:p w14:paraId="19A41084" w14:textId="48EDA699" w:rsidR="005B6671" w:rsidRPr="001F3F08" w:rsidRDefault="005B6671" w:rsidP="00EC7890">
      <w:r w:rsidRPr="0049256C">
        <w:t>最大</w:t>
      </w:r>
      <w:r w:rsidR="00BA5E07">
        <w:t>同時利用ユーザ</w:t>
      </w:r>
      <w:r w:rsidRPr="0049256C">
        <w:t>数は、ルールインタフェースクラスタが占有するリソースの最大値に影響を与える。</w:t>
      </w:r>
      <w:r w:rsidRPr="0049256C">
        <w:rPr>
          <w:rFonts w:hint="eastAsia"/>
        </w:rPr>
        <w:t>非常に</w:t>
      </w:r>
      <w:r w:rsidRPr="0049256C">
        <w:t>多</w:t>
      </w:r>
      <w:r w:rsidRPr="0049256C">
        <w:rPr>
          <w:rFonts w:hint="eastAsia"/>
        </w:rPr>
        <w:t>くの</w:t>
      </w:r>
      <w:r w:rsidRPr="0049256C">
        <w:t>ルールサービスが同時に要求された</w:t>
      </w:r>
      <w:r w:rsidRPr="0049256C">
        <w:rPr>
          <w:rFonts w:hint="eastAsia"/>
        </w:rPr>
        <w:t>場合においても</w:t>
      </w:r>
      <w:r w:rsidRPr="0049256C">
        <w:t>、ルールインタフェースは</w:t>
      </w:r>
      <w:r w:rsidRPr="00F80980">
        <w:t>最大</w:t>
      </w:r>
      <w:r w:rsidR="00BA5E07">
        <w:t>同時利用ユーザ</w:t>
      </w:r>
      <w:r w:rsidRPr="00F80980">
        <w:t>数</w:t>
      </w:r>
      <w:r w:rsidRPr="0049256C">
        <w:t>に指定された数以上作成され</w:t>
      </w:r>
      <w:r w:rsidRPr="0049256C">
        <w:rPr>
          <w:rFonts w:hint="eastAsia"/>
        </w:rPr>
        <w:t>ることはない</w:t>
      </w:r>
      <w:r w:rsidRPr="0049256C">
        <w:t>。それ以上のルールサービスの要求は、他のルールサービスが処理されるまで待機することになる。例えば、リモートルールサービスに対して</w:t>
      </w:r>
      <w:r w:rsidRPr="00F80980">
        <w:t>最大</w:t>
      </w:r>
      <w:r w:rsidR="00BA5E07">
        <w:t>同時利用ユーザ</w:t>
      </w:r>
      <w:r w:rsidRPr="00F80980">
        <w:t>数</w:t>
      </w:r>
      <w:r w:rsidRPr="0049256C">
        <w:t>が</w:t>
      </w:r>
      <w:r w:rsidRPr="0049256C">
        <w:t>10</w:t>
      </w:r>
      <w:r w:rsidRPr="0049256C">
        <w:t>に指定された場合、同時に</w:t>
      </w:r>
      <w:r w:rsidRPr="0049256C">
        <w:t>20</w:t>
      </w:r>
      <w:r w:rsidRPr="0049256C">
        <w:t>件のルールサービスの要求があ</w:t>
      </w:r>
      <w:r w:rsidR="00BE2290">
        <w:rPr>
          <w:rFonts w:hint="eastAsia"/>
        </w:rPr>
        <w:t>った場合</w:t>
      </w:r>
      <w:r w:rsidRPr="0049256C">
        <w:t>、</w:t>
      </w:r>
      <w:r w:rsidRPr="0049256C">
        <w:t>TCP/IP</w:t>
      </w:r>
      <w:r w:rsidRPr="0049256C">
        <w:t>セッションは</w:t>
      </w:r>
      <w:r w:rsidRPr="0049256C">
        <w:t>10</w:t>
      </w:r>
      <w:r w:rsidR="00AF32FF">
        <w:rPr>
          <w:rFonts w:hint="eastAsia"/>
        </w:rPr>
        <w:t>件</w:t>
      </w:r>
      <w:r w:rsidRPr="0049256C">
        <w:t>のみ作成され、</w:t>
      </w:r>
      <w:r w:rsidRPr="0049256C">
        <w:t>10</w:t>
      </w:r>
      <w:r w:rsidR="00AF32FF">
        <w:rPr>
          <w:rFonts w:hint="eastAsia"/>
        </w:rPr>
        <w:t>件</w:t>
      </w:r>
      <w:r w:rsidR="00BE2290">
        <w:t>のルールサービスのみが同時に処理される。残り</w:t>
      </w:r>
      <w:r w:rsidR="00BE2290" w:rsidRPr="009A2CC8">
        <w:t>10</w:t>
      </w:r>
      <w:r w:rsidR="00BE2290" w:rsidRPr="009A2CC8">
        <w:rPr>
          <w:rFonts w:hint="eastAsia"/>
        </w:rPr>
        <w:t>件の</w:t>
      </w:r>
      <w:r w:rsidR="00BE2290" w:rsidRPr="001F3F08">
        <w:t>要求は待機</w:t>
      </w:r>
      <w:r w:rsidR="00BE2290" w:rsidRPr="009A2CC8">
        <w:rPr>
          <w:rFonts w:hint="eastAsia"/>
        </w:rPr>
        <w:t>となり</w:t>
      </w:r>
      <w:r w:rsidR="00BE2290" w:rsidRPr="001F3F08">
        <w:t>、他のルールサービスの処理が完了し</w:t>
      </w:r>
      <w:r w:rsidR="00BE2290" w:rsidRPr="009A2CC8">
        <w:rPr>
          <w:rFonts w:hint="eastAsia"/>
        </w:rPr>
        <w:t>た</w:t>
      </w:r>
      <w:r w:rsidRPr="001F3F08">
        <w:t>アイドル</w:t>
      </w:r>
      <w:r w:rsidR="00BE2290" w:rsidRPr="009A2CC8">
        <w:rPr>
          <w:rFonts w:hint="eastAsia"/>
        </w:rPr>
        <w:t>状態の</w:t>
      </w:r>
      <w:r w:rsidRPr="001F3F08">
        <w:t>TCP/IP</w:t>
      </w:r>
      <w:r w:rsidR="00BE2290" w:rsidRPr="001F3F08">
        <w:t>セッションが</w:t>
      </w:r>
      <w:r w:rsidR="00BE2290" w:rsidRPr="009A2CC8">
        <w:rPr>
          <w:rFonts w:hint="eastAsia"/>
        </w:rPr>
        <w:t>生じた</w:t>
      </w:r>
      <w:r w:rsidRPr="001F3F08">
        <w:t>時に処理される。</w:t>
      </w:r>
    </w:p>
    <w:p w14:paraId="461A48A8" w14:textId="25DE803D" w:rsidR="005B6671" w:rsidRPr="0049256C" w:rsidRDefault="005B6671" w:rsidP="00EC7890">
      <w:r w:rsidRPr="001F3F08">
        <w:t>平均</w:t>
      </w:r>
      <w:r w:rsidR="00BA5E07">
        <w:t>同時利用ユーザ</w:t>
      </w:r>
      <w:r w:rsidRPr="001F3F08">
        <w:t>数は、再使用のために保管するルールインタフェースの数を指定することで、平均的なリソース使用量と性能に影響を与える。ルールアプリケーションがルールインタフェースの使用を終了</w:t>
      </w:r>
      <w:r w:rsidRPr="001971F7">
        <w:t>して返す際、現在使用中のルールインタフェースと保管中のルールインタフェースの数の合計が平均</w:t>
      </w:r>
      <w:r w:rsidR="00BA5E07">
        <w:t>同時利用ユーザ</w:t>
      </w:r>
      <w:r w:rsidRPr="001F3F08">
        <w:t>数より多い場合</w:t>
      </w:r>
      <w:r w:rsidRPr="001F3F08">
        <w:rPr>
          <w:rFonts w:hint="eastAsia"/>
        </w:rPr>
        <w:t>、</w:t>
      </w:r>
      <w:r w:rsidRPr="001F3F08">
        <w:t>ルールインタフェースは消滅し、そうでない場合は再使用のためにクラスタに保管される。ルールアプリケーションによって使用されずにクラスタに保管されているルールインタフェースを、</w:t>
      </w:r>
      <w:r w:rsidRPr="001971F7">
        <w:rPr>
          <w:b/>
        </w:rPr>
        <w:t>アイドルルールインタフェース</w:t>
      </w:r>
      <w:r w:rsidRPr="00927688">
        <w:rPr>
          <w:b/>
        </w:rPr>
        <w:t>(Idle Rule Interface)</w:t>
      </w:r>
      <w:r w:rsidRPr="00823025">
        <w:t>という。平均</w:t>
      </w:r>
      <w:r w:rsidR="00BA5E07">
        <w:t>同時利用ユーザ</w:t>
      </w:r>
      <w:r w:rsidRPr="001F3F08">
        <w:t>数が平均的な負荷に比べて少なく設定された場合、頻繁</w:t>
      </w:r>
      <w:r w:rsidRPr="001F3F08">
        <w:rPr>
          <w:rFonts w:hint="eastAsia"/>
        </w:rPr>
        <w:t>に</w:t>
      </w:r>
      <w:r w:rsidRPr="001F3F08">
        <w:t>ルールインタフェース</w:t>
      </w:r>
      <w:r w:rsidRPr="001F3F08">
        <w:rPr>
          <w:rFonts w:hint="eastAsia"/>
        </w:rPr>
        <w:t>が</w:t>
      </w:r>
      <w:r w:rsidRPr="001F3F08">
        <w:t>作成</w:t>
      </w:r>
      <w:r w:rsidRPr="001971F7">
        <w:rPr>
          <w:rFonts w:hint="eastAsia"/>
        </w:rPr>
        <w:t>されるため</w:t>
      </w:r>
      <w:r w:rsidR="00BE2290" w:rsidRPr="00927688">
        <w:t>性能が低下する。</w:t>
      </w:r>
      <w:r w:rsidR="00BE2290" w:rsidRPr="009A2CC8">
        <w:rPr>
          <w:rFonts w:hint="eastAsia"/>
        </w:rPr>
        <w:t>一方</w:t>
      </w:r>
      <w:r w:rsidRPr="001F3F08">
        <w:t>、</w:t>
      </w:r>
      <w:r w:rsidR="00BE2290" w:rsidRPr="009A2CC8">
        <w:rPr>
          <w:rFonts w:hint="eastAsia"/>
        </w:rPr>
        <w:t>平均</w:t>
      </w:r>
      <w:r w:rsidR="00BA5E07">
        <w:rPr>
          <w:rFonts w:hint="eastAsia"/>
        </w:rPr>
        <w:t>同時利用ユーザ</w:t>
      </w:r>
      <w:r w:rsidR="00BE2290" w:rsidRPr="009A2CC8">
        <w:rPr>
          <w:rFonts w:hint="eastAsia"/>
        </w:rPr>
        <w:t>数の</w:t>
      </w:r>
      <w:r w:rsidRPr="001F3F08">
        <w:t>設定が多すぎる場合は、使用さ</w:t>
      </w:r>
      <w:r w:rsidRPr="0049256C">
        <w:t>れないアイドルインタフェースにより</w:t>
      </w:r>
      <w:r w:rsidR="00B3526F" w:rsidRPr="00B3526F">
        <w:rPr>
          <w:rFonts w:hint="eastAsia"/>
        </w:rPr>
        <w:t>不要なリソースを消費する</w:t>
      </w:r>
      <w:r w:rsidRPr="0049256C">
        <w:t>。</w:t>
      </w:r>
    </w:p>
    <w:p w14:paraId="7962316A" w14:textId="77777777" w:rsidR="005B6671" w:rsidRPr="0049256C" w:rsidRDefault="005B6671" w:rsidP="00EC7890"/>
    <w:p w14:paraId="470EAE49" w14:textId="77777777" w:rsidR="005B6671" w:rsidRPr="0049256C" w:rsidRDefault="005B6671">
      <w:pPr>
        <w:pStyle w:val="32"/>
        <w:numPr>
          <w:ilvl w:val="2"/>
          <w:numId w:val="139"/>
        </w:numPr>
        <w:rPr>
          <w:lang w:eastAsia="ja-JP"/>
        </w:rPr>
        <w:pPrChange w:id="5945" w:author="IRK" w:date="2020-05-11T09:44:00Z">
          <w:pPr>
            <w:pStyle w:val="32"/>
            <w:numPr>
              <w:numId w:val="27"/>
            </w:numPr>
            <w:spacing w:before="12" w:after="100"/>
            <w:jc w:val="left"/>
          </w:pPr>
        </w:pPrChange>
      </w:pPr>
      <w:bookmarkStart w:id="5946" w:name="_Toc441755354"/>
      <w:bookmarkStart w:id="5947" w:name="_Ref34687357"/>
      <w:bookmarkStart w:id="5948" w:name="_Ref34687359"/>
      <w:bookmarkStart w:id="5949" w:name="_Toc40449586"/>
      <w:r w:rsidRPr="0049256C">
        <w:rPr>
          <w:lang w:eastAsia="ja-JP"/>
        </w:rPr>
        <w:t>TCP</w:t>
      </w:r>
      <w:r w:rsidRPr="0049256C">
        <w:rPr>
          <w:lang w:eastAsia="ja-JP"/>
        </w:rPr>
        <w:t>コネクタサーバグループ選択</w:t>
      </w:r>
      <w:r w:rsidRPr="0049256C">
        <w:rPr>
          <w:lang w:eastAsia="ja-JP"/>
        </w:rPr>
        <w:t xml:space="preserve"> - </w:t>
      </w:r>
      <w:r w:rsidRPr="0049256C">
        <w:rPr>
          <w:lang w:eastAsia="ja-JP"/>
        </w:rPr>
        <w:t>リモートルールサービスにのみ該当</w:t>
      </w:r>
      <w:bookmarkEnd w:id="5946"/>
      <w:bookmarkEnd w:id="5947"/>
      <w:bookmarkEnd w:id="5948"/>
      <w:bookmarkEnd w:id="5949"/>
    </w:p>
    <w:p w14:paraId="19410D40" w14:textId="44370BF6" w:rsidR="005B6671" w:rsidRPr="0049256C" w:rsidRDefault="005B6671" w:rsidP="00EC7890">
      <w:r w:rsidRPr="0049256C">
        <w:t>リモートルールサービスを選択した場合、サービスを呼び出す</w:t>
      </w:r>
      <w:r w:rsidRPr="0049256C">
        <w:t>TCP</w:t>
      </w:r>
      <w:r w:rsidRPr="0049256C">
        <w:t>コネクタサーバを指定する必要がある。</w:t>
      </w:r>
      <w:r w:rsidRPr="0049256C">
        <w:t>TCP</w:t>
      </w:r>
      <w:r w:rsidRPr="0049256C">
        <w:t>コネクタサーバは使用目的別にグループ化されているが、これを</w:t>
      </w:r>
      <w:r w:rsidRPr="0049256C">
        <w:t>TCP</w:t>
      </w:r>
      <w:r w:rsidRPr="0049256C">
        <w:t>コネクタサーバグループといい、ルールアプリケーション</w:t>
      </w:r>
      <w:r w:rsidR="00226586" w:rsidRPr="00226586">
        <w:rPr>
          <w:rFonts w:hint="eastAsia"/>
        </w:rPr>
        <w:t>設定時は</w:t>
      </w:r>
      <w:r w:rsidRPr="0049256C">
        <w:t>TCP</w:t>
      </w:r>
      <w:r w:rsidRPr="0049256C">
        <w:t>コネクタサーバグループを指定することになる。</w:t>
      </w:r>
      <w:r w:rsidRPr="0049256C">
        <w:t>TCP</w:t>
      </w:r>
      <w:r w:rsidRPr="0049256C">
        <w:t>サーバグループに関する詳細は、</w:t>
      </w:r>
      <w:del w:id="5950" w:author="IRK" w:date="2020-03-09T22:44:00Z">
        <w:r w:rsidRPr="0049256C" w:rsidDel="00ED4D19">
          <w:delText>3.8.4.2</w:delText>
        </w:r>
        <w:r w:rsidRPr="0049256C" w:rsidDel="00ED4D19">
          <w:rPr>
            <w:rFonts w:hint="eastAsia"/>
          </w:rPr>
          <w:delText xml:space="preserve"> </w:delText>
        </w:r>
        <w:r w:rsidRPr="0049256C" w:rsidDel="00ED4D19">
          <w:delText>TCP</w:delText>
        </w:r>
        <w:r w:rsidRPr="0049256C" w:rsidDel="00ED4D19">
          <w:delText>コネクタサーバグループ</w:delText>
        </w:r>
      </w:del>
      <w:ins w:id="5951" w:author="IRK" w:date="2020-03-10T22:35:00Z">
        <w:r w:rsidR="008E5814">
          <w:rPr>
            <w:rFonts w:hint="eastAsia"/>
          </w:rPr>
          <w:t>「</w:t>
        </w:r>
      </w:ins>
      <w:ins w:id="5952" w:author="IRK" w:date="2020-03-09T22:44:00Z">
        <w:r w:rsidR="00ED4D19">
          <w:fldChar w:fldCharType="begin"/>
        </w:r>
        <w:r w:rsidR="00ED4D19">
          <w:instrText xml:space="preserve"> </w:instrText>
        </w:r>
        <w:r w:rsidR="00ED4D19">
          <w:rPr>
            <w:rFonts w:hint="eastAsia"/>
          </w:rPr>
          <w:instrText>REF _Ref34658286 \r \h</w:instrText>
        </w:r>
        <w:r w:rsidR="00ED4D19">
          <w:instrText xml:space="preserve"> </w:instrText>
        </w:r>
      </w:ins>
      <w:r w:rsidR="00ED4D19">
        <w:fldChar w:fldCharType="separate"/>
      </w:r>
      <w:r w:rsidR="00AB1F2F">
        <w:t>3.8.4.2</w:t>
      </w:r>
      <w:ins w:id="5953" w:author="IRK" w:date="2020-03-09T22:44:00Z">
        <w:r w:rsidR="00ED4D19">
          <w:fldChar w:fldCharType="end"/>
        </w:r>
      </w:ins>
      <w:ins w:id="5954" w:author="IRK" w:date="2020-04-16T13:56:00Z">
        <w:r w:rsidR="00FE0639">
          <w:rPr>
            <w:rFonts w:hint="eastAsia"/>
          </w:rPr>
          <w:t xml:space="preserve"> </w:t>
        </w:r>
      </w:ins>
      <w:ins w:id="5955" w:author="IRK" w:date="2020-03-09T22:44:00Z">
        <w:r w:rsidR="00ED4D19">
          <w:fldChar w:fldCharType="begin"/>
        </w:r>
        <w:r w:rsidR="00ED4D19">
          <w:instrText xml:space="preserve"> REF _Ref34658286 \h </w:instrText>
        </w:r>
      </w:ins>
      <w:r w:rsidR="00ED4D19">
        <w:fldChar w:fldCharType="separate"/>
      </w:r>
      <w:r w:rsidR="00AB1F2F" w:rsidRPr="0049256C">
        <w:t>TCP</w:t>
      </w:r>
      <w:r w:rsidR="00AB1F2F" w:rsidRPr="0049256C">
        <w:t>コネクタサーバグループ</w:t>
      </w:r>
      <w:ins w:id="5956" w:author="IRK" w:date="2020-03-09T22:44:00Z">
        <w:r w:rsidR="00ED4D19">
          <w:fldChar w:fldCharType="end"/>
        </w:r>
      </w:ins>
      <w:ins w:id="5957" w:author="IRK" w:date="2020-03-10T22:36:00Z">
        <w:r w:rsidR="008E5814">
          <w:rPr>
            <w:rFonts w:hint="eastAsia"/>
          </w:rPr>
          <w:t>」</w:t>
        </w:r>
      </w:ins>
      <w:r w:rsidRPr="0049256C">
        <w:t>を参照のこと。</w:t>
      </w:r>
    </w:p>
    <w:p w14:paraId="6FA604D9" w14:textId="77777777" w:rsidR="005B6671" w:rsidRPr="0049256C" w:rsidRDefault="005B6671" w:rsidP="00EC7890"/>
    <w:p w14:paraId="4F14E64D" w14:textId="77777777" w:rsidR="005B6671" w:rsidRPr="0049256C" w:rsidRDefault="005B6671">
      <w:pPr>
        <w:pStyle w:val="32"/>
        <w:numPr>
          <w:ilvl w:val="2"/>
          <w:numId w:val="139"/>
        </w:numPr>
        <w:rPr>
          <w:lang w:eastAsia="ja-JP"/>
        </w:rPr>
        <w:pPrChange w:id="5958" w:author="IRK" w:date="2020-05-11T09:44:00Z">
          <w:pPr>
            <w:pStyle w:val="32"/>
            <w:numPr>
              <w:numId w:val="27"/>
            </w:numPr>
            <w:spacing w:before="12" w:after="100"/>
            <w:jc w:val="left"/>
          </w:pPr>
        </w:pPrChange>
      </w:pPr>
      <w:bookmarkStart w:id="5959" w:name="_Toc441755355"/>
      <w:bookmarkStart w:id="5960" w:name="_Ref34666680"/>
      <w:bookmarkStart w:id="5961" w:name="_Ref34666682"/>
      <w:bookmarkStart w:id="5962" w:name="_Ref34685874"/>
      <w:bookmarkStart w:id="5963" w:name="_Ref34685878"/>
      <w:bookmarkStart w:id="5964" w:name="_Toc40449587"/>
      <w:r w:rsidRPr="0049256C">
        <w:rPr>
          <w:lang w:eastAsia="ja-JP"/>
        </w:rPr>
        <w:t>業務データベース接続方法の設定</w:t>
      </w:r>
      <w:bookmarkEnd w:id="5959"/>
      <w:bookmarkEnd w:id="5960"/>
      <w:bookmarkEnd w:id="5961"/>
      <w:bookmarkEnd w:id="5962"/>
      <w:bookmarkEnd w:id="5963"/>
      <w:bookmarkEnd w:id="5964"/>
    </w:p>
    <w:p w14:paraId="6FD40058" w14:textId="55A72649" w:rsidR="005B6671" w:rsidRPr="0049256C" w:rsidRDefault="005B6671" w:rsidP="00EC7890">
      <w:r w:rsidRPr="0049256C">
        <w:t>業務データベースのリストと接続情報は、システムウィザードを利用して管理すると説明した。ルールアプリケーションは、この接続情報を利用して業務データベースの</w:t>
      </w:r>
      <w:r w:rsidR="00FB7554">
        <w:rPr>
          <w:rFonts w:hint="eastAsia"/>
        </w:rPr>
        <w:t>接続</w:t>
      </w:r>
      <w:r w:rsidRPr="0049256C">
        <w:t>を管理するコネクションプールを作成することもできる。ただし、ルールアプリケーションが登録された接続情報を利用できない場合がある。代表的な例として、</w:t>
      </w:r>
    </w:p>
    <w:p w14:paraId="331E3125" w14:textId="0874B057" w:rsidR="005B6671" w:rsidRPr="00DE66C1" w:rsidRDefault="005B6671" w:rsidP="00DE66C1">
      <w:pPr>
        <w:pStyle w:val="1"/>
      </w:pPr>
      <w:r w:rsidRPr="00DE66C1">
        <w:t>ルールアプリケーション別に接続する業務データベースが</w:t>
      </w:r>
      <w:r w:rsidRPr="00DE66C1">
        <w:rPr>
          <w:rFonts w:hint="eastAsia"/>
        </w:rPr>
        <w:t>異なる</w:t>
      </w:r>
      <w:r w:rsidR="009F7526" w:rsidRPr="00DE66C1">
        <w:t>場合</w:t>
      </w:r>
      <w:r w:rsidR="00226586" w:rsidRPr="00DE66C1">
        <w:rPr>
          <w:rFonts w:hint="eastAsia"/>
        </w:rPr>
        <w:t>がある。</w:t>
      </w:r>
      <w:r w:rsidR="009F7526" w:rsidRPr="00DE66C1">
        <w:t>例えば、アプリケーション環境がオンラインと</w:t>
      </w:r>
      <w:r w:rsidR="009F7526" w:rsidRPr="00DE66C1">
        <w:rPr>
          <w:rFonts w:hint="eastAsia"/>
        </w:rPr>
        <w:t>バッチ</w:t>
      </w:r>
      <w:r w:rsidRPr="00DE66C1">
        <w:t>に区分されており、使用するデータベースサーバが分離されている場合、各アプリケーシ</w:t>
      </w:r>
      <w:r w:rsidR="009F7526" w:rsidRPr="00DE66C1">
        <w:t>ョンには業務データベースに対する接続情報が異なるように指定</w:t>
      </w:r>
      <w:r w:rsidR="009F7526" w:rsidRPr="00DE66C1">
        <w:rPr>
          <w:rFonts w:hint="eastAsia"/>
        </w:rPr>
        <w:t>する</w:t>
      </w:r>
      <w:r w:rsidRPr="00DE66C1">
        <w:t>必要がある。</w:t>
      </w:r>
    </w:p>
    <w:p w14:paraId="285037FA" w14:textId="7F9DA9B5" w:rsidR="005B6671" w:rsidRPr="0049256C" w:rsidRDefault="005B6671" w:rsidP="00DE66C1">
      <w:pPr>
        <w:pStyle w:val="1"/>
      </w:pPr>
      <w:r w:rsidRPr="001971F7">
        <w:t>アプリケーションまたはアプリケーションフレームワークが業務データベース</w:t>
      </w:r>
      <w:r w:rsidRPr="0049256C">
        <w:t>に対するコネクションプ</w:t>
      </w:r>
      <w:r w:rsidR="009F7526">
        <w:t>ールを直接管理する場合、ルールアプリケーションは別途</w:t>
      </w:r>
      <w:r w:rsidRPr="0049256C">
        <w:t>コネクションプールを作成せず、既に存在するコネクションプールを参照する。代表的な例が</w:t>
      </w:r>
      <w:r w:rsidR="00382563">
        <w:t>Web</w:t>
      </w:r>
      <w:r w:rsidRPr="0049256C">
        <w:t>アプリケーション環境で、ルールアプリケーションは</w:t>
      </w:r>
      <w:r w:rsidRPr="0049256C">
        <w:t>WAS</w:t>
      </w:r>
      <w:r w:rsidRPr="0049256C">
        <w:t>に作成された業務データベースに対するデータソースを参照する。</w:t>
      </w:r>
    </w:p>
    <w:p w14:paraId="28803C00" w14:textId="77777777" w:rsidR="005B6671" w:rsidRPr="0049256C" w:rsidRDefault="005B6671" w:rsidP="00EC7890"/>
    <w:p w14:paraId="5A8A9F18" w14:textId="22EF630F" w:rsidR="005B6671" w:rsidRPr="001F3F08" w:rsidRDefault="009F7526" w:rsidP="00EC7890">
      <w:r w:rsidRPr="001F3F08">
        <w:t>ルールアプリケーションは、次の</w:t>
      </w:r>
      <w:r w:rsidRPr="009A2CC8">
        <w:rPr>
          <w:rFonts w:hint="eastAsia"/>
        </w:rPr>
        <w:t>いずれか</w:t>
      </w:r>
      <w:r w:rsidRPr="001F3F08">
        <w:t>の方法で業務データベース</w:t>
      </w:r>
      <w:r w:rsidRPr="009A2CC8">
        <w:rPr>
          <w:rFonts w:hint="eastAsia"/>
        </w:rPr>
        <w:t>に対し接続</w:t>
      </w:r>
      <w:r w:rsidR="005B6671" w:rsidRPr="001F3F08">
        <w:t>するように設定できる。</w:t>
      </w:r>
    </w:p>
    <w:p w14:paraId="1306466B" w14:textId="77777777" w:rsidR="005B6671" w:rsidRPr="001971F7" w:rsidRDefault="005B6671" w:rsidP="00DE66C1">
      <w:pPr>
        <w:pStyle w:val="10"/>
      </w:pPr>
      <w:r w:rsidRPr="001971F7">
        <w:t>専用コネクションプール方式</w:t>
      </w:r>
    </w:p>
    <w:p w14:paraId="72C84385" w14:textId="0767E085" w:rsidR="005B6671" w:rsidRPr="0049256C" w:rsidRDefault="005B6671" w:rsidP="00DE66C1">
      <w:pPr>
        <w:pStyle w:val="13"/>
      </w:pPr>
      <w:r w:rsidRPr="00927688">
        <w:t>ルールアプリケーションは業務データベースに対するコネ</w:t>
      </w:r>
      <w:r w:rsidR="009F7526" w:rsidRPr="00823025">
        <w:t>クションプールデータソースを作成し、そこからデータベースへの</w:t>
      </w:r>
      <w:r w:rsidR="009F7526" w:rsidRPr="009A2CC8">
        <w:rPr>
          <w:rFonts w:hint="eastAsia"/>
        </w:rPr>
        <w:t>接続情報</w:t>
      </w:r>
      <w:r w:rsidRPr="001F3F08">
        <w:t>を取得する。データベース接続情報はシステムウィザードに登録された接続情報が基本的</w:t>
      </w:r>
      <w:r w:rsidR="009F7526" w:rsidRPr="001F3F08">
        <w:t>に使用されるが、直接接続情報を指定することもできる。</w:t>
      </w:r>
      <w:r w:rsidR="009F7526" w:rsidRPr="009A2CC8">
        <w:rPr>
          <w:rFonts w:hint="eastAsia"/>
        </w:rPr>
        <w:t>上記の</w:t>
      </w:r>
      <w:r w:rsidR="009F7526" w:rsidRPr="001F3F08">
        <w:t>例外</w:t>
      </w:r>
      <w:r w:rsidR="009F7526" w:rsidRPr="009A2CC8">
        <w:t>1)</w:t>
      </w:r>
      <w:r w:rsidRPr="001F3F08">
        <w:t>の場合、専用</w:t>
      </w:r>
      <w:r w:rsidRPr="0049256C">
        <w:t>コネクションプール方式を利用して直接接続情報を入力することで解決できる。</w:t>
      </w:r>
    </w:p>
    <w:p w14:paraId="3049055A" w14:textId="77777777" w:rsidR="00473EB7" w:rsidRPr="0049256C" w:rsidRDefault="00473EB7" w:rsidP="00EC7890"/>
    <w:p w14:paraId="4E137D2A" w14:textId="77777777" w:rsidR="005B6671" w:rsidRPr="0049256C" w:rsidRDefault="005B6671" w:rsidP="00DE66C1">
      <w:pPr>
        <w:pStyle w:val="10"/>
      </w:pPr>
      <w:r w:rsidRPr="0049256C">
        <w:t>データソース参照方式</w:t>
      </w:r>
    </w:p>
    <w:p w14:paraId="5CB59B35" w14:textId="78DDE3ED" w:rsidR="005B6671" w:rsidRPr="00655375" w:rsidRDefault="005B6671" w:rsidP="00DE66C1">
      <w:pPr>
        <w:pStyle w:val="13"/>
      </w:pPr>
      <w:r w:rsidRPr="0049256C">
        <w:t>JNDI</w:t>
      </w:r>
      <w:r w:rsidRPr="0049256C">
        <w:t>を利用</w:t>
      </w:r>
      <w:r w:rsidR="009F7526">
        <w:t>してネーミングシステムからデータソースを</w:t>
      </w:r>
      <w:r w:rsidR="009F7526" w:rsidRPr="001F3F08">
        <w:t>検索し、データベース</w:t>
      </w:r>
      <w:r w:rsidR="009F7526" w:rsidRPr="009A2CC8">
        <w:rPr>
          <w:rFonts w:hint="eastAsia"/>
        </w:rPr>
        <w:t>接続情報</w:t>
      </w:r>
      <w:r w:rsidRPr="001F3F08">
        <w:t>を取得する。</w:t>
      </w:r>
      <w:del w:id="5965" w:author="IRK" w:date="2020-03-09T22:45:00Z">
        <w:r w:rsidRPr="009A1C30" w:rsidDel="00ED4D19">
          <w:delText>3.6.5</w:delText>
        </w:r>
      </w:del>
      <w:ins w:id="5966" w:author="IRK" w:date="2020-03-10T22:36:00Z">
        <w:r w:rsidR="008E5814">
          <w:rPr>
            <w:rFonts w:hint="eastAsia"/>
          </w:rPr>
          <w:t>「</w:t>
        </w:r>
      </w:ins>
      <w:ins w:id="5967" w:author="IRK" w:date="2020-03-09T22:45:00Z">
        <w:r w:rsidR="00ED4D19">
          <w:fldChar w:fldCharType="begin"/>
        </w:r>
        <w:r w:rsidR="00ED4D19">
          <w:instrText xml:space="preserve"> </w:instrText>
        </w:r>
        <w:r w:rsidR="00ED4D19">
          <w:rPr>
            <w:rFonts w:hint="eastAsia"/>
          </w:rPr>
          <w:instrText>REF _Ref34686342 \r \h</w:instrText>
        </w:r>
        <w:r w:rsidR="00ED4D19">
          <w:instrText xml:space="preserve"> </w:instrText>
        </w:r>
      </w:ins>
      <w:r w:rsidR="00ED4D19">
        <w:fldChar w:fldCharType="separate"/>
      </w:r>
      <w:r w:rsidR="00AB1F2F">
        <w:t xml:space="preserve">3.6.5 </w:t>
      </w:r>
      <w:ins w:id="5968" w:author="IRK" w:date="2020-03-09T22:45:00Z">
        <w:r w:rsidR="00ED4D19">
          <w:fldChar w:fldCharType="end"/>
        </w:r>
        <w:r w:rsidR="00ED4D19">
          <w:fldChar w:fldCharType="begin"/>
        </w:r>
        <w:r w:rsidR="00ED4D19">
          <w:instrText xml:space="preserve"> REF _Ref34686344 \h </w:instrText>
        </w:r>
      </w:ins>
      <w:r w:rsidR="00ED4D19">
        <w:fldChar w:fldCharType="separate"/>
      </w:r>
      <w:r w:rsidR="00AB1F2F" w:rsidRPr="0049256C">
        <w:t>ルールデータベースの接続設定</w:t>
      </w:r>
      <w:r w:rsidR="00AB1F2F" w:rsidRPr="0049256C">
        <w:t>(</w:t>
      </w:r>
      <w:r w:rsidR="00AB1F2F" w:rsidRPr="0049256C">
        <w:t>ローカルルールサービスを使用する場合のみ</w:t>
      </w:r>
      <w:r w:rsidR="00AB1F2F" w:rsidRPr="0049256C">
        <w:t>)</w:t>
      </w:r>
      <w:ins w:id="5969" w:author="IRK" w:date="2020-03-09T22:45:00Z">
        <w:r w:rsidR="00ED4D19">
          <w:fldChar w:fldCharType="end"/>
        </w:r>
      </w:ins>
      <w:ins w:id="5970" w:author="IRK" w:date="2020-03-10T22:36:00Z">
        <w:r w:rsidR="008E5814">
          <w:rPr>
            <w:rFonts w:hint="eastAsia"/>
          </w:rPr>
          <w:t>」</w:t>
        </w:r>
      </w:ins>
      <w:r w:rsidRPr="001971F7">
        <w:t>のルールデータベースへのデータソース参照方式のような方法でデータソース名を指定し、オプションとしてイニシャルコンテキストファクトリとプロバイダ</w:t>
      </w:r>
      <w:r w:rsidRPr="00927688">
        <w:t>URL</w:t>
      </w:r>
      <w:r w:rsidRPr="00823025">
        <w:t>が指定できる。</w:t>
      </w:r>
    </w:p>
    <w:p w14:paraId="0E12F65F" w14:textId="5E84761E" w:rsidR="005B6671" w:rsidRPr="0049256C" w:rsidRDefault="005B6671" w:rsidP="00DE66C1">
      <w:pPr>
        <w:pStyle w:val="13"/>
      </w:pPr>
      <w:r w:rsidRPr="00726C58">
        <w:t>ルールアプリケーションが</w:t>
      </w:r>
      <w:r w:rsidR="00382563">
        <w:t>Web</w:t>
      </w:r>
      <w:r w:rsidRPr="00726C58">
        <w:t>アプリケーションの場合、</w:t>
      </w:r>
      <w:r w:rsidR="00382563">
        <w:t>Web</w:t>
      </w:r>
      <w:r w:rsidRPr="00726C58">
        <w:t>アプリケーション配置記述</w:t>
      </w:r>
      <w:r w:rsidR="009F7526" w:rsidRPr="00187AC0">
        <w:t>子には業務データベースに対するリソース参照名が指定され、その</w:t>
      </w:r>
      <w:r w:rsidR="009F7526" w:rsidRPr="009A2CC8">
        <w:rPr>
          <w:rFonts w:hint="eastAsia"/>
        </w:rPr>
        <w:t>名称</w:t>
      </w:r>
      <w:r w:rsidRPr="001F3F08">
        <w:t>を外部データベースのデータソース名で指定する必要がある。</w:t>
      </w:r>
      <w:r w:rsidR="009F7526" w:rsidRPr="009A2CC8">
        <w:rPr>
          <w:rFonts w:hint="eastAsia"/>
        </w:rPr>
        <w:t>上記</w:t>
      </w:r>
      <w:r w:rsidR="009F7526" w:rsidRPr="001F3F08">
        <w:t>の例外</w:t>
      </w:r>
      <w:r w:rsidR="009F7526" w:rsidRPr="009A2CC8">
        <w:t>2)</w:t>
      </w:r>
      <w:r w:rsidRPr="001F3F08">
        <w:t>の場合、データソース参照方式を使用</w:t>
      </w:r>
      <w:r w:rsidRPr="009A1C30">
        <w:t>することで解決</w:t>
      </w:r>
      <w:r w:rsidRPr="0049256C">
        <w:t>できる。</w:t>
      </w:r>
    </w:p>
    <w:p w14:paraId="08825D94" w14:textId="77777777" w:rsidR="005B6671" w:rsidRPr="0049256C" w:rsidRDefault="005B6671" w:rsidP="00EC7890"/>
    <w:p w14:paraId="0C4C99B0" w14:textId="1361CBC2" w:rsidR="005B6671" w:rsidRPr="00726C58" w:rsidRDefault="005B6671" w:rsidP="00EC7890">
      <w:r w:rsidRPr="0049256C">
        <w:t>ルールアプリケーション設定の際、</w:t>
      </w:r>
      <w:r w:rsidRPr="009A1C30">
        <w:t>システムウィザードで登録したすべての業務データベースに対する接続方</w:t>
      </w:r>
      <w:r w:rsidR="009F7526" w:rsidRPr="009A1C30">
        <w:t>法を指定する必要はない。アプリケーションが呼び出すルールが</w:t>
      </w:r>
      <w:r w:rsidR="009F7526" w:rsidRPr="009A2CC8">
        <w:rPr>
          <w:rFonts w:hint="eastAsia"/>
        </w:rPr>
        <w:t>どの</w:t>
      </w:r>
      <w:r w:rsidR="009F7526" w:rsidRPr="009A1C30">
        <w:t>業務データベースにアクセスするのか</w:t>
      </w:r>
      <w:r w:rsidR="009F7526" w:rsidRPr="009A2CC8">
        <w:rPr>
          <w:rFonts w:hint="eastAsia"/>
        </w:rPr>
        <w:t>把握して</w:t>
      </w:r>
      <w:r w:rsidR="009F7526" w:rsidRPr="009A1C30">
        <w:t>いる場合は、</w:t>
      </w:r>
      <w:r w:rsidR="009F7526" w:rsidRPr="009A2CC8">
        <w:rPr>
          <w:rFonts w:hint="eastAsia"/>
        </w:rPr>
        <w:t>該当</w:t>
      </w:r>
      <w:r w:rsidRPr="009A1C30">
        <w:t>データベースにのみ接続方法を指定すればよい。そうでない場合は、すべての業務データベースに対する接続方法を指定することを</w:t>
      </w:r>
      <w:r w:rsidRPr="001971F7">
        <w:rPr>
          <w:rFonts w:hint="eastAsia"/>
        </w:rPr>
        <w:t>推奨する</w:t>
      </w:r>
      <w:r w:rsidRPr="001971F7">
        <w:t>。</w:t>
      </w:r>
      <w:r w:rsidRPr="0063177B">
        <w:rPr>
          <w:rFonts w:hint="eastAsia"/>
        </w:rPr>
        <w:t>(</w:t>
      </w:r>
      <w:r w:rsidRPr="00927688">
        <w:t>ルール実行中に接続方法が指定されていない業務データベースにアクセスした場合、接続方法が指定されていないというエラーが発生</w:t>
      </w:r>
      <w:r w:rsidRPr="00823025">
        <w:t>する</w:t>
      </w:r>
      <w:r w:rsidR="00AF32FF">
        <w:rPr>
          <w:rFonts w:hint="eastAsia"/>
        </w:rPr>
        <w:t>ため</w:t>
      </w:r>
      <w:r w:rsidRPr="00823025">
        <w:t>。</w:t>
      </w:r>
      <w:r w:rsidRPr="00655375">
        <w:rPr>
          <w:rFonts w:hint="eastAsia"/>
        </w:rPr>
        <w:t>)</w:t>
      </w:r>
    </w:p>
    <w:p w14:paraId="71B09AC6" w14:textId="77777777" w:rsidR="005B6671" w:rsidRPr="0049256C" w:rsidRDefault="005B6671" w:rsidP="00EC7890"/>
    <w:p w14:paraId="1F2E93B8" w14:textId="77777777" w:rsidR="005B6671" w:rsidRPr="0049256C" w:rsidRDefault="005B6671" w:rsidP="00333094">
      <w:pPr>
        <w:pStyle w:val="22"/>
        <w:rPr>
          <w:lang w:eastAsia="ja-JP"/>
        </w:rPr>
      </w:pPr>
      <w:bookmarkStart w:id="5971" w:name="_Toc441755356"/>
      <w:bookmarkStart w:id="5972" w:name="_Toc40449588"/>
      <w:r w:rsidRPr="0049256C">
        <w:rPr>
          <w:lang w:eastAsia="ja-JP"/>
        </w:rPr>
        <w:t>ルールアプリケーションの初期化</w:t>
      </w:r>
      <w:bookmarkEnd w:id="5971"/>
      <w:bookmarkEnd w:id="5972"/>
    </w:p>
    <w:p w14:paraId="58E5C200" w14:textId="0F5354FC" w:rsidR="005B6671" w:rsidRPr="0049256C" w:rsidRDefault="005B6671" w:rsidP="00EC7890">
      <w:r w:rsidRPr="0049256C">
        <w:t>アプリケーションがルールサービスを使用するためには、ルールアプリケーションの初期化が必要になる。ルールアプリケーションの初期化はルールアプリケーション設定を利用してルールランタイムを構成するプロセスであり、アプリケーションが使用するルールアプリケーション設定名を引数にしてルールアプリケーションの初期化ルーチン</w:t>
      </w:r>
      <w:r w:rsidRPr="0049256C">
        <w:t>(</w:t>
      </w:r>
      <w:del w:id="5973" w:author="IRK" w:date="2020-03-09T22:45:00Z">
        <w:r w:rsidRPr="0049256C" w:rsidDel="00ED4D19">
          <w:delText>3.7.1</w:delText>
        </w:r>
      </w:del>
      <w:ins w:id="5974" w:author="IRK" w:date="2020-03-10T22:36:00Z">
        <w:r w:rsidR="008E5814">
          <w:rPr>
            <w:rFonts w:hint="eastAsia"/>
          </w:rPr>
          <w:t>「</w:t>
        </w:r>
      </w:ins>
      <w:ins w:id="5975" w:author="IRK" w:date="2020-03-09T22:46:00Z">
        <w:r w:rsidR="00ED4D19">
          <w:fldChar w:fldCharType="begin"/>
        </w:r>
        <w:r w:rsidR="00ED4D19">
          <w:instrText xml:space="preserve"> </w:instrText>
        </w:r>
        <w:r w:rsidR="00ED4D19">
          <w:rPr>
            <w:rFonts w:hint="eastAsia"/>
          </w:rPr>
          <w:instrText>REF _Ref34686376 \r \h</w:instrText>
        </w:r>
        <w:r w:rsidR="00ED4D19">
          <w:instrText xml:space="preserve"> </w:instrText>
        </w:r>
      </w:ins>
      <w:r w:rsidR="00ED4D19">
        <w:fldChar w:fldCharType="separate"/>
      </w:r>
      <w:r w:rsidR="00AB1F2F">
        <w:t xml:space="preserve">3.7.1 </w:t>
      </w:r>
      <w:ins w:id="5976" w:author="IRK" w:date="2020-03-09T22:46:00Z">
        <w:r w:rsidR="00ED4D19">
          <w:fldChar w:fldCharType="end"/>
        </w:r>
        <w:r w:rsidR="00ED4D19">
          <w:fldChar w:fldCharType="begin"/>
        </w:r>
        <w:r w:rsidR="00ED4D19">
          <w:instrText xml:space="preserve"> REF _Ref34686378 \h </w:instrText>
        </w:r>
      </w:ins>
      <w:r w:rsidR="00ED4D19">
        <w:fldChar w:fldCharType="separate"/>
      </w:r>
      <w:r w:rsidR="00AB1F2F" w:rsidRPr="0049256C">
        <w:t>ルールアプリケーションの初期化ルーチン</w:t>
      </w:r>
      <w:ins w:id="5977" w:author="IRK" w:date="2020-03-09T22:46:00Z">
        <w:r w:rsidR="00ED4D19">
          <w:fldChar w:fldCharType="end"/>
        </w:r>
      </w:ins>
      <w:ins w:id="5978" w:author="IRK" w:date="2020-03-10T22:36:00Z">
        <w:r w:rsidR="008E5814">
          <w:rPr>
            <w:rFonts w:hint="eastAsia"/>
          </w:rPr>
          <w:t>」</w:t>
        </w:r>
      </w:ins>
      <w:r w:rsidRPr="0049256C">
        <w:t>)</w:t>
      </w:r>
      <w:r w:rsidRPr="0049256C">
        <w:t>を呼び出す。初期化ルーチンがルールシステム設定ファイルとインストールディレクトリの複数のファイルにア</w:t>
      </w:r>
      <w:r w:rsidR="00E350CB">
        <w:t>クセスするため、ルールアプリケーションはこのファイルにアクセス</w:t>
      </w:r>
      <w:r w:rsidRPr="0049256C">
        <w:t>可能で、かつ読み取り権限を持っている必要がある。</w:t>
      </w:r>
      <w:r w:rsidRPr="0049256C">
        <w:t>1</w:t>
      </w:r>
      <w:r w:rsidRPr="0049256C">
        <w:t>つのルールアプリケーションの設定によって、複数のアプリケーションを初期化できる。</w:t>
      </w:r>
    </w:p>
    <w:p w14:paraId="015050C5" w14:textId="77777777" w:rsidR="005B6671" w:rsidRPr="0049256C" w:rsidRDefault="005B6671" w:rsidP="00EC7890"/>
    <w:p w14:paraId="6B1D6C90" w14:textId="77777777" w:rsidR="00473EB7" w:rsidRPr="0049256C" w:rsidRDefault="005B6671" w:rsidP="00DE66C1">
      <w:pPr>
        <w:pStyle w:val="afff5"/>
      </w:pPr>
      <w:r w:rsidRPr="0049256C">
        <w:rPr>
          <w:lang w:eastAsia="ja-JP"/>
        </w:rPr>
        <w:drawing>
          <wp:inline distT="0" distB="0" distL="0" distR="0" wp14:anchorId="7FA3DEFB" wp14:editId="190E2ABF">
            <wp:extent cx="5943600" cy="2582545"/>
            <wp:effectExtent l="19050" t="19050" r="19050" b="273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2582545"/>
                    </a:xfrm>
                    <a:prstGeom prst="rect">
                      <a:avLst/>
                    </a:prstGeom>
                    <a:ln w="6350">
                      <a:solidFill>
                        <a:schemeClr val="tx1"/>
                      </a:solidFill>
                    </a:ln>
                  </pic:spPr>
                </pic:pic>
              </a:graphicData>
            </a:graphic>
          </wp:inline>
        </w:drawing>
      </w:r>
    </w:p>
    <w:p w14:paraId="01375615" w14:textId="0A9E41D7" w:rsidR="005B6671" w:rsidRPr="0049256C" w:rsidRDefault="00473EB7" w:rsidP="00DE66C1">
      <w:pPr>
        <w:pStyle w:val="afff6"/>
      </w:pPr>
      <w:bookmarkStart w:id="5979" w:name="_Toc465078664"/>
      <w:bookmarkStart w:id="5980" w:name="_Ref34686405"/>
      <w:bookmarkStart w:id="5981" w:name="_Ref34686422"/>
      <w:bookmarkStart w:id="5982" w:name="_Ref34686434"/>
      <w:bookmarkStart w:id="5983" w:name="_Ref34686447"/>
      <w:bookmarkStart w:id="5984" w:name="_Toc34839313"/>
      <w:bookmarkStart w:id="5985" w:name="_Toc40084706"/>
      <w:r w:rsidRPr="0049256C">
        <w:t>[</w:t>
      </w:r>
      <w:del w:id="5986" w:author="IRK" w:date="2020-03-09T22:46:00Z">
        <w:r w:rsidRPr="0049256C" w:rsidDel="00ED4D19">
          <w:rPr>
            <w:rFonts w:hint="eastAsia"/>
          </w:rPr>
          <w:delText>図</w:delText>
        </w:r>
        <w:r w:rsidRPr="0049256C" w:rsidDel="00ED4D19">
          <w:delText xml:space="preserve"> </w:delText>
        </w:r>
        <w:r w:rsidRPr="0049256C" w:rsidDel="00ED4D19">
          <w:fldChar w:fldCharType="begin"/>
        </w:r>
        <w:r w:rsidRPr="0049256C" w:rsidDel="00ED4D19">
          <w:delInstrText xml:space="preserve"> SEQ [</w:delInstrText>
        </w:r>
        <w:r w:rsidRPr="0049256C" w:rsidDel="00ED4D19">
          <w:delInstrText>図</w:delInstrText>
        </w:r>
        <w:r w:rsidRPr="0049256C" w:rsidDel="00ED4D19">
          <w:delInstrText xml:space="preserve"> \* ARABIC </w:delInstrText>
        </w:r>
        <w:r w:rsidRPr="0049256C" w:rsidDel="00ED4D19">
          <w:fldChar w:fldCharType="separate"/>
        </w:r>
        <w:r w:rsidR="000132DF" w:rsidDel="00ED4D19">
          <w:rPr>
            <w:noProof/>
          </w:rPr>
          <w:delText>12</w:delText>
        </w:r>
        <w:r w:rsidRPr="0049256C" w:rsidDel="00ED4D19">
          <w:fldChar w:fldCharType="end"/>
        </w:r>
      </w:del>
      <w:ins w:id="5987" w:author="IRK" w:date="2020-03-09T22:46:00Z">
        <w:r w:rsidR="00ED4D19">
          <w:rPr>
            <w:rFonts w:hint="eastAsia"/>
          </w:rPr>
          <w:t>図</w:t>
        </w:r>
        <w:r w:rsidR="00ED4D19">
          <w:rPr>
            <w:rFonts w:hint="eastAsia"/>
          </w:rPr>
          <w:t xml:space="preserve"> </w:t>
        </w:r>
        <w:r w:rsidR="00ED4D19">
          <w:fldChar w:fldCharType="begin"/>
        </w:r>
        <w:r w:rsidR="00ED4D19">
          <w:instrText xml:space="preserve"> </w:instrText>
        </w:r>
        <w:r w:rsidR="00ED4D19">
          <w:rPr>
            <w:rFonts w:hint="eastAsia"/>
          </w:rPr>
          <w:instrText xml:space="preserve">SEQ </w:instrText>
        </w:r>
        <w:r w:rsidR="00ED4D19">
          <w:rPr>
            <w:rFonts w:hint="eastAsia"/>
          </w:rPr>
          <w:instrText>図</w:instrText>
        </w:r>
        <w:r w:rsidR="00ED4D19">
          <w:rPr>
            <w:rFonts w:hint="eastAsia"/>
          </w:rPr>
          <w:instrText xml:space="preserve"> \* ARABIC</w:instrText>
        </w:r>
        <w:r w:rsidR="00ED4D19">
          <w:instrText xml:space="preserve"> </w:instrText>
        </w:r>
      </w:ins>
      <w:r w:rsidR="00ED4D19">
        <w:fldChar w:fldCharType="separate"/>
      </w:r>
      <w:r w:rsidR="00AB1F2F">
        <w:rPr>
          <w:noProof/>
        </w:rPr>
        <w:t>12</w:t>
      </w:r>
      <w:ins w:id="5988" w:author="IRK" w:date="2020-03-09T22:46:00Z">
        <w:r w:rsidR="00ED4D19">
          <w:fldChar w:fldCharType="end"/>
        </w:r>
      </w:ins>
      <w:del w:id="5989" w:author="IRK" w:date="2020-03-11T17:15:00Z">
        <w:r w:rsidR="00D869A0" w:rsidRPr="0049256C" w:rsidDel="00501B62">
          <w:rPr>
            <w:rFonts w:hint="eastAsia"/>
          </w:rPr>
          <w:delText xml:space="preserve">　</w:delText>
        </w:r>
      </w:del>
      <w:ins w:id="5990" w:author="IRK" w:date="2020-03-11T17:15:00Z">
        <w:r w:rsidR="00501B62">
          <w:rPr>
            <w:rFonts w:hint="eastAsia"/>
          </w:rPr>
          <w:t xml:space="preserve"> </w:t>
        </w:r>
      </w:ins>
      <w:r w:rsidRPr="0049256C">
        <w:t>Examples of Rule Application Initial</w:t>
      </w:r>
      <w:r w:rsidR="004D6A7B">
        <w:t>i</w:t>
      </w:r>
      <w:r w:rsidRPr="0049256C">
        <w:t>zations</w:t>
      </w:r>
      <w:r w:rsidR="0095719D">
        <w:t>]</w:t>
      </w:r>
      <w:bookmarkEnd w:id="5979"/>
      <w:bookmarkEnd w:id="5980"/>
      <w:bookmarkEnd w:id="5981"/>
      <w:bookmarkEnd w:id="5982"/>
      <w:bookmarkEnd w:id="5983"/>
      <w:bookmarkEnd w:id="5984"/>
      <w:bookmarkEnd w:id="5985"/>
    </w:p>
    <w:p w14:paraId="453B09FC" w14:textId="77777777" w:rsidR="005B6671" w:rsidRPr="0049256C" w:rsidRDefault="005B6671" w:rsidP="00EC7890"/>
    <w:p w14:paraId="04FAE949" w14:textId="01F33EA9" w:rsidR="005B6671" w:rsidRPr="009A1C30" w:rsidRDefault="00473EB7" w:rsidP="00EC7890">
      <w:del w:id="5991" w:author="IRK" w:date="2020-03-09T22:46:00Z">
        <w:r w:rsidRPr="0049256C" w:rsidDel="00ED4D19">
          <w:delText>図</w:delText>
        </w:r>
        <w:r w:rsidRPr="0049256C" w:rsidDel="00ED4D19">
          <w:delText>12</w:delText>
        </w:r>
      </w:del>
      <w:ins w:id="5992" w:author="IRK" w:date="2020-03-09T22:46:00Z">
        <w:r w:rsidR="00ED4D19">
          <w:fldChar w:fldCharType="begin"/>
        </w:r>
        <w:r w:rsidR="00ED4D19">
          <w:instrText xml:space="preserve"> REF _Ref34686405 \h </w:instrText>
        </w:r>
      </w:ins>
      <w:r w:rsidR="00ED4D19">
        <w:fldChar w:fldCharType="separate"/>
      </w:r>
      <w:r w:rsidR="00AB1F2F" w:rsidRPr="0049256C">
        <w:t>[</w:t>
      </w:r>
      <w:ins w:id="5993" w:author="IRK" w:date="2020-03-09T22:46:00Z">
        <w:r w:rsidR="00AB1F2F">
          <w:rPr>
            <w:rFonts w:hint="eastAsia"/>
          </w:rPr>
          <w:t>図</w:t>
        </w:r>
        <w:r w:rsidR="00AB1F2F">
          <w:rPr>
            <w:rFonts w:hint="eastAsia"/>
          </w:rPr>
          <w:t xml:space="preserve"> </w:t>
        </w:r>
      </w:ins>
      <w:r w:rsidR="00AB1F2F">
        <w:rPr>
          <w:noProof/>
        </w:rPr>
        <w:t>12</w:t>
      </w:r>
      <w:ins w:id="5994" w:author="IRK" w:date="2020-03-11T17:15:00Z">
        <w:r w:rsidR="00AB1F2F">
          <w:rPr>
            <w:rFonts w:hint="eastAsia"/>
          </w:rPr>
          <w:t xml:space="preserve"> </w:t>
        </w:r>
      </w:ins>
      <w:r w:rsidR="00AB1F2F" w:rsidRPr="0049256C">
        <w:t>Examples of Rule Application Initial</w:t>
      </w:r>
      <w:r w:rsidR="00AB1F2F">
        <w:t>i</w:t>
      </w:r>
      <w:r w:rsidR="00AB1F2F" w:rsidRPr="0049256C">
        <w:t>zations</w:t>
      </w:r>
      <w:r w:rsidR="00AB1F2F">
        <w:t>]</w:t>
      </w:r>
      <w:ins w:id="5995" w:author="IRK" w:date="2020-03-09T22:46:00Z">
        <w:r w:rsidR="00ED4D19">
          <w:fldChar w:fldCharType="end"/>
        </w:r>
      </w:ins>
      <w:r w:rsidR="005B6671" w:rsidRPr="0049256C">
        <w:t>は、ルールアプリケーションの設定と</w:t>
      </w:r>
      <w:r w:rsidR="00B37BAD">
        <w:t>、それを利用して初期化されたアプリケーションの例である。図の左</w:t>
      </w:r>
      <w:r w:rsidR="005B6671" w:rsidRPr="0049256C">
        <w:t>は、</w:t>
      </w:r>
      <w:r w:rsidR="005B6671" w:rsidRPr="0049256C">
        <w:t>InnoRules</w:t>
      </w:r>
      <w:r w:rsidR="00B37BAD">
        <w:t>がどこにインストールされ</w:t>
      </w:r>
      <w:r w:rsidR="005B6671" w:rsidRPr="0049256C">
        <w:t>どのように設定されているかを表している。</w:t>
      </w:r>
      <w:r w:rsidR="005B6671" w:rsidRPr="0049256C">
        <w:t>2</w:t>
      </w:r>
      <w:r w:rsidR="005B6671" w:rsidRPr="0049256C">
        <w:t>つのインストールノードがあり、これらはそれぞれホスト</w:t>
      </w:r>
      <w:r w:rsidR="005B6671" w:rsidRPr="0049256C">
        <w:t>1</w:t>
      </w:r>
      <w:r w:rsidR="005B6671" w:rsidRPr="0049256C">
        <w:t>とホスト</w:t>
      </w:r>
      <w:r w:rsidR="005B6671" w:rsidRPr="0049256C">
        <w:t>2</w:t>
      </w:r>
      <w:r w:rsidR="005B6671" w:rsidRPr="0049256C">
        <w:t>にインストールされている。この</w:t>
      </w:r>
      <w:r w:rsidR="005B6671" w:rsidRPr="0049256C">
        <w:t>2</w:t>
      </w:r>
      <w:r w:rsidR="005B6671" w:rsidRPr="0049256C">
        <w:t>つのインストールノードは設定クラスタを構成しており、</w:t>
      </w:r>
      <w:r w:rsidR="005B6671" w:rsidRPr="009A1C30">
        <w:t>同一</w:t>
      </w:r>
      <w:r w:rsidR="00B37BAD" w:rsidRPr="009A2CC8">
        <w:rPr>
          <w:rFonts w:hint="eastAsia"/>
        </w:rPr>
        <w:t>の</w:t>
      </w:r>
      <w:r w:rsidR="005B6671" w:rsidRPr="009A1C30">
        <w:t>設定が保存され</w:t>
      </w:r>
      <w:r w:rsidR="00B37BAD" w:rsidRPr="009A2CC8">
        <w:rPr>
          <w:rFonts w:hint="eastAsia"/>
        </w:rPr>
        <w:t>てい</w:t>
      </w:r>
      <w:r w:rsidR="005B6671" w:rsidRPr="009A1C30">
        <w:t>る。この設定クラスタには単位ルールシステム</w:t>
      </w:r>
      <w:r w:rsidR="005B6671" w:rsidRPr="009A1C30">
        <w:t>A</w:t>
      </w:r>
      <w:r w:rsidR="005B6671" w:rsidRPr="009A1C30">
        <w:t>と単位ルールシステム</w:t>
      </w:r>
      <w:r w:rsidR="005B6671" w:rsidRPr="009A1C30">
        <w:t>B</w:t>
      </w:r>
      <w:r w:rsidR="005B6671" w:rsidRPr="009A1C30">
        <w:t>が構成されており、単位ルールシステム</w:t>
      </w:r>
      <w:r w:rsidR="005B6671" w:rsidRPr="001971F7">
        <w:t>A</w:t>
      </w:r>
      <w:r w:rsidR="005B6671" w:rsidRPr="001971F7">
        <w:t>にはルールアプリケーション設定として</w:t>
      </w:r>
      <w:r w:rsidR="005B6671" w:rsidRPr="00927688">
        <w:t>A-1</w:t>
      </w:r>
      <w:r w:rsidR="005B6671" w:rsidRPr="00927688">
        <w:t>と</w:t>
      </w:r>
      <w:r w:rsidR="005B6671" w:rsidRPr="00823025">
        <w:t>A-2</w:t>
      </w:r>
      <w:r w:rsidR="005B6671" w:rsidRPr="00655375">
        <w:t>が存在し、単位ルールシステム</w:t>
      </w:r>
      <w:r w:rsidR="005B6671" w:rsidRPr="00726C58">
        <w:t>B</w:t>
      </w:r>
      <w:r w:rsidR="005B6671" w:rsidRPr="00187AC0">
        <w:t>にはルールアプリケーション設定</w:t>
      </w:r>
      <w:r w:rsidR="005B6671" w:rsidRPr="0099080B">
        <w:t>B-1</w:t>
      </w:r>
      <w:r w:rsidR="005B6671" w:rsidRPr="009A1C30">
        <w:rPr>
          <w:rFonts w:hint="eastAsia"/>
        </w:rPr>
        <w:t>が存在する。</w:t>
      </w:r>
    </w:p>
    <w:p w14:paraId="28D435BE" w14:textId="1E0A3F01" w:rsidR="005B6671" w:rsidRPr="0049256C" w:rsidRDefault="00B37BAD" w:rsidP="00EC7890">
      <w:del w:id="5996" w:author="IRK" w:date="2020-03-09T22:46:00Z">
        <w:r w:rsidRPr="009A1C30" w:rsidDel="00ED4D19">
          <w:rPr>
            <w:rFonts w:hint="eastAsia"/>
          </w:rPr>
          <w:delText>図</w:delText>
        </w:r>
      </w:del>
      <w:ins w:id="5997" w:author="IRK" w:date="2020-03-09T22:46:00Z">
        <w:r w:rsidR="00ED4D19">
          <w:fldChar w:fldCharType="begin"/>
        </w:r>
        <w:r w:rsidR="00ED4D19">
          <w:instrText xml:space="preserve"> </w:instrText>
        </w:r>
        <w:r w:rsidR="00ED4D19">
          <w:rPr>
            <w:rFonts w:hint="eastAsia"/>
          </w:rPr>
          <w:instrText>REF _Ref34686422 \h</w:instrText>
        </w:r>
        <w:r w:rsidR="00ED4D19">
          <w:instrText xml:space="preserve"> </w:instrText>
        </w:r>
      </w:ins>
      <w:r w:rsidR="00ED4D19">
        <w:fldChar w:fldCharType="separate"/>
      </w:r>
      <w:r w:rsidR="00AB1F2F" w:rsidRPr="0049256C">
        <w:t>[</w:t>
      </w:r>
      <w:ins w:id="5998" w:author="IRK" w:date="2020-03-09T22:46:00Z">
        <w:r w:rsidR="00AB1F2F">
          <w:rPr>
            <w:rFonts w:hint="eastAsia"/>
          </w:rPr>
          <w:t>図</w:t>
        </w:r>
        <w:r w:rsidR="00AB1F2F">
          <w:rPr>
            <w:rFonts w:hint="eastAsia"/>
          </w:rPr>
          <w:t xml:space="preserve"> </w:t>
        </w:r>
      </w:ins>
      <w:r w:rsidR="00AB1F2F">
        <w:rPr>
          <w:noProof/>
        </w:rPr>
        <w:t>12</w:t>
      </w:r>
      <w:ins w:id="5999" w:author="IRK" w:date="2020-03-11T17:15:00Z">
        <w:r w:rsidR="00AB1F2F">
          <w:rPr>
            <w:rFonts w:hint="eastAsia"/>
          </w:rPr>
          <w:t xml:space="preserve"> </w:t>
        </w:r>
      </w:ins>
      <w:r w:rsidR="00AB1F2F" w:rsidRPr="0049256C">
        <w:t>Examples of Rule Application Initial</w:t>
      </w:r>
      <w:r w:rsidR="00AB1F2F">
        <w:t>i</w:t>
      </w:r>
      <w:r w:rsidR="00AB1F2F" w:rsidRPr="0049256C">
        <w:t>zations</w:t>
      </w:r>
      <w:r w:rsidR="00AB1F2F">
        <w:t>]</w:t>
      </w:r>
      <w:ins w:id="6000" w:author="IRK" w:date="2020-03-09T22:46:00Z">
        <w:r w:rsidR="00ED4D19">
          <w:fldChar w:fldCharType="end"/>
        </w:r>
      </w:ins>
      <w:r w:rsidRPr="009A1C30">
        <w:rPr>
          <w:rFonts w:hint="eastAsia"/>
        </w:rPr>
        <w:t>の右</w:t>
      </w:r>
      <w:r w:rsidR="00F43622" w:rsidRPr="009A2CC8">
        <w:rPr>
          <w:rFonts w:hint="eastAsia"/>
        </w:rPr>
        <w:t>上</w:t>
      </w:r>
      <w:r w:rsidR="005B6671" w:rsidRPr="009A1C30">
        <w:t>は、</w:t>
      </w:r>
      <w:r w:rsidR="005B6671" w:rsidRPr="009A1C30">
        <w:t>WAS</w:t>
      </w:r>
      <w:r w:rsidR="005B6671" w:rsidRPr="009A1C30">
        <w:t>クラスタを表している。</w:t>
      </w:r>
      <w:r w:rsidR="005B6671" w:rsidRPr="009A1C30">
        <w:t>2</w:t>
      </w:r>
      <w:r w:rsidRPr="009A1C30">
        <w:t>つの</w:t>
      </w:r>
      <w:r w:rsidR="00382563">
        <w:t>Web</w:t>
      </w:r>
      <w:r w:rsidRPr="009A1C30">
        <w:t>アプリケーションコンテナ</w:t>
      </w:r>
      <w:r w:rsidR="005B6671" w:rsidRPr="009A1C30">
        <w:t>が</w:t>
      </w:r>
      <w:r w:rsidR="005B6671" w:rsidRPr="001971F7">
        <w:t>WAS</w:t>
      </w:r>
      <w:r w:rsidR="005B6671" w:rsidRPr="001971F7">
        <w:t>クラスタを構成している</w:t>
      </w:r>
      <w:r w:rsidR="005B6671" w:rsidRPr="00927688">
        <w:t>。コンテナ</w:t>
      </w:r>
      <w:r w:rsidR="005B6671" w:rsidRPr="00927688">
        <w:t>1</w:t>
      </w:r>
      <w:r w:rsidR="005B6671" w:rsidRPr="00823025">
        <w:t>はホスト</w:t>
      </w:r>
      <w:r w:rsidR="005B6671" w:rsidRPr="00655375">
        <w:t>1</w:t>
      </w:r>
      <w:r w:rsidR="005B6671" w:rsidRPr="00726C58">
        <w:t>にインストールされている</w:t>
      </w:r>
      <w:r w:rsidR="005B6671" w:rsidRPr="0049256C">
        <w:rPr>
          <w:rFonts w:hint="eastAsia"/>
        </w:rPr>
        <w:t>ため、同一</w:t>
      </w:r>
      <w:r w:rsidR="005B6671" w:rsidRPr="0049256C">
        <w:t>ホストのファイルシステム</w:t>
      </w:r>
      <w:r w:rsidR="00EA6BD7">
        <w:rPr>
          <w:rFonts w:hint="eastAsia"/>
        </w:rPr>
        <w:t>の</w:t>
      </w:r>
      <w:r w:rsidR="005B6671" w:rsidRPr="0049256C">
        <w:t>インストールノード</w:t>
      </w:r>
      <w:r w:rsidR="005B6671" w:rsidRPr="0049256C">
        <w:t>1</w:t>
      </w:r>
      <w:r w:rsidR="005B6671" w:rsidRPr="0049256C">
        <w:t>の設定にのみアクセスでき、コンテナ</w:t>
      </w:r>
      <w:r w:rsidR="005B6671" w:rsidRPr="0049256C">
        <w:t>2</w:t>
      </w:r>
      <w:r w:rsidR="005B6671" w:rsidRPr="0049256C">
        <w:t>は</w:t>
      </w:r>
      <w:r w:rsidR="005B6671" w:rsidRPr="0049256C">
        <w:rPr>
          <w:rFonts w:hint="eastAsia"/>
        </w:rPr>
        <w:t>同様の</w:t>
      </w:r>
      <w:del w:id="6001" w:author="IRK" w:date="2020-03-12T13:34:00Z">
        <w:r w:rsidR="005B6671" w:rsidRPr="0049256C" w:rsidDel="00B97D19">
          <w:delText>理由</w:delText>
        </w:r>
      </w:del>
      <w:ins w:id="6002" w:author="IRK" w:date="2020-03-12T13:34:00Z">
        <w:r w:rsidR="00B97D19">
          <w:rPr>
            <w:rFonts w:hint="eastAsia"/>
          </w:rPr>
          <w:t>事由</w:t>
        </w:r>
      </w:ins>
      <w:r w:rsidR="005B6671" w:rsidRPr="0049256C">
        <w:t>でインストールノード</w:t>
      </w:r>
      <w:r w:rsidR="005B6671" w:rsidRPr="0049256C">
        <w:t>2</w:t>
      </w:r>
      <w:r w:rsidR="005B6671" w:rsidRPr="0049256C">
        <w:t>の設定にのみアクセスできる。</w:t>
      </w:r>
      <w:r w:rsidR="00382563">
        <w:t>Web</w:t>
      </w:r>
      <w:r w:rsidR="005B6671" w:rsidRPr="0049256C">
        <w:t>アプリケーションはクラスタを構成しているため、すべての設定が同一である必要がある。各</w:t>
      </w:r>
      <w:r w:rsidR="00382563">
        <w:t>Web</w:t>
      </w:r>
      <w:r w:rsidR="005B6671" w:rsidRPr="0049256C">
        <w:t>アプリケーションがアクセスするルールシステム設定ファイルはそれぞれ</w:t>
      </w:r>
      <w:r w:rsidR="005B6671" w:rsidRPr="0049256C">
        <w:rPr>
          <w:rFonts w:hint="eastAsia"/>
        </w:rPr>
        <w:t>異なる</w:t>
      </w:r>
      <w:r w:rsidR="005B6671" w:rsidRPr="0049256C">
        <w:t>ホストに</w:t>
      </w:r>
      <w:r w:rsidR="00EA6BD7">
        <w:rPr>
          <w:rFonts w:hint="eastAsia"/>
        </w:rPr>
        <w:t>ある</w:t>
      </w:r>
      <w:r w:rsidR="005B6671" w:rsidRPr="0049256C">
        <w:t>が、設定クラスタによってその内容が同期化される</w:t>
      </w:r>
      <w:del w:id="6003" w:author="IRK" w:date="2020-03-11T15:51:00Z">
        <w:r w:rsidR="005B6671" w:rsidRPr="0049256C" w:rsidDel="003E7D05">
          <w:delText>ので</w:delText>
        </w:r>
      </w:del>
      <w:ins w:id="6004" w:author="IRK" w:date="2020-03-11T15:51:00Z">
        <w:r w:rsidR="003E7D05">
          <w:rPr>
            <w:rFonts w:hint="eastAsia"/>
          </w:rPr>
          <w:t>ため</w:t>
        </w:r>
      </w:ins>
      <w:r w:rsidR="005B6671" w:rsidRPr="0049256C">
        <w:t>、ルール</w:t>
      </w:r>
      <w:r w:rsidR="00382563">
        <w:t>Web</w:t>
      </w:r>
      <w:r w:rsidR="005B6671" w:rsidRPr="0049256C">
        <w:t>アプリケーションは</w:t>
      </w:r>
      <w:r w:rsidR="005B6671" w:rsidRPr="0049256C">
        <w:rPr>
          <w:rFonts w:hint="eastAsia"/>
        </w:rPr>
        <w:t>同一</w:t>
      </w:r>
      <w:r w:rsidRPr="009A1C30">
        <w:t>設定</w:t>
      </w:r>
      <w:r w:rsidRPr="009A2CC8">
        <w:rPr>
          <w:rFonts w:hint="eastAsia"/>
        </w:rPr>
        <w:t>で</w:t>
      </w:r>
      <w:r w:rsidRPr="009A1C30">
        <w:t>初期化</w:t>
      </w:r>
      <w:r>
        <w:rPr>
          <w:rFonts w:hint="eastAsia"/>
        </w:rPr>
        <w:t>される</w:t>
      </w:r>
      <w:r w:rsidR="005B6671" w:rsidRPr="0049256C">
        <w:t>。</w:t>
      </w:r>
      <w:del w:id="6005" w:author="IRK" w:date="2020-03-09T22:46:00Z">
        <w:r w:rsidR="005B6671" w:rsidRPr="0049256C" w:rsidDel="00ED4D19">
          <w:delText>図</w:delText>
        </w:r>
        <w:r w:rsidR="00EA6BD7" w:rsidDel="00ED4D19">
          <w:rPr>
            <w:rFonts w:hint="eastAsia"/>
          </w:rPr>
          <w:delText>12</w:delText>
        </w:r>
      </w:del>
      <w:ins w:id="6006" w:author="IRK" w:date="2020-03-09T22:46:00Z">
        <w:r w:rsidR="00ED4D19">
          <w:fldChar w:fldCharType="begin"/>
        </w:r>
        <w:r w:rsidR="00ED4D19">
          <w:instrText xml:space="preserve"> </w:instrText>
        </w:r>
        <w:r w:rsidR="00ED4D19">
          <w:rPr>
            <w:rFonts w:hint="eastAsia"/>
          </w:rPr>
          <w:instrText>REF _Ref34686434 \h</w:instrText>
        </w:r>
        <w:r w:rsidR="00ED4D19">
          <w:instrText xml:space="preserve"> </w:instrText>
        </w:r>
      </w:ins>
      <w:r w:rsidR="00ED4D19">
        <w:fldChar w:fldCharType="separate"/>
      </w:r>
      <w:r w:rsidR="00AB1F2F" w:rsidRPr="0049256C">
        <w:t>[</w:t>
      </w:r>
      <w:ins w:id="6007" w:author="IRK" w:date="2020-03-09T22:46:00Z">
        <w:r w:rsidR="00AB1F2F">
          <w:rPr>
            <w:rFonts w:hint="eastAsia"/>
          </w:rPr>
          <w:t>図</w:t>
        </w:r>
        <w:r w:rsidR="00AB1F2F">
          <w:rPr>
            <w:rFonts w:hint="eastAsia"/>
          </w:rPr>
          <w:t xml:space="preserve"> </w:t>
        </w:r>
      </w:ins>
      <w:r w:rsidR="00AB1F2F">
        <w:rPr>
          <w:noProof/>
        </w:rPr>
        <w:t>12</w:t>
      </w:r>
      <w:ins w:id="6008" w:author="IRK" w:date="2020-03-11T17:15:00Z">
        <w:r w:rsidR="00AB1F2F">
          <w:rPr>
            <w:rFonts w:hint="eastAsia"/>
          </w:rPr>
          <w:t xml:space="preserve"> </w:t>
        </w:r>
      </w:ins>
      <w:r w:rsidR="00AB1F2F" w:rsidRPr="0049256C">
        <w:t>Examples of Rule Application Initial</w:t>
      </w:r>
      <w:r w:rsidR="00AB1F2F">
        <w:t>i</w:t>
      </w:r>
      <w:r w:rsidR="00AB1F2F" w:rsidRPr="0049256C">
        <w:t>zations</w:t>
      </w:r>
      <w:r w:rsidR="00AB1F2F">
        <w:t>]</w:t>
      </w:r>
      <w:ins w:id="6009" w:author="IRK" w:date="2020-03-09T22:46:00Z">
        <w:r w:rsidR="00ED4D19">
          <w:fldChar w:fldCharType="end"/>
        </w:r>
      </w:ins>
      <w:r w:rsidR="005B6671" w:rsidRPr="0049256C">
        <w:t>は、</w:t>
      </w:r>
      <w:r w:rsidR="005B6671" w:rsidRPr="0049256C">
        <w:t>WAS</w:t>
      </w:r>
      <w:r w:rsidR="005B6671" w:rsidRPr="0049256C">
        <w:t>クラスタに配置されている</w:t>
      </w:r>
      <w:r w:rsidR="005B6671" w:rsidRPr="0049256C">
        <w:t>2</w:t>
      </w:r>
      <w:r w:rsidR="005B6671" w:rsidRPr="0049256C">
        <w:t>つの</w:t>
      </w:r>
      <w:r w:rsidR="00382563">
        <w:t>Web</w:t>
      </w:r>
      <w:r w:rsidR="005B6671" w:rsidRPr="0049256C">
        <w:t>アプリケーションが「</w:t>
      </w:r>
      <w:r w:rsidR="005B6671" w:rsidRPr="0049256C">
        <w:t>A-1</w:t>
      </w:r>
      <w:r w:rsidR="005B6671" w:rsidRPr="0049256C">
        <w:t>」というルールアプリケーション設定によって初期化されていることを表している。ここで、コンテナ</w:t>
      </w:r>
      <w:r w:rsidR="005B6671" w:rsidRPr="0049256C">
        <w:t>1</w:t>
      </w:r>
      <w:r w:rsidR="005B6671" w:rsidRPr="0049256C">
        <w:t>のアプリケーションはインストールノード</w:t>
      </w:r>
      <w:r w:rsidR="005B6671" w:rsidRPr="0049256C">
        <w:t>1</w:t>
      </w:r>
      <w:r w:rsidR="005B6671" w:rsidRPr="0049256C">
        <w:t>の設定ファイルに、コンテナ</w:t>
      </w:r>
      <w:r w:rsidR="005B6671" w:rsidRPr="0049256C">
        <w:t>2</w:t>
      </w:r>
      <w:r w:rsidR="005B6671" w:rsidRPr="0049256C">
        <w:t>のアプリケーションはインストールノード</w:t>
      </w:r>
      <w:r w:rsidR="005B6671" w:rsidRPr="0049256C">
        <w:t>2</w:t>
      </w:r>
      <w:r w:rsidR="005B6671" w:rsidRPr="0049256C">
        <w:t>の設定ファイルにアクセスしている。</w:t>
      </w:r>
    </w:p>
    <w:p w14:paraId="7928DF57" w14:textId="77777777" w:rsidR="00473EB7" w:rsidRPr="0049256C" w:rsidRDefault="00473EB7" w:rsidP="00EC7890"/>
    <w:p w14:paraId="701E718B" w14:textId="7F686C97" w:rsidR="005B6671" w:rsidRPr="0049256C" w:rsidRDefault="00F43622" w:rsidP="00EC7890">
      <w:del w:id="6010" w:author="IRK" w:date="2020-03-09T22:47:00Z">
        <w:r w:rsidRPr="009A1C30" w:rsidDel="00ED4D19">
          <w:delText>図</w:delText>
        </w:r>
      </w:del>
      <w:ins w:id="6011" w:author="IRK" w:date="2020-03-09T22:47:00Z">
        <w:r w:rsidR="00ED4D19">
          <w:fldChar w:fldCharType="begin"/>
        </w:r>
        <w:r w:rsidR="00ED4D19">
          <w:instrText xml:space="preserve"> REF _Ref34686447 \h </w:instrText>
        </w:r>
      </w:ins>
      <w:r w:rsidR="00ED4D19">
        <w:fldChar w:fldCharType="separate"/>
      </w:r>
      <w:r w:rsidR="00AB1F2F" w:rsidRPr="0049256C">
        <w:t>[</w:t>
      </w:r>
      <w:ins w:id="6012" w:author="IRK" w:date="2020-03-09T22:46:00Z">
        <w:r w:rsidR="00AB1F2F">
          <w:rPr>
            <w:rFonts w:hint="eastAsia"/>
          </w:rPr>
          <w:t>図</w:t>
        </w:r>
        <w:r w:rsidR="00AB1F2F">
          <w:rPr>
            <w:rFonts w:hint="eastAsia"/>
          </w:rPr>
          <w:t xml:space="preserve"> </w:t>
        </w:r>
      </w:ins>
      <w:r w:rsidR="00AB1F2F">
        <w:rPr>
          <w:noProof/>
        </w:rPr>
        <w:t>12</w:t>
      </w:r>
      <w:ins w:id="6013" w:author="IRK" w:date="2020-03-11T17:15:00Z">
        <w:r w:rsidR="00AB1F2F">
          <w:rPr>
            <w:rFonts w:hint="eastAsia"/>
          </w:rPr>
          <w:t xml:space="preserve"> </w:t>
        </w:r>
      </w:ins>
      <w:r w:rsidR="00AB1F2F" w:rsidRPr="0049256C">
        <w:t>Examples of Rule Application Initial</w:t>
      </w:r>
      <w:r w:rsidR="00AB1F2F">
        <w:t>i</w:t>
      </w:r>
      <w:r w:rsidR="00AB1F2F" w:rsidRPr="0049256C">
        <w:t>zations</w:t>
      </w:r>
      <w:r w:rsidR="00AB1F2F">
        <w:t>]</w:t>
      </w:r>
      <w:ins w:id="6014" w:author="IRK" w:date="2020-03-09T22:47:00Z">
        <w:r w:rsidR="00ED4D19">
          <w:fldChar w:fldCharType="end"/>
        </w:r>
      </w:ins>
      <w:r w:rsidRPr="009A1C30">
        <w:t>の</w:t>
      </w:r>
      <w:r w:rsidRPr="009A2CC8">
        <w:rPr>
          <w:rFonts w:hint="eastAsia"/>
        </w:rPr>
        <w:t>右</w:t>
      </w:r>
      <w:r w:rsidR="005B6671" w:rsidRPr="009A1C30">
        <w:t>下は、ホスト</w:t>
      </w:r>
      <w:r w:rsidR="005B6671" w:rsidRPr="009A1C30">
        <w:t>2</w:t>
      </w:r>
      <w:r w:rsidR="005B6671" w:rsidRPr="009A1C30">
        <w:t>で動作する他の</w:t>
      </w:r>
      <w:r w:rsidRPr="009A1C30">
        <w:t>ルールアプリケーションを表している。このアプリケーションは</w:t>
      </w:r>
      <w:r w:rsidRPr="009A2CC8">
        <w:rPr>
          <w:rFonts w:hint="eastAsia"/>
        </w:rPr>
        <w:t>一般的な</w:t>
      </w:r>
      <w:r w:rsidR="005B6671" w:rsidRPr="009A1C30">
        <w:t>Java</w:t>
      </w:r>
      <w:r w:rsidRPr="009A1C30">
        <w:t>アプリケーションであ</w:t>
      </w:r>
      <w:r w:rsidRPr="009A2CC8">
        <w:rPr>
          <w:rFonts w:hint="eastAsia"/>
        </w:rPr>
        <w:t>り</w:t>
      </w:r>
      <w:r w:rsidR="005B6671" w:rsidRPr="009A1C30">
        <w:t>、</w:t>
      </w:r>
      <w:r w:rsidR="00382563">
        <w:t>Web</w:t>
      </w:r>
      <w:r w:rsidR="005B6671" w:rsidRPr="009A1C30">
        <w:t>アプリケーションではない。左側のアプリケーションは、他の</w:t>
      </w:r>
      <w:r w:rsidR="00382563">
        <w:t>Web</w:t>
      </w:r>
      <w:r w:rsidR="005B6671" w:rsidRPr="009A1C30">
        <w:t>アプリケーションが使用している「</w:t>
      </w:r>
      <w:r w:rsidR="005B6671" w:rsidRPr="009A1C30">
        <w:t>A-1</w:t>
      </w:r>
      <w:r w:rsidRPr="009A1C30">
        <w:t>」設定に</w:t>
      </w:r>
      <w:r w:rsidRPr="009A2CC8">
        <w:rPr>
          <w:rFonts w:hint="eastAsia"/>
        </w:rPr>
        <w:t>より</w:t>
      </w:r>
      <w:r w:rsidR="005B6671" w:rsidRPr="009A1C30">
        <w:t>初期化されている。このように</w:t>
      </w:r>
      <w:r w:rsidR="005B6671" w:rsidRPr="009A1C30">
        <w:t>1</w:t>
      </w:r>
      <w:r w:rsidR="005B6671" w:rsidRPr="009A1C30">
        <w:t>つのルールアプリケーション設定を、他のアプリケーションが共有して使用できる</w:t>
      </w:r>
      <w:r w:rsidR="005B6671" w:rsidRPr="0049256C">
        <w:t>。右側のアプリケーションは、単位システム</w:t>
      </w:r>
      <w:r w:rsidR="005B6671" w:rsidRPr="0049256C">
        <w:t>B</w:t>
      </w:r>
      <w:r w:rsidR="005B6671" w:rsidRPr="0049256C">
        <w:t>の「</w:t>
      </w:r>
      <w:r w:rsidR="005B6671" w:rsidRPr="0049256C">
        <w:t>B-1</w:t>
      </w:r>
      <w:r w:rsidR="005B6671" w:rsidRPr="0049256C">
        <w:t>」アプリケーション設定を使用している。このように</w:t>
      </w:r>
      <w:r w:rsidR="005B6671" w:rsidRPr="0049256C">
        <w:t>1</w:t>
      </w:r>
      <w:r w:rsidR="005B6671" w:rsidRPr="0049256C">
        <w:t>つのホストでそれぞれ異なる単位システムの、それぞれ異なる設定を使用するルールアプリケーションを実行できる。</w:t>
      </w:r>
    </w:p>
    <w:p w14:paraId="342F2042" w14:textId="77777777" w:rsidR="00473EB7" w:rsidRPr="0049256C" w:rsidRDefault="00473EB7" w:rsidP="00EC7890"/>
    <w:p w14:paraId="5AF6D230" w14:textId="0B08FE87" w:rsidR="005B6671" w:rsidRPr="0049256C" w:rsidRDefault="005B6671">
      <w:pPr>
        <w:pStyle w:val="32"/>
        <w:numPr>
          <w:ilvl w:val="2"/>
          <w:numId w:val="139"/>
        </w:numPr>
        <w:rPr>
          <w:lang w:eastAsia="ja-JP"/>
        </w:rPr>
        <w:pPrChange w:id="6015" w:author="IRK" w:date="2020-05-11T09:44:00Z">
          <w:pPr>
            <w:pStyle w:val="32"/>
            <w:numPr>
              <w:numId w:val="27"/>
            </w:numPr>
            <w:spacing w:before="12" w:after="100"/>
            <w:jc w:val="left"/>
          </w:pPr>
        </w:pPrChange>
      </w:pPr>
      <w:bookmarkStart w:id="6016" w:name="_Toc441755357"/>
      <w:bookmarkStart w:id="6017" w:name="_Ref34686376"/>
      <w:bookmarkStart w:id="6018" w:name="_Ref34686378"/>
      <w:bookmarkStart w:id="6019" w:name="_Toc40449589"/>
      <w:r w:rsidRPr="0049256C">
        <w:rPr>
          <w:lang w:eastAsia="ja-JP"/>
        </w:rPr>
        <w:t>ルールアプリケーションの初期化ルーチン</w:t>
      </w:r>
      <w:bookmarkEnd w:id="6016"/>
      <w:bookmarkEnd w:id="6017"/>
      <w:bookmarkEnd w:id="6018"/>
      <w:bookmarkEnd w:id="6019"/>
    </w:p>
    <w:p w14:paraId="49EA5C78" w14:textId="0783F40E" w:rsidR="005B6671" w:rsidRPr="0049256C" w:rsidRDefault="005B6671" w:rsidP="00EC7890">
      <w:r w:rsidRPr="0049256C">
        <w:rPr>
          <w:b/>
        </w:rPr>
        <w:t>ルールアプリケーションの初期化ルーチン</w:t>
      </w:r>
      <w:r w:rsidRPr="0049256C">
        <w:rPr>
          <w:b/>
        </w:rPr>
        <w:t>(Rule Application Initialization Routine)</w:t>
      </w:r>
      <w:r w:rsidRPr="0049256C">
        <w:t>とは、ルールアプリケーション設定を読み込み、ルールアプリケーション環境にルールランタイム</w:t>
      </w:r>
      <w:r w:rsidRPr="0049256C">
        <w:rPr>
          <w:rFonts w:hint="eastAsia"/>
        </w:rPr>
        <w:t>を</w:t>
      </w:r>
      <w:r w:rsidRPr="0049256C">
        <w:t>構成</w:t>
      </w:r>
      <w:r w:rsidRPr="0049256C">
        <w:rPr>
          <w:rFonts w:hint="eastAsia"/>
        </w:rPr>
        <w:t>または</w:t>
      </w:r>
      <w:r w:rsidRPr="0049256C">
        <w:t>、構成されているルールタイムを削除する</w:t>
      </w:r>
      <w:r w:rsidRPr="0049256C">
        <w:t>Java</w:t>
      </w:r>
      <w:r w:rsidRPr="0049256C">
        <w:t>コードのことをいう。このコードは</w:t>
      </w:r>
      <w:r w:rsidRPr="0049256C">
        <w:t>innorules-core.jar</w:t>
      </w:r>
      <w:r w:rsidRPr="0049256C">
        <w:t>ライブラリに含まれる。このライブラリは</w:t>
      </w:r>
      <w:r w:rsidRPr="0049256C">
        <w:t>INNORULES_INSTALLATION/lib</w:t>
      </w:r>
      <w:r w:rsidRPr="0049256C">
        <w:t>ディレクトリに位置する。</w:t>
      </w:r>
    </w:p>
    <w:p w14:paraId="3EEA4A0D" w14:textId="77777777" w:rsidR="005B6671" w:rsidRPr="0049256C" w:rsidRDefault="005B6671" w:rsidP="00EC7890"/>
    <w:p w14:paraId="3D27A220" w14:textId="2BB25E7F" w:rsidR="005B6671" w:rsidRPr="0049256C" w:rsidRDefault="005B6671" w:rsidP="00EC7890">
      <w:r w:rsidRPr="0049256C">
        <w:t>初期化ルーチンに対する</w:t>
      </w:r>
      <w:r w:rsidRPr="0049256C">
        <w:t>Java</w:t>
      </w:r>
      <w:r w:rsidR="00F43622" w:rsidRPr="009A1C30">
        <w:t>言語</w:t>
      </w:r>
      <w:r w:rsidR="00F43622" w:rsidRPr="009A2CC8">
        <w:rPr>
          <w:rFonts w:hint="eastAsia"/>
        </w:rPr>
        <w:t>のレベル</w:t>
      </w:r>
      <w:r w:rsidRPr="009A1C30">
        <w:t>に関する</w:t>
      </w:r>
      <w:r w:rsidRPr="0049256C">
        <w:t>説明は、</w:t>
      </w:r>
      <w:ins w:id="6020" w:author="IRK" w:date="2020-03-09T22:47:00Z">
        <w:r w:rsidR="00ED4D19">
          <w:rPr>
            <w:rFonts w:hint="eastAsia"/>
          </w:rPr>
          <w:t>「</w:t>
        </w:r>
      </w:ins>
      <w:r w:rsidRPr="0049256C">
        <w:rPr>
          <w:rFonts w:hint="eastAsia"/>
        </w:rPr>
        <w:t xml:space="preserve">InnoRules </w:t>
      </w:r>
      <w:r w:rsidRPr="0049256C">
        <w:t>Application Programming Interface Guide</w:t>
      </w:r>
      <w:ins w:id="6021" w:author="IRK" w:date="2020-03-09T22:47:00Z">
        <w:r w:rsidR="00ED4D19">
          <w:rPr>
            <w:rFonts w:hint="eastAsia"/>
          </w:rPr>
          <w:t>」</w:t>
        </w:r>
      </w:ins>
      <w:r w:rsidRPr="0049256C">
        <w:t>を参照のこと。本節では、初期化とクリーンアップメソッドに伝達される</w:t>
      </w:r>
      <w:r w:rsidRPr="0049256C">
        <w:rPr>
          <w:rFonts w:hint="eastAsia"/>
        </w:rPr>
        <w:t>パラメータ</w:t>
      </w:r>
      <w:r w:rsidRPr="0049256C">
        <w:t>について説明する。</w:t>
      </w:r>
    </w:p>
    <w:p w14:paraId="34837174" w14:textId="77777777" w:rsidR="005B6671" w:rsidRPr="0049256C" w:rsidRDefault="005B6671" w:rsidP="00EC7890"/>
    <w:p w14:paraId="31A44216" w14:textId="77777777" w:rsidR="005B6671" w:rsidRPr="0049256C" w:rsidRDefault="005B6671">
      <w:pPr>
        <w:pStyle w:val="42"/>
        <w:numPr>
          <w:ilvl w:val="3"/>
          <w:numId w:val="139"/>
        </w:numPr>
        <w:pPrChange w:id="6022" w:author="IRK" w:date="2020-05-11T09:44:00Z">
          <w:pPr>
            <w:pStyle w:val="42"/>
            <w:numPr>
              <w:numId w:val="27"/>
            </w:numPr>
            <w:spacing w:before="0" w:after="100" w:line="280" w:lineRule="exact"/>
          </w:pPr>
        </w:pPrChange>
      </w:pPr>
      <w:r w:rsidRPr="0049256C">
        <w:t>初期化メソッド</w:t>
      </w:r>
    </w:p>
    <w:p w14:paraId="058822C2" w14:textId="22CA716C" w:rsidR="005B6671" w:rsidRPr="0049256C" w:rsidRDefault="005B6671" w:rsidP="00EC7890">
      <w:r w:rsidRPr="0049256C">
        <w:t>初期化メソッドはルールアプリケーションに</w:t>
      </w:r>
      <w:r w:rsidRPr="009A1C30">
        <w:t>ルールランタイムを構成</w:t>
      </w:r>
      <w:r w:rsidR="00F43622" w:rsidRPr="009A2CC8">
        <w:rPr>
          <w:rFonts w:hint="eastAsia"/>
        </w:rPr>
        <w:t>する</w:t>
      </w:r>
      <w:r w:rsidRPr="009A1C30">
        <w:t>メソッドで</w:t>
      </w:r>
      <w:r w:rsidR="00F43622" w:rsidRPr="009A2CC8">
        <w:rPr>
          <w:rFonts w:hint="eastAsia"/>
        </w:rPr>
        <w:t>あり</w:t>
      </w:r>
      <w:r w:rsidRPr="009A1C30">
        <w:t>、次の情報</w:t>
      </w:r>
      <w:r w:rsidRPr="0049256C">
        <w:t>を</w:t>
      </w:r>
      <w:r w:rsidRPr="0049256C">
        <w:rPr>
          <w:rFonts w:hint="eastAsia"/>
        </w:rPr>
        <w:t>パラメータ</w:t>
      </w:r>
      <w:r w:rsidRPr="0049256C">
        <w:t>として受け取る。</w:t>
      </w:r>
    </w:p>
    <w:p w14:paraId="52AA1B02" w14:textId="77777777" w:rsidR="005B6671" w:rsidRPr="0049256C" w:rsidRDefault="005B6671" w:rsidP="00DE66C1">
      <w:pPr>
        <w:pStyle w:val="10"/>
      </w:pPr>
      <w:r w:rsidRPr="0049256C">
        <w:t>InnoRules</w:t>
      </w:r>
      <w:r w:rsidRPr="0049256C">
        <w:t>インストールディレクトリ</w:t>
      </w:r>
      <w:r w:rsidRPr="0049256C">
        <w:t>(</w:t>
      </w:r>
      <w:r w:rsidRPr="0049256C">
        <w:t>必須</w:t>
      </w:r>
      <w:r w:rsidRPr="0049256C">
        <w:t>)</w:t>
      </w:r>
    </w:p>
    <w:p w14:paraId="62DAEDD9" w14:textId="77777777" w:rsidR="005B6671" w:rsidRPr="0049256C" w:rsidRDefault="005B6671" w:rsidP="00DE66C1">
      <w:pPr>
        <w:pStyle w:val="10"/>
      </w:pPr>
      <w:r w:rsidRPr="0049256C">
        <w:t>単位ルールシステム名</w:t>
      </w:r>
      <w:r w:rsidRPr="0049256C">
        <w:t>(</w:t>
      </w:r>
      <w:r w:rsidRPr="0049256C">
        <w:t>必須</w:t>
      </w:r>
      <w:r w:rsidRPr="0049256C">
        <w:t>)</w:t>
      </w:r>
    </w:p>
    <w:p w14:paraId="03E37AAC" w14:textId="77777777" w:rsidR="005B6671" w:rsidRPr="0049256C" w:rsidRDefault="005B6671" w:rsidP="00DE66C1">
      <w:pPr>
        <w:pStyle w:val="10"/>
      </w:pPr>
      <w:r w:rsidRPr="0049256C">
        <w:t>ルールアプリケーション設定名</w:t>
      </w:r>
      <w:r w:rsidRPr="0049256C">
        <w:t>(</w:t>
      </w:r>
      <w:r w:rsidRPr="0049256C">
        <w:t>必須</w:t>
      </w:r>
      <w:r w:rsidRPr="0049256C">
        <w:t>)</w:t>
      </w:r>
    </w:p>
    <w:p w14:paraId="48E5CDFC" w14:textId="77777777" w:rsidR="005B6671" w:rsidRPr="0049256C" w:rsidRDefault="005B6671" w:rsidP="00DE66C1">
      <w:pPr>
        <w:pStyle w:val="10"/>
      </w:pPr>
      <w:r w:rsidRPr="0049256C">
        <w:t>ライブラリテンプレート名</w:t>
      </w:r>
      <w:r w:rsidRPr="0049256C">
        <w:t>(</w:t>
      </w:r>
      <w:r w:rsidRPr="0049256C">
        <w:t>選択</w:t>
      </w:r>
      <w:r w:rsidRPr="0049256C">
        <w:t>)</w:t>
      </w:r>
    </w:p>
    <w:p w14:paraId="331C0A8C" w14:textId="77777777" w:rsidR="005B6671" w:rsidRPr="0049256C" w:rsidRDefault="005B6671" w:rsidP="00EC7890"/>
    <w:p w14:paraId="55CD7A12" w14:textId="06966C18" w:rsidR="005B6671" w:rsidRPr="0049256C" w:rsidRDefault="005B6671" w:rsidP="00EC7890">
      <w:r w:rsidRPr="0049256C">
        <w:t>InnoRules</w:t>
      </w:r>
      <w:r w:rsidRPr="0049256C">
        <w:t>インストールディレクトリは、</w:t>
      </w:r>
      <w:r w:rsidRPr="0049256C">
        <w:t>InnoRules</w:t>
      </w:r>
      <w:r w:rsidRPr="0049256C">
        <w:t>がインストールされたディレクトリのことである。</w:t>
      </w:r>
      <w:r w:rsidRPr="0049256C">
        <w:t>1</w:t>
      </w:r>
      <w:r w:rsidRPr="0049256C">
        <w:t>つのホストに</w:t>
      </w:r>
      <w:r w:rsidRPr="0049256C">
        <w:t>InnoRules</w:t>
      </w:r>
      <w:r w:rsidRPr="0049256C">
        <w:t>が複数ノードインストールされている場合は、使用するルールアプリケーション設定のあるインストールノードのディレクトリを指定する。</w:t>
      </w:r>
    </w:p>
    <w:p w14:paraId="46D0DCE1" w14:textId="44BA3129" w:rsidR="005B6671" w:rsidRPr="00726C58" w:rsidRDefault="005B6671" w:rsidP="00EC7890">
      <w:r w:rsidRPr="0049256C">
        <w:t>インストールディレクトリとして、ネットワークファイルシステムの</w:t>
      </w:r>
      <w:r w:rsidRPr="0049256C">
        <w:rPr>
          <w:rFonts w:hint="eastAsia"/>
        </w:rPr>
        <w:t>パス</w:t>
      </w:r>
      <w:r w:rsidRPr="0049256C">
        <w:t>を指定することもできる。</w:t>
      </w:r>
      <w:r w:rsidRPr="0049256C">
        <w:t>InnoRules</w:t>
      </w:r>
      <w:r w:rsidRPr="0049256C">
        <w:t>インストールディレクトリには設定ファイルやライブラリのみでなくライセンス情報も</w:t>
      </w:r>
      <w:r w:rsidR="00F43622">
        <w:rPr>
          <w:rFonts w:hint="eastAsia"/>
        </w:rPr>
        <w:t>あり</w:t>
      </w:r>
      <w:r w:rsidR="00F43622">
        <w:t>、この</w:t>
      </w:r>
      <w:r w:rsidR="00F43622" w:rsidRPr="009A1C30">
        <w:t>ライセンスには</w:t>
      </w:r>
      <w:r w:rsidR="00F43622" w:rsidRPr="009A2CC8">
        <w:rPr>
          <w:rFonts w:hint="eastAsia"/>
        </w:rPr>
        <w:t>許可されている</w:t>
      </w:r>
      <w:r w:rsidRPr="009A1C30">
        <w:t>IP</w:t>
      </w:r>
      <w:r w:rsidR="00F43622" w:rsidRPr="009A1C30">
        <w:t>アドレスなどネット</w:t>
      </w:r>
      <w:r w:rsidR="00F43622" w:rsidRPr="009A2CC8">
        <w:rPr>
          <w:rFonts w:hint="eastAsia"/>
        </w:rPr>
        <w:t>ワーク</w:t>
      </w:r>
      <w:r w:rsidRPr="009A1C30">
        <w:t>関連の制約事項が含まれている場合もある。そのため、インストールノードのネットワーク</w:t>
      </w:r>
      <w:r w:rsidRPr="001971F7">
        <w:t>URL</w:t>
      </w:r>
      <w:r w:rsidRPr="001971F7">
        <w:t>やルールアプリケーショ</w:t>
      </w:r>
      <w:r w:rsidRPr="00927688">
        <w:t>ンのネットワーク</w:t>
      </w:r>
      <w:r w:rsidRPr="00927688">
        <w:t>URL</w:t>
      </w:r>
      <w:r w:rsidRPr="00927688">
        <w:t>が</w:t>
      </w:r>
      <w:r w:rsidRPr="00927688">
        <w:rPr>
          <w:rFonts w:hint="eastAsia"/>
        </w:rPr>
        <w:t>異なる</w:t>
      </w:r>
      <w:r w:rsidRPr="0080415C">
        <w:t>場合、適切なライセンス</w:t>
      </w:r>
      <w:r w:rsidRPr="00823025">
        <w:rPr>
          <w:rFonts w:hint="eastAsia"/>
        </w:rPr>
        <w:t>で</w:t>
      </w:r>
      <w:r w:rsidRPr="00655375">
        <w:t>ないと正常に実行されないこともある。</w:t>
      </w:r>
    </w:p>
    <w:p w14:paraId="55B6837F" w14:textId="77777777" w:rsidR="005B6671" w:rsidRPr="00187AC0" w:rsidRDefault="005B6671" w:rsidP="00EC7890"/>
    <w:p w14:paraId="55DF7E38" w14:textId="76294583" w:rsidR="005B6671" w:rsidRPr="001971F7" w:rsidRDefault="005B6671" w:rsidP="00EC7890">
      <w:r w:rsidRPr="0099080B">
        <w:t>単位ルー</w:t>
      </w:r>
      <w:r w:rsidR="00F43622" w:rsidRPr="009A1C30">
        <w:rPr>
          <w:rFonts w:hint="eastAsia"/>
        </w:rPr>
        <w:t>ルシステム名は、アプリケーションが属する単位ルールシステムの</w:t>
      </w:r>
      <w:r w:rsidR="00F43622" w:rsidRPr="009A2CC8">
        <w:rPr>
          <w:rFonts w:hint="eastAsia"/>
        </w:rPr>
        <w:t>名称</w:t>
      </w:r>
      <w:r w:rsidRPr="009A1C30">
        <w:t>である。選択された単位ルールシステムのルールがサービスされる。</w:t>
      </w:r>
    </w:p>
    <w:p w14:paraId="79FA1770" w14:textId="77777777" w:rsidR="005B6671" w:rsidRPr="00927688" w:rsidRDefault="005B6671" w:rsidP="00EC7890"/>
    <w:p w14:paraId="0A620F83" w14:textId="78B46E3D" w:rsidR="005B6671" w:rsidRPr="009A1C30" w:rsidRDefault="005B6671" w:rsidP="00EC7890">
      <w:r w:rsidRPr="00927688">
        <w:t>ルールアプリケーション設定</w:t>
      </w:r>
      <w:r w:rsidR="00F43622" w:rsidRPr="00927688">
        <w:t>名は、アプリケーションに適用するルールアプリケーション設定の</w:t>
      </w:r>
      <w:r w:rsidR="00F43622" w:rsidRPr="009A2CC8">
        <w:rPr>
          <w:rFonts w:hint="eastAsia"/>
        </w:rPr>
        <w:t>名称</w:t>
      </w:r>
      <w:r w:rsidRPr="009A1C30">
        <w:t>である。この</w:t>
      </w:r>
      <w:r w:rsidR="00F43622" w:rsidRPr="009A2CC8">
        <w:rPr>
          <w:rFonts w:hint="eastAsia"/>
        </w:rPr>
        <w:t>名称</w:t>
      </w:r>
      <w:r w:rsidR="00F43622" w:rsidRPr="009A1C30">
        <w:t>は、選択された単位ルールシステムに存在する設定の</w:t>
      </w:r>
      <w:r w:rsidR="00F43622" w:rsidRPr="009A2CC8">
        <w:rPr>
          <w:rFonts w:hint="eastAsia"/>
        </w:rPr>
        <w:t>名称でなければならない</w:t>
      </w:r>
      <w:r w:rsidRPr="009A1C30">
        <w:t>。</w:t>
      </w:r>
    </w:p>
    <w:p w14:paraId="01B06C81" w14:textId="7A3DFDFF" w:rsidR="005B6671" w:rsidRPr="00726C58" w:rsidRDefault="005B6671" w:rsidP="00EC7890">
      <w:r w:rsidRPr="0049256C">
        <w:t>ライブラリテンプレートは、ルールランタイムを構成</w:t>
      </w:r>
      <w:r w:rsidRPr="00FE4358">
        <w:t>する時に参照するライブラリのリストファイルである。このテンプレートは</w:t>
      </w:r>
      <w:r w:rsidRPr="00FE4358">
        <w:t>INNORULES_INSTALLATION/lib</w:t>
      </w:r>
      <w:r w:rsidRPr="00FE4358">
        <w:t>に</w:t>
      </w:r>
      <w:r w:rsidR="00EA6BD7">
        <w:rPr>
          <w:rFonts w:hint="eastAsia"/>
        </w:rPr>
        <w:t>あり</w:t>
      </w:r>
      <w:r w:rsidRPr="00FE4358">
        <w:t>、拡張子は</w:t>
      </w:r>
      <w:r w:rsidRPr="001971F7">
        <w:t>properties</w:t>
      </w:r>
      <w:r w:rsidRPr="001971F7">
        <w:t>で</w:t>
      </w:r>
      <w:r w:rsidRPr="00927688">
        <w:t>Java</w:t>
      </w:r>
      <w:r w:rsidR="00EF0A6F" w:rsidRPr="009A2CC8">
        <w:t xml:space="preserve"> properties</w:t>
      </w:r>
      <w:r w:rsidR="00EF0A6F" w:rsidRPr="00FE4358">
        <w:t>ファイルの形式</w:t>
      </w:r>
      <w:r w:rsidR="00EA6BD7">
        <w:rPr>
          <w:rFonts w:hint="eastAsia"/>
        </w:rPr>
        <w:t>である</w:t>
      </w:r>
      <w:r w:rsidR="00EF0A6F" w:rsidRPr="00FE4358">
        <w:t>。ライブラリテンプレートの</w:t>
      </w:r>
      <w:r w:rsidR="00EF0A6F" w:rsidRPr="009A2CC8">
        <w:rPr>
          <w:rFonts w:hint="eastAsia"/>
        </w:rPr>
        <w:t>名称</w:t>
      </w:r>
      <w:r w:rsidRPr="00FE4358">
        <w:t>は、テンプレートファイル名から</w:t>
      </w:r>
      <w:r w:rsidRPr="00FE4358">
        <w:t>properties</w:t>
      </w:r>
      <w:r w:rsidRPr="00FE4358">
        <w:t>を除いた残りの名前である。</w:t>
      </w:r>
      <w:r w:rsidRPr="001971F7">
        <w:t>InnoRules</w:t>
      </w:r>
      <w:r w:rsidRPr="001971F7">
        <w:t>がインストールされる時、基本的に</w:t>
      </w:r>
      <w:r w:rsidRPr="00927688">
        <w:t>2</w:t>
      </w:r>
      <w:r w:rsidRPr="00927688">
        <w:t>つのテンプレートファイル、</w:t>
      </w:r>
      <w:r w:rsidRPr="00823025">
        <w:t>rule-service.properties</w:t>
      </w:r>
      <w:r w:rsidRPr="00823025">
        <w:t>と</w:t>
      </w:r>
      <w:r w:rsidRPr="00655375">
        <w:t>innorules-service.properties</w:t>
      </w:r>
      <w:r w:rsidRPr="00655375">
        <w:t>が作成される。</w:t>
      </w:r>
    </w:p>
    <w:p w14:paraId="683F41F0" w14:textId="77777777" w:rsidR="005B6671" w:rsidRPr="0049256C" w:rsidRDefault="005B6671" w:rsidP="00EC7890"/>
    <w:p w14:paraId="5DD1936B" w14:textId="55C4A61A" w:rsidR="005B6671" w:rsidRPr="0049256C" w:rsidRDefault="005B6671" w:rsidP="00EC7890">
      <w:r w:rsidRPr="0049256C">
        <w:t>ルールアプリケーションのクラス</w:t>
      </w:r>
      <w:r w:rsidRPr="0049256C">
        <w:rPr>
          <w:rFonts w:hint="eastAsia"/>
        </w:rPr>
        <w:t>パス</w:t>
      </w:r>
      <w:r w:rsidRPr="0049256C">
        <w:t>には、</w:t>
      </w:r>
      <w:r w:rsidRPr="0049256C">
        <w:t>innorules-api.jar</w:t>
      </w:r>
      <w:r w:rsidRPr="0049256C">
        <w:t>と</w:t>
      </w:r>
      <w:r w:rsidRPr="0049256C">
        <w:t>innorules-core.jar</w:t>
      </w:r>
      <w:r w:rsidRPr="0049256C">
        <w:t>のみを登録する。このライブラリには、ルールサービス</w:t>
      </w:r>
      <w:r w:rsidRPr="0049256C">
        <w:t>API</w:t>
      </w:r>
      <w:r w:rsidRPr="0049256C">
        <w:t>とルールアプリケーションの初期化ルーチンなどルールアプリケーションの作成において必要なクラスとインタフェースがすべて</w:t>
      </w:r>
      <w:r w:rsidR="00EF0A6F">
        <w:t>含まれている。ただし、ルールランタイムが実行されるため</w:t>
      </w:r>
      <w:r w:rsidR="00EF0A6F" w:rsidRPr="00036884">
        <w:t>には</w:t>
      </w:r>
      <w:r w:rsidR="00EF0A6F" w:rsidRPr="009A2CC8">
        <w:rPr>
          <w:rFonts w:hint="eastAsia"/>
        </w:rPr>
        <w:t>より</w:t>
      </w:r>
      <w:r w:rsidRPr="0049256C">
        <w:t>多くのクラスとサブパーティライブラリを必要とする。ライブラリテンプレートファイルは、ルールランタイムが使用するライブラリを記述したファイルである。この追加的なクラスは、初期化ルーチンが作成した専用クラスローダによってローディングされる。</w:t>
      </w:r>
    </w:p>
    <w:p w14:paraId="4C114AAF" w14:textId="77777777" w:rsidR="005B6671" w:rsidRPr="0049256C" w:rsidRDefault="005B6671" w:rsidP="00EC7890"/>
    <w:p w14:paraId="4E6AFB1B" w14:textId="77777777" w:rsidR="005B6671" w:rsidRDefault="005B6671" w:rsidP="00EC7890">
      <w:r w:rsidRPr="0049256C">
        <w:t>rule-service.properties</w:t>
      </w:r>
      <w:r w:rsidRPr="0049256C">
        <w:t>は、ルールサービスのための基本ライブラリテンプレートである。このファイルには、次のライブラリが並べられている。</w:t>
      </w:r>
    </w:p>
    <w:p w14:paraId="4E173963" w14:textId="77777777" w:rsidR="002D03AE" w:rsidRPr="0049256C" w:rsidRDefault="002D03AE" w:rsidP="00EC7890"/>
    <w:p w14:paraId="6FDAFC31" w14:textId="09200521" w:rsidR="002D03AE" w:rsidRDefault="002D03AE" w:rsidP="007D3017">
      <w:pPr>
        <w:pStyle w:val="afff6"/>
      </w:pPr>
      <w:bookmarkStart w:id="6023" w:name="_Toc34839602"/>
      <w:del w:id="6024" w:author="IRK" w:date="2020-03-09T22:47:00Z">
        <w:r w:rsidDel="00ED4D19">
          <w:rPr>
            <w:rFonts w:hint="eastAsia"/>
          </w:rPr>
          <w:delText>[</w:delText>
        </w:r>
        <w:r w:rsidDel="00ED4D19">
          <w:rPr>
            <w:rFonts w:hint="eastAsia"/>
          </w:rPr>
          <w:delText>表</w:delText>
        </w:r>
        <w:r w:rsidDel="00ED4D19">
          <w:rPr>
            <w:rFonts w:hint="eastAsia"/>
          </w:rPr>
          <w:delText xml:space="preserve"> </w:delText>
        </w:r>
        <w:r w:rsidDel="00ED4D19">
          <w:fldChar w:fldCharType="begin"/>
        </w:r>
        <w:r w:rsidDel="00ED4D19">
          <w:delInstrText xml:space="preserve"> </w:delInstrText>
        </w:r>
        <w:r w:rsidDel="00ED4D19">
          <w:rPr>
            <w:rFonts w:hint="eastAsia"/>
          </w:rPr>
          <w:delInstrText>SEQ [</w:delInstrText>
        </w:r>
        <w:r w:rsidDel="00ED4D19">
          <w:rPr>
            <w:rFonts w:hint="eastAsia"/>
          </w:rPr>
          <w:delInstrText>表</w:delInstrText>
        </w:r>
        <w:r w:rsidDel="00ED4D19">
          <w:rPr>
            <w:rFonts w:hint="eastAsia"/>
          </w:rPr>
          <w:delInstrText xml:space="preserve"> \* ARABIC</w:delInstrText>
        </w:r>
        <w:r w:rsidDel="00ED4D19">
          <w:delInstrText xml:space="preserve"> </w:delInstrText>
        </w:r>
        <w:r w:rsidDel="00ED4D19">
          <w:fldChar w:fldCharType="separate"/>
        </w:r>
        <w:r w:rsidR="000132DF" w:rsidDel="00ED4D19">
          <w:rPr>
            <w:noProof/>
          </w:rPr>
          <w:delText>130</w:delText>
        </w:r>
        <w:r w:rsidDel="00ED4D19">
          <w:fldChar w:fldCharType="end"/>
        </w:r>
        <w:r w:rsidDel="00ED4D19">
          <w:delText>]</w:delText>
        </w:r>
      </w:del>
      <w:ins w:id="6025" w:author="IRK" w:date="2020-03-09T22:47:00Z">
        <w:r w:rsidR="00ED4D19">
          <w:rPr>
            <w:rFonts w:hint="eastAsia"/>
          </w:rPr>
          <w:t>[</w:t>
        </w:r>
      </w:ins>
      <w:ins w:id="6026" w:author="IRK" w:date="2020-03-09T22:48:00Z">
        <w:r w:rsidR="00ED4D19">
          <w:rPr>
            <w:rFonts w:hint="eastAsia"/>
          </w:rPr>
          <w:t>表</w:t>
        </w:r>
        <w:r w:rsidR="00ED4D19">
          <w:rPr>
            <w:rFonts w:hint="eastAsia"/>
          </w:rPr>
          <w:t xml:space="preserve"> </w:t>
        </w:r>
        <w:r w:rsidR="00ED4D19">
          <w:fldChar w:fldCharType="begin"/>
        </w:r>
        <w:r w:rsidR="00ED4D19">
          <w:instrText xml:space="preserve"> </w:instrText>
        </w:r>
        <w:r w:rsidR="00ED4D19">
          <w:rPr>
            <w:rFonts w:hint="eastAsia"/>
          </w:rPr>
          <w:instrText xml:space="preserve">SEQ </w:instrText>
        </w:r>
        <w:r w:rsidR="00ED4D19">
          <w:rPr>
            <w:rFonts w:hint="eastAsia"/>
          </w:rPr>
          <w:instrText>表</w:instrText>
        </w:r>
        <w:r w:rsidR="00ED4D19">
          <w:rPr>
            <w:rFonts w:hint="eastAsia"/>
          </w:rPr>
          <w:instrText xml:space="preserve"> \* ARABIC</w:instrText>
        </w:r>
        <w:r w:rsidR="00ED4D19">
          <w:instrText xml:space="preserve"> </w:instrText>
        </w:r>
      </w:ins>
      <w:r w:rsidR="00ED4D19">
        <w:fldChar w:fldCharType="separate"/>
      </w:r>
      <w:r w:rsidR="00AB1F2F">
        <w:rPr>
          <w:noProof/>
        </w:rPr>
        <w:t>136</w:t>
      </w:r>
      <w:ins w:id="6027" w:author="IRK" w:date="2020-03-09T22:48:00Z">
        <w:r w:rsidR="00ED4D19">
          <w:fldChar w:fldCharType="end"/>
        </w:r>
      </w:ins>
      <w:ins w:id="6028" w:author="IRK" w:date="2020-03-09T22:47:00Z">
        <w:r w:rsidR="00ED4D19">
          <w:rPr>
            <w:rFonts w:hint="eastAsia"/>
          </w:rPr>
          <w:t>]</w:t>
        </w:r>
      </w:ins>
      <w:bookmarkEnd w:id="6023"/>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029" w:author="IRK" w:date="2020-04-16T14:31:00Z">
          <w:tblPr>
            <w:tblW w:w="0" w:type="auto"/>
            <w:tblInd w:w="108" w:type="dxa"/>
            <w:tblLook w:val="04A0" w:firstRow="1" w:lastRow="0" w:firstColumn="1" w:lastColumn="0" w:noHBand="0" w:noVBand="1"/>
          </w:tblPr>
        </w:tblPrChange>
      </w:tblPr>
      <w:tblGrid>
        <w:gridCol w:w="9741"/>
        <w:tblGridChange w:id="6030">
          <w:tblGrid>
            <w:gridCol w:w="9633"/>
          </w:tblGrid>
        </w:tblGridChange>
      </w:tblGrid>
      <w:tr w:rsidR="005B6671" w:rsidRPr="0049256C" w14:paraId="52BEDDEC" w14:textId="77777777" w:rsidTr="00DE66C1">
        <w:trPr>
          <w:jc w:val="center"/>
        </w:trPr>
        <w:tc>
          <w:tcPr>
            <w:tcW w:w="9356" w:type="dxa"/>
            <w:tcPrChange w:id="6031" w:author="IRK" w:date="2020-04-16T14:31:00Z">
              <w:tcPr>
                <w:tcW w:w="9356" w:type="dxa"/>
              </w:tcPr>
            </w:tcPrChange>
          </w:tcPr>
          <w:p w14:paraId="79302B59" w14:textId="18B9EED9" w:rsidR="005B6671" w:rsidRPr="00036884" w:rsidRDefault="005B6671">
            <w:pPr>
              <w:pStyle w:val="16"/>
              <w:pPrChange w:id="6032" w:author="IRK" w:date="2020-04-27T17:26:00Z">
                <w:pPr/>
              </w:pPrChange>
            </w:pPr>
            <w:r w:rsidRPr="00036884">
              <w:t>commons-logging-1.1.</w:t>
            </w:r>
            <w:del w:id="6033" w:author="IRK" w:date="2020-03-10T11:03:00Z">
              <w:r w:rsidRPr="00036884" w:rsidDel="008C2CD0">
                <w:delText>1</w:delText>
              </w:r>
            </w:del>
            <w:ins w:id="6034" w:author="IRK" w:date="2020-03-10T11:03:00Z">
              <w:r w:rsidR="008C2CD0">
                <w:rPr>
                  <w:rFonts w:hint="eastAsia"/>
                </w:rPr>
                <w:t>2</w:t>
              </w:r>
            </w:ins>
            <w:r w:rsidRPr="00036884">
              <w:t>.jar=</w:t>
            </w:r>
          </w:p>
          <w:p w14:paraId="47FBEECA" w14:textId="7496B41A" w:rsidR="005B6671" w:rsidRPr="00036884" w:rsidRDefault="005B6671">
            <w:pPr>
              <w:pStyle w:val="16"/>
              <w:pPrChange w:id="6035" w:author="IRK" w:date="2020-04-27T17:26:00Z">
                <w:pPr/>
              </w:pPrChange>
            </w:pPr>
            <w:r w:rsidRPr="00036884">
              <w:t>commons-codec-1.</w:t>
            </w:r>
            <w:del w:id="6036" w:author="IRK" w:date="2020-03-10T11:04:00Z">
              <w:r w:rsidRPr="00036884" w:rsidDel="004E2E25">
                <w:delText>8</w:delText>
              </w:r>
            </w:del>
            <w:ins w:id="6037" w:author="IRK" w:date="2020-03-10T11:04:00Z">
              <w:r w:rsidR="004E2E25">
                <w:rPr>
                  <w:rFonts w:hint="eastAsia"/>
                </w:rPr>
                <w:t>10</w:t>
              </w:r>
            </w:ins>
            <w:r w:rsidRPr="00036884">
              <w:t>.jar=</w:t>
            </w:r>
          </w:p>
          <w:p w14:paraId="2704A628" w14:textId="512A4723" w:rsidR="005B6671" w:rsidRPr="00036884" w:rsidRDefault="005B6671">
            <w:pPr>
              <w:pStyle w:val="16"/>
              <w:pPrChange w:id="6038" w:author="IRK" w:date="2020-04-27T17:26:00Z">
                <w:pPr/>
              </w:pPrChange>
            </w:pPr>
            <w:r w:rsidRPr="00036884">
              <w:t>log4j-1.2.</w:t>
            </w:r>
            <w:del w:id="6039" w:author="IRK" w:date="2020-03-10T11:04:00Z">
              <w:r w:rsidRPr="00036884" w:rsidDel="004E2E25">
                <w:delText>16</w:delText>
              </w:r>
            </w:del>
            <w:ins w:id="6040" w:author="IRK" w:date="2020-03-10T11:04:00Z">
              <w:r w:rsidR="004E2E25">
                <w:rPr>
                  <w:rFonts w:hint="eastAsia"/>
                </w:rPr>
                <w:t>17</w:t>
              </w:r>
            </w:ins>
            <w:r w:rsidRPr="00036884">
              <w:t>.jar=</w:t>
            </w:r>
          </w:p>
          <w:p w14:paraId="78672026" w14:textId="52C21DA6" w:rsidR="005B6671" w:rsidRPr="00036884" w:rsidRDefault="005B6671">
            <w:pPr>
              <w:pStyle w:val="16"/>
              <w:pPrChange w:id="6041" w:author="IRK" w:date="2020-04-27T17:26:00Z">
                <w:pPr/>
              </w:pPrChange>
            </w:pPr>
            <w:r w:rsidRPr="00036884">
              <w:t>axiom-api-1.2.</w:t>
            </w:r>
            <w:del w:id="6042" w:author="IRK" w:date="2020-03-10T11:04:00Z">
              <w:r w:rsidRPr="00036884" w:rsidDel="004E2E25">
                <w:delText>14</w:delText>
              </w:r>
            </w:del>
            <w:ins w:id="6043" w:author="IRK" w:date="2020-03-10T11:04:00Z">
              <w:r w:rsidR="004E2E25">
                <w:rPr>
                  <w:rFonts w:hint="eastAsia"/>
                </w:rPr>
                <w:t>15</w:t>
              </w:r>
            </w:ins>
            <w:r w:rsidRPr="00036884">
              <w:t>.jar=</w:t>
            </w:r>
          </w:p>
          <w:p w14:paraId="274946EB" w14:textId="3D0ECA5C" w:rsidR="005B6671" w:rsidRDefault="005B6671">
            <w:pPr>
              <w:pStyle w:val="16"/>
              <w:rPr>
                <w:ins w:id="6044" w:author="IRK" w:date="2020-03-10T11:04:00Z"/>
              </w:rPr>
              <w:pPrChange w:id="6045" w:author="IRK" w:date="2020-04-27T17:26:00Z">
                <w:pPr/>
              </w:pPrChange>
            </w:pPr>
            <w:r w:rsidRPr="00036884">
              <w:t>axiom-impl-1.2.</w:t>
            </w:r>
            <w:del w:id="6046" w:author="IRK" w:date="2020-03-10T11:04:00Z">
              <w:r w:rsidRPr="00036884" w:rsidDel="004E2E25">
                <w:delText>14</w:delText>
              </w:r>
            </w:del>
            <w:ins w:id="6047" w:author="IRK" w:date="2020-03-10T11:04:00Z">
              <w:r w:rsidR="004E2E25">
                <w:rPr>
                  <w:rFonts w:hint="eastAsia"/>
                </w:rPr>
                <w:t>15</w:t>
              </w:r>
            </w:ins>
            <w:r w:rsidRPr="00036884">
              <w:t>.jar=</w:t>
            </w:r>
          </w:p>
          <w:p w14:paraId="7B76064E" w14:textId="7B6E41CB" w:rsidR="004E2E25" w:rsidRPr="00036884" w:rsidRDefault="003A6A82">
            <w:pPr>
              <w:pStyle w:val="16"/>
              <w:pPrChange w:id="6048" w:author="IRK" w:date="2020-04-27T17:26:00Z">
                <w:pPr/>
              </w:pPrChange>
            </w:pPr>
            <w:ins w:id="6049" w:author="IRK" w:date="2020-03-10T11:07:00Z">
              <w:r>
                <w:rPr>
                  <w:rFonts w:hint="eastAsia"/>
                </w:rPr>
                <w:t>netty-3.10.4.jar</w:t>
              </w:r>
              <w:r w:rsidRPr="00036884">
                <w:t>=</w:t>
              </w:r>
            </w:ins>
          </w:p>
          <w:p w14:paraId="41327B9D" w14:textId="77777777" w:rsidR="005B6671" w:rsidRPr="00036884" w:rsidRDefault="005B6671">
            <w:pPr>
              <w:pStyle w:val="16"/>
              <w:pPrChange w:id="6050" w:author="IRK" w:date="2020-04-27T17:26:00Z">
                <w:pPr/>
              </w:pPrChange>
            </w:pPr>
            <w:r w:rsidRPr="00036884">
              <w:t>innoutils.jar=com.innoexpert.utility.Release</w:t>
            </w:r>
          </w:p>
          <w:p w14:paraId="48BD127F" w14:textId="77777777" w:rsidR="005B6671" w:rsidRPr="00036884" w:rsidRDefault="005B6671">
            <w:pPr>
              <w:pStyle w:val="16"/>
              <w:pPrChange w:id="6051" w:author="IRK" w:date="2020-04-27T17:26:00Z">
                <w:pPr/>
              </w:pPrChange>
            </w:pPr>
            <w:r w:rsidRPr="00036884">
              <w:t>innorulesj.jar=com.innoexpert.innorulesj.engine.Release</w:t>
            </w:r>
          </w:p>
          <w:p w14:paraId="187B7186" w14:textId="21E8AB67" w:rsidR="005B6671" w:rsidRPr="0049256C" w:rsidRDefault="005B6671">
            <w:pPr>
              <w:pStyle w:val="16"/>
              <w:pPrChange w:id="6052" w:author="IRK" w:date="2020-04-27T17:26:00Z">
                <w:pPr/>
              </w:pPrChange>
            </w:pPr>
            <w:del w:id="6053" w:author="IRK" w:date="2020-03-10T11:07:00Z">
              <w:r w:rsidRPr="00036884" w:rsidDel="003A6A82">
                <w:delText>configurator</w:delText>
              </w:r>
            </w:del>
            <w:ins w:id="6054" w:author="IRK" w:date="2020-03-10T11:07:00Z">
              <w:r w:rsidR="003A6A82">
                <w:rPr>
                  <w:rFonts w:hint="eastAsia"/>
                </w:rPr>
                <w:t>configuration-wizard</w:t>
              </w:r>
            </w:ins>
            <w:r w:rsidRPr="00036884">
              <w:t>.jar=com.innorules.configurator.</w:t>
            </w:r>
            <w:del w:id="6055" w:author="IRK" w:date="2020-03-10T11:08:00Z">
              <w:r w:rsidRPr="00036884" w:rsidDel="003A6A82">
                <w:delText>converter.Converter</w:delText>
              </w:r>
            </w:del>
            <w:ins w:id="6056" w:author="IRK" w:date="2020-03-10T11:08:00Z">
              <w:r w:rsidR="003A6A82">
                <w:rPr>
                  <w:rFonts w:hint="eastAsia"/>
                </w:rPr>
                <w:t>initializer.ConfigurationConverter</w:t>
              </w:r>
            </w:ins>
          </w:p>
        </w:tc>
      </w:tr>
    </w:tbl>
    <w:p w14:paraId="7F548212" w14:textId="77777777" w:rsidR="005B6671" w:rsidRPr="0049256C" w:rsidRDefault="005B6671" w:rsidP="00EC7890">
      <w:pPr>
        <w:rPr>
          <w:rFonts w:eastAsiaTheme="minorEastAsia"/>
        </w:rPr>
      </w:pPr>
    </w:p>
    <w:p w14:paraId="680ED67C" w14:textId="2A508A43" w:rsidR="005B6671" w:rsidRPr="0049256C" w:rsidRDefault="005B6671" w:rsidP="00EC7890">
      <w:r w:rsidRPr="0049256C">
        <w:t>log4j-1.2.</w:t>
      </w:r>
      <w:del w:id="6057" w:author="IRK" w:date="2020-05-11T13:49:00Z">
        <w:r w:rsidRPr="0049256C" w:rsidDel="00765488">
          <w:delText>16</w:delText>
        </w:r>
      </w:del>
      <w:ins w:id="6058" w:author="IRK" w:date="2020-05-11T13:49:00Z">
        <w:r w:rsidR="00765488">
          <w:rPr>
            <w:rFonts w:hint="eastAsia"/>
          </w:rPr>
          <w:t>17</w:t>
        </w:r>
      </w:ins>
      <w:r w:rsidRPr="0049256C">
        <w:t>.jar</w:t>
      </w:r>
      <w:r w:rsidRPr="0049256C">
        <w:t>や</w:t>
      </w:r>
      <w:r w:rsidRPr="0049256C">
        <w:t>innoutils.jar</w:t>
      </w:r>
      <w:r w:rsidRPr="0049256C">
        <w:t>のように、プロパティキーにはライブラリの</w:t>
      </w:r>
      <w:r w:rsidRPr="0049256C">
        <w:rPr>
          <w:rFonts w:hint="eastAsia"/>
        </w:rPr>
        <w:t>パス</w:t>
      </w:r>
      <w:r w:rsidRPr="0049256C">
        <w:t>が指定される。</w:t>
      </w:r>
      <w:r w:rsidRPr="0049256C">
        <w:rPr>
          <w:rFonts w:hint="eastAsia"/>
        </w:rPr>
        <w:t>パス</w:t>
      </w:r>
      <w:r w:rsidRPr="0049256C">
        <w:t>として、</w:t>
      </w:r>
      <w:r w:rsidRPr="0049256C">
        <w:t>INNORULES_INSTALLATION/lib</w:t>
      </w:r>
      <w:r w:rsidR="00244B69">
        <w:t>に</w:t>
      </w:r>
      <w:r w:rsidR="00244B69" w:rsidRPr="00FE4358">
        <w:t>対する</w:t>
      </w:r>
      <w:r w:rsidR="00244B69" w:rsidRPr="009A2CC8">
        <w:rPr>
          <w:rFonts w:hint="eastAsia"/>
        </w:rPr>
        <w:t>相対パスの</w:t>
      </w:r>
      <w:r w:rsidRPr="009A2CC8">
        <w:rPr>
          <w:rFonts w:hint="eastAsia"/>
        </w:rPr>
        <w:t>指定</w:t>
      </w:r>
      <w:r w:rsidRPr="00FE4358">
        <w:rPr>
          <w:rFonts w:hint="eastAsia"/>
        </w:rPr>
        <w:t>や</w:t>
      </w:r>
      <w:r w:rsidRPr="00FE4358">
        <w:t>絶対</w:t>
      </w:r>
      <w:r w:rsidRPr="0049256C">
        <w:rPr>
          <w:rFonts w:hint="eastAsia"/>
        </w:rPr>
        <w:t>パス</w:t>
      </w:r>
      <w:r w:rsidRPr="0049256C">
        <w:t>を指定できる。初期化ルーチンは、テンプレートに指定されたファイルをソースにするクラスローダを作成する。アプリケーションのクラスローダが作成されたクラスローダの上位になる。初期化ルーチンは、作成されたクラスローダを利用してルールランタイムを初期化する。</w:t>
      </w:r>
    </w:p>
    <w:p w14:paraId="19395749" w14:textId="2BB8818C" w:rsidR="00EB7D3C" w:rsidRPr="0049256C" w:rsidRDefault="005B6671" w:rsidP="00EC7890">
      <w:r w:rsidRPr="0049256C">
        <w:t>プロパティの値は、ライブラリが正常にロードされたかどうかを確認するためのテストクラスである。初期化ルーチンは、クラスローダを作成した後、テストクラスが正常に読み込まれるか確認する。正常に読み込まれていない場合は、例外</w:t>
      </w:r>
      <w:r w:rsidR="00C56CD6">
        <w:rPr>
          <w:rFonts w:hint="eastAsia"/>
        </w:rPr>
        <w:t>を投げ</w:t>
      </w:r>
      <w:r w:rsidRPr="0049256C">
        <w:t>る。</w:t>
      </w:r>
      <w:r w:rsidR="00EA6BD7">
        <w:rPr>
          <w:rFonts w:hint="eastAsia"/>
        </w:rPr>
        <w:t>また、</w:t>
      </w:r>
      <w:r w:rsidRPr="0049256C">
        <w:t>テストクラスは省略できる。</w:t>
      </w:r>
    </w:p>
    <w:p w14:paraId="47D64716" w14:textId="77777777" w:rsidR="00EB7D3C" w:rsidRPr="0049256C" w:rsidRDefault="00EB7D3C" w:rsidP="00EC7890"/>
    <w:p w14:paraId="190A12E0" w14:textId="77777777" w:rsidR="005B6671" w:rsidRPr="0049256C" w:rsidRDefault="005B6671" w:rsidP="00EC7890">
      <w:r w:rsidRPr="0049256C">
        <w:t>rule-service.properties</w:t>
      </w:r>
      <w:r w:rsidRPr="0049256C">
        <w:t>のライブラリ構成がルールサービスに必要な基本的な構成ではあるが、場合によっては</w:t>
      </w:r>
      <w:r w:rsidRPr="0049256C">
        <w:rPr>
          <w:rFonts w:hint="eastAsia"/>
        </w:rPr>
        <w:t>異なる</w:t>
      </w:r>
      <w:r w:rsidRPr="0049256C">
        <w:t>構成を使用することもある。次のような場合が、それに該当する。</w:t>
      </w:r>
    </w:p>
    <w:p w14:paraId="3282CBB4" w14:textId="77777777" w:rsidR="005B6671" w:rsidRPr="0049256C" w:rsidRDefault="005B6671" w:rsidP="00DE66C1">
      <w:pPr>
        <w:pStyle w:val="10"/>
      </w:pPr>
      <w:r w:rsidRPr="0049256C">
        <w:t>アプリケーションのクラス</w:t>
      </w:r>
      <w:r w:rsidRPr="0049256C">
        <w:rPr>
          <w:rFonts w:hint="eastAsia"/>
        </w:rPr>
        <w:t>パス</w:t>
      </w:r>
      <w:r w:rsidRPr="0049256C">
        <w:t>に</w:t>
      </w:r>
      <w:r w:rsidRPr="0049256C">
        <w:rPr>
          <w:rFonts w:hint="eastAsia"/>
        </w:rPr>
        <w:t>同一</w:t>
      </w:r>
      <w:r w:rsidRPr="0049256C">
        <w:t>ライブラリが既に存在する場合</w:t>
      </w:r>
    </w:p>
    <w:p w14:paraId="5ECD984C" w14:textId="412469D4" w:rsidR="005B6671" w:rsidRPr="0049256C" w:rsidRDefault="005B6671" w:rsidP="00DE66C1">
      <w:pPr>
        <w:pStyle w:val="13"/>
      </w:pPr>
      <w:r w:rsidRPr="0049256C">
        <w:t>アプリケーションのクラス</w:t>
      </w:r>
      <w:r w:rsidRPr="0049256C">
        <w:rPr>
          <w:rFonts w:hint="eastAsia"/>
        </w:rPr>
        <w:t>パス</w:t>
      </w:r>
      <w:r w:rsidRPr="0049256C">
        <w:t>に</w:t>
      </w:r>
      <w:r w:rsidRPr="0049256C">
        <w:t>log4j</w:t>
      </w:r>
      <w:r w:rsidRPr="0049256C">
        <w:t>のようなサードパーティライブラリが登録される場合がある。ライブラリの</w:t>
      </w:r>
      <w:r w:rsidR="00EA6BD7">
        <w:rPr>
          <w:rFonts w:hint="eastAsia"/>
        </w:rPr>
        <w:t>重複</w:t>
      </w:r>
      <w:r w:rsidRPr="0049256C">
        <w:t>を防止するために、重複するライブラリをテンプレートから削除する場合もある。</w:t>
      </w:r>
    </w:p>
    <w:p w14:paraId="105888A2" w14:textId="77777777" w:rsidR="005B6671" w:rsidRPr="0049256C" w:rsidRDefault="005B6671" w:rsidP="00DE66C1">
      <w:pPr>
        <w:pStyle w:val="10"/>
      </w:pPr>
      <w:r w:rsidRPr="0049256C">
        <w:t>アドオンライブラリ</w:t>
      </w:r>
    </w:p>
    <w:p w14:paraId="2F7E6D58" w14:textId="42ED8278" w:rsidR="005B6671" w:rsidRPr="0049256C" w:rsidRDefault="005B6671" w:rsidP="00DE66C1">
      <w:pPr>
        <w:pStyle w:val="13"/>
      </w:pPr>
      <w:r w:rsidRPr="0049256C">
        <w:t>ルールランタイムにはユーザ定義関数やビルダーサービスモジュールなど、多様なアドオンが</w:t>
      </w:r>
      <w:r w:rsidR="00244B69">
        <w:t>追加できる。アドオンによってライブラリを追加する</w:t>
      </w:r>
      <w:r w:rsidR="00244B69" w:rsidRPr="00FE4358">
        <w:t>必要</w:t>
      </w:r>
      <w:r w:rsidR="00244B69" w:rsidRPr="009A2CC8">
        <w:rPr>
          <w:rFonts w:hint="eastAsia"/>
        </w:rPr>
        <w:t>が</w:t>
      </w:r>
      <w:r w:rsidRPr="00FE4358">
        <w:t>ある場合</w:t>
      </w:r>
      <w:r w:rsidRPr="0049256C">
        <w:t>は、テンプレートにライブラリを追加する。</w:t>
      </w:r>
    </w:p>
    <w:p w14:paraId="20358F2E" w14:textId="5861061E" w:rsidR="005B6671" w:rsidRPr="0049256C" w:rsidRDefault="00CC708C" w:rsidP="00EC7890">
      <w:r>
        <w:t>上記のような</w:t>
      </w:r>
      <w:del w:id="6059" w:author="IRK" w:date="2020-03-12T13:34:00Z">
        <w:r w:rsidDel="00B97D19">
          <w:delText>理由</w:delText>
        </w:r>
      </w:del>
      <w:ins w:id="6060" w:author="IRK" w:date="2020-03-12T13:34:00Z">
        <w:r w:rsidR="00B97D19">
          <w:rPr>
            <w:rFonts w:hint="eastAsia"/>
          </w:rPr>
          <w:t>事由</w:t>
        </w:r>
      </w:ins>
      <w:r>
        <w:t>によってライブラリの構成が変更</w:t>
      </w:r>
      <w:r w:rsidRPr="00FE4358">
        <w:t>される</w:t>
      </w:r>
      <w:r w:rsidRPr="009A2CC8">
        <w:rPr>
          <w:rFonts w:hint="eastAsia"/>
        </w:rPr>
        <w:t>場合で</w:t>
      </w:r>
      <w:r w:rsidR="005B6671" w:rsidRPr="00FE4358">
        <w:t>も、</w:t>
      </w:r>
      <w:r w:rsidR="005B6671" w:rsidRPr="00FE4358">
        <w:t>rule</w:t>
      </w:r>
      <w:r w:rsidR="005B6671" w:rsidRPr="0049256C">
        <w:t>-service.properties</w:t>
      </w:r>
      <w:r w:rsidR="005B6671" w:rsidRPr="0049256C">
        <w:t>を直接修正するより、新しいテンプレートファイルを作成して変更されたライブラリ構成を記述したほうがよい。初期化メソッドに</w:t>
      </w:r>
      <w:r>
        <w:t>ライブラリテンプレート名を指定し、</w:t>
      </w:r>
      <w:r w:rsidRPr="00FE4358">
        <w:t>ルールアプリケーションが</w:t>
      </w:r>
      <w:r w:rsidRPr="009A2CC8">
        <w:rPr>
          <w:rFonts w:hint="eastAsia"/>
        </w:rPr>
        <w:t>どのような</w:t>
      </w:r>
      <w:r w:rsidR="005B6671" w:rsidRPr="00FE4358">
        <w:t>ライブラリ構成</w:t>
      </w:r>
      <w:r w:rsidR="005B6671" w:rsidRPr="0049256C">
        <w:t>を使用するかを指定できる。指定していない場合は、</w:t>
      </w:r>
      <w:r w:rsidR="005B6671" w:rsidRPr="0049256C">
        <w:t>rule-service.properties</w:t>
      </w:r>
      <w:r w:rsidR="005B6671" w:rsidRPr="0049256C">
        <w:t>が使用される。</w:t>
      </w:r>
    </w:p>
    <w:p w14:paraId="41C292C1" w14:textId="77777777" w:rsidR="005B6671" w:rsidRPr="0049256C" w:rsidRDefault="005B6671" w:rsidP="00EC7890"/>
    <w:p w14:paraId="6084D50C" w14:textId="77777777" w:rsidR="005B6671" w:rsidRPr="0049256C" w:rsidRDefault="005B6671">
      <w:pPr>
        <w:pStyle w:val="42"/>
        <w:numPr>
          <w:ilvl w:val="3"/>
          <w:numId w:val="139"/>
        </w:numPr>
        <w:rPr>
          <w:lang w:eastAsia="ja-JP"/>
        </w:rPr>
        <w:pPrChange w:id="6061" w:author="IRK" w:date="2020-05-11T09:44:00Z">
          <w:pPr>
            <w:pStyle w:val="42"/>
            <w:numPr>
              <w:numId w:val="27"/>
            </w:numPr>
            <w:spacing w:before="0" w:after="100" w:line="280" w:lineRule="exact"/>
          </w:pPr>
        </w:pPrChange>
      </w:pPr>
      <w:r w:rsidRPr="0049256C">
        <w:rPr>
          <w:lang w:eastAsia="ja-JP"/>
        </w:rPr>
        <w:t>クリーンアップメソッド</w:t>
      </w:r>
    </w:p>
    <w:p w14:paraId="62EE0C84" w14:textId="0C4EA09C" w:rsidR="005B6671" w:rsidRPr="00655A52" w:rsidRDefault="005B6671" w:rsidP="00EC7890">
      <w:r w:rsidRPr="0049256C">
        <w:t>ルールアプリケーションは、クリーンアップ</w:t>
      </w:r>
      <w:r w:rsidR="00CC708C">
        <w:t>メソッドを</w:t>
      </w:r>
      <w:r w:rsidR="00CC708C" w:rsidRPr="00655A52">
        <w:t>呼び出してルールランタイムが占有しているリソースを</w:t>
      </w:r>
      <w:r w:rsidR="00CC708C" w:rsidRPr="009A2CC8">
        <w:rPr>
          <w:rFonts w:hint="eastAsia"/>
        </w:rPr>
        <w:t>解放</w:t>
      </w:r>
      <w:r w:rsidRPr="00655A52">
        <w:t>できる。クリーンアップ後は、それ以上ルールサービスを呼び出せない。クリーンアップ後も、再び初期化メソッドを呼び出してルールランタイムを構成することもできる。ただし、アプリケーションが始まる時に初期化し、</w:t>
      </w:r>
      <w:r w:rsidR="00CC708C" w:rsidRPr="001971F7">
        <w:t>アプリケーションが終了する前にクリーンアップすることを</w:t>
      </w:r>
      <w:r w:rsidR="00CC708C" w:rsidRPr="009A2CC8">
        <w:rPr>
          <w:rFonts w:hint="eastAsia"/>
        </w:rPr>
        <w:t>推奨する</w:t>
      </w:r>
      <w:r w:rsidRPr="00655A52">
        <w:t>。</w:t>
      </w:r>
      <w:del w:id="6062" w:author="IRK" w:date="2020-03-10T15:21:00Z">
        <w:r w:rsidRPr="00655A52" w:rsidDel="00330D2C">
          <w:delText xml:space="preserve"> </w:delText>
        </w:r>
      </w:del>
    </w:p>
    <w:p w14:paraId="61631804" w14:textId="77777777" w:rsidR="005B6671" w:rsidRPr="001971F7" w:rsidRDefault="005B6671" w:rsidP="00EC7890"/>
    <w:p w14:paraId="319D3928" w14:textId="77777777" w:rsidR="005B6671" w:rsidRPr="00927688" w:rsidRDefault="005B6671">
      <w:pPr>
        <w:pStyle w:val="42"/>
        <w:numPr>
          <w:ilvl w:val="3"/>
          <w:numId w:val="139"/>
        </w:numPr>
        <w:rPr>
          <w:lang w:eastAsia="ja-JP"/>
        </w:rPr>
        <w:pPrChange w:id="6063" w:author="IRK" w:date="2020-05-11T09:44:00Z">
          <w:pPr>
            <w:pStyle w:val="42"/>
            <w:numPr>
              <w:numId w:val="27"/>
            </w:numPr>
            <w:spacing w:before="0" w:after="100" w:line="280" w:lineRule="exact"/>
          </w:pPr>
        </w:pPrChange>
      </w:pPr>
      <w:r w:rsidRPr="00927688">
        <w:rPr>
          <w:lang w:eastAsia="ja-JP"/>
        </w:rPr>
        <w:t>使用可能なアプリケーションの形態</w:t>
      </w:r>
    </w:p>
    <w:p w14:paraId="77A675FD" w14:textId="775A8FE5" w:rsidR="005B6671" w:rsidRPr="00655A52" w:rsidRDefault="005B6671" w:rsidP="00EC7890">
      <w:r w:rsidRPr="00823025">
        <w:t>初期化ルーチンは、すべての形態の</w:t>
      </w:r>
      <w:r w:rsidRPr="00823025">
        <w:t>Java</w:t>
      </w:r>
      <w:r w:rsidRPr="00655375">
        <w:t>アプリケーションで使用できる。初期化を呼び出してクリーンアップ</w:t>
      </w:r>
      <w:r w:rsidR="00CC708C" w:rsidRPr="00726C58">
        <w:t>を呼び出す時点と呼び出すコードは、アプリケーションに依存</w:t>
      </w:r>
      <w:r w:rsidR="00CC708C" w:rsidRPr="009A2CC8">
        <w:rPr>
          <w:rFonts w:hint="eastAsia"/>
        </w:rPr>
        <w:t>する</w:t>
      </w:r>
      <w:r w:rsidRPr="00655A52">
        <w:t>。</w:t>
      </w:r>
    </w:p>
    <w:p w14:paraId="48096F88" w14:textId="77777777" w:rsidR="005B6671" w:rsidRPr="0049256C" w:rsidRDefault="005B6671" w:rsidP="00EC7890"/>
    <w:p w14:paraId="2D08A1BA" w14:textId="56B7D14F" w:rsidR="005B6671" w:rsidRPr="0049256C" w:rsidRDefault="005B6671" w:rsidP="00EC7890">
      <w:r w:rsidRPr="0049256C">
        <w:t>public static void main( String[</w:t>
      </w:r>
      <w:r w:rsidR="00AE46AC" w:rsidRPr="0049256C">
        <w:rPr>
          <w:rFonts w:eastAsia="Malgun Gothic" w:hint="eastAsia"/>
        </w:rPr>
        <w:t xml:space="preserve"> </w:t>
      </w:r>
      <w:r w:rsidRPr="0049256C">
        <w:t>] args )</w:t>
      </w:r>
      <w:r w:rsidRPr="0049256C">
        <w:t>から作成するアプリケーションの場合、</w:t>
      </w:r>
      <w:r w:rsidRPr="0049256C">
        <w:t>main</w:t>
      </w:r>
      <w:r w:rsidR="004E415E" w:rsidRPr="00655A52">
        <w:t>メソッド</w:t>
      </w:r>
      <w:r w:rsidR="004E415E" w:rsidRPr="00655A52">
        <w:rPr>
          <w:rFonts w:hint="eastAsia"/>
        </w:rPr>
        <w:t>の</w:t>
      </w:r>
      <w:r w:rsidR="004E415E" w:rsidRPr="009A2CC8">
        <w:rPr>
          <w:rFonts w:hint="eastAsia"/>
        </w:rPr>
        <w:t>開始時に</w:t>
      </w:r>
      <w:r w:rsidRPr="0049256C">
        <w:t>初期化し、終了する直前にクリーンアップ</w:t>
      </w:r>
      <w:r w:rsidRPr="0049256C">
        <w:rPr>
          <w:rFonts w:hint="eastAsia"/>
        </w:rPr>
        <w:t>を推奨する</w:t>
      </w:r>
      <w:r w:rsidRPr="0049256C">
        <w:t>。</w:t>
      </w:r>
    </w:p>
    <w:p w14:paraId="3F3136EF" w14:textId="77777777" w:rsidR="005B6671" w:rsidRPr="0049256C" w:rsidRDefault="005B6671" w:rsidP="00EC7890"/>
    <w:p w14:paraId="5E154AE9" w14:textId="65C5C956" w:rsidR="005B6671" w:rsidRPr="0049256C" w:rsidRDefault="00382563" w:rsidP="00EC7890">
      <w:r>
        <w:rPr>
          <w:spacing w:val="-4"/>
        </w:rPr>
        <w:t>Web</w:t>
      </w:r>
      <w:r w:rsidR="005B6671" w:rsidRPr="0049256C">
        <w:rPr>
          <w:spacing w:val="-4"/>
        </w:rPr>
        <w:t>アプリケーションの場合、サーブレットコンテキストリスナー</w:t>
      </w:r>
      <w:r w:rsidR="005B6671" w:rsidRPr="0049256C">
        <w:rPr>
          <w:spacing w:val="-4"/>
        </w:rPr>
        <w:t>(servlet context listener)</w:t>
      </w:r>
      <w:r w:rsidR="005B6671" w:rsidRPr="0049256C">
        <w:rPr>
          <w:spacing w:val="-4"/>
        </w:rPr>
        <w:t>が使用できる。</w:t>
      </w:r>
      <w:r w:rsidR="005B6671" w:rsidRPr="0049256C">
        <w:t>従来の</w:t>
      </w:r>
      <w:r>
        <w:t>Web</w:t>
      </w:r>
      <w:r w:rsidR="005B6671" w:rsidRPr="0049256C">
        <w:t>アプリケーションに登録されているリスナーを利用する場合は、</w:t>
      </w:r>
      <w:r w:rsidR="005B6671" w:rsidRPr="0049256C">
        <w:t>contextInitialized</w:t>
      </w:r>
      <w:r w:rsidR="00E0437A">
        <w:t>メソッドに初期化</w:t>
      </w:r>
      <w:r w:rsidR="00E0437A" w:rsidRPr="00655A52">
        <w:t>ルーチン</w:t>
      </w:r>
      <w:r w:rsidR="00E0437A" w:rsidRPr="009A2CC8">
        <w:rPr>
          <w:rFonts w:hint="eastAsia"/>
        </w:rPr>
        <w:t>を</w:t>
      </w:r>
      <w:r w:rsidR="00E0437A" w:rsidRPr="00655A52">
        <w:t>呼び出</w:t>
      </w:r>
      <w:r w:rsidR="00E0437A" w:rsidRPr="009A2CC8">
        <w:rPr>
          <w:rFonts w:hint="eastAsia"/>
        </w:rPr>
        <w:t>す</w:t>
      </w:r>
      <w:r w:rsidR="005B6671" w:rsidRPr="00655A52">
        <w:t>コードを、</w:t>
      </w:r>
      <w:r w:rsidR="005B6671" w:rsidRPr="00655A52">
        <w:t>contextDest</w:t>
      </w:r>
      <w:r w:rsidR="005B6671" w:rsidRPr="00081BED">
        <w:rPr>
          <w:rFonts w:hint="eastAsia"/>
        </w:rPr>
        <w:t>ro</w:t>
      </w:r>
      <w:r w:rsidR="005B6671" w:rsidRPr="00081BED">
        <w:t>yed</w:t>
      </w:r>
      <w:r w:rsidR="005B6671" w:rsidRPr="00081BED">
        <w:t>メソッドにクリーンアップルーチン</w:t>
      </w:r>
      <w:r w:rsidR="00E0437A" w:rsidRPr="009A2CC8">
        <w:rPr>
          <w:rFonts w:hint="eastAsia"/>
        </w:rPr>
        <w:t>を</w:t>
      </w:r>
      <w:r w:rsidR="00E0437A" w:rsidRPr="00655A52">
        <w:t>呼び出</w:t>
      </w:r>
      <w:r w:rsidR="00E0437A" w:rsidRPr="009A2CC8">
        <w:rPr>
          <w:rFonts w:hint="eastAsia"/>
        </w:rPr>
        <w:t>す</w:t>
      </w:r>
      <w:r w:rsidR="00E0437A" w:rsidRPr="00655A52">
        <w:t>コードを</w:t>
      </w:r>
      <w:r w:rsidR="00E0437A" w:rsidRPr="009A2CC8">
        <w:rPr>
          <w:rFonts w:hint="eastAsia"/>
        </w:rPr>
        <w:t>挿入す</w:t>
      </w:r>
      <w:r w:rsidR="005B6671" w:rsidRPr="00655A52">
        <w:t>る。ルールアプリケーション</w:t>
      </w:r>
      <w:r w:rsidR="005B6671" w:rsidRPr="0049256C">
        <w:t>の初期化の用途で新たにリスナーを作成する場合は、次のプロセス</w:t>
      </w:r>
      <w:ins w:id="6064" w:author="IRK" w:date="2020-04-16T14:34:00Z">
        <w:r w:rsidR="00D4323D">
          <w:rPr>
            <w:rFonts w:hint="eastAsia"/>
          </w:rPr>
          <w:t>の</w:t>
        </w:r>
      </w:ins>
      <w:del w:id="6065" w:author="IRK" w:date="2020-03-11T16:21:00Z">
        <w:r w:rsidR="005B6671" w:rsidRPr="0049256C" w:rsidDel="003A26C2">
          <w:delText>通り</w:delText>
        </w:r>
      </w:del>
      <w:ins w:id="6066" w:author="IRK" w:date="2020-03-11T16:21:00Z">
        <w:r w:rsidR="003A26C2">
          <w:rPr>
            <w:rFonts w:hint="eastAsia"/>
          </w:rPr>
          <w:t>とおり</w:t>
        </w:r>
      </w:ins>
      <w:r w:rsidR="005B6671" w:rsidRPr="0049256C">
        <w:t>にする。</w:t>
      </w:r>
    </w:p>
    <w:p w14:paraId="71E7AF8C" w14:textId="77777777" w:rsidR="005B6671" w:rsidRPr="0049256C" w:rsidRDefault="005B6671" w:rsidP="00DE66C1">
      <w:pPr>
        <w:pStyle w:val="10"/>
      </w:pPr>
      <w:r w:rsidRPr="0049256C">
        <w:t>サーブレットコンテキストリスナークラスを作成し、</w:t>
      </w:r>
      <w:r w:rsidRPr="0049256C">
        <w:t>contextInitialized</w:t>
      </w:r>
      <w:r w:rsidRPr="0049256C">
        <w:t>メソッドで初期化ルーチンを、</w:t>
      </w:r>
      <w:r w:rsidRPr="0049256C">
        <w:t>contextDest</w:t>
      </w:r>
      <w:r w:rsidRPr="0049256C">
        <w:rPr>
          <w:rFonts w:hint="eastAsia"/>
        </w:rPr>
        <w:t>ro</w:t>
      </w:r>
      <w:r w:rsidRPr="0049256C">
        <w:t>yed</w:t>
      </w:r>
      <w:r w:rsidRPr="0049256C">
        <w:t>メソッドでクリーンアップルーチンを呼び出すように作成する。</w:t>
      </w:r>
    </w:p>
    <w:p w14:paraId="60468512" w14:textId="3E459CFE" w:rsidR="005B6671" w:rsidRPr="0049256C" w:rsidRDefault="005B6671" w:rsidP="00DE66C1">
      <w:pPr>
        <w:pStyle w:val="10"/>
      </w:pPr>
      <w:r w:rsidRPr="0049256C">
        <w:t>作成されたクラスを</w:t>
      </w:r>
      <w:r w:rsidR="00382563">
        <w:t>Web</w:t>
      </w:r>
      <w:r w:rsidRPr="0049256C">
        <w:t>アプリケーションのクラス</w:t>
      </w:r>
      <w:r w:rsidRPr="0049256C">
        <w:rPr>
          <w:rFonts w:hint="eastAsia"/>
        </w:rPr>
        <w:t>パス</w:t>
      </w:r>
      <w:r w:rsidRPr="0049256C">
        <w:t>に位置づける。</w:t>
      </w:r>
    </w:p>
    <w:p w14:paraId="0C6BDD15" w14:textId="0FA4973D" w:rsidR="005B6671" w:rsidRPr="0049256C" w:rsidRDefault="00382563" w:rsidP="00DE66C1">
      <w:pPr>
        <w:pStyle w:val="10"/>
      </w:pPr>
      <w:r>
        <w:t>Web</w:t>
      </w:r>
      <w:r w:rsidR="005B6671" w:rsidRPr="0049256C">
        <w:t>アプリケーション配置記述子</w:t>
      </w:r>
      <w:r w:rsidR="005B6671" w:rsidRPr="0049256C">
        <w:t>(Web Application Deployment Descriptor)</w:t>
      </w:r>
      <w:r w:rsidR="005B6671" w:rsidRPr="0049256C">
        <w:t>にリスナーを登録する。</w:t>
      </w:r>
    </w:p>
    <w:p w14:paraId="210D246E" w14:textId="77777777" w:rsidR="005B6671" w:rsidRPr="0049256C" w:rsidRDefault="005B6671" w:rsidP="00EC7890">
      <w:pPr>
        <w:ind w:left="910"/>
      </w:pPr>
      <w:r w:rsidRPr="0049256C">
        <w:t>再配布などの方法で変更内容を適用する。</w:t>
      </w:r>
    </w:p>
    <w:p w14:paraId="103B5379" w14:textId="77777777" w:rsidR="005B6671" w:rsidRPr="0049256C" w:rsidRDefault="005B6671" w:rsidP="00EC7890"/>
    <w:p w14:paraId="4EFE15AF" w14:textId="73B7410E" w:rsidR="005B6671" w:rsidRPr="0049256C" w:rsidRDefault="005B6671" w:rsidP="00EC7890">
      <w:r w:rsidRPr="0049256C">
        <w:t>アプリケーションの形態は非常に多様であるため、ここですべてのケースを言及することはできない。また、</w:t>
      </w:r>
      <w:r w:rsidRPr="0049256C">
        <w:rPr>
          <w:rFonts w:hint="eastAsia"/>
        </w:rPr>
        <w:t>同</w:t>
      </w:r>
      <w:r w:rsidRPr="0049256C">
        <w:t>形態のアプリケーションだとしても、初期化ルーチンを呼び出す方法が</w:t>
      </w:r>
      <w:r w:rsidRPr="0049256C">
        <w:t>1</w:t>
      </w:r>
      <w:r w:rsidRPr="0049256C">
        <w:t>つ</w:t>
      </w:r>
      <w:r w:rsidRPr="0049256C">
        <w:rPr>
          <w:rFonts w:hint="eastAsia"/>
        </w:rPr>
        <w:t>のみ</w:t>
      </w:r>
      <w:r w:rsidRPr="0049256C">
        <w:t>ではない。そのため、初期化ルーチンの</w:t>
      </w:r>
      <w:r w:rsidRPr="00081BED">
        <w:t>呼</w:t>
      </w:r>
      <w:r w:rsidR="00E0437A" w:rsidRPr="00081BED">
        <w:t>び出し</w:t>
      </w:r>
      <w:r w:rsidR="00E0437A" w:rsidRPr="009A2CC8">
        <w:rPr>
          <w:rFonts w:hint="eastAsia"/>
        </w:rPr>
        <w:t>位置</w:t>
      </w:r>
      <w:r w:rsidRPr="00081BED">
        <w:t>と呼</w:t>
      </w:r>
      <w:r w:rsidRPr="00081BED">
        <w:rPr>
          <w:rFonts w:hint="eastAsia"/>
        </w:rPr>
        <w:t>び</w:t>
      </w:r>
      <w:r w:rsidRPr="00081BED">
        <w:t>出</w:t>
      </w:r>
      <w:r w:rsidRPr="00081BED">
        <w:rPr>
          <w:rFonts w:hint="eastAsia"/>
        </w:rPr>
        <w:t>し</w:t>
      </w:r>
      <w:r w:rsidRPr="0088493A">
        <w:t>コード</w:t>
      </w:r>
      <w:r w:rsidRPr="0049256C">
        <w:t>の位置はアプリケーションの形態と目的に合わせて開発者が適切に選択する。</w:t>
      </w:r>
    </w:p>
    <w:p w14:paraId="0492B46B" w14:textId="77777777" w:rsidR="005B6671" w:rsidRPr="0049256C" w:rsidRDefault="005B6671" w:rsidP="00EC7890"/>
    <w:p w14:paraId="0B20182F" w14:textId="77777777" w:rsidR="005B6671" w:rsidRPr="0049256C" w:rsidRDefault="005B6671">
      <w:pPr>
        <w:pStyle w:val="32"/>
        <w:numPr>
          <w:ilvl w:val="2"/>
          <w:numId w:val="139"/>
        </w:numPr>
        <w:rPr>
          <w:lang w:eastAsia="ja-JP"/>
        </w:rPr>
        <w:pPrChange w:id="6067" w:author="IRK" w:date="2020-05-11T09:44:00Z">
          <w:pPr>
            <w:pStyle w:val="32"/>
            <w:numPr>
              <w:numId w:val="27"/>
            </w:numPr>
            <w:spacing w:before="12" w:after="100"/>
            <w:jc w:val="left"/>
          </w:pPr>
        </w:pPrChange>
      </w:pPr>
      <w:bookmarkStart w:id="6068" w:name="_Toc441755358"/>
      <w:bookmarkStart w:id="6069" w:name="_Ref34686655"/>
      <w:bookmarkStart w:id="6070" w:name="_Ref34686658"/>
      <w:bookmarkStart w:id="6071" w:name="_Toc40449590"/>
      <w:r w:rsidRPr="0049256C">
        <w:rPr>
          <w:lang w:eastAsia="ja-JP"/>
        </w:rPr>
        <w:t>ルールアプリケーションの初期化リスナー</w:t>
      </w:r>
      <w:bookmarkEnd w:id="6068"/>
      <w:bookmarkEnd w:id="6069"/>
      <w:bookmarkEnd w:id="6070"/>
      <w:bookmarkEnd w:id="6071"/>
    </w:p>
    <w:p w14:paraId="694C7619" w14:textId="202ECBB4" w:rsidR="005B6671" w:rsidRPr="0049256C" w:rsidRDefault="005B6671" w:rsidP="00EC7890">
      <w:r w:rsidRPr="0049256C">
        <w:t>ルールアプリケーションが</w:t>
      </w:r>
      <w:r w:rsidR="00382563">
        <w:t>Web</w:t>
      </w:r>
      <w:r w:rsidRPr="0049256C">
        <w:t>アプリケーションである場合、ビルトイン初期化リスナーを利用して初期化ルーチンを呼び出すことができる。初期化リスナークラスの名前は、次の</w:t>
      </w:r>
      <w:del w:id="6072" w:author="IRK" w:date="2020-03-11T16:21:00Z">
        <w:r w:rsidRPr="0049256C" w:rsidDel="003A26C2">
          <w:delText>通り</w:delText>
        </w:r>
      </w:del>
      <w:ins w:id="6073" w:author="IRK" w:date="2020-03-11T16:21:00Z">
        <w:r w:rsidR="003A26C2">
          <w:rPr>
            <w:rFonts w:hint="eastAsia"/>
          </w:rPr>
          <w:t>とおり</w:t>
        </w:r>
      </w:ins>
      <w:r w:rsidRPr="0049256C">
        <w:t>である。</w:t>
      </w:r>
    </w:p>
    <w:p w14:paraId="355B91AC" w14:textId="77777777" w:rsidR="005B6671" w:rsidRPr="0049256C" w:rsidRDefault="005B6671" w:rsidP="00EC7890">
      <w:pPr>
        <w:ind w:leftChars="200" w:left="392"/>
      </w:pPr>
      <w:r w:rsidRPr="0049256C">
        <w:t>com.innorules.rrt.RuleAppInitializerListener</w:t>
      </w:r>
    </w:p>
    <w:p w14:paraId="14F03F3D" w14:textId="27A50701" w:rsidR="005B6671" w:rsidRPr="0049256C" w:rsidRDefault="005B6671" w:rsidP="00EC7890">
      <w:r w:rsidRPr="0049256C">
        <w:t>このリスナーは</w:t>
      </w:r>
      <w:r w:rsidRPr="0049256C">
        <w:t>javax.servlet.ServletContextListener</w:t>
      </w:r>
      <w:r w:rsidR="00E0437A">
        <w:t>を</w:t>
      </w:r>
      <w:r w:rsidR="00E0437A" w:rsidRPr="009A2CC8">
        <w:rPr>
          <w:rFonts w:hint="eastAsia"/>
        </w:rPr>
        <w:t>実装</w:t>
      </w:r>
      <w:r w:rsidRPr="0049256C">
        <w:t>しており、</w:t>
      </w:r>
      <w:r w:rsidRPr="0049256C">
        <w:t>contextInitialized</w:t>
      </w:r>
      <w:r w:rsidRPr="0049256C">
        <w:t>メソッドでは初期化ルーチンを、</w:t>
      </w:r>
      <w:r w:rsidRPr="0049256C">
        <w:t>contextDestroyed</w:t>
      </w:r>
      <w:r w:rsidRPr="0049256C">
        <w:t>メソッドではクリーンアップルーチンを呼び出すようになっている。</w:t>
      </w:r>
      <w:r w:rsidR="00382563">
        <w:t>Web</w:t>
      </w:r>
      <w:r w:rsidRPr="0049256C">
        <w:t>アプリケーションが開始</w:t>
      </w:r>
      <w:r w:rsidRPr="0049256C">
        <w:rPr>
          <w:rFonts w:hint="eastAsia"/>
        </w:rPr>
        <w:t>および</w:t>
      </w:r>
      <w:r w:rsidRPr="0049256C">
        <w:t>終了する時にリスナーが呼び出されるように</w:t>
      </w:r>
      <w:r w:rsidRPr="0049256C">
        <w:t>web.xml</w:t>
      </w:r>
      <w:r w:rsidRPr="0049256C">
        <w:t>に設定することで、ルールアプリケーションが初期化できる。このリスナーは</w:t>
      </w:r>
      <w:r w:rsidRPr="0049256C">
        <w:t>innorules-core.jar</w:t>
      </w:r>
      <w:r w:rsidRPr="0049256C">
        <w:t>に含まれている。</w:t>
      </w:r>
    </w:p>
    <w:p w14:paraId="5FB6D323" w14:textId="77777777" w:rsidR="005B6671" w:rsidRPr="0049256C" w:rsidRDefault="005B6671" w:rsidP="00EC7890"/>
    <w:p w14:paraId="03CEC69A" w14:textId="22FB06F8" w:rsidR="005B6671" w:rsidRPr="0049256C" w:rsidRDefault="005B6671" w:rsidP="00EC7890">
      <w:r w:rsidRPr="0049256C">
        <w:t>初期化に必要な情報は、コンテキストパラメータに指定する。パラメータは、次の</w:t>
      </w:r>
      <w:del w:id="6074" w:author="IRK" w:date="2020-03-11T16:21:00Z">
        <w:r w:rsidRPr="0049256C" w:rsidDel="003A26C2">
          <w:delText>通り</w:delText>
        </w:r>
      </w:del>
      <w:ins w:id="6075" w:author="IRK" w:date="2020-03-11T16:21:00Z">
        <w:r w:rsidR="003A26C2">
          <w:rPr>
            <w:rFonts w:hint="eastAsia"/>
          </w:rPr>
          <w:t>とおり</w:t>
        </w:r>
      </w:ins>
      <w:r w:rsidRPr="0049256C">
        <w:t>である。</w:t>
      </w:r>
    </w:p>
    <w:p w14:paraId="2EA5B01A" w14:textId="77777777" w:rsidR="005B6671" w:rsidRPr="0049256C" w:rsidRDefault="005B6671" w:rsidP="00DE66C1">
      <w:pPr>
        <w:pStyle w:val="10"/>
      </w:pPr>
      <w:r w:rsidRPr="0049256C">
        <w:t>innorules.home</w:t>
      </w:r>
    </w:p>
    <w:p w14:paraId="2561AB17" w14:textId="77777777" w:rsidR="005B6671" w:rsidRPr="0049256C" w:rsidRDefault="005B6671" w:rsidP="00DE66C1">
      <w:pPr>
        <w:pStyle w:val="13"/>
      </w:pPr>
      <w:r w:rsidRPr="0049256C">
        <w:t>(</w:t>
      </w:r>
      <w:r w:rsidRPr="0049256C">
        <w:t>必須</w:t>
      </w:r>
      <w:r w:rsidRPr="0049256C">
        <w:t>)InnoRules</w:t>
      </w:r>
      <w:r w:rsidRPr="0049256C">
        <w:t>インストールディレクトリ</w:t>
      </w:r>
    </w:p>
    <w:p w14:paraId="2EED5C6F" w14:textId="77777777" w:rsidR="005B6671" w:rsidRPr="0049256C" w:rsidRDefault="005B6671" w:rsidP="00DE66C1">
      <w:pPr>
        <w:pStyle w:val="10"/>
      </w:pPr>
      <w:r w:rsidRPr="0049256C">
        <w:t>innorules.system</w:t>
      </w:r>
    </w:p>
    <w:p w14:paraId="62FFE850" w14:textId="77777777" w:rsidR="005B6671" w:rsidRPr="0049256C" w:rsidRDefault="005B6671" w:rsidP="00DE66C1">
      <w:pPr>
        <w:pStyle w:val="13"/>
      </w:pPr>
      <w:r w:rsidRPr="0049256C">
        <w:t>(</w:t>
      </w:r>
      <w:r w:rsidRPr="0049256C">
        <w:t>必須</w:t>
      </w:r>
      <w:r w:rsidRPr="0049256C">
        <w:t>)</w:t>
      </w:r>
      <w:r w:rsidRPr="0049256C">
        <w:t>単位ルールシステム</w:t>
      </w:r>
    </w:p>
    <w:p w14:paraId="0E8024AD" w14:textId="77777777" w:rsidR="005B6671" w:rsidRPr="0049256C" w:rsidRDefault="005B6671" w:rsidP="00DE66C1">
      <w:pPr>
        <w:pStyle w:val="10"/>
      </w:pPr>
      <w:r w:rsidRPr="0049256C">
        <w:t>innorules.rule-application-config</w:t>
      </w:r>
    </w:p>
    <w:p w14:paraId="650BABA1" w14:textId="77777777" w:rsidR="005B6671" w:rsidRPr="0049256C" w:rsidRDefault="005B6671" w:rsidP="00DE66C1">
      <w:pPr>
        <w:pStyle w:val="13"/>
      </w:pPr>
      <w:r w:rsidRPr="0049256C">
        <w:t>(</w:t>
      </w:r>
      <w:r w:rsidRPr="0049256C">
        <w:t>必須</w:t>
      </w:r>
      <w:r w:rsidRPr="0049256C">
        <w:t>)</w:t>
      </w:r>
      <w:r w:rsidRPr="0049256C">
        <w:t>ルールアプリケーション設定名</w:t>
      </w:r>
    </w:p>
    <w:p w14:paraId="0BC434D4" w14:textId="77777777" w:rsidR="005B6671" w:rsidRPr="0049256C" w:rsidRDefault="005B6671" w:rsidP="00DE66C1">
      <w:pPr>
        <w:pStyle w:val="10"/>
      </w:pPr>
      <w:r w:rsidRPr="0049256C">
        <w:t>innorules.library-template</w:t>
      </w:r>
    </w:p>
    <w:p w14:paraId="012B6DBB" w14:textId="77777777" w:rsidR="005B6671" w:rsidRPr="0049256C" w:rsidRDefault="005B6671" w:rsidP="00DE66C1">
      <w:pPr>
        <w:pStyle w:val="13"/>
      </w:pPr>
      <w:r w:rsidRPr="0049256C">
        <w:t>(</w:t>
      </w:r>
      <w:r w:rsidRPr="0049256C">
        <w:t>選択</w:t>
      </w:r>
      <w:r w:rsidRPr="0049256C">
        <w:t>)</w:t>
      </w:r>
      <w:r w:rsidRPr="0049256C">
        <w:t>ライブラリテンプレート名</w:t>
      </w:r>
      <w:r w:rsidRPr="0049256C">
        <w:t xml:space="preserve"> </w:t>
      </w:r>
      <w:r w:rsidRPr="0049256C">
        <w:t>指定していない場合、「</w:t>
      </w:r>
      <w:r w:rsidRPr="0049256C">
        <w:t>rule-service</w:t>
      </w:r>
      <w:r w:rsidRPr="0049256C">
        <w:t>」が設定される。</w:t>
      </w:r>
    </w:p>
    <w:p w14:paraId="7A1D41B2" w14:textId="77777777" w:rsidR="005B6671" w:rsidRPr="0049256C" w:rsidRDefault="005B6671" w:rsidP="00EC7890"/>
    <w:p w14:paraId="4F6E54A8" w14:textId="0F8149F2" w:rsidR="005B6671" w:rsidRPr="0049256C" w:rsidRDefault="00382563" w:rsidP="00EC7890">
      <w:r>
        <w:t>Web</w:t>
      </w:r>
      <w:r w:rsidR="005B6671" w:rsidRPr="0049256C">
        <w:t>アプリケーションのクラス</w:t>
      </w:r>
      <w:r w:rsidR="005B6671" w:rsidRPr="0049256C">
        <w:rPr>
          <w:rFonts w:hint="eastAsia"/>
        </w:rPr>
        <w:t>パス</w:t>
      </w:r>
      <w:r w:rsidR="005B6671" w:rsidRPr="0049256C">
        <w:t>には、</w:t>
      </w:r>
      <w:r w:rsidR="005B6671" w:rsidRPr="0049256C">
        <w:t>innorules-api.jar</w:t>
      </w:r>
      <w:r w:rsidR="005B6671" w:rsidRPr="0049256C">
        <w:t>と</w:t>
      </w:r>
      <w:r w:rsidR="005B6671" w:rsidRPr="0049256C">
        <w:t>innorules-core.jar</w:t>
      </w:r>
      <w:r w:rsidR="005B6671" w:rsidRPr="0049256C">
        <w:t>を追加する。このライブラリは、</w:t>
      </w:r>
      <w:r w:rsidR="005B6671" w:rsidRPr="0049256C">
        <w:t>INNORULES_INSTALLATION/lib</w:t>
      </w:r>
      <w:r w:rsidR="005B6671" w:rsidRPr="0049256C">
        <w:t>に</w:t>
      </w:r>
      <w:r w:rsidR="00E2114E">
        <w:rPr>
          <w:rFonts w:hint="eastAsia"/>
        </w:rPr>
        <w:t>ある</w:t>
      </w:r>
      <w:r w:rsidR="005B6671" w:rsidRPr="0049256C">
        <w:t>。このファイルをコピーして</w:t>
      </w:r>
      <w:r>
        <w:t>Web</w:t>
      </w:r>
      <w:r w:rsidR="005B6671" w:rsidRPr="0049256C">
        <w:t>アプリケーションのクラス</w:t>
      </w:r>
      <w:r w:rsidR="005B6671" w:rsidRPr="0049256C">
        <w:rPr>
          <w:rFonts w:hint="eastAsia"/>
        </w:rPr>
        <w:t>パス</w:t>
      </w:r>
      <w:r w:rsidR="00E0437A">
        <w:t>にコピーしてもよいが、</w:t>
      </w:r>
      <w:r w:rsidR="00E0437A" w:rsidRPr="009A2CC8">
        <w:rPr>
          <w:rFonts w:hint="eastAsia"/>
        </w:rPr>
        <w:t>極力</w:t>
      </w:r>
      <w:r w:rsidR="005B6671" w:rsidRPr="0088493A">
        <w:t>このディレクトリ</w:t>
      </w:r>
      <w:r w:rsidR="005B6671" w:rsidRPr="0049256C">
        <w:t>のライブラリを直接参照したほうがアップグレードやパッチのような</w:t>
      </w:r>
      <w:r w:rsidR="005B6671" w:rsidRPr="0049256C">
        <w:rPr>
          <w:rFonts w:hint="eastAsia"/>
        </w:rPr>
        <w:t>保守作業</w:t>
      </w:r>
      <w:r w:rsidR="005B6671" w:rsidRPr="0049256C">
        <w:t>が容易となる。このライブラリをコピーして使用するしかない場合は、</w:t>
      </w:r>
      <w:r w:rsidR="005B6671" w:rsidRPr="0049256C">
        <w:rPr>
          <w:rFonts w:hint="eastAsia"/>
        </w:rPr>
        <w:t>保守作業</w:t>
      </w:r>
      <w:r w:rsidR="005B6671" w:rsidRPr="0049256C">
        <w:t>の対象から</w:t>
      </w:r>
      <w:r w:rsidR="005B6671" w:rsidRPr="0049256C">
        <w:rPr>
          <w:rFonts w:hint="eastAsia"/>
        </w:rPr>
        <w:t>漏れないよう</w:t>
      </w:r>
      <w:r w:rsidR="005B6671" w:rsidRPr="0049256C">
        <w:t>適切な管理方法を講じる必要がある。</w:t>
      </w:r>
    </w:p>
    <w:p w14:paraId="56B2944F" w14:textId="77777777" w:rsidR="005B6671" w:rsidRPr="0049256C" w:rsidRDefault="005B6671" w:rsidP="00EC7890">
      <w:r w:rsidRPr="0049256C">
        <w:t>次は、</w:t>
      </w:r>
      <w:r w:rsidRPr="0049256C">
        <w:t>web.xml</w:t>
      </w:r>
      <w:r w:rsidRPr="0049256C">
        <w:t>にルールアプリケーションの初期化リスナーを設定した例である。</w:t>
      </w:r>
    </w:p>
    <w:p w14:paraId="1BF08E64" w14:textId="77777777" w:rsidR="005B6671" w:rsidRPr="0049256C" w:rsidRDefault="005B6671" w:rsidP="00EC7890"/>
    <w:p w14:paraId="5C9D1334" w14:textId="0E306864" w:rsidR="002D03AE" w:rsidRDefault="002D03AE" w:rsidP="007D3017">
      <w:pPr>
        <w:pStyle w:val="afff6"/>
      </w:pPr>
      <w:bookmarkStart w:id="6076" w:name="_Toc34839603"/>
      <w:del w:id="6077" w:author="IRK" w:date="2020-03-09T22:48:00Z">
        <w:r w:rsidDel="00935795">
          <w:rPr>
            <w:rFonts w:hint="eastAsia"/>
          </w:rPr>
          <w:delText>[</w:delText>
        </w:r>
        <w:r w:rsidDel="00935795">
          <w:rPr>
            <w:rFonts w:hint="eastAsia"/>
          </w:rPr>
          <w:delText>表</w:delText>
        </w:r>
        <w:r w:rsidDel="00935795">
          <w:rPr>
            <w:rFonts w:hint="eastAsia"/>
          </w:rPr>
          <w:delText xml:space="preserve"> </w:delText>
        </w:r>
        <w:r w:rsidDel="00935795">
          <w:fldChar w:fldCharType="begin"/>
        </w:r>
        <w:r w:rsidDel="00935795">
          <w:delInstrText xml:space="preserve"> </w:delInstrText>
        </w:r>
        <w:r w:rsidDel="00935795">
          <w:rPr>
            <w:rFonts w:hint="eastAsia"/>
          </w:rPr>
          <w:delInstrText>SEQ [</w:delInstrText>
        </w:r>
        <w:r w:rsidDel="00935795">
          <w:rPr>
            <w:rFonts w:hint="eastAsia"/>
          </w:rPr>
          <w:delInstrText>表</w:delInstrText>
        </w:r>
        <w:r w:rsidDel="00935795">
          <w:rPr>
            <w:rFonts w:hint="eastAsia"/>
          </w:rPr>
          <w:delInstrText xml:space="preserve"> \* ARABIC</w:delInstrText>
        </w:r>
        <w:r w:rsidDel="00935795">
          <w:delInstrText xml:space="preserve"> </w:delInstrText>
        </w:r>
        <w:r w:rsidDel="00935795">
          <w:fldChar w:fldCharType="separate"/>
        </w:r>
        <w:r w:rsidR="000132DF" w:rsidDel="00935795">
          <w:rPr>
            <w:noProof/>
          </w:rPr>
          <w:delText>131</w:delText>
        </w:r>
        <w:r w:rsidDel="00935795">
          <w:fldChar w:fldCharType="end"/>
        </w:r>
        <w:r w:rsidDel="00935795">
          <w:delText>]</w:delText>
        </w:r>
      </w:del>
      <w:ins w:id="6078" w:author="IRK" w:date="2020-03-09T22:48:00Z">
        <w:r w:rsidR="00935795">
          <w:rPr>
            <w:rFonts w:hint="eastAsia"/>
          </w:rPr>
          <w:t>[</w:t>
        </w:r>
        <w:r w:rsidR="00935795">
          <w:rPr>
            <w:rFonts w:hint="eastAsia"/>
          </w:rPr>
          <w:t>表</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表</w:instrText>
        </w:r>
        <w:r w:rsidR="00935795">
          <w:rPr>
            <w:rFonts w:hint="eastAsia"/>
          </w:rPr>
          <w:instrText xml:space="preserve"> \* ARABIC</w:instrText>
        </w:r>
        <w:r w:rsidR="00935795">
          <w:instrText xml:space="preserve"> </w:instrText>
        </w:r>
      </w:ins>
      <w:r w:rsidR="00935795">
        <w:fldChar w:fldCharType="separate"/>
      </w:r>
      <w:r w:rsidR="00AB1F2F">
        <w:rPr>
          <w:noProof/>
        </w:rPr>
        <w:t>137</w:t>
      </w:r>
      <w:ins w:id="6079" w:author="IRK" w:date="2020-03-09T22:48:00Z">
        <w:r w:rsidR="00935795">
          <w:fldChar w:fldCharType="end"/>
        </w:r>
        <w:r w:rsidR="00935795">
          <w:rPr>
            <w:rFonts w:hint="eastAsia"/>
          </w:rPr>
          <w:t>]</w:t>
        </w:r>
      </w:ins>
      <w:bookmarkEnd w:id="6076"/>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080" w:author="IRK" w:date="2020-04-16T14:34:00Z">
          <w:tblPr>
            <w:tblW w:w="0" w:type="auto"/>
            <w:tblInd w:w="108" w:type="dxa"/>
            <w:tblLook w:val="04A0" w:firstRow="1" w:lastRow="0" w:firstColumn="1" w:lastColumn="0" w:noHBand="0" w:noVBand="1"/>
          </w:tblPr>
        </w:tblPrChange>
      </w:tblPr>
      <w:tblGrid>
        <w:gridCol w:w="9356"/>
        <w:tblGridChange w:id="6081">
          <w:tblGrid>
            <w:gridCol w:w="9356"/>
          </w:tblGrid>
        </w:tblGridChange>
      </w:tblGrid>
      <w:tr w:rsidR="005B6671" w:rsidRPr="0049256C" w14:paraId="434E972B" w14:textId="77777777" w:rsidTr="00DE66C1">
        <w:trPr>
          <w:jc w:val="center"/>
        </w:trPr>
        <w:tc>
          <w:tcPr>
            <w:tcW w:w="9356" w:type="dxa"/>
            <w:tcPrChange w:id="6082" w:author="IRK" w:date="2020-04-16T14:34:00Z">
              <w:tcPr>
                <w:tcW w:w="9356" w:type="dxa"/>
              </w:tcPr>
            </w:tcPrChange>
          </w:tcPr>
          <w:p w14:paraId="7693572F" w14:textId="77777777" w:rsidR="005B6671" w:rsidRPr="0049256C" w:rsidRDefault="005B6671">
            <w:pPr>
              <w:pStyle w:val="16"/>
              <w:pPrChange w:id="6083" w:author="IRK" w:date="2020-04-27T17:26:00Z">
                <w:pPr/>
              </w:pPrChange>
            </w:pPr>
            <w:r w:rsidRPr="0049256C">
              <w:rPr>
                <w:rFonts w:eastAsiaTheme="minorEastAsia" w:hint="eastAsia"/>
              </w:rPr>
              <w:t xml:space="preserve"> </w:t>
            </w:r>
            <w:r w:rsidRPr="0049256C">
              <w:t>1 &lt;?xml version="1.0" encoding="ISO-8859-1"?&gt;</w:t>
            </w:r>
          </w:p>
          <w:p w14:paraId="0D84A382" w14:textId="77777777" w:rsidR="005B6671" w:rsidRPr="0049256C" w:rsidRDefault="005B6671">
            <w:pPr>
              <w:pStyle w:val="16"/>
              <w:pPrChange w:id="6084" w:author="IRK" w:date="2020-04-27T17:26:00Z">
                <w:pPr/>
              </w:pPrChange>
            </w:pPr>
            <w:r w:rsidRPr="0049256C">
              <w:t xml:space="preserve"> 2 &lt;!DOCTYPE web-app PUBLIC "-//Sun Microsystems, Inc.//DTD Web Application 2.3//EN" "http://java.sun.com/dtd/web-app_2_3.dtd"&gt;</w:t>
            </w:r>
          </w:p>
          <w:p w14:paraId="34816867" w14:textId="77777777" w:rsidR="005B6671" w:rsidRPr="0049256C" w:rsidRDefault="005B6671">
            <w:pPr>
              <w:pStyle w:val="16"/>
              <w:pPrChange w:id="6085" w:author="IRK" w:date="2020-04-27T17:26:00Z">
                <w:pPr/>
              </w:pPrChange>
            </w:pPr>
            <w:r w:rsidRPr="0049256C">
              <w:t xml:space="preserve"> 3 &lt;web-app&gt;</w:t>
            </w:r>
          </w:p>
          <w:p w14:paraId="638EF768" w14:textId="77777777" w:rsidR="005B6671" w:rsidRPr="0049256C" w:rsidRDefault="005B6671">
            <w:pPr>
              <w:pStyle w:val="16"/>
              <w:pPrChange w:id="6086" w:author="IRK" w:date="2020-04-27T17:26:00Z">
                <w:pPr/>
              </w:pPrChange>
            </w:pPr>
            <w:r w:rsidRPr="0049256C">
              <w:t xml:space="preserve"> 4     &lt;display-name&gt;Sample Rule Web Application&lt;/display-name&gt;</w:t>
            </w:r>
          </w:p>
          <w:p w14:paraId="7EB62F43" w14:textId="77777777" w:rsidR="005B6671" w:rsidRPr="0049256C" w:rsidRDefault="005B6671">
            <w:pPr>
              <w:pStyle w:val="16"/>
              <w:pPrChange w:id="6087" w:author="IRK" w:date="2020-04-27T17:26:00Z">
                <w:pPr/>
              </w:pPrChange>
            </w:pPr>
            <w:r w:rsidRPr="0049256C">
              <w:t xml:space="preserve"> 5</w:t>
            </w:r>
            <w:del w:id="6088" w:author="IRK" w:date="2020-03-09T22:49:00Z">
              <w:r w:rsidRPr="0049256C" w:rsidDel="00935795">
                <w:delText xml:space="preserve"> </w:delText>
              </w:r>
            </w:del>
          </w:p>
          <w:p w14:paraId="2E401F6B" w14:textId="77777777" w:rsidR="005B6671" w:rsidRPr="0049256C" w:rsidRDefault="005B6671">
            <w:pPr>
              <w:pStyle w:val="16"/>
              <w:pPrChange w:id="6089" w:author="IRK" w:date="2020-04-27T17:26:00Z">
                <w:pPr/>
              </w:pPrChange>
            </w:pPr>
            <w:r w:rsidRPr="0049256C">
              <w:t xml:space="preserve">        ...</w:t>
            </w:r>
          </w:p>
          <w:p w14:paraId="6D020BEF" w14:textId="77777777" w:rsidR="005B6671" w:rsidRPr="0049256C" w:rsidRDefault="005B6671">
            <w:pPr>
              <w:pStyle w:val="16"/>
              <w:pPrChange w:id="6090" w:author="IRK" w:date="2020-04-27T17:26:00Z">
                <w:pPr/>
              </w:pPrChange>
            </w:pPr>
            <w:r w:rsidRPr="0049256C">
              <w:t xml:space="preserve"> 6     &lt;context-param&gt;</w:t>
            </w:r>
          </w:p>
          <w:p w14:paraId="0290B548" w14:textId="77777777" w:rsidR="005B6671" w:rsidRPr="0049256C" w:rsidRDefault="005B6671">
            <w:pPr>
              <w:pStyle w:val="16"/>
              <w:pPrChange w:id="6091" w:author="IRK" w:date="2020-04-27T17:26:00Z">
                <w:pPr/>
              </w:pPrChange>
            </w:pPr>
            <w:r w:rsidRPr="0049256C">
              <w:t xml:space="preserve"> 7         &lt;param-name&gt;innorules.home&lt;/param-name&gt;</w:t>
            </w:r>
          </w:p>
          <w:p w14:paraId="04873C8A" w14:textId="77777777" w:rsidR="005B6671" w:rsidRPr="0049256C" w:rsidRDefault="005B6671">
            <w:pPr>
              <w:pStyle w:val="16"/>
              <w:pPrChange w:id="6092" w:author="IRK" w:date="2020-04-27T17:26:00Z">
                <w:pPr/>
              </w:pPrChange>
            </w:pPr>
            <w:r w:rsidRPr="0049256C">
              <w:t xml:space="preserve"> 8         &lt;param-value&gt;</w:t>
            </w:r>
            <w:r w:rsidRPr="0049256C">
              <w:rPr>
                <w:b/>
              </w:rPr>
              <w:t>/opt/innorules-home</w:t>
            </w:r>
            <w:r w:rsidRPr="0049256C">
              <w:t>&lt;/param-value&gt;</w:t>
            </w:r>
          </w:p>
          <w:p w14:paraId="532A2225" w14:textId="77777777" w:rsidR="005B6671" w:rsidRPr="0049256C" w:rsidRDefault="005B6671">
            <w:pPr>
              <w:pStyle w:val="16"/>
              <w:pPrChange w:id="6093" w:author="IRK" w:date="2020-04-27T17:26:00Z">
                <w:pPr/>
              </w:pPrChange>
            </w:pPr>
            <w:r w:rsidRPr="0049256C">
              <w:t xml:space="preserve"> 9     &lt;/context-param&gt;</w:t>
            </w:r>
          </w:p>
          <w:p w14:paraId="126CD621" w14:textId="77777777" w:rsidR="005B6671" w:rsidRPr="0049256C" w:rsidRDefault="005B6671">
            <w:pPr>
              <w:pStyle w:val="16"/>
              <w:pPrChange w:id="6094" w:author="IRK" w:date="2020-04-27T17:26:00Z">
                <w:pPr/>
              </w:pPrChange>
            </w:pPr>
            <w:r w:rsidRPr="0049256C">
              <w:t>10     &lt;context-param&gt;</w:t>
            </w:r>
          </w:p>
          <w:p w14:paraId="745F5B5E" w14:textId="77777777" w:rsidR="005B6671" w:rsidRPr="0049256C" w:rsidRDefault="005B6671">
            <w:pPr>
              <w:pStyle w:val="16"/>
              <w:pPrChange w:id="6095" w:author="IRK" w:date="2020-04-27T17:26:00Z">
                <w:pPr/>
              </w:pPrChange>
            </w:pPr>
            <w:r w:rsidRPr="0049256C">
              <w:t>11         &lt;param-name&gt;innorules.system&lt;/param-name&gt;</w:t>
            </w:r>
          </w:p>
          <w:p w14:paraId="09412BE0" w14:textId="77777777" w:rsidR="005B6671" w:rsidRPr="0049256C" w:rsidRDefault="005B6671">
            <w:pPr>
              <w:pStyle w:val="16"/>
              <w:pPrChange w:id="6096" w:author="IRK" w:date="2020-04-27T17:26:00Z">
                <w:pPr/>
              </w:pPrChange>
            </w:pPr>
            <w:r w:rsidRPr="0049256C">
              <w:t>12         &lt;param-value&gt;</w:t>
            </w:r>
            <w:r w:rsidRPr="0049256C">
              <w:rPr>
                <w:b/>
              </w:rPr>
              <w:t>PRODUCTION</w:t>
            </w:r>
            <w:r w:rsidRPr="0049256C">
              <w:t>&lt;/param-value&gt;</w:t>
            </w:r>
          </w:p>
          <w:p w14:paraId="243CD445" w14:textId="77777777" w:rsidR="005B6671" w:rsidRPr="0049256C" w:rsidRDefault="005B6671">
            <w:pPr>
              <w:pStyle w:val="16"/>
              <w:pPrChange w:id="6097" w:author="IRK" w:date="2020-04-27T17:26:00Z">
                <w:pPr/>
              </w:pPrChange>
            </w:pPr>
            <w:r w:rsidRPr="0049256C">
              <w:t>13     &lt;/context-param&gt;</w:t>
            </w:r>
          </w:p>
          <w:p w14:paraId="4CA80EC4" w14:textId="77777777" w:rsidR="005B6671" w:rsidRPr="0049256C" w:rsidRDefault="005B6671">
            <w:pPr>
              <w:pStyle w:val="16"/>
              <w:pPrChange w:id="6098" w:author="IRK" w:date="2020-04-27T17:26:00Z">
                <w:pPr/>
              </w:pPrChange>
            </w:pPr>
            <w:r w:rsidRPr="0049256C">
              <w:t>14     &lt;context-param&gt;</w:t>
            </w:r>
          </w:p>
          <w:p w14:paraId="664B5BC7" w14:textId="77777777" w:rsidR="005B6671" w:rsidRPr="0049256C" w:rsidRDefault="005B6671">
            <w:pPr>
              <w:pStyle w:val="16"/>
              <w:pPrChange w:id="6099" w:author="IRK" w:date="2020-04-27T17:26:00Z">
                <w:pPr/>
              </w:pPrChange>
            </w:pPr>
            <w:r w:rsidRPr="0049256C">
              <w:t>15         &lt;param-name&gt;innorules.rule-application-config&lt;/param-name&gt;</w:t>
            </w:r>
          </w:p>
          <w:p w14:paraId="740CD4AE" w14:textId="77777777" w:rsidR="005B6671" w:rsidRPr="0049256C" w:rsidRDefault="005B6671">
            <w:pPr>
              <w:pStyle w:val="16"/>
              <w:pPrChange w:id="6100" w:author="IRK" w:date="2020-04-27T17:26:00Z">
                <w:pPr/>
              </w:pPrChange>
            </w:pPr>
            <w:r w:rsidRPr="0049256C">
              <w:t>16         &lt;param-value&gt;</w:t>
            </w:r>
            <w:r w:rsidRPr="0049256C">
              <w:rPr>
                <w:b/>
              </w:rPr>
              <w:t>online</w:t>
            </w:r>
            <w:r w:rsidRPr="0049256C">
              <w:t>&lt;/param-value&gt;</w:t>
            </w:r>
          </w:p>
          <w:p w14:paraId="2B480CED" w14:textId="77777777" w:rsidR="005B6671" w:rsidRPr="0049256C" w:rsidRDefault="005B6671">
            <w:pPr>
              <w:pStyle w:val="16"/>
              <w:pPrChange w:id="6101" w:author="IRK" w:date="2020-04-27T17:26:00Z">
                <w:pPr/>
              </w:pPrChange>
            </w:pPr>
            <w:r w:rsidRPr="0049256C">
              <w:t>17     &lt;/context-param&gt;</w:t>
            </w:r>
          </w:p>
          <w:p w14:paraId="0624A15D" w14:textId="77777777" w:rsidR="005B6671" w:rsidRPr="0049256C" w:rsidRDefault="005B6671">
            <w:pPr>
              <w:pStyle w:val="16"/>
              <w:pPrChange w:id="6102" w:author="IRK" w:date="2020-04-27T17:26:00Z">
                <w:pPr/>
              </w:pPrChange>
            </w:pPr>
            <w:r w:rsidRPr="0049256C">
              <w:t>18     &lt;context-param&gt;</w:t>
            </w:r>
          </w:p>
          <w:p w14:paraId="464F2847" w14:textId="77777777" w:rsidR="005B6671" w:rsidRPr="0049256C" w:rsidRDefault="005B6671">
            <w:pPr>
              <w:pStyle w:val="16"/>
              <w:pPrChange w:id="6103" w:author="IRK" w:date="2020-04-27T17:26:00Z">
                <w:pPr/>
              </w:pPrChange>
            </w:pPr>
            <w:r w:rsidRPr="0049256C">
              <w:t>19         &lt;param-name&gt;innorules.library-template&lt;/param-name&gt;</w:t>
            </w:r>
          </w:p>
          <w:p w14:paraId="65C90E2C" w14:textId="77777777" w:rsidR="005B6671" w:rsidRPr="0049256C" w:rsidRDefault="005B6671">
            <w:pPr>
              <w:pStyle w:val="16"/>
              <w:pPrChange w:id="6104" w:author="IRK" w:date="2020-04-27T17:26:00Z">
                <w:pPr/>
              </w:pPrChange>
            </w:pPr>
            <w:r w:rsidRPr="0049256C">
              <w:t>20         &lt;param-value&gt;</w:t>
            </w:r>
            <w:r w:rsidRPr="0049256C">
              <w:rPr>
                <w:b/>
              </w:rPr>
              <w:t>rule-service</w:t>
            </w:r>
            <w:r w:rsidRPr="0049256C">
              <w:t>&lt;/param-value&gt;</w:t>
            </w:r>
          </w:p>
          <w:p w14:paraId="6D319AC7" w14:textId="77777777" w:rsidR="005B6671" w:rsidRPr="0049256C" w:rsidRDefault="005B6671">
            <w:pPr>
              <w:pStyle w:val="16"/>
              <w:pPrChange w:id="6105" w:author="IRK" w:date="2020-04-27T17:26:00Z">
                <w:pPr/>
              </w:pPrChange>
            </w:pPr>
            <w:r w:rsidRPr="0049256C">
              <w:t>21     &lt;/context-param&gt;</w:t>
            </w:r>
          </w:p>
          <w:p w14:paraId="230BBA9B" w14:textId="77777777" w:rsidR="005B6671" w:rsidRPr="0049256C" w:rsidRDefault="005B6671">
            <w:pPr>
              <w:pStyle w:val="16"/>
              <w:pPrChange w:id="6106" w:author="IRK" w:date="2020-04-27T17:26:00Z">
                <w:pPr/>
              </w:pPrChange>
            </w:pPr>
            <w:r w:rsidRPr="0049256C">
              <w:t xml:space="preserve">        ...</w:t>
            </w:r>
          </w:p>
          <w:p w14:paraId="14029EF5" w14:textId="77777777" w:rsidR="005B6671" w:rsidRPr="0049256C" w:rsidRDefault="005B6671">
            <w:pPr>
              <w:pStyle w:val="16"/>
              <w:pPrChange w:id="6107" w:author="IRK" w:date="2020-04-27T17:26:00Z">
                <w:pPr/>
              </w:pPrChange>
            </w:pPr>
            <w:r w:rsidRPr="0049256C">
              <w:t>22      &lt;listener&gt;</w:t>
            </w:r>
          </w:p>
          <w:p w14:paraId="4398DDE4" w14:textId="77777777" w:rsidR="005B6671" w:rsidRPr="0049256C" w:rsidRDefault="005B6671">
            <w:pPr>
              <w:pStyle w:val="16"/>
              <w:pPrChange w:id="6108" w:author="IRK" w:date="2020-04-27T17:26:00Z">
                <w:pPr/>
              </w:pPrChange>
            </w:pPr>
            <w:r w:rsidRPr="0049256C">
              <w:t>23</w:t>
            </w:r>
            <w:del w:id="6109" w:author="IRK" w:date="2020-03-09T22:49:00Z">
              <w:r w:rsidRPr="0049256C" w:rsidDel="00935795">
                <w:delText xml:space="preserve">          </w:delText>
              </w:r>
            </w:del>
            <w:r w:rsidRPr="0049256C">
              <w:t>&lt;listener-class&gt;com.innorules.rrt.RuleAppInitializerListener&lt;/listener-class&gt;</w:t>
            </w:r>
          </w:p>
          <w:p w14:paraId="5A855934" w14:textId="77777777" w:rsidR="005B6671" w:rsidRPr="0049256C" w:rsidRDefault="005B6671">
            <w:pPr>
              <w:pStyle w:val="16"/>
              <w:pPrChange w:id="6110" w:author="IRK" w:date="2020-04-27T17:26:00Z">
                <w:pPr/>
              </w:pPrChange>
            </w:pPr>
            <w:r w:rsidRPr="0049256C">
              <w:t>24      &lt;/listener&gt;</w:t>
            </w:r>
          </w:p>
          <w:p w14:paraId="48BC16E0" w14:textId="77777777" w:rsidR="005B6671" w:rsidRPr="0049256C" w:rsidRDefault="005B6671">
            <w:pPr>
              <w:pStyle w:val="16"/>
              <w:pPrChange w:id="6111" w:author="IRK" w:date="2020-04-27T17:26:00Z">
                <w:pPr/>
              </w:pPrChange>
            </w:pPr>
            <w:r w:rsidRPr="0049256C">
              <w:t xml:space="preserve">        ...</w:t>
            </w:r>
          </w:p>
          <w:p w14:paraId="72C67A4B" w14:textId="77777777" w:rsidR="005B6671" w:rsidRPr="0049256C" w:rsidRDefault="005B6671">
            <w:pPr>
              <w:pStyle w:val="16"/>
              <w:pPrChange w:id="6112" w:author="IRK" w:date="2020-04-27T17:26:00Z">
                <w:pPr/>
              </w:pPrChange>
            </w:pPr>
            <w:r w:rsidRPr="0049256C">
              <w:t>25 &lt;/web-app&gt;</w:t>
            </w:r>
          </w:p>
        </w:tc>
      </w:tr>
    </w:tbl>
    <w:p w14:paraId="390A1347" w14:textId="77777777" w:rsidR="005B6671" w:rsidRPr="0049256C" w:rsidRDefault="005B6671" w:rsidP="00EC7890"/>
    <w:p w14:paraId="52926FA5" w14:textId="1A88CC47" w:rsidR="005B6671" w:rsidRPr="0049256C" w:rsidRDefault="00E0437A" w:rsidP="00EC7890">
      <w:r>
        <w:t>上記の</w:t>
      </w:r>
      <w:r w:rsidRPr="0088493A">
        <w:t>例</w:t>
      </w:r>
      <w:r w:rsidRPr="009A2CC8">
        <w:rPr>
          <w:rFonts w:hint="eastAsia"/>
        </w:rPr>
        <w:t>にて</w:t>
      </w:r>
      <w:r w:rsidRPr="0088493A">
        <w:t>、</w:t>
      </w:r>
      <w:r>
        <w:t>太</w:t>
      </w:r>
      <w:r w:rsidR="005B6671" w:rsidRPr="0049256C">
        <w:t>字で表記されている部分はユーザの環境に合わせて変更する必要のある部分である。</w:t>
      </w:r>
      <w:ins w:id="6113" w:author="IRK" w:date="2020-05-12T14:41:00Z">
        <w:r w:rsidR="004D1011">
          <w:rPr>
            <w:rFonts w:hint="eastAsia"/>
          </w:rPr>
          <w:t>[</w:t>
        </w:r>
      </w:ins>
      <w:r w:rsidR="005B6671" w:rsidRPr="0049256C">
        <w:t>6~21</w:t>
      </w:r>
      <w:r w:rsidR="00E2114E">
        <w:rPr>
          <w:rFonts w:hint="eastAsia"/>
        </w:rPr>
        <w:t>行目</w:t>
      </w:r>
      <w:ins w:id="6114" w:author="IRK" w:date="2020-05-12T14:41:00Z">
        <w:r w:rsidR="004D1011">
          <w:rPr>
            <w:rFonts w:hint="eastAsia"/>
          </w:rPr>
          <w:t>]</w:t>
        </w:r>
      </w:ins>
      <w:r w:rsidR="005B6671" w:rsidRPr="0049256C">
        <w:t>は、コンテキストパラメータを設定する部分である。</w:t>
      </w:r>
      <w:ins w:id="6115" w:author="IRK" w:date="2020-05-12T14:41:00Z">
        <w:r w:rsidR="004D1011">
          <w:rPr>
            <w:rFonts w:hint="eastAsia"/>
          </w:rPr>
          <w:t>[</w:t>
        </w:r>
      </w:ins>
      <w:r w:rsidR="005B6671" w:rsidRPr="0049256C">
        <w:t>6~9</w:t>
      </w:r>
      <w:r w:rsidR="00E2114E">
        <w:rPr>
          <w:rFonts w:hint="eastAsia"/>
        </w:rPr>
        <w:t>行目</w:t>
      </w:r>
      <w:ins w:id="6116" w:author="IRK" w:date="2020-05-12T14:41:00Z">
        <w:r w:rsidR="004D1011">
          <w:rPr>
            <w:rFonts w:hint="eastAsia"/>
          </w:rPr>
          <w:t>]</w:t>
        </w:r>
      </w:ins>
      <w:r w:rsidR="005B6671" w:rsidRPr="0049256C">
        <w:t>では、</w:t>
      </w:r>
      <w:r w:rsidR="005B6671" w:rsidRPr="0049256C">
        <w:t>InnoRules</w:t>
      </w:r>
      <w:r w:rsidR="005B6671" w:rsidRPr="0049256C">
        <w:t>インストールディレクトリを</w:t>
      </w:r>
      <w:r w:rsidR="005B6671" w:rsidRPr="0049256C">
        <w:t>/opt/innorules-home</w:t>
      </w:r>
      <w:r w:rsidR="005B6671" w:rsidRPr="0049256C">
        <w:t>に設定している。</w:t>
      </w:r>
      <w:ins w:id="6117" w:author="IRK" w:date="2020-05-12T14:41:00Z">
        <w:r w:rsidR="004D1011">
          <w:rPr>
            <w:rFonts w:hint="eastAsia"/>
          </w:rPr>
          <w:t>[</w:t>
        </w:r>
      </w:ins>
      <w:r w:rsidR="005B6671" w:rsidRPr="0049256C">
        <w:t>10~13</w:t>
      </w:r>
      <w:r w:rsidR="00E2114E">
        <w:rPr>
          <w:rFonts w:hint="eastAsia"/>
        </w:rPr>
        <w:t>行目</w:t>
      </w:r>
      <w:ins w:id="6118" w:author="IRK" w:date="2020-05-12T14:41:00Z">
        <w:r w:rsidR="004D1011">
          <w:rPr>
            <w:rFonts w:hint="eastAsia"/>
          </w:rPr>
          <w:t>]</w:t>
        </w:r>
      </w:ins>
      <w:r w:rsidR="005B6671" w:rsidRPr="0049256C">
        <w:t>では、このアプリケーションが属する単位ルールシステムの</w:t>
      </w:r>
      <w:r w:rsidR="005B6671" w:rsidRPr="0049256C">
        <w:t>ID</w:t>
      </w:r>
      <w:r>
        <w:t>を指定している。例</w:t>
      </w:r>
      <w:r w:rsidRPr="009A2CC8">
        <w:rPr>
          <w:rFonts w:hint="eastAsia"/>
        </w:rPr>
        <w:t>で</w:t>
      </w:r>
      <w:r w:rsidR="005B6671" w:rsidRPr="0088493A">
        <w:t>は、</w:t>
      </w:r>
      <w:r w:rsidR="005B6671" w:rsidRPr="0049256C">
        <w:t>PRODUCTION</w:t>
      </w:r>
      <w:r>
        <w:t>単位ルールシステムのサービスを利用するように設</w:t>
      </w:r>
      <w:r w:rsidRPr="00E7370E">
        <w:t>定</w:t>
      </w:r>
      <w:r w:rsidRPr="009A2CC8">
        <w:rPr>
          <w:rFonts w:hint="eastAsia"/>
        </w:rPr>
        <w:t>している</w:t>
      </w:r>
      <w:r w:rsidR="005B6671" w:rsidRPr="00E7370E">
        <w:t>。</w:t>
      </w:r>
      <w:r w:rsidR="005B6671" w:rsidRPr="00E7370E">
        <w:t>/opt/innorules-home</w:t>
      </w:r>
      <w:r w:rsidR="005B6671" w:rsidRPr="00E7370E">
        <w:t>のインストールノードには、</w:t>
      </w:r>
      <w:r w:rsidR="005B6671" w:rsidRPr="00E7370E">
        <w:t>PRODUCTION</w:t>
      </w:r>
      <w:r w:rsidRPr="00656921">
        <w:t>単位ルールシステム</w:t>
      </w:r>
      <w:r w:rsidRPr="00656921">
        <w:rPr>
          <w:rFonts w:hint="eastAsia"/>
        </w:rPr>
        <w:t>を</w:t>
      </w:r>
      <w:r w:rsidRPr="00656921">
        <w:t>設定</w:t>
      </w:r>
      <w:r w:rsidRPr="00656921">
        <w:rPr>
          <w:rFonts w:hint="eastAsia"/>
        </w:rPr>
        <w:t>す</w:t>
      </w:r>
      <w:r w:rsidR="005B6671" w:rsidRPr="009A2CC8">
        <w:rPr>
          <w:rFonts w:hint="eastAsia"/>
        </w:rPr>
        <w:t>る必</w:t>
      </w:r>
      <w:r w:rsidR="005B6671" w:rsidRPr="0049256C">
        <w:t>要がある。</w:t>
      </w:r>
      <w:ins w:id="6119" w:author="IRK" w:date="2020-05-12T14:41:00Z">
        <w:r w:rsidR="004D1011">
          <w:rPr>
            <w:rFonts w:hint="eastAsia"/>
          </w:rPr>
          <w:t>[</w:t>
        </w:r>
      </w:ins>
      <w:r w:rsidR="005B6671" w:rsidRPr="0049256C">
        <w:t>14~17</w:t>
      </w:r>
      <w:r w:rsidR="00E2114E">
        <w:rPr>
          <w:rFonts w:hint="eastAsia"/>
        </w:rPr>
        <w:t>行目</w:t>
      </w:r>
      <w:ins w:id="6120" w:author="IRK" w:date="2020-05-12T14:42:00Z">
        <w:r w:rsidR="004D1011">
          <w:rPr>
            <w:rFonts w:hint="eastAsia"/>
          </w:rPr>
          <w:t>]</w:t>
        </w:r>
      </w:ins>
      <w:r w:rsidR="005B6671" w:rsidRPr="0049256C">
        <w:t>では、このアプリケーションが</w:t>
      </w:r>
      <w:r w:rsidR="005B6671" w:rsidRPr="0049256C">
        <w:t>online</w:t>
      </w:r>
      <w:r w:rsidR="005B6671" w:rsidRPr="0049256C">
        <w:t>というルールアプリケーションの設定を使用するように設定している。</w:t>
      </w:r>
      <w:r w:rsidR="005B6671" w:rsidRPr="0049256C">
        <w:t>PRODUCTION</w:t>
      </w:r>
      <w:r w:rsidR="005B6671" w:rsidRPr="0049256C">
        <w:t>単位ルールシステムには、</w:t>
      </w:r>
      <w:r w:rsidR="005B6671" w:rsidRPr="0049256C">
        <w:t>online</w:t>
      </w:r>
      <w:r w:rsidR="005B6671" w:rsidRPr="0049256C">
        <w:t>というルールアプリケーションの設定が必要である。</w:t>
      </w:r>
      <w:ins w:id="6121" w:author="IRK" w:date="2020-05-12T14:42:00Z">
        <w:r w:rsidR="004D1011">
          <w:rPr>
            <w:rFonts w:hint="eastAsia"/>
          </w:rPr>
          <w:t>[</w:t>
        </w:r>
      </w:ins>
      <w:r w:rsidR="005B6671" w:rsidRPr="0049256C">
        <w:t>18~21</w:t>
      </w:r>
      <w:r w:rsidR="00E2114E">
        <w:rPr>
          <w:rFonts w:hint="eastAsia"/>
        </w:rPr>
        <w:t>行目</w:t>
      </w:r>
      <w:ins w:id="6122" w:author="IRK" w:date="2020-05-12T14:42:00Z">
        <w:r w:rsidR="004D1011">
          <w:rPr>
            <w:rFonts w:hint="eastAsia"/>
          </w:rPr>
          <w:t>]</w:t>
        </w:r>
      </w:ins>
      <w:r w:rsidR="005B6671" w:rsidRPr="0049256C">
        <w:t>では、ライブラリテンプレートとして</w:t>
      </w:r>
      <w:r w:rsidR="005B6671" w:rsidRPr="0049256C">
        <w:t>rule-service</w:t>
      </w:r>
      <w:r w:rsidR="005B6671" w:rsidRPr="0049256C">
        <w:t>を指定している。このアプリケーションは、</w:t>
      </w:r>
      <w:r w:rsidR="005B6671" w:rsidRPr="0049256C">
        <w:t>rule-service.properties</w:t>
      </w:r>
      <w:r w:rsidR="005B6671" w:rsidRPr="0049256C">
        <w:t>ファイルに指定された</w:t>
      </w:r>
      <w:r w:rsidR="005B6671" w:rsidRPr="0049256C">
        <w:t>Java</w:t>
      </w:r>
      <w:r w:rsidR="005B6671" w:rsidRPr="0049256C">
        <w:t>ライブラリを利用して初期化する。</w:t>
      </w:r>
    </w:p>
    <w:p w14:paraId="56D1F983" w14:textId="77777777" w:rsidR="005B6671" w:rsidRPr="0049256C" w:rsidRDefault="005B6671" w:rsidP="00EC7890"/>
    <w:p w14:paraId="505DF7FF" w14:textId="756562DC" w:rsidR="005B6671" w:rsidRPr="0049256C" w:rsidRDefault="00ED23EB" w:rsidP="00EC7890">
      <w:r>
        <w:t>アプリケーションに他のコンテキストリスナー</w:t>
      </w:r>
      <w:r w:rsidRPr="0088493A">
        <w:t>が</w:t>
      </w:r>
      <w:r w:rsidRPr="009A2CC8">
        <w:rPr>
          <w:rFonts w:hint="eastAsia"/>
        </w:rPr>
        <w:t>あり</w:t>
      </w:r>
      <w:r w:rsidRPr="0088493A">
        <w:t>、これら</w:t>
      </w:r>
      <w:r w:rsidRPr="009A2CC8">
        <w:rPr>
          <w:rFonts w:hint="eastAsia"/>
        </w:rPr>
        <w:t>の</w:t>
      </w:r>
      <w:r w:rsidR="005B6671" w:rsidRPr="0088493A">
        <w:t>ルールアプリケーション</w:t>
      </w:r>
      <w:r w:rsidR="005B6671" w:rsidRPr="0049256C">
        <w:t>の初期化リスナーの実行順序を調整</w:t>
      </w:r>
      <w:r w:rsidR="005B6671" w:rsidRPr="0049256C">
        <w:rPr>
          <w:rFonts w:hint="eastAsia"/>
        </w:rPr>
        <w:t>する</w:t>
      </w:r>
      <w:r>
        <w:t>場合</w:t>
      </w:r>
      <w:r w:rsidR="005B6671" w:rsidRPr="0049256C">
        <w:t>、</w:t>
      </w:r>
      <w:ins w:id="6123" w:author="IRK" w:date="2020-05-12T14:42:00Z">
        <w:r w:rsidR="004D1011">
          <w:rPr>
            <w:rFonts w:hint="eastAsia"/>
          </w:rPr>
          <w:t>[</w:t>
        </w:r>
      </w:ins>
      <w:r w:rsidR="005B6671" w:rsidRPr="0049256C">
        <w:t>22~24</w:t>
      </w:r>
      <w:r w:rsidR="00E2114E">
        <w:rPr>
          <w:rFonts w:hint="eastAsia"/>
        </w:rPr>
        <w:t>行目</w:t>
      </w:r>
      <w:ins w:id="6124" w:author="IRK" w:date="2020-05-12T14:42:00Z">
        <w:r w:rsidR="004D1011">
          <w:rPr>
            <w:rFonts w:hint="eastAsia"/>
          </w:rPr>
          <w:t>]</w:t>
        </w:r>
      </w:ins>
      <w:r w:rsidR="005B6671" w:rsidRPr="0049256C">
        <w:t>の位置を変更して順序を調整する。</w:t>
      </w:r>
      <w:r w:rsidR="005B6671" w:rsidRPr="0049256C">
        <w:rPr>
          <w:rFonts w:hint="eastAsia"/>
        </w:rPr>
        <w:t>Oracle</w:t>
      </w:r>
      <w:r w:rsidR="005B6671" w:rsidRPr="0049256C">
        <w:rPr>
          <w:rFonts w:hint="eastAsia"/>
        </w:rPr>
        <w:t>社が公開している</w:t>
      </w:r>
      <w:r w:rsidR="005B6671" w:rsidRPr="0049256C">
        <w:t>サ</w:t>
      </w:r>
      <w:r w:rsidR="005B6671" w:rsidRPr="0049256C">
        <w:rPr>
          <w:rFonts w:hint="eastAsia"/>
        </w:rPr>
        <w:t>ー</w:t>
      </w:r>
      <w:r w:rsidR="005B6671" w:rsidRPr="0049256C">
        <w:t>ブレット</w:t>
      </w:r>
      <w:r w:rsidR="005B6671" w:rsidRPr="0049256C">
        <w:rPr>
          <w:rFonts w:hint="eastAsia"/>
        </w:rPr>
        <w:t>仕様</w:t>
      </w:r>
      <w:r w:rsidR="005B6671" w:rsidRPr="0049256C">
        <w:t>3.0(Servlet Specification 3.0)</w:t>
      </w:r>
      <w:r w:rsidR="005B6671" w:rsidRPr="0049256C">
        <w:t>以上では、</w:t>
      </w:r>
      <w:r w:rsidR="005B6671" w:rsidRPr="0049256C">
        <w:t>web.xml</w:t>
      </w:r>
      <w:r w:rsidR="005B6671" w:rsidRPr="0049256C">
        <w:t>に記述された順序</w:t>
      </w:r>
      <w:del w:id="6125" w:author="IRK" w:date="2020-03-11T16:21:00Z">
        <w:r w:rsidR="005B6671" w:rsidRPr="0049256C" w:rsidDel="003A26C2">
          <w:delText>通り</w:delText>
        </w:r>
      </w:del>
      <w:ins w:id="6126" w:author="IRK" w:date="2020-04-16T14:36:00Z">
        <w:r w:rsidR="00D4323D">
          <w:rPr>
            <w:rFonts w:hint="eastAsia"/>
          </w:rPr>
          <w:t>ど</w:t>
        </w:r>
      </w:ins>
      <w:ins w:id="6127" w:author="IRK" w:date="2020-03-11T16:21:00Z">
        <w:r w:rsidR="003A26C2">
          <w:rPr>
            <w:rFonts w:hint="eastAsia"/>
          </w:rPr>
          <w:t>おり</w:t>
        </w:r>
      </w:ins>
      <w:r w:rsidR="005B6671" w:rsidRPr="0049256C">
        <w:t>にコンテキストリスナーが呼び出される。</w:t>
      </w:r>
    </w:p>
    <w:p w14:paraId="3FFFD092" w14:textId="77777777" w:rsidR="005B6671" w:rsidRPr="0049256C" w:rsidRDefault="005B6671" w:rsidP="00EC7890"/>
    <w:p w14:paraId="53F15032" w14:textId="1707F26B" w:rsidR="005B6671" w:rsidRPr="0049256C" w:rsidRDefault="005B6671" w:rsidP="00EC7890">
      <w:del w:id="6128" w:author="IRK" w:date="2020-03-11T16:16:00Z">
        <w:r w:rsidRPr="0049256C" w:rsidDel="003A26C2">
          <w:delText>以下</w:delText>
        </w:r>
      </w:del>
      <w:ins w:id="6129" w:author="IRK" w:date="2020-03-11T16:16:00Z">
        <w:r w:rsidR="003A26C2">
          <w:rPr>
            <w:rFonts w:hint="eastAsia"/>
          </w:rPr>
          <w:t>次</w:t>
        </w:r>
      </w:ins>
      <w:r w:rsidRPr="0049256C">
        <w:t>の表は、ルールアプリケーションの初期化リスナーである</w:t>
      </w:r>
      <w:r w:rsidRPr="0049256C">
        <w:t>RuleAppInitializerListener</w:t>
      </w:r>
      <w:r w:rsidRPr="0049256C">
        <w:t>クラスを簡単に</w:t>
      </w:r>
      <w:r w:rsidRPr="00E7370E">
        <w:t>表している。ルールアプリケーションの初期化ルーチンは、</w:t>
      </w:r>
      <w:r w:rsidRPr="00E7370E">
        <w:t>contextInitialized</w:t>
      </w:r>
      <w:r w:rsidR="00ED23EB" w:rsidRPr="00E7370E">
        <w:t>メソッドで呼び出すと説明した</w:t>
      </w:r>
      <w:r w:rsidR="00ED23EB" w:rsidRPr="009A2CC8">
        <w:rPr>
          <w:rFonts w:hint="eastAsia"/>
        </w:rPr>
        <w:t>が、</w:t>
      </w:r>
      <w:r w:rsidRPr="00E7370E">
        <w:t>設定</w:t>
      </w:r>
      <w:r w:rsidRPr="0049256C">
        <w:t>または運用環境の問題によって初期化に失敗した場合、リスナーは</w:t>
      </w:r>
      <w:r w:rsidRPr="0049256C">
        <w:t>onError</w:t>
      </w:r>
      <w:r w:rsidRPr="0049256C">
        <w:t>メソッドを呼び出す。</w:t>
      </w:r>
    </w:p>
    <w:p w14:paraId="6B9E823A" w14:textId="77777777" w:rsidR="005B6671" w:rsidRPr="0049256C" w:rsidRDefault="005B6671" w:rsidP="00EC7890"/>
    <w:p w14:paraId="6BCA2938" w14:textId="7CD672D0" w:rsidR="002D03AE" w:rsidRDefault="002D03AE" w:rsidP="007D3017">
      <w:pPr>
        <w:pStyle w:val="afff6"/>
      </w:pPr>
      <w:bookmarkStart w:id="6130" w:name="_Toc34839604"/>
      <w:del w:id="6131" w:author="IRK" w:date="2020-03-09T22:49:00Z">
        <w:r w:rsidDel="00935795">
          <w:rPr>
            <w:rFonts w:hint="eastAsia"/>
          </w:rPr>
          <w:delText>[</w:delText>
        </w:r>
        <w:r w:rsidDel="00935795">
          <w:rPr>
            <w:rFonts w:hint="eastAsia"/>
          </w:rPr>
          <w:delText>表</w:delText>
        </w:r>
        <w:r w:rsidDel="00935795">
          <w:rPr>
            <w:rFonts w:hint="eastAsia"/>
          </w:rPr>
          <w:delText xml:space="preserve"> </w:delText>
        </w:r>
        <w:r w:rsidDel="00935795">
          <w:fldChar w:fldCharType="begin"/>
        </w:r>
        <w:r w:rsidDel="00935795">
          <w:delInstrText xml:space="preserve"> </w:delInstrText>
        </w:r>
        <w:r w:rsidDel="00935795">
          <w:rPr>
            <w:rFonts w:hint="eastAsia"/>
          </w:rPr>
          <w:delInstrText>SEQ [</w:delInstrText>
        </w:r>
        <w:r w:rsidDel="00935795">
          <w:rPr>
            <w:rFonts w:hint="eastAsia"/>
          </w:rPr>
          <w:delInstrText>表</w:delInstrText>
        </w:r>
        <w:r w:rsidDel="00935795">
          <w:rPr>
            <w:rFonts w:hint="eastAsia"/>
          </w:rPr>
          <w:delInstrText xml:space="preserve"> \* ARABIC</w:delInstrText>
        </w:r>
        <w:r w:rsidDel="00935795">
          <w:delInstrText xml:space="preserve"> </w:delInstrText>
        </w:r>
        <w:r w:rsidDel="00935795">
          <w:fldChar w:fldCharType="separate"/>
        </w:r>
        <w:r w:rsidR="000132DF" w:rsidDel="00935795">
          <w:rPr>
            <w:noProof/>
          </w:rPr>
          <w:delText>132</w:delText>
        </w:r>
        <w:r w:rsidDel="00935795">
          <w:fldChar w:fldCharType="end"/>
        </w:r>
        <w:r w:rsidDel="00935795">
          <w:delText>]</w:delText>
        </w:r>
      </w:del>
      <w:ins w:id="6132" w:author="IRK" w:date="2020-03-09T22:49:00Z">
        <w:r w:rsidR="00935795">
          <w:rPr>
            <w:rFonts w:hint="eastAsia"/>
          </w:rPr>
          <w:t>[</w:t>
        </w:r>
        <w:r w:rsidR="00935795">
          <w:rPr>
            <w:rFonts w:hint="eastAsia"/>
          </w:rPr>
          <w:t>表</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表</w:instrText>
        </w:r>
        <w:r w:rsidR="00935795">
          <w:rPr>
            <w:rFonts w:hint="eastAsia"/>
          </w:rPr>
          <w:instrText xml:space="preserve"> \* ARABIC</w:instrText>
        </w:r>
        <w:r w:rsidR="00935795">
          <w:instrText xml:space="preserve"> </w:instrText>
        </w:r>
      </w:ins>
      <w:r w:rsidR="00935795">
        <w:fldChar w:fldCharType="separate"/>
      </w:r>
      <w:r w:rsidR="00AB1F2F">
        <w:rPr>
          <w:noProof/>
        </w:rPr>
        <w:t>138</w:t>
      </w:r>
      <w:ins w:id="6133" w:author="IRK" w:date="2020-03-09T22:49:00Z">
        <w:r w:rsidR="00935795">
          <w:fldChar w:fldCharType="end"/>
        </w:r>
        <w:r w:rsidR="00935795">
          <w:rPr>
            <w:rFonts w:hint="eastAsia"/>
          </w:rPr>
          <w:t>]</w:t>
        </w:r>
      </w:ins>
      <w:bookmarkEnd w:id="613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134" w:author="IRK" w:date="2020-04-16T14:34:00Z">
          <w:tblPr>
            <w:tblW w:w="0" w:type="auto"/>
            <w:tblInd w:w="108" w:type="dxa"/>
            <w:tblLook w:val="04A0" w:firstRow="1" w:lastRow="0" w:firstColumn="1" w:lastColumn="0" w:noHBand="0" w:noVBand="1"/>
          </w:tblPr>
        </w:tblPrChange>
      </w:tblPr>
      <w:tblGrid>
        <w:gridCol w:w="9356"/>
        <w:tblGridChange w:id="6135">
          <w:tblGrid>
            <w:gridCol w:w="9356"/>
          </w:tblGrid>
        </w:tblGridChange>
      </w:tblGrid>
      <w:tr w:rsidR="005B6671" w:rsidRPr="0049256C" w14:paraId="23CD4332" w14:textId="77777777" w:rsidTr="00DE66C1">
        <w:trPr>
          <w:jc w:val="center"/>
        </w:trPr>
        <w:tc>
          <w:tcPr>
            <w:tcW w:w="9356" w:type="dxa"/>
            <w:tcPrChange w:id="6136" w:author="IRK" w:date="2020-04-16T14:34:00Z">
              <w:tcPr>
                <w:tcW w:w="9356" w:type="dxa"/>
              </w:tcPr>
            </w:tcPrChange>
          </w:tcPr>
          <w:p w14:paraId="3AF6D2C6" w14:textId="77777777" w:rsidR="005B6671" w:rsidRPr="0049256C" w:rsidRDefault="005B6671">
            <w:pPr>
              <w:pStyle w:val="16"/>
              <w:pPrChange w:id="6137" w:author="IRK" w:date="2020-04-27T17:26:00Z">
                <w:pPr/>
              </w:pPrChange>
            </w:pPr>
            <w:r w:rsidRPr="0049256C">
              <w:t>package com.innorules.rrt;</w:t>
            </w:r>
          </w:p>
          <w:p w14:paraId="2A00B865" w14:textId="77777777" w:rsidR="005B6671" w:rsidRPr="0049256C" w:rsidRDefault="005B6671">
            <w:pPr>
              <w:pStyle w:val="16"/>
              <w:pPrChange w:id="6138" w:author="IRK" w:date="2020-04-27T17:26:00Z">
                <w:pPr/>
              </w:pPrChange>
            </w:pPr>
            <w:r w:rsidRPr="0049256C">
              <w:t>...</w:t>
            </w:r>
          </w:p>
          <w:p w14:paraId="78AEB296" w14:textId="77777777" w:rsidR="005B6671" w:rsidRPr="0049256C" w:rsidRDefault="005B6671">
            <w:pPr>
              <w:pStyle w:val="16"/>
              <w:pPrChange w:id="6139" w:author="IRK" w:date="2020-04-27T17:26:00Z">
                <w:pPr/>
              </w:pPrChange>
            </w:pPr>
          </w:p>
          <w:p w14:paraId="610611A9" w14:textId="77777777" w:rsidR="005B6671" w:rsidRPr="0049256C" w:rsidRDefault="005B6671">
            <w:pPr>
              <w:pStyle w:val="16"/>
              <w:pPrChange w:id="6140" w:author="IRK" w:date="2020-04-27T17:26:00Z">
                <w:pPr/>
              </w:pPrChange>
            </w:pPr>
            <w:r w:rsidRPr="0049256C">
              <w:t>public class RuleAppInitializerListener implements ServletContextListener</w:t>
            </w:r>
          </w:p>
          <w:p w14:paraId="40E07343" w14:textId="77777777" w:rsidR="005B6671" w:rsidRPr="0049256C" w:rsidRDefault="005B6671">
            <w:pPr>
              <w:pStyle w:val="16"/>
              <w:pPrChange w:id="6141" w:author="IRK" w:date="2020-04-27T17:26:00Z">
                <w:pPr/>
              </w:pPrChange>
            </w:pPr>
            <w:r w:rsidRPr="0049256C">
              <w:t>{</w:t>
            </w:r>
          </w:p>
          <w:p w14:paraId="7DB29645" w14:textId="77777777" w:rsidR="005B6671" w:rsidRPr="0049256C" w:rsidRDefault="005B6671">
            <w:pPr>
              <w:pStyle w:val="16"/>
              <w:pPrChange w:id="6142" w:author="IRK" w:date="2020-04-27T17:26:00Z">
                <w:pPr/>
              </w:pPrChange>
            </w:pPr>
            <w:r w:rsidRPr="0049256C">
              <w:t xml:space="preserve">    public void contextInitialized( ServletContextEvent event );</w:t>
            </w:r>
          </w:p>
          <w:p w14:paraId="473BD977" w14:textId="77777777" w:rsidR="005B6671" w:rsidRPr="0049256C" w:rsidRDefault="005B6671">
            <w:pPr>
              <w:pStyle w:val="16"/>
              <w:pPrChange w:id="6143" w:author="IRK" w:date="2020-04-27T17:26:00Z">
                <w:pPr/>
              </w:pPrChange>
            </w:pPr>
            <w:r w:rsidRPr="0049256C">
              <w:t xml:space="preserve">    public void contextDestroyed( ServletContextEvent event );</w:t>
            </w:r>
          </w:p>
          <w:p w14:paraId="5E128292" w14:textId="77777777" w:rsidR="005B6671" w:rsidRPr="0049256C" w:rsidRDefault="005B6671">
            <w:pPr>
              <w:pStyle w:val="16"/>
              <w:rPr>
                <w:b/>
              </w:rPr>
              <w:pPrChange w:id="6144" w:author="IRK" w:date="2020-04-27T17:26:00Z">
                <w:pPr/>
              </w:pPrChange>
            </w:pPr>
            <w:r w:rsidRPr="0049256C">
              <w:t xml:space="preserve">    </w:t>
            </w:r>
            <w:r w:rsidRPr="0049256C">
              <w:rPr>
                <w:b/>
              </w:rPr>
              <w:t>protected void onError( Exception e );</w:t>
            </w:r>
          </w:p>
          <w:p w14:paraId="0727FACD" w14:textId="77777777" w:rsidR="005B6671" w:rsidRPr="0049256C" w:rsidRDefault="005B6671">
            <w:pPr>
              <w:pStyle w:val="16"/>
              <w:pPrChange w:id="6145" w:author="IRK" w:date="2020-04-27T17:26:00Z">
                <w:pPr/>
              </w:pPrChange>
            </w:pPr>
            <w:r w:rsidRPr="0049256C">
              <w:t>}</w:t>
            </w:r>
          </w:p>
        </w:tc>
      </w:tr>
    </w:tbl>
    <w:p w14:paraId="14979BE6" w14:textId="77777777" w:rsidR="005B6671" w:rsidRPr="0049256C" w:rsidRDefault="005B6671" w:rsidP="00EC7890"/>
    <w:p w14:paraId="17448C04" w14:textId="77777777" w:rsidR="005B6671" w:rsidRPr="0049256C" w:rsidRDefault="005B6671" w:rsidP="00EC7890">
      <w:r w:rsidRPr="0049256C">
        <w:t>onError</w:t>
      </w:r>
      <w:r w:rsidRPr="0049256C">
        <w:t>メソッドは、基本的に標準エラー出力に例外情報を出力する。初期化エラーが発生した時に他の処理を</w:t>
      </w:r>
      <w:r w:rsidRPr="0049256C">
        <w:rPr>
          <w:rFonts w:hint="eastAsia"/>
        </w:rPr>
        <w:t>する</w:t>
      </w:r>
      <w:r w:rsidRPr="0049256C">
        <w:t>場合は、</w:t>
      </w:r>
      <w:r w:rsidRPr="0049256C">
        <w:t>RuleAppInitializerListner</w:t>
      </w:r>
      <w:r w:rsidRPr="0049256C">
        <w:t>を継承して新しいリスナーを作成し、</w:t>
      </w:r>
      <w:r w:rsidRPr="0049256C">
        <w:t>onError</w:t>
      </w:r>
      <w:r w:rsidRPr="0049256C">
        <w:t>メソッドをオーバーライドして処理できる。</w:t>
      </w:r>
      <w:r w:rsidRPr="0049256C">
        <w:t>web.xml</w:t>
      </w:r>
      <w:r w:rsidRPr="0049256C">
        <w:t>には、新たに作成されたリスナークラスを登録する。</w:t>
      </w:r>
    </w:p>
    <w:p w14:paraId="3BBC378A" w14:textId="77777777" w:rsidR="005B6671" w:rsidRPr="0049256C" w:rsidRDefault="005B6671" w:rsidP="00EC7890"/>
    <w:p w14:paraId="17197497" w14:textId="586C7D18" w:rsidR="004D7855" w:rsidRDefault="00656921">
      <w:pPr>
        <w:pStyle w:val="32"/>
        <w:rPr>
          <w:lang w:eastAsia="ja-JP"/>
        </w:rPr>
        <w:pPrChange w:id="6146" w:author="IRK" w:date="2020-05-11T09:44:00Z">
          <w:pPr>
            <w:pStyle w:val="32"/>
            <w:spacing w:before="12" w:after="12" w:line="240" w:lineRule="auto"/>
            <w:jc w:val="left"/>
          </w:pPr>
        </w:pPrChange>
      </w:pPr>
      <w:bookmarkStart w:id="6147" w:name="_Toc40449591"/>
      <w:r>
        <w:rPr>
          <w:rFonts w:hint="eastAsia"/>
          <w:lang w:eastAsia="ja-JP"/>
        </w:rPr>
        <w:t>ルールアプリケーション初期化クラス</w:t>
      </w:r>
      <w:bookmarkEnd w:id="6147"/>
    </w:p>
    <w:p w14:paraId="469A82E5" w14:textId="7F92C568" w:rsidR="004D7855" w:rsidRDefault="00656921" w:rsidP="00EC7890">
      <w:r w:rsidRPr="009A2CC8">
        <w:rPr>
          <w:rFonts w:hint="eastAsia"/>
        </w:rPr>
        <w:t>ルールアプリケーションが</w:t>
      </w:r>
      <w:r>
        <w:rPr>
          <w:rFonts w:hint="eastAsia"/>
        </w:rPr>
        <w:t>Web</w:t>
      </w:r>
      <w:r>
        <w:rPr>
          <w:rFonts w:hint="eastAsia"/>
        </w:rPr>
        <w:t>アプリケーション初期化リスナーを使用できない場合、基本</w:t>
      </w:r>
      <w:r w:rsidR="00920E32">
        <w:rPr>
          <w:rFonts w:hint="eastAsia"/>
        </w:rPr>
        <w:t>提供</w:t>
      </w:r>
      <w:r>
        <w:rPr>
          <w:rFonts w:hint="eastAsia"/>
        </w:rPr>
        <w:t>されるルールアプリケーション初期化クラスを使用してルールアプリケーション</w:t>
      </w:r>
      <w:r w:rsidR="00920E32">
        <w:rPr>
          <w:rFonts w:hint="eastAsia"/>
        </w:rPr>
        <w:t>を初期化できる。</w:t>
      </w:r>
      <w:r w:rsidR="00920E32" w:rsidRPr="009A2CC8">
        <w:rPr>
          <w:rFonts w:hint="eastAsia"/>
        </w:rPr>
        <w:t>初期化クラスの</w:t>
      </w:r>
      <w:r w:rsidR="00920E32">
        <w:rPr>
          <w:rFonts w:hint="eastAsia"/>
        </w:rPr>
        <w:t>名前は</w:t>
      </w:r>
      <w:del w:id="6148" w:author="IRK" w:date="2020-03-11T16:17:00Z">
        <w:r w:rsidR="00920E32" w:rsidRPr="009A2CC8" w:rsidDel="003A26C2">
          <w:rPr>
            <w:rFonts w:hint="eastAsia"/>
          </w:rPr>
          <w:delText>以下</w:delText>
        </w:r>
      </w:del>
      <w:ins w:id="6149" w:author="IRK" w:date="2020-03-11T16:17:00Z">
        <w:r w:rsidR="003A26C2">
          <w:rPr>
            <w:rFonts w:hint="eastAsia"/>
          </w:rPr>
          <w:t>次のとおり</w:t>
        </w:r>
      </w:ins>
      <w:r w:rsidR="00920E32" w:rsidRPr="009A2CC8">
        <w:rPr>
          <w:rFonts w:hint="eastAsia"/>
        </w:rPr>
        <w:t>である。</w:t>
      </w:r>
    </w:p>
    <w:p w14:paraId="309C7451" w14:textId="77777777" w:rsidR="004D7855" w:rsidRPr="00EC7890" w:rsidRDefault="004D7855" w:rsidP="00EC7890">
      <w:r w:rsidRPr="00EC7890">
        <w:t>com.innorules.rrt.Initializer</w:t>
      </w:r>
    </w:p>
    <w:p w14:paraId="7D271B31" w14:textId="77777777" w:rsidR="004D7855" w:rsidRDefault="004D7855" w:rsidP="00EC7890"/>
    <w:p w14:paraId="604B29D9" w14:textId="337611E4" w:rsidR="004D7855" w:rsidRDefault="00856FD5" w:rsidP="00EC7890">
      <w:del w:id="6150" w:author="IRK" w:date="2020-03-11T16:17:00Z">
        <w:r w:rsidRPr="009A2CC8" w:rsidDel="003A26C2">
          <w:rPr>
            <w:rFonts w:hint="eastAsia"/>
          </w:rPr>
          <w:delText>以下</w:delText>
        </w:r>
      </w:del>
      <w:ins w:id="6151" w:author="IRK" w:date="2020-03-11T16:17:00Z">
        <w:r w:rsidR="003A26C2">
          <w:rPr>
            <w:rFonts w:hint="eastAsia"/>
          </w:rPr>
          <w:t>次の表</w:t>
        </w:r>
      </w:ins>
      <w:r w:rsidRPr="009A2CC8">
        <w:rPr>
          <w:rFonts w:hint="eastAsia"/>
        </w:rPr>
        <w:t>は</w:t>
      </w:r>
      <w:r w:rsidR="00301422" w:rsidRPr="009A2CC8">
        <w:rPr>
          <w:rFonts w:hint="eastAsia"/>
        </w:rPr>
        <w:t>このクラスを使用する</w:t>
      </w:r>
      <w:r w:rsidR="00920E32" w:rsidRPr="009A2CC8">
        <w:rPr>
          <w:rFonts w:hint="eastAsia"/>
        </w:rPr>
        <w:t>ルールアプリケーション</w:t>
      </w:r>
      <w:r w:rsidR="00E2114E">
        <w:rPr>
          <w:rFonts w:hint="eastAsia"/>
        </w:rPr>
        <w:t>を</w:t>
      </w:r>
      <w:r w:rsidR="00920E32" w:rsidRPr="009A2CC8">
        <w:rPr>
          <w:rFonts w:hint="eastAsia"/>
        </w:rPr>
        <w:t>初期化してクリーンアップまで呼び出す例である。</w:t>
      </w:r>
    </w:p>
    <w:p w14:paraId="3E915E32" w14:textId="697DDFC2" w:rsidR="004D7855" w:rsidRPr="00920E32" w:rsidRDefault="004D7855" w:rsidP="00EC7890"/>
    <w:p w14:paraId="683BE131" w14:textId="71594093" w:rsidR="006643C7" w:rsidRDefault="006643C7" w:rsidP="007D3017">
      <w:pPr>
        <w:pStyle w:val="afff6"/>
      </w:pPr>
      <w:bookmarkStart w:id="6152" w:name="_Toc34839605"/>
      <w:del w:id="6153" w:author="IRK" w:date="2020-03-09T22:49:00Z">
        <w:r w:rsidDel="00935795">
          <w:rPr>
            <w:rFonts w:hint="eastAsia"/>
          </w:rPr>
          <w:delText>[</w:delText>
        </w:r>
        <w:r w:rsidDel="00935795">
          <w:rPr>
            <w:rFonts w:hint="eastAsia"/>
          </w:rPr>
          <w:delText>表</w:delText>
        </w:r>
        <w:r w:rsidDel="00935795">
          <w:rPr>
            <w:rFonts w:hint="eastAsia"/>
          </w:rPr>
          <w:delText xml:space="preserve"> </w:delText>
        </w:r>
        <w:r w:rsidDel="00935795">
          <w:fldChar w:fldCharType="begin"/>
        </w:r>
        <w:r w:rsidDel="00935795">
          <w:delInstrText xml:space="preserve"> </w:delInstrText>
        </w:r>
        <w:r w:rsidDel="00935795">
          <w:rPr>
            <w:rFonts w:hint="eastAsia"/>
          </w:rPr>
          <w:delInstrText>SEQ [</w:delInstrText>
        </w:r>
        <w:r w:rsidDel="00935795">
          <w:rPr>
            <w:rFonts w:hint="eastAsia"/>
          </w:rPr>
          <w:delInstrText>表</w:delInstrText>
        </w:r>
        <w:r w:rsidDel="00935795">
          <w:rPr>
            <w:rFonts w:hint="eastAsia"/>
          </w:rPr>
          <w:delInstrText xml:space="preserve"> \* ARABIC</w:delInstrText>
        </w:r>
        <w:r w:rsidDel="00935795">
          <w:delInstrText xml:space="preserve"> </w:delInstrText>
        </w:r>
        <w:r w:rsidDel="00935795">
          <w:fldChar w:fldCharType="separate"/>
        </w:r>
        <w:r w:rsidR="000132DF" w:rsidDel="00935795">
          <w:rPr>
            <w:noProof/>
          </w:rPr>
          <w:delText>133</w:delText>
        </w:r>
        <w:r w:rsidDel="00935795">
          <w:fldChar w:fldCharType="end"/>
        </w:r>
        <w:r w:rsidDel="00935795">
          <w:rPr>
            <w:rFonts w:hint="eastAsia"/>
          </w:rPr>
          <w:delText>]</w:delText>
        </w:r>
      </w:del>
      <w:ins w:id="6154" w:author="IRK" w:date="2020-03-09T22:49:00Z">
        <w:r w:rsidR="00935795">
          <w:rPr>
            <w:rFonts w:hint="eastAsia"/>
          </w:rPr>
          <w:t>[</w:t>
        </w:r>
      </w:ins>
      <w:ins w:id="6155" w:author="IRK" w:date="2020-03-09T22:50:00Z">
        <w:r w:rsidR="00935795">
          <w:rPr>
            <w:rFonts w:hint="eastAsia"/>
          </w:rPr>
          <w:t>表</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表</w:instrText>
        </w:r>
        <w:r w:rsidR="00935795">
          <w:rPr>
            <w:rFonts w:hint="eastAsia"/>
          </w:rPr>
          <w:instrText xml:space="preserve"> \* ARABIC</w:instrText>
        </w:r>
        <w:r w:rsidR="00935795">
          <w:instrText xml:space="preserve"> </w:instrText>
        </w:r>
      </w:ins>
      <w:r w:rsidR="00935795">
        <w:fldChar w:fldCharType="separate"/>
      </w:r>
      <w:r w:rsidR="00AB1F2F">
        <w:rPr>
          <w:noProof/>
        </w:rPr>
        <w:t>139</w:t>
      </w:r>
      <w:ins w:id="6156" w:author="IRK" w:date="2020-03-09T22:50:00Z">
        <w:r w:rsidR="00935795">
          <w:fldChar w:fldCharType="end"/>
        </w:r>
      </w:ins>
      <w:ins w:id="6157" w:author="IRK" w:date="2020-03-09T22:49:00Z">
        <w:r w:rsidR="00935795">
          <w:rPr>
            <w:rFonts w:hint="eastAsia"/>
          </w:rPr>
          <w:t>]</w:t>
        </w:r>
      </w:ins>
      <w:bookmarkEnd w:id="6152"/>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158" w:author="IRK" w:date="2020-04-16T14:35:00Z">
          <w:tblPr>
            <w:tblW w:w="0" w:type="auto"/>
            <w:tblLook w:val="04A0" w:firstRow="1" w:lastRow="0" w:firstColumn="1" w:lastColumn="0" w:noHBand="0" w:noVBand="1"/>
          </w:tblPr>
        </w:tblPrChange>
      </w:tblPr>
      <w:tblGrid>
        <w:gridCol w:w="9724"/>
        <w:tblGridChange w:id="6159">
          <w:tblGrid>
            <w:gridCol w:w="9724"/>
          </w:tblGrid>
        </w:tblGridChange>
      </w:tblGrid>
      <w:tr w:rsidR="004D7855" w14:paraId="3880047B" w14:textId="77777777" w:rsidTr="00DE66C1">
        <w:trPr>
          <w:jc w:val="center"/>
        </w:trPr>
        <w:tc>
          <w:tcPr>
            <w:tcW w:w="9724" w:type="dxa"/>
            <w:tcPrChange w:id="6160" w:author="IRK" w:date="2020-04-16T14:35:00Z">
              <w:tcPr>
                <w:tcW w:w="9724" w:type="dxa"/>
              </w:tcPr>
            </w:tcPrChange>
          </w:tcPr>
          <w:p w14:paraId="69D7815F" w14:textId="65E27A5C" w:rsidR="004D7855" w:rsidRDefault="00DF55E4">
            <w:pPr>
              <w:pStyle w:val="16"/>
              <w:pPrChange w:id="6161" w:author="IRK" w:date="2020-04-27T17:26:00Z">
                <w:pPr/>
              </w:pPrChange>
            </w:pPr>
            <w:ins w:id="6162" w:author="IRK" w:date="2020-04-16T14:46:00Z">
              <w:r w:rsidRPr="0049256C">
                <w:t xml:space="preserve"> </w:t>
              </w:r>
            </w:ins>
            <w:r w:rsidR="004D7855">
              <w:t>1 public static void main( String[] args )</w:t>
            </w:r>
          </w:p>
          <w:p w14:paraId="0B8B1838" w14:textId="77777777" w:rsidR="004D7855" w:rsidRDefault="004D7855">
            <w:pPr>
              <w:pStyle w:val="16"/>
              <w:pPrChange w:id="6163" w:author="IRK" w:date="2020-04-27T17:26:00Z">
                <w:pPr/>
              </w:pPrChange>
            </w:pPr>
            <w:r>
              <w:t xml:space="preserve"> 2 {</w:t>
            </w:r>
          </w:p>
          <w:p w14:paraId="722CD5BC" w14:textId="77777777" w:rsidR="004D7855" w:rsidRDefault="004D7855">
            <w:pPr>
              <w:pStyle w:val="16"/>
              <w:pPrChange w:id="6164" w:author="IRK" w:date="2020-04-27T17:26:00Z">
                <w:pPr/>
              </w:pPrChange>
            </w:pPr>
            <w:r>
              <w:t xml:space="preserve"> 3 </w:t>
            </w:r>
            <w:r>
              <w:tab/>
              <w:t>Initializer init = null;</w:t>
            </w:r>
          </w:p>
          <w:p w14:paraId="3D1092BF" w14:textId="77777777" w:rsidR="004D7855" w:rsidRDefault="004D7855">
            <w:pPr>
              <w:pStyle w:val="16"/>
              <w:pPrChange w:id="6165" w:author="IRK" w:date="2020-04-27T17:26:00Z">
                <w:pPr/>
              </w:pPrChange>
            </w:pPr>
            <w:r>
              <w:t xml:space="preserve"> 4 </w:t>
            </w:r>
            <w:r>
              <w:tab/>
              <w:t>try</w:t>
            </w:r>
          </w:p>
          <w:p w14:paraId="3FDA7032" w14:textId="77777777" w:rsidR="004D7855" w:rsidRDefault="004D7855">
            <w:pPr>
              <w:pStyle w:val="16"/>
              <w:pPrChange w:id="6166" w:author="IRK" w:date="2020-04-27T17:26:00Z">
                <w:pPr/>
              </w:pPrChange>
            </w:pPr>
            <w:r>
              <w:t xml:space="preserve"> 5 </w:t>
            </w:r>
            <w:r>
              <w:tab/>
              <w:t>{</w:t>
            </w:r>
          </w:p>
          <w:p w14:paraId="3A0EFA97" w14:textId="77777777" w:rsidR="004D7855" w:rsidRDefault="004D7855">
            <w:pPr>
              <w:pStyle w:val="16"/>
              <w:pPrChange w:id="6167" w:author="IRK" w:date="2020-04-27T17:26:00Z">
                <w:pPr/>
              </w:pPrChange>
            </w:pPr>
            <w:r>
              <w:t xml:space="preserve"> 6 </w:t>
            </w:r>
            <w:r>
              <w:tab/>
            </w:r>
            <w:r>
              <w:tab/>
              <w:t>Properties props = new Properties();</w:t>
            </w:r>
          </w:p>
          <w:p w14:paraId="6BB0572F" w14:textId="77777777" w:rsidR="004D7855" w:rsidRDefault="004D7855">
            <w:pPr>
              <w:pStyle w:val="16"/>
              <w:pPrChange w:id="6168" w:author="IRK" w:date="2020-04-27T17:26:00Z">
                <w:pPr/>
              </w:pPrChange>
            </w:pPr>
            <w:r>
              <w:t xml:space="preserve"> 7 </w:t>
            </w:r>
            <w:r>
              <w:tab/>
            </w:r>
            <w:r>
              <w:tab/>
              <w:t xml:space="preserve">props.put( "innorules.home", </w:t>
            </w:r>
            <w:r w:rsidRPr="006B2626">
              <w:rPr>
                <w:b/>
              </w:rPr>
              <w:t>"/opt/innorules-home</w:t>
            </w:r>
            <w:r>
              <w:t>" );</w:t>
            </w:r>
          </w:p>
          <w:p w14:paraId="670D883A" w14:textId="77777777" w:rsidR="004D7855" w:rsidRDefault="004D7855">
            <w:pPr>
              <w:pStyle w:val="16"/>
              <w:pPrChange w:id="6169" w:author="IRK" w:date="2020-04-27T17:26:00Z">
                <w:pPr/>
              </w:pPrChange>
            </w:pPr>
            <w:r>
              <w:t xml:space="preserve"> 8 </w:t>
            </w:r>
            <w:r>
              <w:tab/>
            </w:r>
            <w:r>
              <w:tab/>
              <w:t>props.put( "innorules.system", "</w:t>
            </w:r>
            <w:r w:rsidRPr="006B2626">
              <w:rPr>
                <w:b/>
              </w:rPr>
              <w:t>DEV</w:t>
            </w:r>
            <w:r>
              <w:t>" );</w:t>
            </w:r>
          </w:p>
          <w:p w14:paraId="0D30177A" w14:textId="77777777" w:rsidR="004D7855" w:rsidRDefault="004D7855">
            <w:pPr>
              <w:pStyle w:val="16"/>
              <w:pPrChange w:id="6170" w:author="IRK" w:date="2020-04-27T17:26:00Z">
                <w:pPr/>
              </w:pPrChange>
            </w:pPr>
            <w:r>
              <w:t xml:space="preserve"> 9 </w:t>
            </w:r>
            <w:r>
              <w:tab/>
            </w:r>
            <w:r>
              <w:tab/>
              <w:t>props.put( "innorules.rule-application-config", "</w:t>
            </w:r>
            <w:r w:rsidRPr="006B2626">
              <w:rPr>
                <w:b/>
              </w:rPr>
              <w:t>batch</w:t>
            </w:r>
            <w:r>
              <w:t>" );</w:t>
            </w:r>
          </w:p>
          <w:p w14:paraId="09016736" w14:textId="77777777" w:rsidR="004D7855" w:rsidRDefault="004D7855">
            <w:pPr>
              <w:pStyle w:val="16"/>
              <w:pPrChange w:id="6171" w:author="IRK" w:date="2020-04-27T17:26:00Z">
                <w:pPr/>
              </w:pPrChange>
            </w:pPr>
            <w:r>
              <w:t xml:space="preserve">10 </w:t>
            </w:r>
            <w:r>
              <w:tab/>
            </w:r>
            <w:r>
              <w:tab/>
              <w:t>props.put( "innorules.library-template", "</w:t>
            </w:r>
            <w:r w:rsidRPr="006B2626">
              <w:rPr>
                <w:b/>
              </w:rPr>
              <w:t>rule-service</w:t>
            </w:r>
            <w:r>
              <w:t>" );</w:t>
            </w:r>
          </w:p>
          <w:p w14:paraId="15E12576" w14:textId="77777777" w:rsidR="004D7855" w:rsidRDefault="004D7855">
            <w:pPr>
              <w:pStyle w:val="16"/>
              <w:pPrChange w:id="6172" w:author="IRK" w:date="2020-04-27T17:26:00Z">
                <w:pPr/>
              </w:pPrChange>
            </w:pPr>
            <w:r>
              <w:t xml:space="preserve">11 </w:t>
            </w:r>
            <w:r>
              <w:tab/>
            </w:r>
            <w:r>
              <w:tab/>
              <w:t>init = new Initializer( props );</w:t>
            </w:r>
          </w:p>
          <w:p w14:paraId="7966E519" w14:textId="77777777" w:rsidR="004D7855" w:rsidRDefault="004D7855">
            <w:pPr>
              <w:pStyle w:val="16"/>
              <w:pPrChange w:id="6173" w:author="IRK" w:date="2020-04-27T17:26:00Z">
                <w:pPr/>
              </w:pPrChange>
            </w:pPr>
            <w:r>
              <w:t xml:space="preserve">12 </w:t>
            </w:r>
            <w:r>
              <w:tab/>
            </w:r>
            <w:r>
              <w:tab/>
              <w:t>init.initialize( null );</w:t>
            </w:r>
          </w:p>
          <w:p w14:paraId="7B6FE9FD" w14:textId="77777777" w:rsidR="004D7855" w:rsidRDefault="004D7855">
            <w:pPr>
              <w:pStyle w:val="16"/>
              <w:pPrChange w:id="6174" w:author="IRK" w:date="2020-04-27T17:26:00Z">
                <w:pPr/>
              </w:pPrChange>
            </w:pPr>
            <w:r>
              <w:t xml:space="preserve">13 </w:t>
            </w:r>
            <w:r>
              <w:tab/>
            </w:r>
            <w:r>
              <w:tab/>
            </w:r>
          </w:p>
          <w:p w14:paraId="0F707D22" w14:textId="77777777" w:rsidR="004D7855" w:rsidRDefault="004D7855">
            <w:pPr>
              <w:pStyle w:val="16"/>
              <w:pPrChange w:id="6175" w:author="IRK" w:date="2020-04-27T17:26:00Z">
                <w:pPr/>
              </w:pPrChange>
            </w:pPr>
            <w:r>
              <w:t xml:space="preserve">14 </w:t>
            </w:r>
            <w:r>
              <w:tab/>
            </w:r>
            <w:r>
              <w:tab/>
              <w:t>// rule call process</w:t>
            </w:r>
          </w:p>
          <w:p w14:paraId="697D3C51" w14:textId="77777777" w:rsidR="004D7855" w:rsidRDefault="004D7855">
            <w:pPr>
              <w:pStyle w:val="16"/>
              <w:pPrChange w:id="6176" w:author="IRK" w:date="2020-04-27T17:26:00Z">
                <w:pPr/>
              </w:pPrChange>
            </w:pPr>
            <w:r>
              <w:t xml:space="preserve">15 </w:t>
            </w:r>
            <w:r>
              <w:tab/>
              <w:t>}</w:t>
            </w:r>
          </w:p>
          <w:p w14:paraId="047FEDC2" w14:textId="77777777" w:rsidR="004D7855" w:rsidRDefault="004D7855">
            <w:pPr>
              <w:pStyle w:val="16"/>
              <w:pPrChange w:id="6177" w:author="IRK" w:date="2020-04-27T17:26:00Z">
                <w:pPr/>
              </w:pPrChange>
            </w:pPr>
            <w:r>
              <w:t xml:space="preserve">16 </w:t>
            </w:r>
            <w:r>
              <w:tab/>
              <w:t>catch( Exception e )</w:t>
            </w:r>
          </w:p>
          <w:p w14:paraId="3AD0E865" w14:textId="77777777" w:rsidR="004D7855" w:rsidRDefault="004D7855">
            <w:pPr>
              <w:pStyle w:val="16"/>
              <w:pPrChange w:id="6178" w:author="IRK" w:date="2020-04-27T17:26:00Z">
                <w:pPr/>
              </w:pPrChange>
            </w:pPr>
            <w:r>
              <w:t xml:space="preserve">17 </w:t>
            </w:r>
            <w:r>
              <w:tab/>
              <w:t>{</w:t>
            </w:r>
          </w:p>
          <w:p w14:paraId="7B703804" w14:textId="77777777" w:rsidR="004D7855" w:rsidRDefault="004D7855">
            <w:pPr>
              <w:pStyle w:val="16"/>
              <w:pPrChange w:id="6179" w:author="IRK" w:date="2020-04-27T17:26:00Z">
                <w:pPr/>
              </w:pPrChange>
            </w:pPr>
            <w:r>
              <w:t xml:space="preserve">18 </w:t>
            </w:r>
            <w:r>
              <w:tab/>
            </w:r>
            <w:r>
              <w:tab/>
              <w:t>e.printStackTrace();</w:t>
            </w:r>
          </w:p>
          <w:p w14:paraId="1B21DCAE" w14:textId="77777777" w:rsidR="004D7855" w:rsidRDefault="004D7855">
            <w:pPr>
              <w:pStyle w:val="16"/>
              <w:pPrChange w:id="6180" w:author="IRK" w:date="2020-04-27T17:26:00Z">
                <w:pPr/>
              </w:pPrChange>
            </w:pPr>
            <w:r>
              <w:t xml:space="preserve">19 </w:t>
            </w:r>
            <w:r>
              <w:tab/>
              <w:t>}</w:t>
            </w:r>
          </w:p>
          <w:p w14:paraId="7D1BAFFC" w14:textId="77777777" w:rsidR="004D7855" w:rsidRDefault="004D7855">
            <w:pPr>
              <w:pStyle w:val="16"/>
              <w:pPrChange w:id="6181" w:author="IRK" w:date="2020-04-27T17:26:00Z">
                <w:pPr/>
              </w:pPrChange>
            </w:pPr>
            <w:r>
              <w:t xml:space="preserve">20 </w:t>
            </w:r>
            <w:r>
              <w:tab/>
              <w:t>finally</w:t>
            </w:r>
          </w:p>
          <w:p w14:paraId="2A3B6044" w14:textId="77777777" w:rsidR="004D7855" w:rsidRDefault="004D7855">
            <w:pPr>
              <w:pStyle w:val="16"/>
              <w:pPrChange w:id="6182" w:author="IRK" w:date="2020-04-27T17:26:00Z">
                <w:pPr/>
              </w:pPrChange>
            </w:pPr>
            <w:r>
              <w:t xml:space="preserve">21 </w:t>
            </w:r>
            <w:r>
              <w:tab/>
              <w:t>{</w:t>
            </w:r>
          </w:p>
          <w:p w14:paraId="42E8E526" w14:textId="77777777" w:rsidR="004D7855" w:rsidRDefault="004D7855">
            <w:pPr>
              <w:pStyle w:val="16"/>
              <w:pPrChange w:id="6183" w:author="IRK" w:date="2020-04-27T17:26:00Z">
                <w:pPr/>
              </w:pPrChange>
            </w:pPr>
            <w:r>
              <w:t xml:space="preserve">22 </w:t>
            </w:r>
            <w:r>
              <w:tab/>
            </w:r>
            <w:r>
              <w:tab/>
              <w:t>if( init != null &amp;&amp; init.hasInitialized() )</w:t>
            </w:r>
          </w:p>
          <w:p w14:paraId="7BABB17A" w14:textId="77777777" w:rsidR="004D7855" w:rsidRDefault="004D7855">
            <w:pPr>
              <w:pStyle w:val="16"/>
              <w:pPrChange w:id="6184" w:author="IRK" w:date="2020-04-27T17:26:00Z">
                <w:pPr/>
              </w:pPrChange>
            </w:pPr>
            <w:r>
              <w:t xml:space="preserve">23 </w:t>
            </w:r>
            <w:r>
              <w:tab/>
            </w:r>
            <w:r>
              <w:tab/>
            </w:r>
            <w:r>
              <w:tab/>
              <w:t>init.cleanup();</w:t>
            </w:r>
          </w:p>
          <w:p w14:paraId="04C48AE3" w14:textId="77777777" w:rsidR="004D7855" w:rsidRDefault="004D7855">
            <w:pPr>
              <w:pStyle w:val="16"/>
              <w:pPrChange w:id="6185" w:author="IRK" w:date="2020-04-27T17:26:00Z">
                <w:pPr/>
              </w:pPrChange>
            </w:pPr>
            <w:r>
              <w:t xml:space="preserve">24 </w:t>
            </w:r>
            <w:r>
              <w:tab/>
              <w:t>}</w:t>
            </w:r>
          </w:p>
          <w:p w14:paraId="0310D9CB" w14:textId="77777777" w:rsidR="004D7855" w:rsidRDefault="004D7855">
            <w:pPr>
              <w:pStyle w:val="16"/>
              <w:pPrChange w:id="6186" w:author="IRK" w:date="2020-04-27T17:26:00Z">
                <w:pPr/>
              </w:pPrChange>
            </w:pPr>
            <w:r>
              <w:t>25 }</w:t>
            </w:r>
          </w:p>
        </w:tc>
      </w:tr>
    </w:tbl>
    <w:p w14:paraId="5F834835" w14:textId="77777777" w:rsidR="0098082E" w:rsidRDefault="0098082E" w:rsidP="00EC7890"/>
    <w:p w14:paraId="2238C452" w14:textId="47AD086B" w:rsidR="004D7855" w:rsidRPr="00516F99" w:rsidRDefault="00920E32" w:rsidP="00EC7890">
      <w:r w:rsidRPr="009A2CC8">
        <w:rPr>
          <w:rFonts w:hint="eastAsia"/>
        </w:rPr>
        <w:t>上記の例の</w:t>
      </w:r>
      <w:ins w:id="6187" w:author="IRK" w:date="2020-05-12T14:42:00Z">
        <w:r w:rsidR="004D1011">
          <w:rPr>
            <w:rFonts w:hint="eastAsia"/>
          </w:rPr>
          <w:t>[</w:t>
        </w:r>
      </w:ins>
      <w:r w:rsidR="004D7855" w:rsidRPr="009A2CC8">
        <w:t>11</w:t>
      </w:r>
      <w:r w:rsidR="00E2114E">
        <w:rPr>
          <w:rFonts w:hint="eastAsia"/>
        </w:rPr>
        <w:t>行目</w:t>
      </w:r>
      <w:ins w:id="6188" w:author="IRK" w:date="2020-05-12T14:42:00Z">
        <w:r w:rsidR="004D1011">
          <w:rPr>
            <w:rFonts w:hint="eastAsia"/>
          </w:rPr>
          <w:t>]</w:t>
        </w:r>
      </w:ins>
      <w:r w:rsidRPr="009A2CC8">
        <w:rPr>
          <w:rFonts w:hint="eastAsia"/>
        </w:rPr>
        <w:t>の</w:t>
      </w:r>
      <w:r w:rsidR="004D7855" w:rsidRPr="009A2CC8">
        <w:t>Initializer</w:t>
      </w:r>
      <w:r w:rsidRPr="009A2CC8">
        <w:rPr>
          <w:rFonts w:hint="eastAsia"/>
        </w:rPr>
        <w:t>クラスのコンストラクタで</w:t>
      </w:r>
      <w:r w:rsidR="004D7855" w:rsidRPr="009A2CC8">
        <w:t>java.util.Properties</w:t>
      </w:r>
      <w:r w:rsidRPr="009A2CC8">
        <w:rPr>
          <w:rFonts w:hint="eastAsia"/>
        </w:rPr>
        <w:t>クラスをパラメータとして使用している。</w:t>
      </w:r>
      <w:ins w:id="6189" w:author="IRK" w:date="2020-05-12T14:42:00Z">
        <w:r w:rsidR="004D1011">
          <w:rPr>
            <w:rFonts w:hint="eastAsia"/>
          </w:rPr>
          <w:t>[</w:t>
        </w:r>
      </w:ins>
      <w:r w:rsidR="004D7855" w:rsidRPr="009A2CC8">
        <w:t>7~10</w:t>
      </w:r>
      <w:r w:rsidR="00E2114E">
        <w:rPr>
          <w:rFonts w:hint="eastAsia"/>
        </w:rPr>
        <w:t>行目</w:t>
      </w:r>
      <w:ins w:id="6190" w:author="IRK" w:date="2020-05-12T14:42:00Z">
        <w:r w:rsidR="004D1011">
          <w:rPr>
            <w:rFonts w:hint="eastAsia"/>
          </w:rPr>
          <w:t>]</w:t>
        </w:r>
      </w:ins>
      <w:r w:rsidR="009D73F2" w:rsidRPr="009A2CC8">
        <w:rPr>
          <w:rFonts w:hint="eastAsia"/>
        </w:rPr>
        <w:t>ではルールランタイムシステムを初期化するために必要なパラメータを</w:t>
      </w:r>
      <w:r w:rsidR="004D7855" w:rsidRPr="009A2CC8">
        <w:t xml:space="preserve">Properties </w:t>
      </w:r>
      <w:r w:rsidR="009D73F2" w:rsidRPr="009A2CC8">
        <w:rPr>
          <w:rFonts w:hint="eastAsia"/>
        </w:rPr>
        <w:t>クラスに設定する。この時、使用されるパラメータのキー値は</w:t>
      </w:r>
      <w:del w:id="6191" w:author="IRK" w:date="2020-03-09T22:50:00Z">
        <w:r w:rsidR="004D7855" w:rsidRPr="009A2CC8" w:rsidDel="00935795">
          <w:delText>3.7.2</w:delText>
        </w:r>
        <w:r w:rsidR="009D73F2" w:rsidRPr="009A2CC8" w:rsidDel="00935795">
          <w:rPr>
            <w:rFonts w:hint="eastAsia"/>
          </w:rPr>
          <w:delText>ルールアプリケーション初期化リスナー</w:delText>
        </w:r>
      </w:del>
      <w:ins w:id="6192" w:author="IRK" w:date="2020-03-10T22:37:00Z">
        <w:r w:rsidR="008E5814">
          <w:rPr>
            <w:rFonts w:hint="eastAsia"/>
          </w:rPr>
          <w:t>「</w:t>
        </w:r>
      </w:ins>
      <w:ins w:id="6193" w:author="IRK" w:date="2020-03-09T22:50:00Z">
        <w:r w:rsidR="00935795">
          <w:fldChar w:fldCharType="begin"/>
        </w:r>
        <w:r w:rsidR="00935795">
          <w:instrText xml:space="preserve"> </w:instrText>
        </w:r>
        <w:r w:rsidR="00935795">
          <w:rPr>
            <w:rFonts w:hint="eastAsia"/>
          </w:rPr>
          <w:instrText>REF _Ref34686655 \r \h</w:instrText>
        </w:r>
        <w:r w:rsidR="00935795">
          <w:instrText xml:space="preserve"> </w:instrText>
        </w:r>
      </w:ins>
      <w:r w:rsidR="00935795">
        <w:fldChar w:fldCharType="separate"/>
      </w:r>
      <w:r w:rsidR="00AB1F2F">
        <w:t xml:space="preserve">3.7.2 </w:t>
      </w:r>
      <w:ins w:id="6194" w:author="IRK" w:date="2020-03-09T22:50:00Z">
        <w:r w:rsidR="00935795">
          <w:fldChar w:fldCharType="end"/>
        </w:r>
        <w:r w:rsidR="00935795">
          <w:fldChar w:fldCharType="begin"/>
        </w:r>
        <w:r w:rsidR="00935795">
          <w:instrText xml:space="preserve"> REF _Ref34686658 \h </w:instrText>
        </w:r>
      </w:ins>
      <w:r w:rsidR="00935795">
        <w:fldChar w:fldCharType="separate"/>
      </w:r>
      <w:r w:rsidR="00AB1F2F" w:rsidRPr="0049256C">
        <w:t>ルールアプリケーションの初期化リスナー</w:t>
      </w:r>
      <w:ins w:id="6195" w:author="IRK" w:date="2020-03-09T22:50:00Z">
        <w:r w:rsidR="00935795">
          <w:fldChar w:fldCharType="end"/>
        </w:r>
      </w:ins>
      <w:ins w:id="6196" w:author="IRK" w:date="2020-03-10T22:37:00Z">
        <w:r w:rsidR="008E5814">
          <w:rPr>
            <w:rFonts w:hint="eastAsia"/>
          </w:rPr>
          <w:t>」</w:t>
        </w:r>
      </w:ins>
      <w:r w:rsidR="009D73F2" w:rsidRPr="009A2CC8">
        <w:rPr>
          <w:rFonts w:hint="eastAsia"/>
        </w:rPr>
        <w:t>で説明した</w:t>
      </w:r>
      <w:r w:rsidR="009D73F2" w:rsidRPr="009A2CC8">
        <w:t>4</w:t>
      </w:r>
      <w:r w:rsidR="009D73F2" w:rsidRPr="009A2CC8">
        <w:rPr>
          <w:rFonts w:hint="eastAsia"/>
        </w:rPr>
        <w:t>つのパラメータと同一な値を使用する。</w:t>
      </w:r>
    </w:p>
    <w:p w14:paraId="76D03BE7" w14:textId="77777777" w:rsidR="004D7855" w:rsidRDefault="004D7855" w:rsidP="00EC7890"/>
    <w:p w14:paraId="2D96FD03" w14:textId="77F6531E" w:rsidR="004D7855" w:rsidRDefault="009D73F2" w:rsidP="00EC7890">
      <w:del w:id="6197" w:author="IRK" w:date="2020-03-11T16:17:00Z">
        <w:r w:rsidRPr="009A2CC8" w:rsidDel="003A26C2">
          <w:rPr>
            <w:rFonts w:hint="eastAsia"/>
          </w:rPr>
          <w:delText>以下</w:delText>
        </w:r>
      </w:del>
      <w:ins w:id="6198" w:author="IRK" w:date="2020-03-11T16:17:00Z">
        <w:r w:rsidR="003A26C2">
          <w:rPr>
            <w:rFonts w:hint="eastAsia"/>
          </w:rPr>
          <w:t>次</w:t>
        </w:r>
      </w:ins>
      <w:r w:rsidRPr="009A2CC8">
        <w:rPr>
          <w:rFonts w:hint="eastAsia"/>
        </w:rPr>
        <w:t>の表はルールアプリケーション初期化クラスである</w:t>
      </w:r>
      <w:r w:rsidR="004D7855" w:rsidRPr="009A2CC8">
        <w:t>Initializer</w:t>
      </w:r>
      <w:r w:rsidRPr="009A2CC8">
        <w:rPr>
          <w:rFonts w:hint="eastAsia"/>
        </w:rPr>
        <w:t>クラスを簡単に示している。</w:t>
      </w:r>
    </w:p>
    <w:p w14:paraId="4A760FA4" w14:textId="593A1C7A" w:rsidR="00135937" w:rsidRDefault="00135937">
      <w:pPr>
        <w:autoSpaceDE/>
        <w:autoSpaceDN/>
        <w:jc w:val="left"/>
        <w:rPr>
          <w:ins w:id="6199" w:author="IRK" w:date="2020-05-11T09:45:00Z"/>
        </w:rPr>
      </w:pPr>
      <w:ins w:id="6200" w:author="IRK" w:date="2020-05-11T09:45:00Z">
        <w:r>
          <w:br w:type="page"/>
        </w:r>
      </w:ins>
    </w:p>
    <w:p w14:paraId="25635D5F" w14:textId="77777777" w:rsidR="0098082E" w:rsidRPr="009A2CC8" w:rsidRDefault="0098082E" w:rsidP="00EC7890"/>
    <w:p w14:paraId="613A7D42" w14:textId="10E0C3E2" w:rsidR="006643C7" w:rsidRDefault="006643C7" w:rsidP="007D3017">
      <w:pPr>
        <w:pStyle w:val="afff6"/>
      </w:pPr>
      <w:bookmarkStart w:id="6201" w:name="_Toc34839606"/>
      <w:del w:id="6202" w:author="IRK" w:date="2020-03-09T22:50:00Z">
        <w:r w:rsidDel="00935795">
          <w:rPr>
            <w:rFonts w:hint="eastAsia"/>
          </w:rPr>
          <w:delText>[</w:delText>
        </w:r>
        <w:r w:rsidDel="00935795">
          <w:rPr>
            <w:rFonts w:hint="eastAsia"/>
          </w:rPr>
          <w:delText>表</w:delText>
        </w:r>
        <w:r w:rsidDel="00935795">
          <w:rPr>
            <w:rFonts w:hint="eastAsia"/>
          </w:rPr>
          <w:delText xml:space="preserve"> </w:delText>
        </w:r>
        <w:r w:rsidDel="00935795">
          <w:fldChar w:fldCharType="begin"/>
        </w:r>
        <w:r w:rsidDel="00935795">
          <w:delInstrText xml:space="preserve"> </w:delInstrText>
        </w:r>
        <w:r w:rsidDel="00935795">
          <w:rPr>
            <w:rFonts w:hint="eastAsia"/>
          </w:rPr>
          <w:delInstrText>SEQ [</w:delInstrText>
        </w:r>
        <w:r w:rsidDel="00935795">
          <w:rPr>
            <w:rFonts w:hint="eastAsia"/>
          </w:rPr>
          <w:delInstrText>表</w:delInstrText>
        </w:r>
        <w:r w:rsidDel="00935795">
          <w:rPr>
            <w:rFonts w:hint="eastAsia"/>
          </w:rPr>
          <w:delInstrText xml:space="preserve"> \* ARABIC</w:delInstrText>
        </w:r>
        <w:r w:rsidDel="00935795">
          <w:delInstrText xml:space="preserve"> </w:delInstrText>
        </w:r>
        <w:r w:rsidDel="00935795">
          <w:fldChar w:fldCharType="separate"/>
        </w:r>
        <w:r w:rsidR="000132DF" w:rsidDel="00935795">
          <w:rPr>
            <w:noProof/>
          </w:rPr>
          <w:delText>134</w:delText>
        </w:r>
        <w:r w:rsidDel="00935795">
          <w:fldChar w:fldCharType="end"/>
        </w:r>
        <w:r w:rsidDel="00935795">
          <w:rPr>
            <w:rFonts w:hint="eastAsia"/>
          </w:rPr>
          <w:delText>]</w:delText>
        </w:r>
      </w:del>
      <w:ins w:id="6203" w:author="IRK" w:date="2020-03-09T22:50:00Z">
        <w:r w:rsidR="00935795">
          <w:rPr>
            <w:rFonts w:hint="eastAsia"/>
          </w:rPr>
          <w:t>[</w:t>
        </w:r>
        <w:r w:rsidR="00935795">
          <w:rPr>
            <w:rFonts w:hint="eastAsia"/>
          </w:rPr>
          <w:t>表</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表</w:instrText>
        </w:r>
        <w:r w:rsidR="00935795">
          <w:rPr>
            <w:rFonts w:hint="eastAsia"/>
          </w:rPr>
          <w:instrText xml:space="preserve"> \* ARABIC</w:instrText>
        </w:r>
        <w:r w:rsidR="00935795">
          <w:instrText xml:space="preserve"> </w:instrText>
        </w:r>
      </w:ins>
      <w:r w:rsidR="00935795">
        <w:fldChar w:fldCharType="separate"/>
      </w:r>
      <w:r w:rsidR="00AB1F2F">
        <w:rPr>
          <w:noProof/>
        </w:rPr>
        <w:t>140</w:t>
      </w:r>
      <w:ins w:id="6204" w:author="IRK" w:date="2020-03-09T22:50:00Z">
        <w:r w:rsidR="00935795">
          <w:fldChar w:fldCharType="end"/>
        </w:r>
        <w:r w:rsidR="00935795">
          <w:rPr>
            <w:rFonts w:hint="eastAsia"/>
          </w:rPr>
          <w:t>]</w:t>
        </w:r>
      </w:ins>
      <w:bookmarkEnd w:id="6201"/>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205" w:author="IRK" w:date="2020-04-16T14:35:00Z">
          <w:tblPr>
            <w:tblW w:w="0" w:type="auto"/>
            <w:tblLook w:val="04A0" w:firstRow="1" w:lastRow="0" w:firstColumn="1" w:lastColumn="0" w:noHBand="0" w:noVBand="1"/>
          </w:tblPr>
        </w:tblPrChange>
      </w:tblPr>
      <w:tblGrid>
        <w:gridCol w:w="9724"/>
        <w:tblGridChange w:id="6206">
          <w:tblGrid>
            <w:gridCol w:w="9724"/>
          </w:tblGrid>
        </w:tblGridChange>
      </w:tblGrid>
      <w:tr w:rsidR="004D7855" w14:paraId="64FBD3A0" w14:textId="77777777" w:rsidTr="00DE66C1">
        <w:trPr>
          <w:jc w:val="center"/>
        </w:trPr>
        <w:tc>
          <w:tcPr>
            <w:tcW w:w="9724" w:type="dxa"/>
            <w:tcPrChange w:id="6207" w:author="IRK" w:date="2020-04-16T14:35:00Z">
              <w:tcPr>
                <w:tcW w:w="9724" w:type="dxa"/>
              </w:tcPr>
            </w:tcPrChange>
          </w:tcPr>
          <w:p w14:paraId="14752BBE" w14:textId="77777777" w:rsidR="004D7855" w:rsidRDefault="004D7855">
            <w:pPr>
              <w:pStyle w:val="16"/>
              <w:pPrChange w:id="6208" w:author="IRK" w:date="2020-04-27T17:26:00Z">
                <w:pPr/>
              </w:pPrChange>
            </w:pPr>
            <w:r>
              <w:t>package com.innorules.rrt;</w:t>
            </w:r>
          </w:p>
          <w:p w14:paraId="6E1BCEB8" w14:textId="77777777" w:rsidR="004D7855" w:rsidRDefault="004D7855">
            <w:pPr>
              <w:pStyle w:val="16"/>
              <w:pPrChange w:id="6209" w:author="IRK" w:date="2020-04-27T17:26:00Z">
                <w:pPr/>
              </w:pPrChange>
            </w:pPr>
          </w:p>
          <w:p w14:paraId="3BD6599D" w14:textId="77777777" w:rsidR="004D7855" w:rsidRDefault="004D7855">
            <w:pPr>
              <w:pStyle w:val="16"/>
              <w:pPrChange w:id="6210" w:author="IRK" w:date="2020-04-27T17:26:00Z">
                <w:pPr/>
              </w:pPrChange>
            </w:pPr>
            <w:r>
              <w:t xml:space="preserve">public class </w:t>
            </w:r>
            <w:r w:rsidRPr="00B12856">
              <w:t>Initializer</w:t>
            </w:r>
          </w:p>
          <w:p w14:paraId="29389DC0" w14:textId="77777777" w:rsidR="004D7855" w:rsidRDefault="004D7855">
            <w:pPr>
              <w:pStyle w:val="16"/>
              <w:pPrChange w:id="6211" w:author="IRK" w:date="2020-04-27T17:26:00Z">
                <w:pPr/>
              </w:pPrChange>
            </w:pPr>
            <w:r>
              <w:t>{</w:t>
            </w:r>
          </w:p>
          <w:p w14:paraId="7C088DB0" w14:textId="77777777" w:rsidR="004D7855" w:rsidRDefault="004D7855">
            <w:pPr>
              <w:pStyle w:val="16"/>
              <w:pPrChange w:id="6212" w:author="IRK" w:date="2020-04-27T17:26:00Z">
                <w:pPr/>
              </w:pPrChange>
            </w:pPr>
            <w:r>
              <w:t xml:space="preserve">    </w:t>
            </w:r>
            <w:r w:rsidRPr="00B12856">
              <w:t>public Initializer( Properties props ) throws Exception</w:t>
            </w:r>
            <w:r>
              <w:t>;</w:t>
            </w:r>
          </w:p>
          <w:p w14:paraId="6F3088F4" w14:textId="77777777" w:rsidR="004D7855" w:rsidRDefault="004D7855">
            <w:pPr>
              <w:pStyle w:val="16"/>
              <w:pPrChange w:id="6213" w:author="IRK" w:date="2020-04-27T17:26:00Z">
                <w:pPr/>
              </w:pPrChange>
            </w:pPr>
            <w:r>
              <w:t xml:space="preserve">    </w:t>
            </w:r>
            <w:r w:rsidRPr="00B12856">
              <w:t>public void initialize( Object appctx ) throws Exception</w:t>
            </w:r>
            <w:r>
              <w:t>;</w:t>
            </w:r>
          </w:p>
          <w:p w14:paraId="3402E7C3" w14:textId="77777777" w:rsidR="004D7855" w:rsidRPr="00B12856" w:rsidRDefault="004D7855">
            <w:pPr>
              <w:pStyle w:val="16"/>
              <w:pPrChange w:id="6214" w:author="IRK" w:date="2020-04-27T17:26:00Z">
                <w:pPr/>
              </w:pPrChange>
            </w:pPr>
            <w:r>
              <w:t xml:space="preserve">    </w:t>
            </w:r>
            <w:r w:rsidRPr="00B12856">
              <w:t>public void cleanup();</w:t>
            </w:r>
          </w:p>
          <w:p w14:paraId="6E81E5B3" w14:textId="77777777" w:rsidR="004D7855" w:rsidRPr="00B12856" w:rsidRDefault="004D7855">
            <w:pPr>
              <w:pStyle w:val="16"/>
              <w:pPrChange w:id="6215" w:author="IRK" w:date="2020-04-27T17:26:00Z">
                <w:pPr>
                  <w:ind w:firstLineChars="200" w:firstLine="392"/>
                </w:pPr>
              </w:pPrChange>
            </w:pPr>
            <w:r w:rsidRPr="00B12856">
              <w:t>public boolean hasInitialized()</w:t>
            </w:r>
            <w:r>
              <w:t>;</w:t>
            </w:r>
          </w:p>
          <w:p w14:paraId="0855F745" w14:textId="77777777" w:rsidR="004D7855" w:rsidRDefault="004D7855">
            <w:pPr>
              <w:pStyle w:val="16"/>
              <w:pPrChange w:id="6216" w:author="IRK" w:date="2020-04-27T17:26:00Z">
                <w:pPr/>
              </w:pPrChange>
            </w:pPr>
            <w:r>
              <w:t>}</w:t>
            </w:r>
          </w:p>
        </w:tc>
      </w:tr>
    </w:tbl>
    <w:p w14:paraId="2BF29EDB" w14:textId="77777777" w:rsidR="004D7855" w:rsidRDefault="004D7855" w:rsidP="00EC7890"/>
    <w:p w14:paraId="15C50975" w14:textId="560D2798" w:rsidR="004D7855" w:rsidRDefault="004D7855">
      <w:pPr>
        <w:pPrChange w:id="6217" w:author="IRK" w:date="2020-05-11T10:03:00Z">
          <w:pPr>
            <w:jc w:val="left"/>
          </w:pPr>
        </w:pPrChange>
      </w:pPr>
      <w:r w:rsidRPr="009A2CC8">
        <w:t>Initializer</w:t>
      </w:r>
      <w:r w:rsidR="009D73F2" w:rsidRPr="009A2CC8">
        <w:rPr>
          <w:rFonts w:hint="eastAsia"/>
        </w:rPr>
        <w:t>クラスはルールアプリケーション内に</w:t>
      </w:r>
      <w:r w:rsidR="0023334C">
        <w:rPr>
          <w:rFonts w:hint="eastAsia"/>
        </w:rPr>
        <w:t>1</w:t>
      </w:r>
      <w:r w:rsidR="009D73F2" w:rsidRPr="009A2CC8">
        <w:rPr>
          <w:rFonts w:hint="eastAsia"/>
        </w:rPr>
        <w:t>つのオブジェクトのみ存在する必要がある。ルールアプリケーション開発者はアプリケーションが</w:t>
      </w:r>
      <w:r w:rsidR="00260360" w:rsidRPr="009A2CC8">
        <w:rPr>
          <w:rFonts w:hint="eastAsia"/>
        </w:rPr>
        <w:t>始まる時点</w:t>
      </w:r>
      <w:r w:rsidR="00E2114E">
        <w:rPr>
          <w:rFonts w:hint="eastAsia"/>
        </w:rPr>
        <w:t>で</w:t>
      </w:r>
      <w:r w:rsidR="00260360" w:rsidRPr="009A2CC8">
        <w:rPr>
          <w:rFonts w:hint="eastAsia"/>
        </w:rPr>
        <w:t>初期化し、アプリケーションが終了する時点</w:t>
      </w:r>
      <w:r w:rsidR="00E2114E">
        <w:rPr>
          <w:rFonts w:hint="eastAsia"/>
        </w:rPr>
        <w:t>で</w:t>
      </w:r>
      <w:r w:rsidR="00260360" w:rsidRPr="009A2CC8">
        <w:rPr>
          <w:rFonts w:hint="eastAsia"/>
        </w:rPr>
        <w:t>クリーンアップを呼び出す必要がある。</w:t>
      </w:r>
      <w:r>
        <w:t>InnoRules</w:t>
      </w:r>
      <w:r w:rsidR="00260360">
        <w:rPr>
          <w:rFonts w:hint="eastAsia"/>
        </w:rPr>
        <w:t>では</w:t>
      </w:r>
      <w:r w:rsidR="00260360" w:rsidRPr="009A2CC8">
        <w:rPr>
          <w:rFonts w:hint="eastAsia"/>
        </w:rPr>
        <w:t>ルールアプリケーション開発者が上記のコードを簡単に使用できるように</w:t>
      </w:r>
      <w:r w:rsidRPr="009A2CC8">
        <w:t>InitializerHelper</w:t>
      </w:r>
      <w:r w:rsidR="00260360" w:rsidRPr="009A2CC8">
        <w:rPr>
          <w:rFonts w:hint="eastAsia"/>
        </w:rPr>
        <w:t>クラスを提供している。</w:t>
      </w:r>
    </w:p>
    <w:p w14:paraId="4308956F" w14:textId="77777777" w:rsidR="004D7855" w:rsidRDefault="004D7855" w:rsidP="00EC7890"/>
    <w:p w14:paraId="3B59AB8D" w14:textId="5044622A" w:rsidR="004D7855" w:rsidRPr="009A2CC8" w:rsidRDefault="00260360" w:rsidP="00EC7890">
      <w:del w:id="6218" w:author="IRK" w:date="2020-03-11T16:17:00Z">
        <w:r w:rsidRPr="009A2CC8" w:rsidDel="003A26C2">
          <w:rPr>
            <w:rFonts w:hint="eastAsia"/>
          </w:rPr>
          <w:delText>以下</w:delText>
        </w:r>
      </w:del>
      <w:ins w:id="6219" w:author="IRK" w:date="2020-03-11T16:17:00Z">
        <w:r w:rsidR="003A26C2">
          <w:rPr>
            <w:rFonts w:hint="eastAsia"/>
          </w:rPr>
          <w:t>次</w:t>
        </w:r>
      </w:ins>
      <w:r w:rsidRPr="009A2CC8">
        <w:rPr>
          <w:rFonts w:hint="eastAsia"/>
        </w:rPr>
        <w:t>は</w:t>
      </w:r>
      <w:r w:rsidR="004D7855" w:rsidRPr="009A2CC8">
        <w:t>InitializerHelper</w:t>
      </w:r>
      <w:r w:rsidRPr="009A2CC8">
        <w:rPr>
          <w:rFonts w:hint="eastAsia"/>
        </w:rPr>
        <w:t>クラスを使用してルールアプリケーションを初期化し、クリーンアップ</w:t>
      </w:r>
      <w:r w:rsidR="00E2114E">
        <w:rPr>
          <w:rFonts w:hint="eastAsia"/>
        </w:rPr>
        <w:t>を</w:t>
      </w:r>
      <w:r w:rsidRPr="009A2CC8">
        <w:rPr>
          <w:rFonts w:hint="eastAsia"/>
        </w:rPr>
        <w:t>呼び出す例である。</w:t>
      </w:r>
    </w:p>
    <w:p w14:paraId="7A170D19" w14:textId="77838276" w:rsidR="00B43884" w:rsidRDefault="00B43884">
      <w:pPr>
        <w:jc w:val="left"/>
      </w:pPr>
    </w:p>
    <w:p w14:paraId="3AA99B66" w14:textId="6D8C64C8" w:rsidR="006643C7" w:rsidRDefault="006643C7" w:rsidP="007D3017">
      <w:pPr>
        <w:pStyle w:val="afff6"/>
      </w:pPr>
      <w:bookmarkStart w:id="6220" w:name="_Toc34839607"/>
      <w:del w:id="6221" w:author="IRK" w:date="2020-03-09T22:51:00Z">
        <w:r w:rsidDel="00935795">
          <w:rPr>
            <w:rFonts w:hint="eastAsia"/>
          </w:rPr>
          <w:delText>[</w:delText>
        </w:r>
        <w:r w:rsidDel="00935795">
          <w:rPr>
            <w:rFonts w:hint="eastAsia"/>
          </w:rPr>
          <w:delText>表</w:delText>
        </w:r>
        <w:r w:rsidDel="00935795">
          <w:rPr>
            <w:rFonts w:hint="eastAsia"/>
          </w:rPr>
          <w:delText xml:space="preserve"> </w:delText>
        </w:r>
        <w:r w:rsidDel="00935795">
          <w:fldChar w:fldCharType="begin"/>
        </w:r>
        <w:r w:rsidDel="00935795">
          <w:delInstrText xml:space="preserve"> </w:delInstrText>
        </w:r>
        <w:r w:rsidDel="00935795">
          <w:rPr>
            <w:rFonts w:hint="eastAsia"/>
          </w:rPr>
          <w:delInstrText>SEQ [</w:delInstrText>
        </w:r>
        <w:r w:rsidDel="00935795">
          <w:rPr>
            <w:rFonts w:hint="eastAsia"/>
          </w:rPr>
          <w:delInstrText>表</w:delInstrText>
        </w:r>
        <w:r w:rsidDel="00935795">
          <w:rPr>
            <w:rFonts w:hint="eastAsia"/>
          </w:rPr>
          <w:delInstrText xml:space="preserve"> \* ARABIC</w:delInstrText>
        </w:r>
        <w:r w:rsidDel="00935795">
          <w:delInstrText xml:space="preserve"> </w:delInstrText>
        </w:r>
        <w:r w:rsidDel="00935795">
          <w:fldChar w:fldCharType="separate"/>
        </w:r>
        <w:r w:rsidR="000132DF" w:rsidDel="00935795">
          <w:rPr>
            <w:noProof/>
          </w:rPr>
          <w:delText>135</w:delText>
        </w:r>
        <w:r w:rsidDel="00935795">
          <w:fldChar w:fldCharType="end"/>
        </w:r>
        <w:r w:rsidDel="00935795">
          <w:rPr>
            <w:rFonts w:hint="eastAsia"/>
          </w:rPr>
          <w:delText>]</w:delText>
        </w:r>
      </w:del>
      <w:ins w:id="6222" w:author="IRK" w:date="2020-03-09T22:51:00Z">
        <w:r w:rsidR="00935795">
          <w:rPr>
            <w:rFonts w:hint="eastAsia"/>
          </w:rPr>
          <w:t>[</w:t>
        </w:r>
        <w:r w:rsidR="00935795">
          <w:rPr>
            <w:rFonts w:hint="eastAsia"/>
          </w:rPr>
          <w:t>表</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表</w:instrText>
        </w:r>
        <w:r w:rsidR="00935795">
          <w:rPr>
            <w:rFonts w:hint="eastAsia"/>
          </w:rPr>
          <w:instrText xml:space="preserve"> \* ARABIC</w:instrText>
        </w:r>
        <w:r w:rsidR="00935795">
          <w:instrText xml:space="preserve"> </w:instrText>
        </w:r>
      </w:ins>
      <w:r w:rsidR="00935795">
        <w:fldChar w:fldCharType="separate"/>
      </w:r>
      <w:r w:rsidR="00AB1F2F">
        <w:rPr>
          <w:noProof/>
        </w:rPr>
        <w:t>141</w:t>
      </w:r>
      <w:ins w:id="6223" w:author="IRK" w:date="2020-03-09T22:51:00Z">
        <w:r w:rsidR="00935795">
          <w:fldChar w:fldCharType="end"/>
        </w:r>
        <w:r w:rsidR="00935795">
          <w:rPr>
            <w:rFonts w:hint="eastAsia"/>
          </w:rPr>
          <w:t>]</w:t>
        </w:r>
      </w:ins>
      <w:bookmarkEnd w:id="6220"/>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Change w:id="6224" w:author="IRK" w:date="2020-04-16T14:35:00Z">
          <w:tblPr>
            <w:tblW w:w="0" w:type="auto"/>
            <w:tblLook w:val="04A0" w:firstRow="1" w:lastRow="0" w:firstColumn="1" w:lastColumn="0" w:noHBand="0" w:noVBand="1"/>
          </w:tblPr>
        </w:tblPrChange>
      </w:tblPr>
      <w:tblGrid>
        <w:gridCol w:w="9724"/>
        <w:tblGridChange w:id="6225">
          <w:tblGrid>
            <w:gridCol w:w="9724"/>
          </w:tblGrid>
        </w:tblGridChange>
      </w:tblGrid>
      <w:tr w:rsidR="004D7855" w14:paraId="02B0C18A" w14:textId="77777777" w:rsidTr="00DE66C1">
        <w:trPr>
          <w:jc w:val="center"/>
        </w:trPr>
        <w:tc>
          <w:tcPr>
            <w:tcW w:w="9724" w:type="dxa"/>
            <w:tcPrChange w:id="6226" w:author="IRK" w:date="2020-04-16T14:35:00Z">
              <w:tcPr>
                <w:tcW w:w="9724" w:type="dxa"/>
              </w:tcPr>
            </w:tcPrChange>
          </w:tcPr>
          <w:p w14:paraId="615E5FDB" w14:textId="6482C2C0" w:rsidR="004D7855" w:rsidRDefault="00D4323D">
            <w:pPr>
              <w:pStyle w:val="16"/>
              <w:pPrChange w:id="6227" w:author="IRK" w:date="2020-04-27T17:26:00Z">
                <w:pPr/>
              </w:pPrChange>
            </w:pPr>
            <w:ins w:id="6228" w:author="IRK" w:date="2020-04-16T14:35:00Z">
              <w:r>
                <w:t xml:space="preserve"> </w:t>
              </w:r>
            </w:ins>
            <w:r w:rsidR="004D7855">
              <w:t>1 public static void main( String[] args )</w:t>
            </w:r>
          </w:p>
          <w:p w14:paraId="7C90446C" w14:textId="77777777" w:rsidR="004D7855" w:rsidRDefault="004D7855">
            <w:pPr>
              <w:pStyle w:val="16"/>
              <w:pPrChange w:id="6229" w:author="IRK" w:date="2020-04-27T17:26:00Z">
                <w:pPr/>
              </w:pPrChange>
            </w:pPr>
            <w:r>
              <w:t xml:space="preserve"> 2 {</w:t>
            </w:r>
          </w:p>
          <w:p w14:paraId="459DEAB4" w14:textId="77777777" w:rsidR="004D7855" w:rsidRDefault="004D7855">
            <w:pPr>
              <w:pStyle w:val="16"/>
              <w:pPrChange w:id="6230" w:author="IRK" w:date="2020-04-27T17:26:00Z">
                <w:pPr/>
              </w:pPrChange>
            </w:pPr>
            <w:r>
              <w:t xml:space="preserve"> 3 </w:t>
            </w:r>
            <w:r>
              <w:tab/>
              <w:t>try</w:t>
            </w:r>
          </w:p>
          <w:p w14:paraId="5641E4D0" w14:textId="77777777" w:rsidR="004D7855" w:rsidRDefault="004D7855">
            <w:pPr>
              <w:pStyle w:val="16"/>
              <w:pPrChange w:id="6231" w:author="IRK" w:date="2020-04-27T17:26:00Z">
                <w:pPr/>
              </w:pPrChange>
            </w:pPr>
            <w:r>
              <w:t xml:space="preserve"> 4 </w:t>
            </w:r>
            <w:r>
              <w:tab/>
              <w:t>{</w:t>
            </w:r>
          </w:p>
          <w:p w14:paraId="38F3EF35" w14:textId="77777777" w:rsidR="004D7855" w:rsidRDefault="004D7855">
            <w:pPr>
              <w:pStyle w:val="16"/>
              <w:pPrChange w:id="6232" w:author="IRK" w:date="2020-04-27T17:26:00Z">
                <w:pPr/>
              </w:pPrChange>
            </w:pPr>
            <w:r>
              <w:t xml:space="preserve"> 5 </w:t>
            </w:r>
            <w:r>
              <w:tab/>
            </w:r>
            <w:r>
              <w:tab/>
              <w:t>Properties props = new Properties();</w:t>
            </w:r>
          </w:p>
          <w:p w14:paraId="012C9076" w14:textId="77777777" w:rsidR="004D7855" w:rsidRDefault="004D7855">
            <w:pPr>
              <w:pStyle w:val="16"/>
              <w:pPrChange w:id="6233" w:author="IRK" w:date="2020-04-27T17:26:00Z">
                <w:pPr/>
              </w:pPrChange>
            </w:pPr>
            <w:r>
              <w:t xml:space="preserve"> 6 </w:t>
            </w:r>
            <w:r>
              <w:tab/>
            </w:r>
            <w:r>
              <w:tab/>
              <w:t>props.put( "innorules.home", "/opt/innorules-home" );</w:t>
            </w:r>
          </w:p>
          <w:p w14:paraId="25AEA7EE" w14:textId="77777777" w:rsidR="004D7855" w:rsidRDefault="004D7855">
            <w:pPr>
              <w:pStyle w:val="16"/>
              <w:pPrChange w:id="6234" w:author="IRK" w:date="2020-04-27T17:26:00Z">
                <w:pPr/>
              </w:pPrChange>
            </w:pPr>
            <w:r>
              <w:t xml:space="preserve"> 7 </w:t>
            </w:r>
            <w:r>
              <w:tab/>
            </w:r>
            <w:r>
              <w:tab/>
              <w:t>props.put( "innorules.system", "DEV" );</w:t>
            </w:r>
          </w:p>
          <w:p w14:paraId="386D1D9E" w14:textId="77777777" w:rsidR="004D7855" w:rsidRDefault="004D7855">
            <w:pPr>
              <w:pStyle w:val="16"/>
              <w:pPrChange w:id="6235" w:author="IRK" w:date="2020-04-27T17:26:00Z">
                <w:pPr/>
              </w:pPrChange>
            </w:pPr>
            <w:r>
              <w:t xml:space="preserve"> 8 </w:t>
            </w:r>
            <w:r>
              <w:tab/>
            </w:r>
            <w:r>
              <w:tab/>
              <w:t>props.put( "innorules.rule-application-config", "batch" );</w:t>
            </w:r>
          </w:p>
          <w:p w14:paraId="4D1618AB" w14:textId="77777777" w:rsidR="004D7855" w:rsidRDefault="004D7855">
            <w:pPr>
              <w:pStyle w:val="16"/>
              <w:pPrChange w:id="6236" w:author="IRK" w:date="2020-04-27T17:26:00Z">
                <w:pPr/>
              </w:pPrChange>
            </w:pPr>
            <w:r>
              <w:t xml:space="preserve"> 9 </w:t>
            </w:r>
            <w:r>
              <w:tab/>
            </w:r>
            <w:r>
              <w:tab/>
              <w:t>props.put( "innorules.library-template", "rule-service" );</w:t>
            </w:r>
          </w:p>
          <w:p w14:paraId="63BD273E" w14:textId="77777777" w:rsidR="004D7855" w:rsidRDefault="004D7855">
            <w:pPr>
              <w:pStyle w:val="16"/>
              <w:pPrChange w:id="6237" w:author="IRK" w:date="2020-04-27T17:26:00Z">
                <w:pPr/>
              </w:pPrChange>
            </w:pPr>
            <w:r>
              <w:t xml:space="preserve">10 </w:t>
            </w:r>
            <w:r>
              <w:tab/>
            </w:r>
            <w:r>
              <w:tab/>
              <w:t>InitializerHelper.initialize( props );</w:t>
            </w:r>
          </w:p>
          <w:p w14:paraId="6A976E88" w14:textId="77777777" w:rsidR="004D7855" w:rsidRDefault="004D7855">
            <w:pPr>
              <w:pStyle w:val="16"/>
              <w:pPrChange w:id="6238" w:author="IRK" w:date="2020-04-27T17:26:00Z">
                <w:pPr/>
              </w:pPrChange>
            </w:pPr>
            <w:r>
              <w:t xml:space="preserve">11 </w:t>
            </w:r>
            <w:r>
              <w:tab/>
            </w:r>
            <w:r>
              <w:tab/>
            </w:r>
          </w:p>
          <w:p w14:paraId="4E783EA8" w14:textId="77777777" w:rsidR="004D7855" w:rsidRDefault="004D7855">
            <w:pPr>
              <w:pStyle w:val="16"/>
              <w:pPrChange w:id="6239" w:author="IRK" w:date="2020-04-27T17:26:00Z">
                <w:pPr/>
              </w:pPrChange>
            </w:pPr>
            <w:r>
              <w:t xml:space="preserve">12 </w:t>
            </w:r>
            <w:r>
              <w:tab/>
            </w:r>
            <w:r>
              <w:tab/>
              <w:t>// rule call process</w:t>
            </w:r>
          </w:p>
          <w:p w14:paraId="76089868" w14:textId="77777777" w:rsidR="004D7855" w:rsidRDefault="004D7855">
            <w:pPr>
              <w:pStyle w:val="16"/>
              <w:pPrChange w:id="6240" w:author="IRK" w:date="2020-04-27T17:26:00Z">
                <w:pPr/>
              </w:pPrChange>
            </w:pPr>
            <w:r>
              <w:t xml:space="preserve">13 </w:t>
            </w:r>
            <w:r>
              <w:tab/>
              <w:t>}</w:t>
            </w:r>
          </w:p>
          <w:p w14:paraId="42CBC4C4" w14:textId="77777777" w:rsidR="004D7855" w:rsidRDefault="004D7855">
            <w:pPr>
              <w:pStyle w:val="16"/>
              <w:pPrChange w:id="6241" w:author="IRK" w:date="2020-04-27T17:26:00Z">
                <w:pPr/>
              </w:pPrChange>
            </w:pPr>
            <w:r>
              <w:t xml:space="preserve">14 </w:t>
            </w:r>
            <w:r>
              <w:tab/>
              <w:t>catch( Exception e )</w:t>
            </w:r>
          </w:p>
          <w:p w14:paraId="1E487E21" w14:textId="77777777" w:rsidR="004D7855" w:rsidRDefault="004D7855">
            <w:pPr>
              <w:pStyle w:val="16"/>
              <w:pPrChange w:id="6242" w:author="IRK" w:date="2020-04-27T17:26:00Z">
                <w:pPr/>
              </w:pPrChange>
            </w:pPr>
            <w:r>
              <w:t xml:space="preserve">15 </w:t>
            </w:r>
            <w:r>
              <w:tab/>
              <w:t>{</w:t>
            </w:r>
          </w:p>
          <w:p w14:paraId="5E1B732E" w14:textId="77777777" w:rsidR="004D7855" w:rsidRDefault="004D7855">
            <w:pPr>
              <w:pStyle w:val="16"/>
              <w:pPrChange w:id="6243" w:author="IRK" w:date="2020-04-27T17:26:00Z">
                <w:pPr/>
              </w:pPrChange>
            </w:pPr>
            <w:r>
              <w:t xml:space="preserve">16 </w:t>
            </w:r>
            <w:r>
              <w:tab/>
            </w:r>
            <w:r>
              <w:tab/>
              <w:t>e.printStackTrace();</w:t>
            </w:r>
          </w:p>
          <w:p w14:paraId="5E1E9895" w14:textId="77777777" w:rsidR="004D7855" w:rsidRDefault="004D7855">
            <w:pPr>
              <w:pStyle w:val="16"/>
              <w:pPrChange w:id="6244" w:author="IRK" w:date="2020-04-27T17:26:00Z">
                <w:pPr/>
              </w:pPrChange>
            </w:pPr>
            <w:r>
              <w:t xml:space="preserve">17 </w:t>
            </w:r>
            <w:r>
              <w:tab/>
              <w:t>}</w:t>
            </w:r>
          </w:p>
          <w:p w14:paraId="56D0630B" w14:textId="77777777" w:rsidR="004D7855" w:rsidRDefault="004D7855">
            <w:pPr>
              <w:pStyle w:val="16"/>
              <w:pPrChange w:id="6245" w:author="IRK" w:date="2020-04-27T17:26:00Z">
                <w:pPr/>
              </w:pPrChange>
            </w:pPr>
            <w:r>
              <w:t>18</w:t>
            </w:r>
          </w:p>
          <w:p w14:paraId="137491D0" w14:textId="77777777" w:rsidR="004D7855" w:rsidRDefault="004D7855">
            <w:pPr>
              <w:pStyle w:val="16"/>
              <w:pPrChange w:id="6246" w:author="IRK" w:date="2020-04-27T17:26:00Z">
                <w:pPr/>
              </w:pPrChange>
            </w:pPr>
            <w:r>
              <w:t>19       InitializerHelper.cleanup();</w:t>
            </w:r>
          </w:p>
          <w:p w14:paraId="7A0A92DA" w14:textId="77777777" w:rsidR="004D7855" w:rsidRDefault="004D7855">
            <w:pPr>
              <w:pStyle w:val="16"/>
              <w:pPrChange w:id="6247" w:author="IRK" w:date="2020-04-27T17:26:00Z">
                <w:pPr/>
              </w:pPrChange>
            </w:pPr>
            <w:r>
              <w:t>20 }</w:t>
            </w:r>
          </w:p>
        </w:tc>
      </w:tr>
    </w:tbl>
    <w:p w14:paraId="51FD86DA" w14:textId="77777777" w:rsidR="004D7855" w:rsidRDefault="004D7855" w:rsidP="00EC7890"/>
    <w:p w14:paraId="062B2A20" w14:textId="269D909D" w:rsidR="004D7855" w:rsidRPr="009A2CC8" w:rsidRDefault="00260360" w:rsidP="00EC7890">
      <w:r w:rsidRPr="009A2CC8">
        <w:rPr>
          <w:rFonts w:hint="eastAsia"/>
        </w:rPr>
        <w:t>上記の例は</w:t>
      </w:r>
      <w:r w:rsidR="004D7855" w:rsidRPr="009A2CC8">
        <w:t>Initializer</w:t>
      </w:r>
      <w:r w:rsidRPr="009A2CC8">
        <w:rPr>
          <w:rFonts w:hint="eastAsia"/>
        </w:rPr>
        <w:t>クラスと似ているが</w:t>
      </w:r>
      <w:r w:rsidR="004D7855" w:rsidRPr="009A2CC8">
        <w:t>InitializerHelper</w:t>
      </w:r>
      <w:r w:rsidRPr="009A2CC8">
        <w:rPr>
          <w:rFonts w:hint="eastAsia"/>
        </w:rPr>
        <w:t>クラスでは</w:t>
      </w:r>
      <w:r w:rsidR="004D7855" w:rsidRPr="009A2CC8">
        <w:t>Initializer</w:t>
      </w:r>
      <w:r w:rsidRPr="009A2CC8">
        <w:rPr>
          <w:rFonts w:hint="eastAsia"/>
        </w:rPr>
        <w:t>クラスを</w:t>
      </w:r>
      <w:r w:rsidR="004D7855" w:rsidRPr="00DE2DD2">
        <w:rPr>
          <w:rFonts w:hint="eastAsia"/>
        </w:rPr>
        <w:t>Singleton</w:t>
      </w:r>
      <w:r>
        <w:rPr>
          <w:rFonts w:hint="eastAsia"/>
        </w:rPr>
        <w:t>方式で管理している。開発者は</w:t>
      </w:r>
      <w:r w:rsidR="004D7855" w:rsidRPr="009A2CC8">
        <w:t>InitializerHelper</w:t>
      </w:r>
      <w:r w:rsidRPr="009A2CC8">
        <w:rPr>
          <w:rFonts w:hint="eastAsia"/>
        </w:rPr>
        <w:t>クラスを</w:t>
      </w:r>
      <w:r w:rsidR="006643C7" w:rsidRPr="009A2CC8">
        <w:rPr>
          <w:rFonts w:hint="eastAsia"/>
        </w:rPr>
        <w:t>使用する</w:t>
      </w:r>
      <w:r w:rsidR="008D63A5">
        <w:rPr>
          <w:rFonts w:hint="eastAsia"/>
        </w:rPr>
        <w:t>ことで、</w:t>
      </w:r>
      <w:r w:rsidR="006643C7" w:rsidRPr="009A2CC8">
        <w:rPr>
          <w:rFonts w:hint="eastAsia"/>
        </w:rPr>
        <w:t>ルールアプリケーションの初期化</w:t>
      </w:r>
      <w:r w:rsidR="00E2114E" w:rsidRPr="009A2CC8">
        <w:rPr>
          <w:rFonts w:hint="eastAsia"/>
        </w:rPr>
        <w:t>重複</w:t>
      </w:r>
      <w:r w:rsidR="006643C7" w:rsidRPr="009A2CC8">
        <w:rPr>
          <w:rFonts w:hint="eastAsia"/>
        </w:rPr>
        <w:t>を</w:t>
      </w:r>
      <w:r w:rsidR="008D63A5">
        <w:rPr>
          <w:rFonts w:hint="eastAsia"/>
        </w:rPr>
        <w:t>防いで</w:t>
      </w:r>
      <w:r w:rsidR="006643C7" w:rsidRPr="009A2CC8">
        <w:rPr>
          <w:rFonts w:hint="eastAsia"/>
        </w:rPr>
        <w:t>サービスを提供できる。</w:t>
      </w:r>
    </w:p>
    <w:p w14:paraId="3EAB8AEA" w14:textId="77777777" w:rsidR="005B6671" w:rsidRPr="00E2114E" w:rsidRDefault="005B6671" w:rsidP="00EC7890"/>
    <w:p w14:paraId="55FD0E6B" w14:textId="77777777" w:rsidR="005B6671" w:rsidRPr="0049256C" w:rsidRDefault="005B6671" w:rsidP="00333094">
      <w:pPr>
        <w:pStyle w:val="22"/>
      </w:pPr>
      <w:bookmarkStart w:id="6248" w:name="_Toc441755359"/>
      <w:bookmarkStart w:id="6249" w:name="_Ref34320702"/>
      <w:bookmarkStart w:id="6250" w:name="_Ref34320719"/>
      <w:bookmarkStart w:id="6251" w:name="_Ref34380973"/>
      <w:bookmarkStart w:id="6252" w:name="_Ref34380989"/>
      <w:bookmarkStart w:id="6253" w:name="_Toc40449592"/>
      <w:r w:rsidRPr="0049256C">
        <w:t>InnoRules</w:t>
      </w:r>
      <w:r w:rsidRPr="0049256C">
        <w:t>サービス</w:t>
      </w:r>
      <w:bookmarkEnd w:id="6248"/>
      <w:bookmarkEnd w:id="6249"/>
      <w:bookmarkEnd w:id="6250"/>
      <w:bookmarkEnd w:id="6251"/>
      <w:bookmarkEnd w:id="6252"/>
      <w:bookmarkEnd w:id="6253"/>
    </w:p>
    <w:p w14:paraId="681F0FC9" w14:textId="77777777" w:rsidR="005B6671" w:rsidRPr="0049256C" w:rsidRDefault="005B6671" w:rsidP="00EC7890">
      <w:r w:rsidRPr="0049256C">
        <w:t>本節では、</w:t>
      </w:r>
      <w:r w:rsidRPr="0049256C">
        <w:t>InnoRules</w:t>
      </w:r>
      <w:r w:rsidRPr="0049256C">
        <w:t>の様々なサービスと、そのサービスを提供する</w:t>
      </w:r>
      <w:r w:rsidRPr="0049256C">
        <w:t>InnoRules</w:t>
      </w:r>
      <w:r w:rsidRPr="0049256C">
        <w:t>サーバについて説明する。</w:t>
      </w:r>
    </w:p>
    <w:p w14:paraId="0AAD87F6" w14:textId="77777777" w:rsidR="005B6671" w:rsidRPr="0049256C" w:rsidRDefault="005B6671" w:rsidP="00EC7890"/>
    <w:p w14:paraId="3E459819" w14:textId="77777777" w:rsidR="005B6671" w:rsidRPr="0049256C" w:rsidRDefault="005B6671">
      <w:pPr>
        <w:pStyle w:val="32"/>
        <w:numPr>
          <w:ilvl w:val="2"/>
          <w:numId w:val="139"/>
        </w:numPr>
        <w:pPrChange w:id="6254" w:author="IRK" w:date="2020-05-11T09:45:00Z">
          <w:pPr>
            <w:pStyle w:val="32"/>
            <w:numPr>
              <w:numId w:val="27"/>
            </w:numPr>
            <w:spacing w:before="12" w:after="100"/>
            <w:jc w:val="left"/>
          </w:pPr>
        </w:pPrChange>
      </w:pPr>
      <w:bookmarkStart w:id="6255" w:name="_Toc441755360"/>
      <w:bookmarkStart w:id="6256" w:name="_Ref34726062"/>
      <w:bookmarkStart w:id="6257" w:name="_Ref34726065"/>
      <w:bookmarkStart w:id="6258" w:name="_Toc40449593"/>
      <w:r w:rsidRPr="0049256C">
        <w:t>InnoRules</w:t>
      </w:r>
      <w:r w:rsidRPr="0049256C">
        <w:t>サーバ</w:t>
      </w:r>
      <w:bookmarkEnd w:id="6255"/>
      <w:bookmarkEnd w:id="6256"/>
      <w:bookmarkEnd w:id="6257"/>
      <w:bookmarkEnd w:id="6258"/>
    </w:p>
    <w:p w14:paraId="0EE8C59C" w14:textId="4059D633" w:rsidR="005B6671" w:rsidRPr="0049256C" w:rsidRDefault="005B6671" w:rsidP="00EC7890">
      <w:r w:rsidRPr="0049256C">
        <w:t>InnoRules</w:t>
      </w:r>
      <w:r w:rsidRPr="0049256C">
        <w:t>サーバは、ルールシステムに関連する様々なサービスを提供するサーバである。</w:t>
      </w:r>
      <w:r w:rsidRPr="0049256C">
        <w:t>InnoRules</w:t>
      </w:r>
      <w:r w:rsidRPr="0049256C">
        <w:t>サーバは、</w:t>
      </w:r>
      <w:r w:rsidRPr="0049256C">
        <w:t>Apache Tomcat</w:t>
      </w:r>
      <w:r w:rsidRPr="0049256C">
        <w:t>と</w:t>
      </w:r>
      <w:r w:rsidRPr="0049256C">
        <w:t>InnoRules</w:t>
      </w:r>
      <w:r w:rsidR="00382563">
        <w:t>Web</w:t>
      </w:r>
      <w:r w:rsidRPr="0049256C">
        <w:t>アプリケーションで構成されている。サーバは製品をインストールする際に自動でインストールされ、インストール段階で</w:t>
      </w:r>
      <w:r w:rsidRPr="0049256C">
        <w:t>HTTP</w:t>
      </w:r>
      <w:r w:rsidRPr="0049256C">
        <w:t>サービスポートと制御ポートを設定する。サーバは</w:t>
      </w:r>
      <w:r w:rsidRPr="0049256C">
        <w:t>INNORULES_INSTALLATION/innorules-server</w:t>
      </w:r>
      <w:r w:rsidRPr="0049256C">
        <w:t>にインストールされる。このディレクトリには、次のような下位ディレクトリがある。</w:t>
      </w:r>
    </w:p>
    <w:p w14:paraId="12F1B2F0" w14:textId="77777777" w:rsidR="005B6671" w:rsidRPr="0049256C" w:rsidRDefault="005B6671" w:rsidP="00DE66C1">
      <w:pPr>
        <w:pStyle w:val="10"/>
      </w:pPr>
      <w:r w:rsidRPr="0049256C">
        <w:t>apache-tomcat-X</w:t>
      </w:r>
    </w:p>
    <w:p w14:paraId="5D6A5CAE" w14:textId="517B3CAA" w:rsidR="005B6671" w:rsidRPr="0049256C" w:rsidRDefault="005B6671" w:rsidP="00DE66C1">
      <w:pPr>
        <w:pStyle w:val="13"/>
      </w:pPr>
      <w:r w:rsidRPr="0049256C">
        <w:t>Apache Tomcat</w:t>
      </w:r>
      <w:r w:rsidRPr="0049256C">
        <w:t>のバイナリが</w:t>
      </w:r>
      <w:r w:rsidR="00E2114E">
        <w:rPr>
          <w:rFonts w:hint="eastAsia"/>
        </w:rPr>
        <w:t>ある</w:t>
      </w:r>
      <w:r w:rsidRPr="0049256C">
        <w:t>ディレクトリ。</w:t>
      </w:r>
    </w:p>
    <w:p w14:paraId="54726197" w14:textId="77777777" w:rsidR="005B6671" w:rsidRPr="0088493A" w:rsidRDefault="005B6671" w:rsidP="00DE66C1">
      <w:pPr>
        <w:pStyle w:val="10"/>
      </w:pPr>
      <w:r w:rsidRPr="0049256C">
        <w:t>default</w:t>
      </w:r>
    </w:p>
    <w:p w14:paraId="4316CAA7" w14:textId="5E209959" w:rsidR="005B6671" w:rsidRPr="00927688" w:rsidRDefault="005B6671" w:rsidP="00DE66C1">
      <w:pPr>
        <w:pStyle w:val="13"/>
      </w:pPr>
      <w:r w:rsidRPr="0088493A">
        <w:t>InnoRules</w:t>
      </w:r>
      <w:r w:rsidR="00382563">
        <w:t>Web</w:t>
      </w:r>
      <w:r w:rsidRPr="008F51CD">
        <w:t>アプリケーションが含まれた</w:t>
      </w:r>
      <w:r w:rsidRPr="008F51CD">
        <w:t>Apache Tomcat</w:t>
      </w:r>
      <w:r w:rsidR="005C6F74" w:rsidRPr="009A2CC8">
        <w:rPr>
          <w:rFonts w:hint="eastAsia"/>
        </w:rPr>
        <w:t>既定の</w:t>
      </w:r>
      <w:r w:rsidRPr="0088493A">
        <w:t>インスタンス。このディレクトリの</w:t>
      </w:r>
      <w:r w:rsidRPr="0088493A">
        <w:t>webapps/innorules</w:t>
      </w:r>
      <w:r w:rsidRPr="001971F7">
        <w:t>に</w:t>
      </w:r>
      <w:r w:rsidRPr="001971F7">
        <w:t>InnoRules</w:t>
      </w:r>
      <w:r w:rsidR="00382563">
        <w:t>Web</w:t>
      </w:r>
      <w:r w:rsidRPr="00927688">
        <w:t>アプリケーションがインストールされている。</w:t>
      </w:r>
    </w:p>
    <w:p w14:paraId="5C69389D" w14:textId="77777777" w:rsidR="005B6671" w:rsidRPr="00823025" w:rsidRDefault="005B6671" w:rsidP="00DE66C1">
      <w:pPr>
        <w:pStyle w:val="10"/>
      </w:pPr>
      <w:r w:rsidRPr="00823025">
        <w:t>logs</w:t>
      </w:r>
    </w:p>
    <w:p w14:paraId="4BADD7F8" w14:textId="6464003D" w:rsidR="005B6671" w:rsidRPr="0049256C" w:rsidRDefault="005C6F74" w:rsidP="00DE66C1">
      <w:pPr>
        <w:pStyle w:val="13"/>
      </w:pPr>
      <w:r w:rsidRPr="009A2CC8">
        <w:rPr>
          <w:rFonts w:hint="eastAsia"/>
        </w:rPr>
        <w:t>既定の</w:t>
      </w:r>
      <w:r w:rsidR="005B6671" w:rsidRPr="0088493A">
        <w:t>ログディレクトリ。製品をインストールする際、ログディレクトリを他の場所に指定しなかった場合はこのディレクトリ</w:t>
      </w:r>
      <w:r w:rsidR="00C56CD6">
        <w:rPr>
          <w:rFonts w:hint="eastAsia"/>
        </w:rPr>
        <w:t>配下</w:t>
      </w:r>
      <w:r w:rsidR="005B6671" w:rsidRPr="0088493A">
        <w:t>の</w:t>
      </w:r>
      <w:r w:rsidR="005B6671" w:rsidRPr="001971F7">
        <w:t>system</w:t>
      </w:r>
      <w:r w:rsidR="005B6671" w:rsidRPr="001971F7">
        <w:t>ディレクトリ</w:t>
      </w:r>
      <w:r w:rsidR="005B6671" w:rsidRPr="0049256C">
        <w:t>に、指定した場合はそのディレクトリ</w:t>
      </w:r>
      <w:r w:rsidR="00C56CD6">
        <w:rPr>
          <w:rFonts w:hint="eastAsia"/>
        </w:rPr>
        <w:t>配下</w:t>
      </w:r>
      <w:r w:rsidR="005B6671" w:rsidRPr="0049256C">
        <w:t>の</w:t>
      </w:r>
      <w:r w:rsidR="005B6671" w:rsidRPr="0049256C">
        <w:t>system</w:t>
      </w:r>
      <w:r w:rsidR="005B6671" w:rsidRPr="0049256C">
        <w:t>ディレクトリにサーバのログが記録される。</w:t>
      </w:r>
    </w:p>
    <w:p w14:paraId="67432560" w14:textId="77777777" w:rsidR="005B6671" w:rsidRPr="00C56CD6" w:rsidRDefault="005B6671" w:rsidP="00EC7890">
      <w:pPr>
        <w:rPr>
          <w:color w:val="FF0000"/>
        </w:rPr>
      </w:pPr>
    </w:p>
    <w:p w14:paraId="646E2D4F" w14:textId="6B6A1A52" w:rsidR="00C56CD6" w:rsidRDefault="005B6671">
      <w:pPr>
        <w:pPrChange w:id="6259" w:author="IRK" w:date="2020-05-11T10:03:00Z">
          <w:pPr>
            <w:jc w:val="left"/>
          </w:pPr>
        </w:pPrChange>
      </w:pPr>
      <w:r w:rsidRPr="0049256C">
        <w:t>サーバ</w:t>
      </w:r>
      <w:r w:rsidRPr="0049256C">
        <w:rPr>
          <w:rFonts w:hint="eastAsia"/>
        </w:rPr>
        <w:t>の</w:t>
      </w:r>
      <w:r w:rsidRPr="0049256C">
        <w:t>インストール</w:t>
      </w:r>
      <w:r w:rsidRPr="0049256C">
        <w:rPr>
          <w:rFonts w:hint="eastAsia"/>
        </w:rPr>
        <w:t>自体</w:t>
      </w:r>
      <w:r w:rsidRPr="0049256C">
        <w:t>が、その</w:t>
      </w:r>
      <w:r w:rsidR="005C6F74">
        <w:t>サーバが実行されるということを意味するわけではない。サーバは別</w:t>
      </w:r>
      <w:r w:rsidRPr="0049256C">
        <w:t>のスクリプトを利用して実</w:t>
      </w:r>
      <w:r w:rsidR="005C6F74">
        <w:t>行する必要があり、そのインストールノードにサーバを実行する</w:t>
      </w:r>
      <w:r w:rsidR="005C6F74" w:rsidRPr="006643C7">
        <w:t>必要</w:t>
      </w:r>
      <w:r w:rsidR="005C6F74" w:rsidRPr="009A2CC8">
        <w:rPr>
          <w:rFonts w:hint="eastAsia"/>
        </w:rPr>
        <w:t>が</w:t>
      </w:r>
      <w:r w:rsidRPr="006643C7">
        <w:t>ない</w:t>
      </w:r>
      <w:r w:rsidRPr="0049256C">
        <w:t>場合は実行しなくても</w:t>
      </w:r>
      <w:r w:rsidR="00950DE2">
        <w:rPr>
          <w:rFonts w:hint="eastAsia"/>
        </w:rPr>
        <w:t>よい</w:t>
      </w:r>
      <w:r w:rsidRPr="0049256C">
        <w:t>。サーバは</w:t>
      </w:r>
      <w:r w:rsidRPr="0049256C">
        <w:t>INNORULES_INSTALLATION/script</w:t>
      </w:r>
      <w:r w:rsidRPr="0049256C">
        <w:t>ディレクトリの</w:t>
      </w:r>
      <w:r w:rsidRPr="0049256C">
        <w:t>start-server.sh</w:t>
      </w:r>
      <w:r w:rsidRPr="0049256C">
        <w:t>と</w:t>
      </w:r>
      <w:r w:rsidRPr="0049256C">
        <w:t>stop-server.sh(</w:t>
      </w:r>
      <w:r w:rsidRPr="0049256C">
        <w:t>または</w:t>
      </w:r>
      <w:r w:rsidRPr="0049256C">
        <w:t>start-server.</w:t>
      </w:r>
    </w:p>
    <w:p w14:paraId="15FDBD60" w14:textId="71CD2C14" w:rsidR="005B6671" w:rsidRPr="0049256C" w:rsidRDefault="005B6671">
      <w:pPr>
        <w:pPrChange w:id="6260" w:author="IRK" w:date="2020-05-11T10:03:00Z">
          <w:pPr>
            <w:jc w:val="left"/>
          </w:pPr>
        </w:pPrChange>
      </w:pPr>
      <w:r w:rsidRPr="0049256C">
        <w:t>bat</w:t>
      </w:r>
      <w:r w:rsidRPr="0049256C">
        <w:t>と</w:t>
      </w:r>
      <w:r w:rsidRPr="0049256C">
        <w:t>stop-server.bat)</w:t>
      </w:r>
      <w:r w:rsidRPr="0049256C">
        <w:t>スクリプトを利用して開始または終了させる。</w:t>
      </w:r>
    </w:p>
    <w:p w14:paraId="4256DC20" w14:textId="77777777" w:rsidR="005B6671" w:rsidRPr="0049256C" w:rsidRDefault="005B6671" w:rsidP="00EC7890"/>
    <w:p w14:paraId="19477FB5" w14:textId="77777777" w:rsidR="005B6671" w:rsidRPr="0049256C" w:rsidRDefault="005B6671" w:rsidP="00EC7890">
      <w:r w:rsidRPr="0049256C">
        <w:t>InnoRules</w:t>
      </w:r>
      <w:r w:rsidRPr="0049256C">
        <w:t>サーバでは、次のサービスが提供される。</w:t>
      </w:r>
    </w:p>
    <w:p w14:paraId="66FB128D" w14:textId="77777777" w:rsidR="005B6671" w:rsidRPr="0049256C" w:rsidRDefault="005B6671" w:rsidP="00DE66C1">
      <w:pPr>
        <w:pStyle w:val="10"/>
      </w:pPr>
      <w:r w:rsidRPr="0049256C">
        <w:t>管理サービス</w:t>
      </w:r>
    </w:p>
    <w:p w14:paraId="49039638" w14:textId="77777777" w:rsidR="005B6671" w:rsidRPr="0049256C" w:rsidRDefault="005B6671" w:rsidP="00DE66C1">
      <w:pPr>
        <w:pStyle w:val="10"/>
      </w:pPr>
      <w:r w:rsidRPr="0049256C">
        <w:t>ルールビルダーサービス</w:t>
      </w:r>
    </w:p>
    <w:p w14:paraId="29A6CADF" w14:textId="77777777" w:rsidR="005B6671" w:rsidRPr="0049256C" w:rsidRDefault="005B6671" w:rsidP="00DE66C1">
      <w:pPr>
        <w:pStyle w:val="10"/>
      </w:pPr>
      <w:r w:rsidRPr="0049256C">
        <w:t>TCP</w:t>
      </w:r>
      <w:r w:rsidRPr="0049256C">
        <w:t>コネクタサービス</w:t>
      </w:r>
    </w:p>
    <w:p w14:paraId="7EC18F65" w14:textId="23A7D0DD" w:rsidR="005B6671" w:rsidRPr="0049256C" w:rsidRDefault="005B6671" w:rsidP="00DE66C1">
      <w:pPr>
        <w:pStyle w:val="10"/>
      </w:pPr>
      <w:r w:rsidRPr="0049256C">
        <w:t>ルール</w:t>
      </w:r>
      <w:r w:rsidR="00BA5E07">
        <w:t>Web</w:t>
      </w:r>
      <w:r w:rsidR="00BA5E07">
        <w:t>サービス</w:t>
      </w:r>
    </w:p>
    <w:p w14:paraId="62A71358" w14:textId="77312B85" w:rsidR="005B6671" w:rsidRPr="0049256C" w:rsidRDefault="005B6671" w:rsidP="00EC7890">
      <w:r w:rsidRPr="0049256C">
        <w:t>サービスウィザード</w:t>
      </w:r>
      <w:r w:rsidRPr="0049256C">
        <w:t>(Service Wizard)</w:t>
      </w:r>
      <w:r w:rsidR="005C6F74">
        <w:t>を利用して、上記のサービスを個別に有効</w:t>
      </w:r>
      <w:r w:rsidRPr="0049256C">
        <w:t>または無効にできる。サーバは</w:t>
      </w:r>
      <w:r w:rsidRPr="0049256C">
        <w:rPr>
          <w:rFonts w:hint="eastAsia"/>
        </w:rPr>
        <w:t>有効化された</w:t>
      </w:r>
      <w:r w:rsidRPr="0049256C">
        <w:t>サービスのみを提供する。</w:t>
      </w:r>
    </w:p>
    <w:p w14:paraId="3E9E0856" w14:textId="77777777" w:rsidR="005B6671" w:rsidRPr="0049256C" w:rsidRDefault="005B6671" w:rsidP="00EC7890"/>
    <w:p w14:paraId="55D792D5" w14:textId="428B558B" w:rsidR="003F439B" w:rsidRPr="0049256C" w:rsidRDefault="005B6671" w:rsidP="00EC7890">
      <w:r w:rsidRPr="0049256C">
        <w:t>システムには多数の</w:t>
      </w:r>
      <w:r w:rsidRPr="0049256C">
        <w:t>InnoRules</w:t>
      </w:r>
      <w:r w:rsidRPr="008F51CD">
        <w:t>インストールノード</w:t>
      </w:r>
      <w:r w:rsidR="005C6F74" w:rsidRPr="009A2CC8">
        <w:rPr>
          <w:rFonts w:hint="eastAsia"/>
        </w:rPr>
        <w:t>を設定でき</w:t>
      </w:r>
      <w:r w:rsidRPr="008F51CD">
        <w:t>、そのためサーバが複数存在することもある。製品がインストールされる時には、サーバには</w:t>
      </w:r>
      <w:r w:rsidRPr="008F51CD">
        <w:t>UUID</w:t>
      </w:r>
      <w:r w:rsidR="005C6F74" w:rsidRPr="001971F7">
        <w:t>という固有</w:t>
      </w:r>
      <w:r w:rsidR="005C6F74" w:rsidRPr="009A2CC8">
        <w:rPr>
          <w:rFonts w:hint="eastAsia"/>
        </w:rPr>
        <w:t>名称</w:t>
      </w:r>
      <w:r w:rsidR="005C6F74" w:rsidRPr="008F51CD">
        <w:t>が付与される。この</w:t>
      </w:r>
      <w:r w:rsidR="005C6F74" w:rsidRPr="009A2CC8">
        <w:rPr>
          <w:rFonts w:hint="eastAsia"/>
        </w:rPr>
        <w:t>名称</w:t>
      </w:r>
      <w:r w:rsidRPr="008F51CD">
        <w:t>を利用して各サーバが識別できる。</w:t>
      </w:r>
    </w:p>
    <w:p w14:paraId="4A28C75A" w14:textId="3B7E0B99" w:rsidR="00404274" w:rsidRDefault="00404274">
      <w:pPr>
        <w:jc w:val="left"/>
        <w:rPr>
          <w:rFonts w:cs="Arial"/>
          <w:b/>
          <w:bCs/>
          <w:spacing w:val="0"/>
          <w:sz w:val="22"/>
          <w:szCs w:val="24"/>
        </w:rPr>
      </w:pPr>
      <w:del w:id="6261" w:author="IRK" w:date="2020-04-16T14:37:00Z">
        <w:r w:rsidDel="00D4323D">
          <w:br w:type="page"/>
        </w:r>
      </w:del>
    </w:p>
    <w:p w14:paraId="2D9C0750" w14:textId="77777777" w:rsidR="005B6671" w:rsidRPr="0049256C" w:rsidRDefault="005B6671">
      <w:pPr>
        <w:pStyle w:val="32"/>
        <w:numPr>
          <w:ilvl w:val="2"/>
          <w:numId w:val="139"/>
        </w:numPr>
        <w:pPrChange w:id="6262" w:author="IRK" w:date="2020-05-11T09:45:00Z">
          <w:pPr>
            <w:pStyle w:val="32"/>
            <w:numPr>
              <w:numId w:val="27"/>
            </w:numPr>
            <w:spacing w:before="12" w:after="100"/>
            <w:jc w:val="left"/>
          </w:pPr>
        </w:pPrChange>
      </w:pPr>
      <w:bookmarkStart w:id="6263" w:name="_Toc465092141"/>
      <w:bookmarkStart w:id="6264" w:name="_Toc441755361"/>
      <w:bookmarkStart w:id="6265" w:name="_Ref34654359"/>
      <w:bookmarkStart w:id="6266" w:name="_Ref34654362"/>
      <w:bookmarkStart w:id="6267" w:name="_Ref34654658"/>
      <w:bookmarkStart w:id="6268" w:name="_Ref34654660"/>
      <w:bookmarkStart w:id="6269" w:name="_Toc40449594"/>
      <w:bookmarkEnd w:id="6263"/>
      <w:r w:rsidRPr="0049256C">
        <w:t>管理サービス</w:t>
      </w:r>
      <w:bookmarkEnd w:id="6264"/>
      <w:bookmarkEnd w:id="6265"/>
      <w:bookmarkEnd w:id="6266"/>
      <w:bookmarkEnd w:id="6267"/>
      <w:bookmarkEnd w:id="6268"/>
      <w:bookmarkEnd w:id="6269"/>
    </w:p>
    <w:p w14:paraId="55D15A8F" w14:textId="24D097CF" w:rsidR="005B6671" w:rsidRPr="0049256C" w:rsidRDefault="005B6671" w:rsidP="00EC7890">
      <w:r w:rsidRPr="0049256C">
        <w:t>管理サービス</w:t>
      </w:r>
      <w:r w:rsidRPr="0049256C">
        <w:t>(Management Service)</w:t>
      </w:r>
      <w:r w:rsidRPr="0049256C">
        <w:t>は、設定クラスタに属するルールアプリケーションのルールランタイムの状態をモニタリングして管理するサービスである。このサービスは</w:t>
      </w:r>
      <w:r w:rsidRPr="0049256C">
        <w:t>1</w:t>
      </w:r>
      <w:r w:rsidRPr="0049256C">
        <w:t>つの</w:t>
      </w:r>
      <w:r w:rsidRPr="0049256C">
        <w:t>IP</w:t>
      </w:r>
      <w:r w:rsidRPr="0049256C">
        <w:t>アドレスとポート</w:t>
      </w:r>
      <w:r w:rsidRPr="0049256C">
        <w:rPr>
          <w:vertAlign w:val="superscript"/>
        </w:rPr>
        <w:t>*5</w:t>
      </w:r>
      <w:r w:rsidRPr="0049256C">
        <w:t>を占有して接続</w:t>
      </w:r>
      <w:r w:rsidR="00950DE2">
        <w:rPr>
          <w:rFonts w:hint="eastAsia"/>
        </w:rPr>
        <w:t>し</w:t>
      </w:r>
      <w:r w:rsidRPr="0049256C">
        <w:t>、接続されたランタイムを管理する。</w:t>
      </w:r>
    </w:p>
    <w:p w14:paraId="5B8BF943" w14:textId="77777777" w:rsidR="005B6671" w:rsidRPr="0049256C" w:rsidRDefault="005B6671" w:rsidP="00EC7890"/>
    <w:p w14:paraId="23E66CF6" w14:textId="77777777" w:rsidR="005B6671" w:rsidRPr="0049256C" w:rsidRDefault="005B6671" w:rsidP="00EC7890">
      <w:r w:rsidRPr="0049256C">
        <w:t>管理サービスが使用する</w:t>
      </w:r>
      <w:r w:rsidRPr="0049256C">
        <w:t>IP</w:t>
      </w:r>
      <w:r w:rsidRPr="0049256C">
        <w:t>アドレスとポートは、管理サービスを有効にする時に設定する。管理サービスを有効にするホストにネットワークアダプタが複数ある場合は、そのアドレスのうちの</w:t>
      </w:r>
      <w:r w:rsidRPr="0049256C">
        <w:t>1</w:t>
      </w:r>
      <w:r w:rsidRPr="0049256C">
        <w:t>つを選択する。そのアドレスは、設定クラスタに属するすべてのルールランタイムにアクセスできるアドレスである必要がある。</w:t>
      </w:r>
    </w:p>
    <w:p w14:paraId="59EEE93D" w14:textId="77777777" w:rsidR="005B6671" w:rsidRPr="0049256C" w:rsidRDefault="005B6671" w:rsidP="00EC7890"/>
    <w:p w14:paraId="3D76BB20" w14:textId="22B14832" w:rsidR="005B6671" w:rsidRPr="0049256C" w:rsidRDefault="005B6671" w:rsidP="00EC7890">
      <w:r w:rsidRPr="0049256C">
        <w:t>1</w:t>
      </w:r>
      <w:r w:rsidRPr="0049256C">
        <w:t>つのインストールノードには管理サービスを</w:t>
      </w:r>
      <w:r w:rsidRPr="0049256C">
        <w:t>1</w:t>
      </w:r>
      <w:r w:rsidRPr="0049256C">
        <w:t>つのみ有効にできるが、設定クラスタには多数のインストールノードがあり得る</w:t>
      </w:r>
      <w:del w:id="6270" w:author="IRK" w:date="2020-03-11T15:51:00Z">
        <w:r w:rsidRPr="0049256C" w:rsidDel="003E7D05">
          <w:delText>ので</w:delText>
        </w:r>
      </w:del>
      <w:ins w:id="6271" w:author="IRK" w:date="2020-03-11T15:51:00Z">
        <w:r w:rsidR="003E7D05">
          <w:rPr>
            <w:rFonts w:hint="eastAsia"/>
          </w:rPr>
          <w:t>ため</w:t>
        </w:r>
      </w:ins>
      <w:r w:rsidRPr="0049256C">
        <w:t>、有効化</w:t>
      </w:r>
      <w:r w:rsidRPr="008F51CD">
        <w:t>された管理サービスが</w:t>
      </w:r>
      <w:r w:rsidRPr="008F51CD">
        <w:t>2</w:t>
      </w:r>
      <w:r w:rsidRPr="008F51CD">
        <w:t>つ以上の場合もある。この管理サービスには優先順位が付与される。ルールランタイムは使用できる最</w:t>
      </w:r>
      <w:r w:rsidR="00F963A4" w:rsidRPr="009A2CC8">
        <w:rPr>
          <w:rFonts w:hint="eastAsia"/>
        </w:rPr>
        <w:t>も</w:t>
      </w:r>
      <w:r w:rsidRPr="008F51CD">
        <w:t>優先順位</w:t>
      </w:r>
      <w:r w:rsidRPr="009A2CC8">
        <w:rPr>
          <w:rFonts w:hint="eastAsia"/>
        </w:rPr>
        <w:t>の</w:t>
      </w:r>
      <w:r w:rsidR="00F963A4" w:rsidRPr="009A2CC8">
        <w:rPr>
          <w:rFonts w:hint="eastAsia"/>
        </w:rPr>
        <w:t>高い</w:t>
      </w:r>
      <w:r w:rsidRPr="008F51CD">
        <w:t>管理サービスに接続する</w:t>
      </w:r>
      <w:r w:rsidRPr="0049256C">
        <w:t>。</w:t>
      </w:r>
    </w:p>
    <w:p w14:paraId="0EF59F08" w14:textId="77777777" w:rsidR="005B6671" w:rsidRPr="0049256C" w:rsidRDefault="005B6671" w:rsidP="00EC7890"/>
    <w:p w14:paraId="7FE2B8AA" w14:textId="3043552B" w:rsidR="005B6671" w:rsidRPr="0049256C" w:rsidRDefault="005B6671" w:rsidP="00EC7890">
      <w:r w:rsidRPr="0049256C">
        <w:t>管理サービスの有効化</w:t>
      </w:r>
      <w:r w:rsidRPr="0049256C">
        <w:rPr>
          <w:rFonts w:hint="eastAsia"/>
        </w:rPr>
        <w:t>および</w:t>
      </w:r>
      <w:r w:rsidR="003D3E2E">
        <w:t>無効化、優先順位の変更</w:t>
      </w:r>
      <w:r w:rsidR="003D3E2E">
        <w:rPr>
          <w:rFonts w:hint="eastAsia"/>
        </w:rPr>
        <w:t>に</w:t>
      </w:r>
      <w:r w:rsidR="003D3E2E">
        <w:t>は</w:t>
      </w:r>
      <w:r w:rsidR="003D3E2E" w:rsidRPr="008F51CD">
        <w:t>サービスウィザード</w:t>
      </w:r>
      <w:r w:rsidR="003D3E2E" w:rsidRPr="008F51CD">
        <w:rPr>
          <w:rFonts w:hint="eastAsia"/>
        </w:rPr>
        <w:t>を</w:t>
      </w:r>
      <w:r w:rsidR="003D3E2E" w:rsidRPr="009A2CC8">
        <w:rPr>
          <w:rFonts w:hint="eastAsia"/>
        </w:rPr>
        <w:t>使用する</w:t>
      </w:r>
      <w:r w:rsidRPr="008F51CD">
        <w:t>。ただし、サービスウィザードはウィザードが実行されたインスト</w:t>
      </w:r>
      <w:r w:rsidR="003D3E2E" w:rsidRPr="008F51CD">
        <w:t>ールノードの管理サービスに限り、有効化・無効化・優先順位</w:t>
      </w:r>
      <w:r w:rsidR="003D3E2E" w:rsidRPr="009A2CC8">
        <w:rPr>
          <w:rFonts w:hint="eastAsia"/>
        </w:rPr>
        <w:t>を変更できる</w:t>
      </w:r>
      <w:r w:rsidRPr="008F51CD">
        <w:t>。この</w:t>
      </w:r>
      <w:r w:rsidRPr="0049256C">
        <w:t>作業を行う方法については、サービスウィザードを参照のこと。</w:t>
      </w:r>
    </w:p>
    <w:p w14:paraId="37D34BE4" w14:textId="77777777" w:rsidR="005B6671" w:rsidRPr="0049256C" w:rsidRDefault="005B6671" w:rsidP="00EC7890"/>
    <w:p w14:paraId="401346AA" w14:textId="4E53D49B" w:rsidR="005B6671" w:rsidRPr="0049256C" w:rsidRDefault="005B6671" w:rsidP="00EC7890">
      <w:r w:rsidRPr="0049256C">
        <w:t>ルール</w:t>
      </w:r>
      <w:r w:rsidR="003D3E2E">
        <w:t>アプリケーションは、初期化段階に最も優先順位の高い</w:t>
      </w:r>
      <w:r w:rsidR="003D3E2E" w:rsidRPr="008F51CD">
        <w:t>管理サービス</w:t>
      </w:r>
      <w:r w:rsidR="003D3E2E" w:rsidRPr="009A2CC8">
        <w:rPr>
          <w:rFonts w:hint="eastAsia"/>
        </w:rPr>
        <w:t>への</w:t>
      </w:r>
      <w:r w:rsidRPr="008F51CD">
        <w:t>接続を試みる。接続が失敗した場合、次の</w:t>
      </w:r>
      <w:r w:rsidR="003D3E2E" w:rsidRPr="008F51CD">
        <w:t>順位の管理サービスに接続を試みる。この過程で、</w:t>
      </w:r>
      <w:r w:rsidR="003D3E2E" w:rsidRPr="009A2CC8">
        <w:rPr>
          <w:rFonts w:hint="eastAsia"/>
        </w:rPr>
        <w:t>どの</w:t>
      </w:r>
      <w:r w:rsidR="003D3E2E" w:rsidRPr="008F51CD">
        <w:t>管理サービス</w:t>
      </w:r>
      <w:r w:rsidR="003D3E2E" w:rsidRPr="009A2CC8">
        <w:rPr>
          <w:rFonts w:hint="eastAsia"/>
        </w:rPr>
        <w:t>へも</w:t>
      </w:r>
      <w:r w:rsidR="003D3E2E" w:rsidRPr="008F51CD">
        <w:t>接続できな</w:t>
      </w:r>
      <w:r w:rsidR="003D3E2E" w:rsidRPr="008F51CD">
        <w:rPr>
          <w:rFonts w:hint="eastAsia"/>
        </w:rPr>
        <w:t>い</w:t>
      </w:r>
      <w:r w:rsidR="003D3E2E" w:rsidRPr="009A2CC8">
        <w:rPr>
          <w:rFonts w:hint="eastAsia"/>
        </w:rPr>
        <w:t>場合においても、</w:t>
      </w:r>
      <w:r w:rsidRPr="008F51CD">
        <w:t>初期化は失敗することなく、管理サービスに接続していない状態で初期化が行われる。最も順位の</w:t>
      </w:r>
      <w:r w:rsidRPr="0049256C">
        <w:t>高い管理サービスに接続できなかった場合、周期的に現在接続中の管理サービスより高い順位の管理サービスへの接続を試みる。接続でき</w:t>
      </w:r>
      <w:r w:rsidRPr="0049256C">
        <w:rPr>
          <w:rFonts w:hint="eastAsia"/>
        </w:rPr>
        <w:t>た場合</w:t>
      </w:r>
      <w:r w:rsidRPr="0049256C">
        <w:t>、現在の管理サービスとの</w:t>
      </w:r>
      <w:r w:rsidRPr="0049256C">
        <w:rPr>
          <w:rFonts w:hint="eastAsia"/>
        </w:rPr>
        <w:t>接続</w:t>
      </w:r>
      <w:r w:rsidRPr="0049256C">
        <w:t>を</w:t>
      </w:r>
      <w:r w:rsidRPr="0049256C">
        <w:rPr>
          <w:rFonts w:hint="eastAsia"/>
        </w:rPr>
        <w:t>切断し</w:t>
      </w:r>
      <w:r w:rsidRPr="0049256C">
        <w:t>(</w:t>
      </w:r>
      <w:r w:rsidRPr="0049256C">
        <w:rPr>
          <w:rFonts w:hint="eastAsia"/>
        </w:rPr>
        <w:t>接続</w:t>
      </w:r>
      <w:r w:rsidRPr="0049256C">
        <w:t>されている状態</w:t>
      </w:r>
      <w:r w:rsidRPr="0049256C">
        <w:rPr>
          <w:rFonts w:hint="eastAsia"/>
        </w:rPr>
        <w:t>のみ</w:t>
      </w:r>
      <w:r w:rsidRPr="0049256C">
        <w:t>)</w:t>
      </w:r>
      <w:r w:rsidRPr="0049256C">
        <w:t>、新たに接続されたサーバと通信する。</w:t>
      </w:r>
    </w:p>
    <w:p w14:paraId="3E8AC39F" w14:textId="6119DE06" w:rsidR="005B6671" w:rsidRPr="0049256C" w:rsidRDefault="005B6671" w:rsidP="00EC7890">
      <w:pPr>
        <w:rPr>
          <w:color w:val="FF0000"/>
        </w:rPr>
      </w:pPr>
      <w:r w:rsidRPr="0049256C">
        <w:t>ルールアプリケーションの動作中に管理サービスとの</w:t>
      </w:r>
      <w:r w:rsidRPr="0049256C">
        <w:rPr>
          <w:rFonts w:hint="eastAsia"/>
        </w:rPr>
        <w:t>接続</w:t>
      </w:r>
      <w:r w:rsidRPr="0049256C">
        <w:t>が</w:t>
      </w:r>
      <w:r w:rsidRPr="0049256C">
        <w:rPr>
          <w:rFonts w:hint="eastAsia"/>
        </w:rPr>
        <w:t>切断された場合で</w:t>
      </w:r>
      <w:r w:rsidRPr="0049256C">
        <w:t>も</w:t>
      </w:r>
      <w:r w:rsidRPr="0049256C">
        <w:t>(</w:t>
      </w:r>
      <w:r w:rsidRPr="0049256C">
        <w:t>サーバやネットワークなどの障害、またはサーバの</w:t>
      </w:r>
      <w:r w:rsidR="00950DE2">
        <w:rPr>
          <w:rFonts w:hint="eastAsia"/>
        </w:rPr>
        <w:t>停止</w:t>
      </w:r>
      <w:r w:rsidRPr="0049256C">
        <w:t>などにより</w:t>
      </w:r>
      <w:r w:rsidRPr="0049256C">
        <w:t>)</w:t>
      </w:r>
      <w:r w:rsidRPr="0049256C">
        <w:t>、周期的に最も高い順位のサーバから低い順位のサーバへ再接続を試みる。</w:t>
      </w:r>
    </w:p>
    <w:p w14:paraId="6C7F78C2" w14:textId="77777777" w:rsidR="005B6671" w:rsidRPr="0049256C" w:rsidRDefault="005B6671" w:rsidP="00EC7890"/>
    <w:p w14:paraId="7148AE0C" w14:textId="451CDC3D" w:rsidR="005B6671" w:rsidRPr="0049256C" w:rsidRDefault="00001E8B" w:rsidP="00EC7890">
      <w:del w:id="6272" w:author="IRK" w:date="2020-03-09T22:51:00Z">
        <w:r w:rsidRPr="0049256C" w:rsidDel="00935795">
          <w:delText>図</w:delText>
        </w:r>
        <w:r w:rsidRPr="0049256C" w:rsidDel="00935795">
          <w:delText>13</w:delText>
        </w:r>
      </w:del>
      <w:ins w:id="6273" w:author="IRK" w:date="2020-03-09T22:52:00Z">
        <w:r w:rsidR="00935795">
          <w:rPr>
            <w:rFonts w:hint="eastAsia"/>
          </w:rPr>
          <w:t>次の図</w:t>
        </w:r>
      </w:ins>
      <w:r w:rsidR="00011272">
        <w:t>は、設定クラスタに管理サービスが</w:t>
      </w:r>
      <w:r w:rsidR="00011272" w:rsidRPr="008F51CD">
        <w:t>有効化</w:t>
      </w:r>
      <w:r w:rsidR="00011272" w:rsidRPr="009A2CC8">
        <w:rPr>
          <w:rFonts w:hint="eastAsia"/>
        </w:rPr>
        <w:t>された</w:t>
      </w:r>
      <w:r w:rsidR="005B6671" w:rsidRPr="008F51CD">
        <w:t>状態を表している。</w:t>
      </w:r>
      <w:r w:rsidR="005B6671" w:rsidRPr="0049256C">
        <w:t>設定クラスタは、インストールノード</w:t>
      </w:r>
      <w:r w:rsidR="005B6671" w:rsidRPr="0049256C">
        <w:t>1</w:t>
      </w:r>
      <w:r w:rsidR="005B6671" w:rsidRPr="0049256C">
        <w:t>、インストールノード</w:t>
      </w:r>
      <w:r w:rsidR="005B6671" w:rsidRPr="0049256C">
        <w:t>2</w:t>
      </w:r>
      <w:r w:rsidR="005B6671" w:rsidRPr="0049256C">
        <w:t>、インストールノード</w:t>
      </w:r>
      <w:r w:rsidR="005B6671" w:rsidRPr="0049256C">
        <w:t>3</w:t>
      </w:r>
      <w:r w:rsidR="005B6671" w:rsidRPr="0049256C">
        <w:t>の</w:t>
      </w:r>
      <w:r w:rsidR="005B6671" w:rsidRPr="0049256C">
        <w:t>3</w:t>
      </w:r>
      <w:r w:rsidR="005B6671" w:rsidRPr="0049256C">
        <w:t>つのノードで構成されている。管理サービスはノード</w:t>
      </w:r>
      <w:r w:rsidR="005B6671" w:rsidRPr="0049256C">
        <w:t>1</w:t>
      </w:r>
      <w:r w:rsidR="005B6671" w:rsidRPr="0049256C">
        <w:t>と</w:t>
      </w:r>
      <w:r w:rsidR="005B6671" w:rsidRPr="0049256C">
        <w:t>3</w:t>
      </w:r>
      <w:r w:rsidR="005B6671" w:rsidRPr="0049256C">
        <w:t>のみが有効になっており、優先順位はノード</w:t>
      </w:r>
      <w:r w:rsidR="005B6671" w:rsidRPr="0049256C">
        <w:t>1</w:t>
      </w:r>
      <w:r w:rsidR="005B6671" w:rsidRPr="0049256C">
        <w:t>、ノード</w:t>
      </w:r>
      <w:r w:rsidR="005B6671" w:rsidRPr="0049256C">
        <w:t>3</w:t>
      </w:r>
      <w:r w:rsidR="005B6671" w:rsidRPr="0049256C">
        <w:t>の順になる。</w:t>
      </w:r>
      <w:ins w:id="6274" w:author="IRK" w:date="2020-03-09T22:52:00Z">
        <w:r w:rsidR="00935795">
          <w:rPr>
            <w:rFonts w:hint="eastAsia"/>
          </w:rPr>
          <w:t>次の</w:t>
        </w:r>
      </w:ins>
      <w:r w:rsidR="005B6671" w:rsidRPr="0049256C">
        <w:t>図のように、ルールアプリケーションは最も優先順位の高いノード</w:t>
      </w:r>
      <w:r w:rsidR="005B6671" w:rsidRPr="0049256C">
        <w:t>1</w:t>
      </w:r>
      <w:r w:rsidR="005B6671" w:rsidRPr="0049256C">
        <w:t>の管理サービスに接続する。ノード</w:t>
      </w:r>
      <w:r w:rsidR="005B6671" w:rsidRPr="0049256C">
        <w:t>1</w:t>
      </w:r>
      <w:r w:rsidR="005B6671" w:rsidRPr="0049256C">
        <w:t>の管理サービスが終了したら、ルールアプリケーションはノード</w:t>
      </w:r>
      <w:r w:rsidR="005B6671" w:rsidRPr="0049256C">
        <w:t>3</w:t>
      </w:r>
      <w:r w:rsidR="005B6671" w:rsidRPr="0049256C">
        <w:t>の管理サービスに接続し、周期的にノード</w:t>
      </w:r>
      <w:r w:rsidR="005B6671" w:rsidRPr="0049256C">
        <w:t>1</w:t>
      </w:r>
      <w:r w:rsidR="005B6671" w:rsidRPr="0049256C">
        <w:t>のサーバに接続を試みる。</w:t>
      </w:r>
    </w:p>
    <w:p w14:paraId="0C4A0111" w14:textId="77777777" w:rsidR="005B6671" w:rsidRPr="0049256C" w:rsidRDefault="005B6671" w:rsidP="00EC7890"/>
    <w:p w14:paraId="6126842B" w14:textId="77777777" w:rsidR="00C22737" w:rsidRPr="0049256C" w:rsidRDefault="005B6671" w:rsidP="00DE66C1">
      <w:pPr>
        <w:pStyle w:val="afff5"/>
      </w:pPr>
      <w:r w:rsidRPr="0049256C">
        <w:rPr>
          <w:lang w:eastAsia="ja-JP"/>
        </w:rPr>
        <w:drawing>
          <wp:inline distT="0" distB="0" distL="0" distR="0" wp14:anchorId="54FA17AC" wp14:editId="625A084C">
            <wp:extent cx="3267075" cy="3990975"/>
            <wp:effectExtent l="19050" t="19050" r="28575" b="285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267075" cy="3990975"/>
                    </a:xfrm>
                    <a:prstGeom prst="rect">
                      <a:avLst/>
                    </a:prstGeom>
                    <a:ln w="6350">
                      <a:solidFill>
                        <a:schemeClr val="tx1"/>
                      </a:solidFill>
                    </a:ln>
                  </pic:spPr>
                </pic:pic>
              </a:graphicData>
            </a:graphic>
          </wp:inline>
        </w:drawing>
      </w:r>
    </w:p>
    <w:p w14:paraId="3BC779FF" w14:textId="4F557C28" w:rsidR="005B6671" w:rsidRPr="0049256C" w:rsidRDefault="00C22737" w:rsidP="00DE66C1">
      <w:pPr>
        <w:pStyle w:val="afff6"/>
      </w:pPr>
      <w:bookmarkStart w:id="6275" w:name="_Toc465078665"/>
      <w:bookmarkStart w:id="6276" w:name="_Toc34839314"/>
      <w:bookmarkStart w:id="6277" w:name="_Toc40084707"/>
      <w:r w:rsidRPr="0049256C">
        <w:t>[</w:t>
      </w:r>
      <w:del w:id="6278" w:author="IRK" w:date="2020-03-09T22:52:00Z">
        <w:r w:rsidRPr="0049256C" w:rsidDel="00935795">
          <w:rPr>
            <w:rFonts w:hint="eastAsia"/>
          </w:rPr>
          <w:delText>図</w:delText>
        </w:r>
        <w:r w:rsidRPr="0049256C" w:rsidDel="00935795">
          <w:delText xml:space="preserve"> </w:delText>
        </w:r>
        <w:r w:rsidRPr="0049256C" w:rsidDel="00935795">
          <w:fldChar w:fldCharType="begin"/>
        </w:r>
        <w:r w:rsidRPr="0049256C" w:rsidDel="00935795">
          <w:delInstrText xml:space="preserve"> SEQ [</w:delInstrText>
        </w:r>
        <w:r w:rsidRPr="0049256C" w:rsidDel="00935795">
          <w:delInstrText>図</w:delInstrText>
        </w:r>
        <w:r w:rsidRPr="0049256C" w:rsidDel="00935795">
          <w:delInstrText xml:space="preserve"> \* ARABIC </w:delInstrText>
        </w:r>
        <w:r w:rsidRPr="0049256C" w:rsidDel="00935795">
          <w:fldChar w:fldCharType="separate"/>
        </w:r>
        <w:r w:rsidR="000132DF" w:rsidDel="00935795">
          <w:rPr>
            <w:noProof/>
          </w:rPr>
          <w:delText>13</w:delText>
        </w:r>
        <w:r w:rsidRPr="0049256C" w:rsidDel="00935795">
          <w:fldChar w:fldCharType="end"/>
        </w:r>
      </w:del>
      <w:ins w:id="6279" w:author="IRK" w:date="2020-03-09T22:52:00Z">
        <w:r w:rsidR="00935795">
          <w:rPr>
            <w:rFonts w:hint="eastAsia"/>
          </w:rPr>
          <w:t>図</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図</w:instrText>
        </w:r>
        <w:r w:rsidR="00935795">
          <w:rPr>
            <w:rFonts w:hint="eastAsia"/>
          </w:rPr>
          <w:instrText xml:space="preserve"> \* ARABIC</w:instrText>
        </w:r>
        <w:r w:rsidR="00935795">
          <w:instrText xml:space="preserve"> </w:instrText>
        </w:r>
      </w:ins>
      <w:r w:rsidR="00935795">
        <w:fldChar w:fldCharType="separate"/>
      </w:r>
      <w:r w:rsidR="00AB1F2F">
        <w:rPr>
          <w:noProof/>
        </w:rPr>
        <w:t>13</w:t>
      </w:r>
      <w:ins w:id="6280" w:author="IRK" w:date="2020-03-09T22:52:00Z">
        <w:r w:rsidR="00935795">
          <w:fldChar w:fldCharType="end"/>
        </w:r>
      </w:ins>
      <w:del w:id="6281" w:author="IRK" w:date="2020-03-11T17:15:00Z">
        <w:r w:rsidR="00D869A0" w:rsidRPr="0049256C" w:rsidDel="00501B62">
          <w:rPr>
            <w:rFonts w:hint="eastAsia"/>
          </w:rPr>
          <w:delText xml:space="preserve">　</w:delText>
        </w:r>
      </w:del>
      <w:ins w:id="6282" w:author="IRK" w:date="2020-03-11T17:15:00Z">
        <w:r w:rsidR="00501B62">
          <w:rPr>
            <w:rFonts w:hint="eastAsia"/>
          </w:rPr>
          <w:t xml:space="preserve"> </w:t>
        </w:r>
      </w:ins>
      <w:r w:rsidRPr="0049256C">
        <w:t>An Example of Management Service Configuration</w:t>
      </w:r>
      <w:r w:rsidRPr="0049256C">
        <w:rPr>
          <w:rFonts w:hint="eastAsia"/>
        </w:rPr>
        <w:t>]</w:t>
      </w:r>
      <w:bookmarkEnd w:id="6275"/>
      <w:bookmarkEnd w:id="6276"/>
      <w:bookmarkEnd w:id="6277"/>
    </w:p>
    <w:p w14:paraId="6E9FEE3F" w14:textId="77777777" w:rsidR="005B6671" w:rsidRPr="0049256C" w:rsidRDefault="005B6671" w:rsidP="00EC7890"/>
    <w:p w14:paraId="4445B18F" w14:textId="614451A2" w:rsidR="005B6671" w:rsidRPr="0049256C" w:rsidRDefault="005B6671" w:rsidP="00EC7890">
      <w:r w:rsidRPr="0049256C">
        <w:t>管理サービスに接続されたルールアプリケーションの状態は、管理</w:t>
      </w:r>
      <w:r w:rsidR="00382563">
        <w:t>Web</w:t>
      </w:r>
      <w:r w:rsidRPr="0049256C">
        <w:t>ページに接続して確認できる。管理</w:t>
      </w:r>
      <w:r w:rsidR="00382563">
        <w:t>Web</w:t>
      </w:r>
      <w:r w:rsidRPr="0049256C">
        <w:t>ページは、</w:t>
      </w:r>
      <w:r w:rsidR="00950DE2">
        <w:rPr>
          <w:rFonts w:hint="eastAsia"/>
        </w:rPr>
        <w:t>今後</w:t>
      </w:r>
      <w:r w:rsidR="004D7855" w:rsidRPr="009A2CC8">
        <w:rPr>
          <w:rFonts w:hint="eastAsia"/>
        </w:rPr>
        <w:t>提供される予定である。</w:t>
      </w:r>
    </w:p>
    <w:p w14:paraId="529D99F4" w14:textId="77777777" w:rsidR="005B6671" w:rsidRPr="0049256C" w:rsidRDefault="005B6671" w:rsidP="00EC7890"/>
    <w:p w14:paraId="03280148" w14:textId="77777777" w:rsidR="005B6671" w:rsidRPr="0049256C" w:rsidRDefault="005B6671">
      <w:pPr>
        <w:pStyle w:val="a2"/>
        <w:pPrChange w:id="6283" w:author="IRK" w:date="2020-04-24T11:09:00Z">
          <w:pPr>
            <w:numPr>
              <w:numId w:val="21"/>
            </w:numPr>
            <w:ind w:left="627" w:hanging="400"/>
          </w:pPr>
        </w:pPrChange>
      </w:pPr>
      <w:r w:rsidRPr="0049256C">
        <w:t>InnoRules</w:t>
      </w:r>
      <w:r w:rsidRPr="0049256C">
        <w:t>サーバの</w:t>
      </w:r>
      <w:r w:rsidRPr="0049256C">
        <w:t>HTTP</w:t>
      </w:r>
      <w:r w:rsidRPr="0049256C">
        <w:t>サーバのバインディングアドレス</w:t>
      </w:r>
      <w:r w:rsidRPr="0049256C">
        <w:rPr>
          <w:rFonts w:hint="eastAsia"/>
        </w:rPr>
        <w:t>および</w:t>
      </w:r>
      <w:r w:rsidRPr="0049256C">
        <w:t>ポートとは別である。</w:t>
      </w:r>
    </w:p>
    <w:p w14:paraId="30C5E041" w14:textId="77777777" w:rsidR="005B6671" w:rsidRPr="0049256C" w:rsidRDefault="005B6671" w:rsidP="00EC7890"/>
    <w:p w14:paraId="3238E0D4" w14:textId="77777777" w:rsidR="005B6671" w:rsidRPr="0049256C" w:rsidRDefault="005B6671">
      <w:pPr>
        <w:pStyle w:val="32"/>
        <w:numPr>
          <w:ilvl w:val="2"/>
          <w:numId w:val="139"/>
        </w:numPr>
        <w:rPr>
          <w:lang w:eastAsia="ja-JP"/>
        </w:rPr>
        <w:pPrChange w:id="6284" w:author="IRK" w:date="2020-05-11T09:45:00Z">
          <w:pPr>
            <w:pStyle w:val="32"/>
            <w:numPr>
              <w:numId w:val="27"/>
            </w:numPr>
            <w:spacing w:before="12" w:after="100"/>
            <w:jc w:val="left"/>
          </w:pPr>
        </w:pPrChange>
      </w:pPr>
      <w:bookmarkStart w:id="6285" w:name="_Toc441755362"/>
      <w:bookmarkStart w:id="6286" w:name="_Ref34653711"/>
      <w:bookmarkStart w:id="6287" w:name="_Ref34653714"/>
      <w:bookmarkStart w:id="6288" w:name="_Ref34654379"/>
      <w:bookmarkStart w:id="6289" w:name="_Ref34654382"/>
      <w:bookmarkStart w:id="6290" w:name="_Toc40449595"/>
      <w:r w:rsidRPr="0049256C">
        <w:rPr>
          <w:lang w:eastAsia="ja-JP"/>
        </w:rPr>
        <w:t>ルールビルダーサービス</w:t>
      </w:r>
      <w:bookmarkEnd w:id="6285"/>
      <w:bookmarkEnd w:id="6286"/>
      <w:bookmarkEnd w:id="6287"/>
      <w:bookmarkEnd w:id="6288"/>
      <w:bookmarkEnd w:id="6289"/>
      <w:bookmarkEnd w:id="6290"/>
    </w:p>
    <w:p w14:paraId="4B15ECDF" w14:textId="05C6DC26" w:rsidR="005B6671" w:rsidRPr="0049256C" w:rsidRDefault="005B6671" w:rsidP="00EC7890">
      <w:r w:rsidRPr="0049256C">
        <w:t>ルールビルダーサービス</w:t>
      </w:r>
      <w:r w:rsidRPr="0049256C">
        <w:t>(Rule Builder Service)</w:t>
      </w:r>
      <w:r w:rsidR="00011272">
        <w:t>は、ルール要素を</w:t>
      </w:r>
      <w:r w:rsidR="00560682" w:rsidRPr="009A2CC8">
        <w:rPr>
          <w:rFonts w:hint="eastAsia"/>
        </w:rPr>
        <w:t>作成し、</w:t>
      </w:r>
      <w:r w:rsidRPr="0049256C">
        <w:t>管理するサービスである。ルール要素</w:t>
      </w:r>
      <w:r w:rsidRPr="0049256C">
        <w:t>(Rule Element)</w:t>
      </w:r>
      <w:r w:rsidRPr="0049256C">
        <w:t>とは、ルール、項目、ルール</w:t>
      </w:r>
      <w:r w:rsidR="00BA5E07">
        <w:t>Web</w:t>
      </w:r>
      <w:r w:rsidR="00BA5E07">
        <w:t>サービス</w:t>
      </w:r>
      <w:r w:rsidRPr="0049256C">
        <w:t>などルールシステムで管理するデータ要素のことをいう。ルールビルダーサービスの主な機能は、次の</w:t>
      </w:r>
      <w:del w:id="6291" w:author="IRK" w:date="2020-03-11T16:21:00Z">
        <w:r w:rsidRPr="0049256C" w:rsidDel="003A26C2">
          <w:delText>通り</w:delText>
        </w:r>
      </w:del>
      <w:ins w:id="6292" w:author="IRK" w:date="2020-03-11T16:21:00Z">
        <w:r w:rsidR="003A26C2">
          <w:rPr>
            <w:rFonts w:hint="eastAsia"/>
          </w:rPr>
          <w:t>とおり</w:t>
        </w:r>
      </w:ins>
      <w:r w:rsidRPr="0049256C">
        <w:t>である。</w:t>
      </w:r>
    </w:p>
    <w:p w14:paraId="232D0845" w14:textId="77777777" w:rsidR="005B6671" w:rsidRPr="0049256C" w:rsidRDefault="005B6671" w:rsidP="00DE66C1">
      <w:pPr>
        <w:pStyle w:val="10"/>
      </w:pPr>
      <w:r w:rsidRPr="0049256C">
        <w:t>ルール要素</w:t>
      </w:r>
      <w:r w:rsidRPr="0049256C">
        <w:rPr>
          <w:rFonts w:hint="eastAsia"/>
        </w:rPr>
        <w:t>の</w:t>
      </w:r>
      <w:r w:rsidRPr="0049256C">
        <w:t>作成、編集</w:t>
      </w:r>
      <w:r w:rsidRPr="0049256C">
        <w:rPr>
          <w:rFonts w:hint="eastAsia"/>
        </w:rPr>
        <w:t>および</w:t>
      </w:r>
      <w:r w:rsidRPr="0049256C">
        <w:t>削除</w:t>
      </w:r>
    </w:p>
    <w:p w14:paraId="11A31011" w14:textId="55EECF7D" w:rsidR="005B6671" w:rsidRPr="001971F7" w:rsidRDefault="00011272" w:rsidP="00DE66C1">
      <w:pPr>
        <w:pStyle w:val="10"/>
      </w:pPr>
      <w:r>
        <w:t>ルール</w:t>
      </w:r>
      <w:r w:rsidRPr="001971F7">
        <w:t>要素</w:t>
      </w:r>
      <w:r w:rsidRPr="009A2CC8">
        <w:rPr>
          <w:rFonts w:hint="eastAsia"/>
        </w:rPr>
        <w:t>の</w:t>
      </w:r>
      <w:r w:rsidR="005B6671" w:rsidRPr="001971F7">
        <w:t>移管</w:t>
      </w:r>
    </w:p>
    <w:p w14:paraId="37AC1D37" w14:textId="14C97683" w:rsidR="005B6671" w:rsidRPr="001971F7" w:rsidRDefault="00011272" w:rsidP="00DE66C1">
      <w:pPr>
        <w:pStyle w:val="10"/>
      </w:pPr>
      <w:r w:rsidRPr="00927688">
        <w:t>作成されたルール</w:t>
      </w:r>
      <w:r w:rsidRPr="009A2CC8">
        <w:rPr>
          <w:rFonts w:hint="eastAsia"/>
        </w:rPr>
        <w:t>の</w:t>
      </w:r>
      <w:r w:rsidR="005B6671" w:rsidRPr="001971F7">
        <w:t>テスト</w:t>
      </w:r>
    </w:p>
    <w:p w14:paraId="7BDD0034" w14:textId="5931EC3B" w:rsidR="005B6671" w:rsidRPr="0049256C" w:rsidRDefault="005B6671" w:rsidP="00EC7890">
      <w:r w:rsidRPr="0049256C">
        <w:t>ビルダーサービスを呼び出す代表的なアプリケーションとして、ルールビルダーがある。ルールビルダーは、ルールの開発と管理ためのクライアントツールである。ルールビルダーに関する詳細は、</w:t>
      </w:r>
      <w:ins w:id="6293" w:author="IRK" w:date="2020-03-09T22:52:00Z">
        <w:r w:rsidR="00935795">
          <w:rPr>
            <w:rFonts w:hint="eastAsia"/>
          </w:rPr>
          <w:t>「</w:t>
        </w:r>
      </w:ins>
      <w:r w:rsidRPr="0049256C">
        <w:rPr>
          <w:rFonts w:hint="eastAsia"/>
        </w:rPr>
        <w:t xml:space="preserve">InnoRules </w:t>
      </w:r>
      <w:r w:rsidRPr="0049256C">
        <w:t>User’s Guide</w:t>
      </w:r>
      <w:r w:rsidRPr="0049256C">
        <w:rPr>
          <w:rFonts w:hint="eastAsia"/>
        </w:rPr>
        <w:t xml:space="preserve"> of Rule Builder</w:t>
      </w:r>
      <w:ins w:id="6294" w:author="IRK" w:date="2020-03-09T22:53:00Z">
        <w:r w:rsidR="00935795">
          <w:rPr>
            <w:rFonts w:hint="eastAsia"/>
          </w:rPr>
          <w:t>」</w:t>
        </w:r>
      </w:ins>
      <w:r w:rsidRPr="0049256C">
        <w:t>を参照のこと。また、ルールビルダーサービスを呼び出せる</w:t>
      </w:r>
      <w:r w:rsidRPr="0049256C">
        <w:t>Java API</w:t>
      </w:r>
      <w:r w:rsidRPr="0049256C">
        <w:t>であるルールビルダーサービス</w:t>
      </w:r>
      <w:r w:rsidRPr="0049256C">
        <w:t>API(Rule Builder Service API)</w:t>
      </w:r>
      <w:r w:rsidRPr="0049256C">
        <w:t>が提供される。</w:t>
      </w:r>
      <w:r w:rsidRPr="0049256C">
        <w:t>Java</w:t>
      </w:r>
      <w:r w:rsidRPr="0049256C">
        <w:t>アプリケーションは、ルールビルダーサービス</w:t>
      </w:r>
      <w:r w:rsidRPr="0049256C">
        <w:t>API</w:t>
      </w:r>
      <w:r w:rsidRPr="0049256C">
        <w:t>を利用してサービスを呼び出すことができる。この</w:t>
      </w:r>
      <w:r w:rsidRPr="0049256C">
        <w:t>API</w:t>
      </w:r>
      <w:r w:rsidRPr="0049256C">
        <w:t>については、</w:t>
      </w:r>
      <w:ins w:id="6295" w:author="IRK" w:date="2020-03-09T22:53:00Z">
        <w:r w:rsidR="00935795">
          <w:rPr>
            <w:rFonts w:hint="eastAsia"/>
          </w:rPr>
          <w:t>「</w:t>
        </w:r>
      </w:ins>
      <w:r w:rsidRPr="0049256C">
        <w:rPr>
          <w:rFonts w:hint="eastAsia"/>
        </w:rPr>
        <w:t>Inno</w:t>
      </w:r>
      <w:r w:rsidRPr="0049256C">
        <w:t>Rule</w:t>
      </w:r>
      <w:r w:rsidRPr="0049256C">
        <w:rPr>
          <w:rFonts w:hint="eastAsia"/>
        </w:rPr>
        <w:t>s</w:t>
      </w:r>
      <w:r w:rsidRPr="0049256C">
        <w:t xml:space="preserve"> Application Programming Interface Guide</w:t>
      </w:r>
      <w:ins w:id="6296" w:author="IRK" w:date="2020-03-09T22:53:00Z">
        <w:r w:rsidR="00935795">
          <w:rPr>
            <w:rFonts w:hint="eastAsia"/>
          </w:rPr>
          <w:t>」</w:t>
        </w:r>
      </w:ins>
      <w:r w:rsidRPr="0049256C">
        <w:t>を参照のこと。</w:t>
      </w:r>
    </w:p>
    <w:p w14:paraId="685DB68F" w14:textId="77777777" w:rsidR="005B6671" w:rsidRPr="0049256C" w:rsidRDefault="005B6671" w:rsidP="00EC7890"/>
    <w:p w14:paraId="6E318CE6" w14:textId="77777777" w:rsidR="005B6671" w:rsidRPr="0049256C" w:rsidRDefault="005B6671" w:rsidP="00EC7890">
      <w:r w:rsidRPr="0049256C">
        <w:t>管理サービスと</w:t>
      </w:r>
      <w:r w:rsidRPr="0049256C">
        <w:rPr>
          <w:rFonts w:hint="eastAsia"/>
        </w:rPr>
        <w:t>同様</w:t>
      </w:r>
      <w:r w:rsidRPr="0049256C">
        <w:t>に、ルールビルダーサービスもサービスウィザードを利用してインストールノード別に有効にできる。サービスの有効化には、サービスウィザードを利用する。インストールノードにビルダーサービスが有効化されると、そのノードの</w:t>
      </w:r>
      <w:r w:rsidRPr="0049256C">
        <w:t>InnoRules</w:t>
      </w:r>
      <w:r w:rsidRPr="0049256C">
        <w:t>サーバに</w:t>
      </w:r>
      <w:r w:rsidRPr="0049256C">
        <w:rPr>
          <w:b/>
        </w:rPr>
        <w:t>ルールビルダーサーバ</w:t>
      </w:r>
      <w:r w:rsidRPr="0049256C">
        <w:rPr>
          <w:b/>
        </w:rPr>
        <w:t>(Rule Builder Server)</w:t>
      </w:r>
      <w:r w:rsidRPr="0049256C">
        <w:t>が有効化され、ルールビルダーサービスが提供される。サービスが有効化</w:t>
      </w:r>
      <w:r w:rsidRPr="0049256C">
        <w:rPr>
          <w:rFonts w:hint="eastAsia"/>
        </w:rPr>
        <w:t>された場合</w:t>
      </w:r>
      <w:r w:rsidRPr="0049256C">
        <w:t>、次の</w:t>
      </w:r>
      <w:r w:rsidRPr="0049256C">
        <w:t>URL</w:t>
      </w:r>
      <w:r w:rsidRPr="0049256C">
        <w:t>にアクセスしてサービスを呼び出すことができる。この</w:t>
      </w:r>
      <w:r w:rsidRPr="0049256C">
        <w:t>URL</w:t>
      </w:r>
      <w:r w:rsidRPr="0049256C">
        <w:t>を、ルールビルダーサービス</w:t>
      </w:r>
      <w:r w:rsidRPr="0049256C">
        <w:t>URL</w:t>
      </w:r>
      <w:r w:rsidRPr="0049256C">
        <w:t>という。</w:t>
      </w:r>
    </w:p>
    <w:p w14:paraId="7DF7448B" w14:textId="77777777" w:rsidR="005B6671" w:rsidRPr="0049256C" w:rsidRDefault="005B6671">
      <w:pPr>
        <w:pPrChange w:id="6297" w:author="IRK" w:date="2020-05-11T10:13:00Z">
          <w:pPr>
            <w:ind w:leftChars="200" w:left="392"/>
          </w:pPr>
        </w:pPrChange>
      </w:pPr>
      <w:r w:rsidRPr="0049256C">
        <w:t>http://IP-ADDRESS:PORT/innorules/builder</w:t>
      </w:r>
    </w:p>
    <w:p w14:paraId="120D8568" w14:textId="77777777" w:rsidR="005B6671" w:rsidRPr="0049256C" w:rsidRDefault="005B6671" w:rsidP="00EC7890">
      <w:r w:rsidRPr="0049256C">
        <w:t>ここで、</w:t>
      </w:r>
      <w:r w:rsidRPr="0049256C">
        <w:t>IP-ADDRESS</w:t>
      </w:r>
      <w:r w:rsidRPr="0049256C">
        <w:t>と</w:t>
      </w:r>
      <w:r w:rsidRPr="0049256C">
        <w:t>PORT</w:t>
      </w:r>
      <w:r w:rsidRPr="0049256C">
        <w:t>はそれぞれ</w:t>
      </w:r>
      <w:r w:rsidRPr="0049256C">
        <w:t>InnoRules</w:t>
      </w:r>
      <w:r w:rsidRPr="0049256C">
        <w:t>サーバのアドレスと</w:t>
      </w:r>
      <w:r w:rsidRPr="0049256C">
        <w:t>HTTP</w:t>
      </w:r>
      <w:r w:rsidRPr="0049256C">
        <w:t>サービスポートである。</w:t>
      </w:r>
      <w:del w:id="6298" w:author="IRK" w:date="2020-03-10T15:22:00Z">
        <w:r w:rsidRPr="0049256C" w:rsidDel="00330D2C">
          <w:delText xml:space="preserve"> </w:delText>
        </w:r>
      </w:del>
    </w:p>
    <w:p w14:paraId="2BC39277" w14:textId="77777777" w:rsidR="005B6671" w:rsidRPr="0049256C" w:rsidRDefault="005B6671" w:rsidP="00EC7890"/>
    <w:p w14:paraId="0537C482" w14:textId="4D13541A" w:rsidR="007A019F" w:rsidRDefault="005B6671" w:rsidP="00EC7890">
      <w:r w:rsidRPr="0049256C">
        <w:t>ルールビルダーサービスを呼び出すためには、ルールビルダーサービス</w:t>
      </w:r>
      <w:r w:rsidRPr="0049256C">
        <w:t>URL</w:t>
      </w:r>
      <w:r w:rsidRPr="0049256C">
        <w:t>を指定する必要がある。ルールビルダーを利用する際は、ログインウィンドウのサーバ接続情報に</w:t>
      </w:r>
      <w:r w:rsidRPr="0049256C">
        <w:t>URL</w:t>
      </w:r>
      <w:r w:rsidRPr="0049256C">
        <w:t>を設定する。ルールビルダーサービス</w:t>
      </w:r>
      <w:r w:rsidRPr="0049256C">
        <w:t>API</w:t>
      </w:r>
      <w:r w:rsidRPr="0049256C">
        <w:t>を利用する時は、ログインメソッドにその</w:t>
      </w:r>
      <w:r w:rsidRPr="0049256C">
        <w:t>URL</w:t>
      </w:r>
      <w:r w:rsidRPr="0049256C">
        <w:t>を伝達する。サービス</w:t>
      </w:r>
      <w:r w:rsidRPr="0049256C">
        <w:t>URL</w:t>
      </w:r>
      <w:r w:rsidRPr="0049256C">
        <w:t>には専用クライアントツールや</w:t>
      </w:r>
      <w:r w:rsidRPr="0049256C">
        <w:t>API</w:t>
      </w:r>
      <w:r w:rsidR="00011272">
        <w:t>を利用して</w:t>
      </w:r>
      <w:r w:rsidR="00011272" w:rsidRPr="0063177B">
        <w:t>アクセス</w:t>
      </w:r>
      <w:r w:rsidR="00011272" w:rsidRPr="009A2CC8">
        <w:rPr>
          <w:rFonts w:hint="eastAsia"/>
        </w:rPr>
        <w:t>する必要があり</w:t>
      </w:r>
      <w:r w:rsidRPr="0063177B">
        <w:t>、一般的な</w:t>
      </w:r>
      <w:r w:rsidR="00382563">
        <w:t>Web</w:t>
      </w:r>
      <w:r w:rsidRPr="0063177B">
        <w:t>ブラウジング</w:t>
      </w:r>
      <w:r w:rsidRPr="0049256C">
        <w:t>でアクセスしてはならない。</w:t>
      </w:r>
    </w:p>
    <w:p w14:paraId="0E3FC908" w14:textId="77777777" w:rsidR="007A019F" w:rsidRPr="0049256C" w:rsidRDefault="007A019F" w:rsidP="00EC7890"/>
    <w:p w14:paraId="66E839CD" w14:textId="77777777" w:rsidR="005B6671" w:rsidRPr="0049256C" w:rsidRDefault="005B6671">
      <w:pPr>
        <w:pStyle w:val="42"/>
        <w:rPr>
          <w:lang w:eastAsia="ja-JP"/>
        </w:rPr>
      </w:pPr>
      <w:bookmarkStart w:id="6299" w:name="_Ref34655564"/>
      <w:r w:rsidRPr="0049256C">
        <w:rPr>
          <w:lang w:eastAsia="ja-JP"/>
        </w:rPr>
        <w:t>モニターサーバとモニタ</w:t>
      </w:r>
      <w:r w:rsidRPr="0049256C">
        <w:rPr>
          <w:rFonts w:hint="eastAsia"/>
          <w:lang w:eastAsia="ja-JP"/>
        </w:rPr>
        <w:t>ー</w:t>
      </w:r>
      <w:r w:rsidRPr="0049256C">
        <w:rPr>
          <w:lang w:eastAsia="ja-JP"/>
        </w:rPr>
        <w:t>セッション</w:t>
      </w:r>
      <w:bookmarkEnd w:id="6299"/>
    </w:p>
    <w:p w14:paraId="75FE4E34" w14:textId="06615EE6" w:rsidR="005B6671" w:rsidRPr="0049256C" w:rsidRDefault="005B6671" w:rsidP="00EC7890">
      <w:r w:rsidRPr="0049256C">
        <w:t>ルールデータは、ルールビルダーのサーバによって更新される。</w:t>
      </w:r>
      <w:del w:id="6300" w:author="IRK" w:date="2020-03-09T22:53:00Z">
        <w:r w:rsidR="00C84C06" w:rsidRPr="0049256C" w:rsidDel="00935795">
          <w:delText>図</w:delText>
        </w:r>
        <w:r w:rsidR="00C84C06" w:rsidRPr="0049256C" w:rsidDel="00935795">
          <w:delText>14</w:delText>
        </w:r>
      </w:del>
      <w:del w:id="6301" w:author="IRK" w:date="2020-03-12T11:00:00Z">
        <w:r w:rsidRPr="0049256C" w:rsidDel="00B776CC">
          <w:rPr>
            <w:rFonts w:hint="eastAsia"/>
          </w:rPr>
          <w:delText>参照</w:delText>
        </w:r>
        <w:r w:rsidRPr="0049256C" w:rsidDel="00B776CC">
          <w:delText>。</w:delText>
        </w:r>
      </w:del>
    </w:p>
    <w:p w14:paraId="380B0DD6" w14:textId="77777777" w:rsidR="005B6671" w:rsidRPr="0049256C" w:rsidRDefault="005B6671" w:rsidP="00EC7890"/>
    <w:p w14:paraId="5F5E00AB" w14:textId="77777777" w:rsidR="00001E8B" w:rsidRPr="0049256C" w:rsidRDefault="005B6671" w:rsidP="00DE66C1">
      <w:pPr>
        <w:pStyle w:val="afff5"/>
      </w:pPr>
      <w:r w:rsidRPr="0049256C">
        <w:rPr>
          <w:lang w:eastAsia="ja-JP"/>
        </w:rPr>
        <w:drawing>
          <wp:inline distT="0" distB="0" distL="0" distR="0" wp14:anchorId="3AC4F378" wp14:editId="537361C1">
            <wp:extent cx="5429250" cy="1362075"/>
            <wp:effectExtent l="19050" t="19050" r="19050" b="285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429250" cy="1362075"/>
                    </a:xfrm>
                    <a:prstGeom prst="rect">
                      <a:avLst/>
                    </a:prstGeom>
                    <a:ln w="6350">
                      <a:solidFill>
                        <a:schemeClr val="tx1"/>
                      </a:solidFill>
                    </a:ln>
                  </pic:spPr>
                </pic:pic>
              </a:graphicData>
            </a:graphic>
          </wp:inline>
        </w:drawing>
      </w:r>
    </w:p>
    <w:p w14:paraId="1B1EA8C8" w14:textId="272F67E0" w:rsidR="005B6671" w:rsidRPr="0049256C" w:rsidRDefault="00001E8B" w:rsidP="00DE66C1">
      <w:pPr>
        <w:pStyle w:val="afff6"/>
      </w:pPr>
      <w:bookmarkStart w:id="6302" w:name="_Toc465078666"/>
      <w:bookmarkStart w:id="6303" w:name="_Toc34839315"/>
      <w:bookmarkStart w:id="6304" w:name="_Toc40084708"/>
      <w:r w:rsidRPr="0049256C">
        <w:t>[</w:t>
      </w:r>
      <w:del w:id="6305" w:author="IRK" w:date="2020-03-09T22:53:00Z">
        <w:r w:rsidRPr="0049256C" w:rsidDel="00935795">
          <w:rPr>
            <w:rFonts w:hint="eastAsia"/>
          </w:rPr>
          <w:delText>図</w:delText>
        </w:r>
        <w:r w:rsidRPr="0049256C" w:rsidDel="00935795">
          <w:delText xml:space="preserve"> </w:delText>
        </w:r>
        <w:r w:rsidRPr="0049256C" w:rsidDel="00935795">
          <w:fldChar w:fldCharType="begin"/>
        </w:r>
        <w:r w:rsidRPr="0049256C" w:rsidDel="00935795">
          <w:delInstrText xml:space="preserve"> SEQ [</w:delInstrText>
        </w:r>
        <w:r w:rsidRPr="0049256C" w:rsidDel="00935795">
          <w:delInstrText>図</w:delInstrText>
        </w:r>
        <w:r w:rsidRPr="0049256C" w:rsidDel="00935795">
          <w:delInstrText xml:space="preserve"> \* ARABIC </w:delInstrText>
        </w:r>
        <w:r w:rsidRPr="0049256C" w:rsidDel="00935795">
          <w:fldChar w:fldCharType="separate"/>
        </w:r>
        <w:r w:rsidR="000132DF" w:rsidDel="00935795">
          <w:rPr>
            <w:noProof/>
          </w:rPr>
          <w:delText>14</w:delText>
        </w:r>
        <w:r w:rsidRPr="0049256C" w:rsidDel="00935795">
          <w:fldChar w:fldCharType="end"/>
        </w:r>
      </w:del>
      <w:ins w:id="6306" w:author="IRK" w:date="2020-03-09T22:53:00Z">
        <w:r w:rsidR="00935795">
          <w:rPr>
            <w:rFonts w:hint="eastAsia"/>
          </w:rPr>
          <w:t>図</w:t>
        </w:r>
        <w:r w:rsidR="00935795">
          <w:rPr>
            <w:rFonts w:hint="eastAsia"/>
          </w:rPr>
          <w:t xml:space="preserve"> </w:t>
        </w:r>
        <w:r w:rsidR="00935795">
          <w:fldChar w:fldCharType="begin"/>
        </w:r>
        <w:r w:rsidR="00935795">
          <w:instrText xml:space="preserve"> </w:instrText>
        </w:r>
        <w:r w:rsidR="00935795">
          <w:rPr>
            <w:rFonts w:hint="eastAsia"/>
          </w:rPr>
          <w:instrText xml:space="preserve">SEQ </w:instrText>
        </w:r>
        <w:r w:rsidR="00935795">
          <w:rPr>
            <w:rFonts w:hint="eastAsia"/>
          </w:rPr>
          <w:instrText>図</w:instrText>
        </w:r>
        <w:r w:rsidR="00935795">
          <w:rPr>
            <w:rFonts w:hint="eastAsia"/>
          </w:rPr>
          <w:instrText xml:space="preserve"> \* ARABIC</w:instrText>
        </w:r>
        <w:r w:rsidR="00935795">
          <w:instrText xml:space="preserve"> </w:instrText>
        </w:r>
      </w:ins>
      <w:r w:rsidR="00935795">
        <w:fldChar w:fldCharType="separate"/>
      </w:r>
      <w:r w:rsidR="00AB1F2F">
        <w:rPr>
          <w:noProof/>
        </w:rPr>
        <w:t>14</w:t>
      </w:r>
      <w:ins w:id="6307" w:author="IRK" w:date="2020-03-09T22:53:00Z">
        <w:r w:rsidR="00935795">
          <w:fldChar w:fldCharType="end"/>
        </w:r>
      </w:ins>
      <w:del w:id="6308" w:author="IRK" w:date="2020-03-11T17:15:00Z">
        <w:r w:rsidR="00D869A0" w:rsidRPr="0049256C" w:rsidDel="00501B62">
          <w:rPr>
            <w:rFonts w:hint="eastAsia"/>
          </w:rPr>
          <w:delText xml:space="preserve">　</w:delText>
        </w:r>
      </w:del>
      <w:ins w:id="6309" w:author="IRK" w:date="2020-03-11T17:15:00Z">
        <w:r w:rsidR="00501B62">
          <w:rPr>
            <w:rFonts w:hint="eastAsia"/>
          </w:rPr>
          <w:t xml:space="preserve"> </w:t>
        </w:r>
      </w:ins>
      <w:r w:rsidRPr="0049256C">
        <w:t>Monitor Session</w:t>
      </w:r>
      <w:r w:rsidRPr="0049256C">
        <w:rPr>
          <w:rFonts w:hint="eastAsia"/>
        </w:rPr>
        <w:t>]</w:t>
      </w:r>
      <w:bookmarkEnd w:id="6302"/>
      <w:bookmarkEnd w:id="6303"/>
      <w:bookmarkEnd w:id="6304"/>
    </w:p>
    <w:p w14:paraId="13F7F0BE" w14:textId="77777777" w:rsidR="005B6671" w:rsidRPr="0049256C" w:rsidRDefault="005B6671" w:rsidP="00EC7890"/>
    <w:p w14:paraId="29DB65DF" w14:textId="48BB06D7" w:rsidR="005B6671" w:rsidRPr="0049256C" w:rsidRDefault="005B6671" w:rsidP="00EC7890">
      <w:r w:rsidRPr="0049256C">
        <w:t>ルール開発者がルールビルダーを利用して編集作業を行</w:t>
      </w:r>
      <w:r w:rsidRPr="0049256C">
        <w:rPr>
          <w:rFonts w:hint="eastAsia"/>
        </w:rPr>
        <w:t>った場合</w:t>
      </w:r>
      <w:r w:rsidRPr="0049256C">
        <w:t>、</w:t>
      </w:r>
      <w:r w:rsidRPr="0049256C">
        <w:t>HTTP</w:t>
      </w:r>
      <w:r w:rsidR="007B4309">
        <w:t>を通じてルールビルダーサーバにサービス要求</w:t>
      </w:r>
      <w:r w:rsidR="007B4309" w:rsidRPr="0063177B">
        <w:t>が</w:t>
      </w:r>
      <w:r w:rsidR="007B4309" w:rsidRPr="009A2CC8">
        <w:rPr>
          <w:rFonts w:hint="eastAsia"/>
        </w:rPr>
        <w:t>送信</w:t>
      </w:r>
      <w:r w:rsidRPr="0063177B">
        <w:t>される</w:t>
      </w:r>
      <w:r w:rsidRPr="0049256C">
        <w:t>。編集作業にはルールの作成、修正、削除のみでなく、ルール要素を変更するすべての作業が含まれる。ルールビルダーサーバは、サービス要求を分析して関連するルールデータベースのテーブルデータを適切に更新する。</w:t>
      </w:r>
    </w:p>
    <w:p w14:paraId="60DFD302" w14:textId="6F66842E" w:rsidR="005B6671" w:rsidRPr="00927688" w:rsidRDefault="005B6671" w:rsidP="00EC7890">
      <w:r w:rsidRPr="0049256C">
        <w:t>ただし、ルールデータベースにアクセスするのはルールビルダーサーバのみではない。ルールサーバもルールデータを照会する。ルールサーバは</w:t>
      </w:r>
      <w:r w:rsidRPr="0049256C">
        <w:t>TCP</w:t>
      </w:r>
      <w:r w:rsidRPr="0049256C">
        <w:t>コネクタサーバのようにリモートルールサービスを提供するサーバである場合もあり、ルールアプリケーションが</w:t>
      </w:r>
      <w:r w:rsidR="00C56CD6">
        <w:rPr>
          <w:rFonts w:hint="eastAsia"/>
        </w:rPr>
        <w:t>を含む</w:t>
      </w:r>
      <w:r w:rsidRPr="0049256C">
        <w:t>ローカルルールサーバで</w:t>
      </w:r>
      <w:r w:rsidR="007B4309">
        <w:t>ある場合もある。ルールサーバは必要な時点でその都度</w:t>
      </w:r>
      <w:r w:rsidR="007B4309" w:rsidRPr="0063177B">
        <w:t>ルールデータ</w:t>
      </w:r>
      <w:r w:rsidR="007B4309" w:rsidRPr="009A2CC8">
        <w:rPr>
          <w:rFonts w:hint="eastAsia"/>
        </w:rPr>
        <w:t>の</w:t>
      </w:r>
      <w:r w:rsidRPr="0063177B">
        <w:t>照会も</w:t>
      </w:r>
      <w:r w:rsidRPr="0063177B">
        <w:rPr>
          <w:rFonts w:hint="eastAsia"/>
        </w:rPr>
        <w:t>行う</w:t>
      </w:r>
      <w:r w:rsidRPr="00927688">
        <w:t>が、場合によっては</w:t>
      </w:r>
      <w:r w:rsidR="00C56CD6" w:rsidRPr="00C56CD6">
        <w:rPr>
          <w:rFonts w:hint="eastAsia"/>
        </w:rPr>
        <w:t>データ変更時にリアルタイムで</w:t>
      </w:r>
      <w:r w:rsidRPr="00927688">
        <w:t>照会したほうがよい場合もある。ルールデータの変更リストをリアルタイムで受け渡すためにルールビルダー</w:t>
      </w:r>
      <w:r w:rsidRPr="00823025">
        <w:t>サーバとルールサーバの間に</w:t>
      </w:r>
      <w:r w:rsidRPr="00823025">
        <w:t>TCP/IP</w:t>
      </w:r>
      <w:r w:rsidRPr="00655375">
        <w:rPr>
          <w:rFonts w:hint="eastAsia"/>
        </w:rPr>
        <w:t>セッション</w:t>
      </w:r>
      <w:r w:rsidRPr="00655375">
        <w:t>を</w:t>
      </w:r>
      <w:r w:rsidR="007B4309" w:rsidRPr="00726C58">
        <w:rPr>
          <w:rFonts w:hint="eastAsia"/>
        </w:rPr>
        <w:t>確立</w:t>
      </w:r>
      <w:r w:rsidR="007B4309" w:rsidRPr="009A2CC8">
        <w:rPr>
          <w:rFonts w:hint="eastAsia"/>
        </w:rPr>
        <w:t>しており</w:t>
      </w:r>
      <w:r w:rsidRPr="0063177B">
        <w:t>、これを</w:t>
      </w:r>
      <w:r w:rsidRPr="0063177B">
        <w:rPr>
          <w:b/>
        </w:rPr>
        <w:t>モニタ</w:t>
      </w:r>
      <w:r w:rsidRPr="00927688">
        <w:rPr>
          <w:rFonts w:hint="eastAsia"/>
          <w:b/>
        </w:rPr>
        <w:t>ー</w:t>
      </w:r>
      <w:r w:rsidRPr="00927688">
        <w:rPr>
          <w:b/>
        </w:rPr>
        <w:t>セッション</w:t>
      </w:r>
      <w:r w:rsidRPr="00927688">
        <w:rPr>
          <w:b/>
        </w:rPr>
        <w:t>(Monitor Session)</w:t>
      </w:r>
      <w:r w:rsidRPr="00927688">
        <w:t>という。</w:t>
      </w:r>
    </w:p>
    <w:p w14:paraId="1FEE2FE2" w14:textId="20D39C20" w:rsidR="005B6671" w:rsidRPr="0049256C" w:rsidRDefault="005B6671" w:rsidP="00EC7890">
      <w:r w:rsidRPr="00655375">
        <w:t>ルールサーバはルールの実行性能を向上させるために、ルールデータの一部分をメモリにキャッシュする。そ</w:t>
      </w:r>
      <w:r w:rsidR="007B4309" w:rsidRPr="00655375">
        <w:t>のため、ルールデータが更新された場合、メモリのキャッシュも</w:t>
      </w:r>
      <w:r w:rsidR="007B4309" w:rsidRPr="009A2CC8">
        <w:rPr>
          <w:rFonts w:hint="eastAsia"/>
        </w:rPr>
        <w:t>同様に</w:t>
      </w:r>
      <w:r w:rsidRPr="0063177B">
        <w:t>更新される</w:t>
      </w:r>
      <w:r w:rsidRPr="0049256C">
        <w:t>必要がある。そうでない場合、ルールサーバは変更されたデータでサービスできなくなる。</w:t>
      </w:r>
    </w:p>
    <w:p w14:paraId="612F8917" w14:textId="2F288A2F" w:rsidR="005B6671" w:rsidRPr="0049256C" w:rsidRDefault="005B6671" w:rsidP="00EC7890">
      <w:r w:rsidRPr="0049256C">
        <w:t>ルールサーバは、</w:t>
      </w:r>
      <w:r w:rsidR="00C56CD6" w:rsidRPr="00C56CD6">
        <w:rPr>
          <w:rFonts w:hint="eastAsia"/>
        </w:rPr>
        <w:t>起動時</w:t>
      </w:r>
      <w:r w:rsidRPr="0049256C">
        <w:t>にルールビルダーサーバへモニタ</w:t>
      </w:r>
      <w:r w:rsidRPr="0049256C">
        <w:rPr>
          <w:rFonts w:hint="eastAsia"/>
        </w:rPr>
        <w:t>ー</w:t>
      </w:r>
      <w:r w:rsidR="00FB7554">
        <w:rPr>
          <w:rFonts w:hint="eastAsia"/>
        </w:rPr>
        <w:t>接続</w:t>
      </w:r>
      <w:r w:rsidRPr="0049256C">
        <w:t>を試みる。ルールビルダーサーバはモニタ</w:t>
      </w:r>
      <w:r w:rsidRPr="0049256C">
        <w:rPr>
          <w:rFonts w:hint="eastAsia"/>
        </w:rPr>
        <w:t>ー</w:t>
      </w:r>
      <w:r w:rsidR="00FB7554">
        <w:rPr>
          <w:rFonts w:hint="eastAsia"/>
        </w:rPr>
        <w:t>接続</w:t>
      </w:r>
      <w:r w:rsidRPr="0049256C">
        <w:t>を受け入れ、</w:t>
      </w:r>
      <w:r w:rsidR="00FB7554">
        <w:rPr>
          <w:rFonts w:hint="eastAsia"/>
        </w:rPr>
        <w:t>接続</w:t>
      </w:r>
      <w:r w:rsidRPr="0049256C">
        <w:t>されたセッションを管理する機能を持っている。この機能を</w:t>
      </w:r>
      <w:r w:rsidRPr="0049256C">
        <w:rPr>
          <w:b/>
        </w:rPr>
        <w:t>モニターサーバ</w:t>
      </w:r>
      <w:r w:rsidRPr="0049256C">
        <w:rPr>
          <w:b/>
        </w:rPr>
        <w:t>(Monitor Server)</w:t>
      </w:r>
      <w:r w:rsidRPr="0049256C">
        <w:t>という。モニターサーバは、この</w:t>
      </w:r>
      <w:r w:rsidR="00FB7554">
        <w:rPr>
          <w:rFonts w:hint="eastAsia"/>
        </w:rPr>
        <w:t>接続</w:t>
      </w:r>
      <w:r w:rsidRPr="0049256C">
        <w:t>専用で</w:t>
      </w:r>
      <w:r w:rsidRPr="0049256C">
        <w:t>TCP/IP</w:t>
      </w:r>
      <w:r w:rsidRPr="0049256C">
        <w:t>アドレスとポートを開いて待機する。このアドレスとポートは、ルールビルダーサービスを有効にする時に指定される。</w:t>
      </w:r>
    </w:p>
    <w:p w14:paraId="77AB2054" w14:textId="708C09C7" w:rsidR="005B6671" w:rsidRPr="0049256C" w:rsidRDefault="005B6671" w:rsidP="00EC7890">
      <w:r w:rsidRPr="0049256C">
        <w:t>ルールビルダーサーバはルールデータ</w:t>
      </w:r>
      <w:r w:rsidR="00950DE2">
        <w:rPr>
          <w:rFonts w:hint="eastAsia"/>
        </w:rPr>
        <w:t>を</w:t>
      </w:r>
      <w:r w:rsidRPr="0049256C">
        <w:t>更新し</w:t>
      </w:r>
      <w:r w:rsidR="00950DE2">
        <w:rPr>
          <w:rFonts w:hint="eastAsia"/>
        </w:rPr>
        <w:t>て</w:t>
      </w:r>
      <w:r w:rsidRPr="0049256C">
        <w:rPr>
          <w:rFonts w:hint="eastAsia"/>
        </w:rPr>
        <w:t>コミット</w:t>
      </w:r>
      <w:r w:rsidRPr="0049256C">
        <w:t>した後</w:t>
      </w:r>
      <w:r w:rsidR="007B4309">
        <w:rPr>
          <w:rFonts w:hint="eastAsia"/>
        </w:rPr>
        <w:t>、</w:t>
      </w:r>
      <w:r w:rsidR="00FB7554">
        <w:rPr>
          <w:rFonts w:hint="eastAsia"/>
        </w:rPr>
        <w:t>接続</w:t>
      </w:r>
      <w:r w:rsidRPr="0049256C">
        <w:t>されているすべてのモニタ</w:t>
      </w:r>
      <w:r w:rsidRPr="0049256C">
        <w:rPr>
          <w:rFonts w:hint="eastAsia"/>
        </w:rPr>
        <w:t>ー</w:t>
      </w:r>
      <w:r w:rsidRPr="0049256C">
        <w:t>セッションに変更されたリストを通知する。通知されたル</w:t>
      </w:r>
      <w:r w:rsidR="007B4309">
        <w:t>ールサーバはルールデータベースから変更内訳を照会し、</w:t>
      </w:r>
      <w:r w:rsidR="007B4309" w:rsidRPr="00927688">
        <w:t>必要</w:t>
      </w:r>
      <w:r w:rsidR="007B4309" w:rsidRPr="009A2CC8">
        <w:rPr>
          <w:rFonts w:hint="eastAsia"/>
        </w:rPr>
        <w:t>に応じて</w:t>
      </w:r>
      <w:r w:rsidRPr="00927688">
        <w:t>キャッシュを更新する。ルールサーバは変更を通知した後、ルールサ</w:t>
      </w:r>
      <w:r w:rsidR="007B4309" w:rsidRPr="00927688">
        <w:t>ーバがその内訳をすべて更新するまで</w:t>
      </w:r>
      <w:r w:rsidRPr="00927688">
        <w:t>ルールデータベース</w:t>
      </w:r>
      <w:r w:rsidRPr="0049256C">
        <w:t>を変更しない。</w:t>
      </w:r>
    </w:p>
    <w:p w14:paraId="63B0584E" w14:textId="77777777" w:rsidR="00C84C06" w:rsidRPr="0049256C" w:rsidRDefault="00C84C06" w:rsidP="00EC7890"/>
    <w:p w14:paraId="68B4850B" w14:textId="77777777" w:rsidR="005B6671" w:rsidRPr="0049256C" w:rsidRDefault="005B6671">
      <w:pPr>
        <w:pStyle w:val="42"/>
        <w:numPr>
          <w:ilvl w:val="3"/>
          <w:numId w:val="139"/>
        </w:numPr>
        <w:rPr>
          <w:lang w:eastAsia="ja-JP"/>
        </w:rPr>
        <w:pPrChange w:id="6310" w:author="IRK" w:date="2020-05-11T09:45:00Z">
          <w:pPr>
            <w:pStyle w:val="42"/>
            <w:numPr>
              <w:numId w:val="27"/>
            </w:numPr>
            <w:spacing w:before="0" w:after="100" w:line="280" w:lineRule="exact"/>
          </w:pPr>
        </w:pPrChange>
      </w:pPr>
      <w:bookmarkStart w:id="6311" w:name="_Ref34655536"/>
      <w:r w:rsidRPr="0049256C">
        <w:rPr>
          <w:lang w:eastAsia="ja-JP"/>
        </w:rPr>
        <w:t>ビルダーサーバクラスタリング</w:t>
      </w:r>
      <w:bookmarkEnd w:id="6311"/>
    </w:p>
    <w:p w14:paraId="7060EA9C" w14:textId="6E3BF24D" w:rsidR="005B6671" w:rsidRPr="0049256C" w:rsidRDefault="005B6671" w:rsidP="00EC7890">
      <w:r w:rsidRPr="0049256C">
        <w:t>1</w:t>
      </w:r>
      <w:r w:rsidR="00AA6221">
        <w:t>つの設定クラスタに</w:t>
      </w:r>
      <w:r w:rsidR="00AA6221" w:rsidRPr="009A2CC8">
        <w:rPr>
          <w:rFonts w:hint="eastAsia"/>
        </w:rPr>
        <w:t>複数</w:t>
      </w:r>
      <w:r w:rsidR="00AA6221" w:rsidRPr="00927688">
        <w:t>のルールビルダーサービス</w:t>
      </w:r>
      <w:r w:rsidR="00AA6221">
        <w:rPr>
          <w:rFonts w:hint="eastAsia"/>
        </w:rPr>
        <w:t>を</w:t>
      </w:r>
      <w:r w:rsidRPr="0049256C">
        <w:t>有効</w:t>
      </w:r>
      <w:r w:rsidR="00AA6221">
        <w:rPr>
          <w:rFonts w:hint="eastAsia"/>
        </w:rPr>
        <w:t>化</w:t>
      </w:r>
      <w:r w:rsidRPr="0049256C">
        <w:t>できる。有効化されたビルダーサーバの間には優先順位が付与される。優先順位はサービスウィザードを利用して変更できる。</w:t>
      </w:r>
    </w:p>
    <w:p w14:paraId="511546ED" w14:textId="77777777" w:rsidR="005B6671" w:rsidRPr="0049256C" w:rsidRDefault="005B6671" w:rsidP="00EC7890"/>
    <w:p w14:paraId="384ECD70" w14:textId="34D12A2C" w:rsidR="005B6671" w:rsidRPr="0049256C" w:rsidRDefault="00AA6221" w:rsidP="00EC7890">
      <w:r w:rsidRPr="0080415C">
        <w:t>クラスタ内</w:t>
      </w:r>
      <w:r w:rsidRPr="009A2CC8">
        <w:rPr>
          <w:rFonts w:hint="eastAsia"/>
        </w:rPr>
        <w:t>で</w:t>
      </w:r>
      <w:r w:rsidR="005B6671" w:rsidRPr="0080415C">
        <w:t>複数のビルダーサーバが有効化され</w:t>
      </w:r>
      <w:r w:rsidRPr="009A2CC8">
        <w:rPr>
          <w:rFonts w:hint="eastAsia"/>
        </w:rPr>
        <w:t>ている</w:t>
      </w:r>
      <w:r w:rsidR="005B6671" w:rsidRPr="0080415C">
        <w:rPr>
          <w:rFonts w:hint="eastAsia"/>
        </w:rPr>
        <w:t>としても</w:t>
      </w:r>
      <w:r w:rsidRPr="0080415C">
        <w:t>、</w:t>
      </w:r>
      <w:r w:rsidRPr="009A2CC8">
        <w:rPr>
          <w:rFonts w:hint="eastAsia"/>
        </w:rPr>
        <w:t>利用可能</w:t>
      </w:r>
      <w:r w:rsidR="005B6671" w:rsidRPr="0080415C">
        <w:t>なビルダーサーバのうち最</w:t>
      </w:r>
      <w:r w:rsidRPr="0080415C">
        <w:t>も優先順位の高いビルダーサーバのみがサービスを提供する。「</w:t>
      </w:r>
      <w:r w:rsidRPr="009A2CC8">
        <w:rPr>
          <w:rFonts w:hint="eastAsia"/>
        </w:rPr>
        <w:t>利用可能な</w:t>
      </w:r>
      <w:r w:rsidR="005B6671" w:rsidRPr="0080415C">
        <w:t>」というのは、サービスを提供できる状態であることを意味す</w:t>
      </w:r>
      <w:r w:rsidR="003A0B2C" w:rsidRPr="0080415C">
        <w:t>る。最も優先順位が高</w:t>
      </w:r>
      <w:r w:rsidR="003A0B2C" w:rsidRPr="009A2CC8">
        <w:rPr>
          <w:rFonts w:hint="eastAsia"/>
        </w:rPr>
        <w:t>いとして</w:t>
      </w:r>
      <w:r w:rsidR="005B6671" w:rsidRPr="0080415C">
        <w:t>も、障害またはサーバの停止などによってサービスを提供で</w:t>
      </w:r>
      <w:r w:rsidRPr="0080415C">
        <w:t>きないビルダーサーバは順位から</w:t>
      </w:r>
      <w:r w:rsidRPr="009A2CC8">
        <w:rPr>
          <w:rFonts w:hint="eastAsia"/>
        </w:rPr>
        <w:t>除外される</w:t>
      </w:r>
      <w:r w:rsidRPr="0080415C">
        <w:t>。設定クラスタの中の「</w:t>
      </w:r>
      <w:r w:rsidRPr="009A2CC8">
        <w:rPr>
          <w:rFonts w:hint="eastAsia"/>
        </w:rPr>
        <w:t>利用可能な</w:t>
      </w:r>
      <w:r w:rsidR="005B6671" w:rsidRPr="0080415C">
        <w:t>最優先順位のビルダーサーバ」を、</w:t>
      </w:r>
      <w:r w:rsidR="005B6671" w:rsidRPr="0080415C">
        <w:rPr>
          <w:b/>
        </w:rPr>
        <w:t>マスタービルダーサーバ</w:t>
      </w:r>
      <w:r w:rsidR="005B6671" w:rsidRPr="0080415C">
        <w:rPr>
          <w:b/>
        </w:rPr>
        <w:t>(Master Builder Server)</w:t>
      </w:r>
      <w:r w:rsidR="005B6671" w:rsidRPr="00823025">
        <w:t>という。それに比べ、サービスを提供できる状態ではあるがマスタービルダーサーバ</w:t>
      </w:r>
      <w:r w:rsidR="005B6671" w:rsidRPr="0049256C">
        <w:t>より優先順位の低いビルダーサーバを、</w:t>
      </w:r>
      <w:r w:rsidR="005B6671" w:rsidRPr="0049256C">
        <w:rPr>
          <w:b/>
        </w:rPr>
        <w:t>スレーブビルダーサーバ</w:t>
      </w:r>
      <w:r w:rsidR="005B6671" w:rsidRPr="0049256C">
        <w:rPr>
          <w:b/>
        </w:rPr>
        <w:t>(Slave Builder Server)</w:t>
      </w:r>
      <w:r w:rsidR="005B6671" w:rsidRPr="0049256C">
        <w:t>という。</w:t>
      </w:r>
    </w:p>
    <w:p w14:paraId="422C0546" w14:textId="77777777" w:rsidR="005B6671" w:rsidRPr="0049256C" w:rsidRDefault="005B6671" w:rsidP="00EC7890"/>
    <w:p w14:paraId="2DD32220" w14:textId="47601087" w:rsidR="005B6671" w:rsidRPr="00823025" w:rsidRDefault="005B6671" w:rsidP="00EC7890">
      <w:r w:rsidRPr="0049256C">
        <w:t>マスタービルダーサーバに入る、つまりマスタービルダーサーバのサービス</w:t>
      </w:r>
      <w:r w:rsidRPr="0080415C">
        <w:t>URL</w:t>
      </w:r>
      <w:r w:rsidR="004B0F35" w:rsidRPr="00823025">
        <w:t>に</w:t>
      </w:r>
      <w:r w:rsidR="004B0F35" w:rsidRPr="009A2CC8">
        <w:rPr>
          <w:rFonts w:hint="eastAsia"/>
        </w:rPr>
        <w:t>格納され</w:t>
      </w:r>
      <w:r w:rsidRPr="0080415C">
        <w:t>るビルダーサービス要求は、こ</w:t>
      </w:r>
      <w:r w:rsidR="004B0F35" w:rsidRPr="00823025">
        <w:t>のビルダーサーバが処理する。ただし、スレーブビルダーサーバは</w:t>
      </w:r>
      <w:r w:rsidR="004B0F35" w:rsidRPr="009A2CC8">
        <w:rPr>
          <w:rFonts w:hint="eastAsia"/>
        </w:rPr>
        <w:t>自身</w:t>
      </w:r>
      <w:r w:rsidR="004B0F35" w:rsidRPr="0080415C">
        <w:t>に</w:t>
      </w:r>
      <w:r w:rsidR="004B0F35" w:rsidRPr="009A2CC8">
        <w:rPr>
          <w:rFonts w:hint="eastAsia"/>
        </w:rPr>
        <w:t>格納される</w:t>
      </w:r>
      <w:r w:rsidRPr="0080415C">
        <w:t>サービス要求をマスタービルダーサーバのサービス</w:t>
      </w:r>
      <w:r w:rsidRPr="00823025">
        <w:t>URL</w:t>
      </w:r>
      <w:r w:rsidRPr="00823025">
        <w:t>に再伝送</w:t>
      </w:r>
      <w:r w:rsidRPr="00823025">
        <w:t>(redirect)</w:t>
      </w:r>
      <w:r w:rsidRPr="00823025">
        <w:t>する。マスタービルダーサーバでのみモニターサーバが有効化される。クラスタ内のすべてのルールサーバは、マスタービルダーサーバのモニターサーバにモニタ</w:t>
      </w:r>
      <w:r w:rsidRPr="00655375">
        <w:rPr>
          <w:rFonts w:hint="eastAsia"/>
        </w:rPr>
        <w:t>ー</w:t>
      </w:r>
      <w:r w:rsidR="004B0F35" w:rsidRPr="00655375">
        <w:t>セッションを</w:t>
      </w:r>
      <w:r w:rsidR="00FB7554">
        <w:rPr>
          <w:rFonts w:hint="eastAsia"/>
        </w:rPr>
        <w:t>接続</w:t>
      </w:r>
      <w:r w:rsidR="004B0F35" w:rsidRPr="009A2CC8">
        <w:rPr>
          <w:rFonts w:hint="eastAsia"/>
        </w:rPr>
        <w:t>する</w:t>
      </w:r>
      <w:r w:rsidRPr="0080415C">
        <w:t>。</w:t>
      </w:r>
    </w:p>
    <w:p w14:paraId="17D0FB59" w14:textId="4B66E0FC" w:rsidR="005B6671" w:rsidRPr="0049256C" w:rsidRDefault="005B6671" w:rsidP="00EC7890">
      <w:r w:rsidRPr="00655375">
        <w:t>多数のビルダーサーバがサービス要求を再伝送してマスタービルダーサーバが処理する構成を、</w:t>
      </w:r>
      <w:r w:rsidRPr="00655375">
        <w:rPr>
          <w:b/>
        </w:rPr>
        <w:t>ビルダーサーバクラスタリング</w:t>
      </w:r>
      <w:r w:rsidRPr="00726C58">
        <w:rPr>
          <w:b/>
        </w:rPr>
        <w:t>(Builder Server Clustering)</w:t>
      </w:r>
      <w:r w:rsidRPr="00187AC0">
        <w:t>という。ビルダーサーバクラスタリングの目的は、</w:t>
      </w:r>
      <w:r w:rsidRPr="00187AC0">
        <w:t>1</w:t>
      </w:r>
      <w:r w:rsidRPr="0099080B">
        <w:t>つのビルダーサーバ</w:t>
      </w:r>
      <w:r w:rsidRPr="0049256C">
        <w:t>のみがルールデータベースを変更できるようにすることで、ルールサーバがルールデータの変更に対して整合性を維持できるようにすることである。</w:t>
      </w:r>
    </w:p>
    <w:p w14:paraId="47473104" w14:textId="77777777" w:rsidR="005B6671" w:rsidRPr="0049256C" w:rsidRDefault="005B6671" w:rsidP="00EC7890"/>
    <w:p w14:paraId="11303C53" w14:textId="44D20A80" w:rsidR="005B6671" w:rsidRPr="0099080B" w:rsidRDefault="005B6671" w:rsidP="00EC7890">
      <w:r w:rsidRPr="0049256C">
        <w:t>マスタービルダーサーバ</w:t>
      </w:r>
      <w:r w:rsidRPr="00823025">
        <w:rPr>
          <w:rFonts w:hint="eastAsia"/>
        </w:rPr>
        <w:t>の</w:t>
      </w:r>
      <w:r w:rsidR="00C65B79" w:rsidRPr="009A2CC8">
        <w:rPr>
          <w:rFonts w:hint="eastAsia"/>
        </w:rPr>
        <w:t>停止</w:t>
      </w:r>
      <w:r w:rsidRPr="00823025">
        <w:rPr>
          <w:rFonts w:hint="eastAsia"/>
        </w:rPr>
        <w:t>や</w:t>
      </w:r>
      <w:r w:rsidR="00C65B79" w:rsidRPr="00823025">
        <w:t>障害が発生してサービスを提供できない状態にな</w:t>
      </w:r>
      <w:r w:rsidR="00C65B79" w:rsidRPr="009A2CC8">
        <w:rPr>
          <w:rFonts w:hint="eastAsia"/>
        </w:rPr>
        <w:t>った場合</w:t>
      </w:r>
      <w:r w:rsidRPr="00823025">
        <w:t>、その次の順位のスレーブビルダーサーバがマスターに</w:t>
      </w:r>
      <w:r w:rsidR="00C65B79" w:rsidRPr="00823025">
        <w:rPr>
          <w:rFonts w:hint="eastAsia"/>
        </w:rPr>
        <w:t>切り替</w:t>
      </w:r>
      <w:r w:rsidR="00C65B79" w:rsidRPr="009A2CC8">
        <w:rPr>
          <w:rFonts w:hint="eastAsia"/>
        </w:rPr>
        <w:t>わ</w:t>
      </w:r>
      <w:r w:rsidRPr="00823025">
        <w:rPr>
          <w:rFonts w:hint="eastAsia"/>
        </w:rPr>
        <w:t>る</w:t>
      </w:r>
      <w:r w:rsidRPr="00823025">
        <w:t>。新しいマスタービルダーサーバは、モニターサーバを有効にする。既存のマスタービルダーサーバの障害によってモニタ</w:t>
      </w:r>
      <w:r w:rsidRPr="00655375">
        <w:rPr>
          <w:rFonts w:hint="eastAsia"/>
        </w:rPr>
        <w:t>ー</w:t>
      </w:r>
      <w:r w:rsidRPr="00655375">
        <w:t>セッションが</w:t>
      </w:r>
      <w:r w:rsidRPr="00655375">
        <w:rPr>
          <w:rFonts w:hint="eastAsia"/>
        </w:rPr>
        <w:t>切断された場合</w:t>
      </w:r>
      <w:r w:rsidRPr="00726C58">
        <w:t>、ルールサーバは新しいマスタ</w:t>
      </w:r>
      <w:r w:rsidRPr="00726C58">
        <w:rPr>
          <w:rFonts w:hint="eastAsia"/>
        </w:rPr>
        <w:t>ー</w:t>
      </w:r>
      <w:r w:rsidRPr="00187AC0">
        <w:t>ビルダーサーバにモニタ</w:t>
      </w:r>
      <w:r w:rsidRPr="00187AC0">
        <w:rPr>
          <w:rFonts w:hint="eastAsia"/>
        </w:rPr>
        <w:t>ー</w:t>
      </w:r>
      <w:r w:rsidRPr="0099080B">
        <w:t>セッションを</w:t>
      </w:r>
      <w:r w:rsidR="00FB7554">
        <w:rPr>
          <w:rFonts w:hint="eastAsia"/>
        </w:rPr>
        <w:t>接続</w:t>
      </w:r>
      <w:r w:rsidRPr="0099080B">
        <w:t>する。</w:t>
      </w:r>
    </w:p>
    <w:p w14:paraId="0E8F7A8F" w14:textId="48E99A01" w:rsidR="005B6671" w:rsidRPr="0049256C" w:rsidRDefault="005B6671" w:rsidP="00EC7890">
      <w:r w:rsidRPr="0049256C">
        <w:t>マスタービルダーサ</w:t>
      </w:r>
      <w:r w:rsidR="008852AA">
        <w:t>ーバより優先順位の高いビルダーサーバがサービスを再開する</w:t>
      </w:r>
      <w:r w:rsidR="008852AA" w:rsidRPr="00655375">
        <w:t>と、</w:t>
      </w:r>
      <w:r w:rsidR="008852AA" w:rsidRPr="009A2CC8">
        <w:rPr>
          <w:rFonts w:hint="eastAsia"/>
        </w:rPr>
        <w:t>再開された</w:t>
      </w:r>
      <w:r w:rsidRPr="00655375">
        <w:t>サーバがマスタービルダーサーバになり、既存のマスタービルダーサーバはスレーブに</w:t>
      </w:r>
      <w:r w:rsidRPr="00655375">
        <w:rPr>
          <w:rFonts w:hint="eastAsia"/>
        </w:rPr>
        <w:t>切替</w:t>
      </w:r>
      <w:r w:rsidR="008852AA" w:rsidRPr="009A2CC8">
        <w:rPr>
          <w:rFonts w:hint="eastAsia"/>
        </w:rPr>
        <w:t>わり</w:t>
      </w:r>
      <w:r w:rsidRPr="00655375">
        <w:t>モニターサーバが中止される。モニターサーバは新しいマスタービルダーサーバで有効となり、ルールサーバはそのサーバにモニタ</w:t>
      </w:r>
      <w:r w:rsidRPr="00726C58">
        <w:rPr>
          <w:rFonts w:hint="eastAsia"/>
        </w:rPr>
        <w:t>ー</w:t>
      </w:r>
      <w:r w:rsidR="008852AA" w:rsidRPr="00726C58">
        <w:t>セッション</w:t>
      </w:r>
      <w:r w:rsidR="008852AA">
        <w:t>を</w:t>
      </w:r>
      <w:r w:rsidR="00FB7554">
        <w:rPr>
          <w:rFonts w:hint="eastAsia"/>
        </w:rPr>
        <w:t>接続</w:t>
      </w:r>
      <w:r w:rsidR="008852AA">
        <w:rPr>
          <w:rFonts w:hint="eastAsia"/>
        </w:rPr>
        <w:t>する</w:t>
      </w:r>
      <w:r w:rsidRPr="0049256C">
        <w:t>。</w:t>
      </w:r>
    </w:p>
    <w:p w14:paraId="442C3CAC" w14:textId="77777777" w:rsidR="00C84C06" w:rsidRPr="0049256C" w:rsidRDefault="00C84C06" w:rsidP="00EC7890"/>
    <w:p w14:paraId="6A2A795F" w14:textId="482F3A04" w:rsidR="005B6671" w:rsidRDefault="0006716B" w:rsidP="00EC7890">
      <w:del w:id="6312" w:author="IRK" w:date="2020-03-09T22:54:00Z">
        <w:r w:rsidRPr="0049256C" w:rsidDel="001A0C38">
          <w:delText>図</w:delText>
        </w:r>
        <w:r w:rsidRPr="0049256C" w:rsidDel="001A0C38">
          <w:delText>15</w:delText>
        </w:r>
      </w:del>
      <w:ins w:id="6313" w:author="IRK" w:date="2020-03-09T22:54:00Z">
        <w:r w:rsidR="001A0C38">
          <w:rPr>
            <w:rFonts w:hint="eastAsia"/>
          </w:rPr>
          <w:t>次の図</w:t>
        </w:r>
      </w:ins>
      <w:r w:rsidR="005B6671" w:rsidRPr="0049256C">
        <w:t>は、ルールビルダーサーバクラスタリングの例を表している。</w:t>
      </w:r>
    </w:p>
    <w:p w14:paraId="4746181F" w14:textId="77777777" w:rsidR="0098082E" w:rsidRPr="0049256C" w:rsidRDefault="0098082E" w:rsidP="00EC7890"/>
    <w:p w14:paraId="754BBC44" w14:textId="77777777" w:rsidR="00EA717F" w:rsidRPr="0049256C" w:rsidRDefault="005B6671" w:rsidP="00DE66C1">
      <w:pPr>
        <w:pStyle w:val="afff5"/>
      </w:pPr>
      <w:r w:rsidRPr="0049256C">
        <w:rPr>
          <w:lang w:eastAsia="ja-JP"/>
        </w:rPr>
        <w:drawing>
          <wp:inline distT="0" distB="0" distL="0" distR="0" wp14:anchorId="5FB11A3F" wp14:editId="6CC87350">
            <wp:extent cx="5943600" cy="2421255"/>
            <wp:effectExtent l="19050" t="19050" r="19050" b="171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2421255"/>
                    </a:xfrm>
                    <a:prstGeom prst="rect">
                      <a:avLst/>
                    </a:prstGeom>
                    <a:ln w="6350">
                      <a:solidFill>
                        <a:schemeClr val="tx1"/>
                      </a:solidFill>
                    </a:ln>
                  </pic:spPr>
                </pic:pic>
              </a:graphicData>
            </a:graphic>
          </wp:inline>
        </w:drawing>
      </w:r>
    </w:p>
    <w:p w14:paraId="7A7F2CB1" w14:textId="60B0CB46" w:rsidR="005B6671" w:rsidRPr="0049256C" w:rsidRDefault="00EA717F" w:rsidP="00DE66C1">
      <w:pPr>
        <w:pStyle w:val="afff6"/>
      </w:pPr>
      <w:bookmarkStart w:id="6314" w:name="_Toc465078667"/>
      <w:bookmarkStart w:id="6315" w:name="_Toc34839316"/>
      <w:bookmarkStart w:id="6316" w:name="_Toc40084709"/>
      <w:r w:rsidRPr="0049256C">
        <w:rPr>
          <w:rFonts w:hint="eastAsia"/>
        </w:rPr>
        <w:t>[</w:t>
      </w:r>
      <w:del w:id="6317" w:author="IRK" w:date="2020-03-09T22:54:00Z">
        <w:r w:rsidRPr="0049256C" w:rsidDel="001A0C38">
          <w:rPr>
            <w:rFonts w:hint="eastAsia"/>
          </w:rPr>
          <w:delText>図</w:delText>
        </w:r>
        <w:r w:rsidRPr="0049256C" w:rsidDel="001A0C38">
          <w:rPr>
            <w:rFonts w:hint="eastAsia"/>
          </w:rPr>
          <w:delText xml:space="preserve"> </w:delText>
        </w:r>
        <w:r w:rsidRPr="0049256C" w:rsidDel="001A0C38">
          <w:fldChar w:fldCharType="begin"/>
        </w:r>
        <w:r w:rsidRPr="0049256C" w:rsidDel="001A0C38">
          <w:delInstrText xml:space="preserve"> </w:delInstrText>
        </w:r>
        <w:r w:rsidRPr="0049256C" w:rsidDel="001A0C38">
          <w:rPr>
            <w:rFonts w:hint="eastAsia"/>
          </w:rPr>
          <w:delInstrText>SEQ [</w:delInstrText>
        </w:r>
        <w:r w:rsidRPr="0049256C" w:rsidDel="001A0C38">
          <w:rPr>
            <w:rFonts w:hint="eastAsia"/>
          </w:rPr>
          <w:delInstrText>図</w:delInstrText>
        </w:r>
        <w:r w:rsidRPr="0049256C" w:rsidDel="001A0C38">
          <w:rPr>
            <w:rFonts w:hint="eastAsia"/>
          </w:rPr>
          <w:delInstrText xml:space="preserve"> \* ARABIC</w:delInstrText>
        </w:r>
        <w:r w:rsidRPr="0049256C" w:rsidDel="001A0C38">
          <w:delInstrText xml:space="preserve"> </w:delInstrText>
        </w:r>
        <w:r w:rsidRPr="0049256C" w:rsidDel="001A0C38">
          <w:fldChar w:fldCharType="separate"/>
        </w:r>
        <w:r w:rsidR="000132DF" w:rsidDel="001A0C38">
          <w:rPr>
            <w:noProof/>
          </w:rPr>
          <w:delText>15</w:delText>
        </w:r>
        <w:r w:rsidRPr="0049256C" w:rsidDel="001A0C38">
          <w:fldChar w:fldCharType="end"/>
        </w:r>
      </w:del>
      <w:ins w:id="6318" w:author="IRK" w:date="2020-03-09T22:54: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15</w:t>
      </w:r>
      <w:ins w:id="6319" w:author="IRK" w:date="2020-03-09T22:54:00Z">
        <w:r w:rsidR="001A0C38">
          <w:fldChar w:fldCharType="end"/>
        </w:r>
      </w:ins>
      <w:del w:id="6320" w:author="IRK" w:date="2020-03-11T17:15:00Z">
        <w:r w:rsidR="00D869A0" w:rsidRPr="0049256C" w:rsidDel="00501B62">
          <w:rPr>
            <w:rFonts w:hint="eastAsia"/>
          </w:rPr>
          <w:delText xml:space="preserve">　</w:delText>
        </w:r>
      </w:del>
      <w:ins w:id="6321" w:author="IRK" w:date="2020-03-11T17:15:00Z">
        <w:r w:rsidR="00501B62">
          <w:rPr>
            <w:rFonts w:hint="eastAsia"/>
          </w:rPr>
          <w:t xml:space="preserve"> </w:t>
        </w:r>
      </w:ins>
      <w:r w:rsidRPr="0049256C">
        <w:t xml:space="preserve">An </w:t>
      </w:r>
      <w:r w:rsidR="00971061">
        <w:rPr>
          <w:rFonts w:eastAsiaTheme="minorEastAsia" w:hint="eastAsia"/>
        </w:rPr>
        <w:t>E</w:t>
      </w:r>
      <w:r w:rsidRPr="0049256C">
        <w:t>xample of Rule Builder Server Clustering</w:t>
      </w:r>
      <w:r w:rsidRPr="0049256C">
        <w:rPr>
          <w:rFonts w:hint="eastAsia"/>
        </w:rPr>
        <w:t>]</w:t>
      </w:r>
      <w:bookmarkEnd w:id="6314"/>
      <w:bookmarkEnd w:id="6315"/>
      <w:bookmarkEnd w:id="6316"/>
    </w:p>
    <w:p w14:paraId="3981F9F5" w14:textId="77777777" w:rsidR="005B6671" w:rsidRPr="0049256C" w:rsidRDefault="005B6671" w:rsidP="00EC7890"/>
    <w:p w14:paraId="4A5F0E89" w14:textId="59CC0E36" w:rsidR="005B6671" w:rsidRPr="0049256C" w:rsidRDefault="005B6671" w:rsidP="00EC7890">
      <w:r w:rsidRPr="0049256C">
        <w:t>この設定クラスタには、</w:t>
      </w:r>
      <w:r w:rsidRPr="0049256C">
        <w:t>3</w:t>
      </w:r>
      <w:r w:rsidRPr="0049256C">
        <w:t>つのルールビルダーサーバが有効となっている。優先順位は、</w:t>
      </w:r>
      <w:r w:rsidRPr="0049256C">
        <w:t>Rule Builder Server1</w:t>
      </w:r>
      <w:r w:rsidRPr="0049256C">
        <w:t>、</w:t>
      </w:r>
      <w:r w:rsidRPr="0049256C">
        <w:t>Rule Builder Server2</w:t>
      </w:r>
      <w:r w:rsidRPr="0049256C">
        <w:t>、</w:t>
      </w:r>
      <w:r w:rsidRPr="0049256C">
        <w:t>Rule Builder Server3</w:t>
      </w:r>
      <w:r w:rsidRPr="0049256C">
        <w:t>の順である。</w:t>
      </w:r>
      <w:r w:rsidRPr="0049256C">
        <w:t>Rule Builder Server1</w:t>
      </w:r>
      <w:r w:rsidRPr="0049256C">
        <w:t>は優先順位</w:t>
      </w:r>
      <w:r w:rsidRPr="0049256C">
        <w:rPr>
          <w:rFonts w:hint="eastAsia"/>
        </w:rPr>
        <w:t>が</w:t>
      </w:r>
      <w:r w:rsidRPr="0049256C">
        <w:t>最も高いが、停止状態である。そのため、現在の状態でマスタールールビルダーサーバは</w:t>
      </w:r>
      <w:r w:rsidRPr="0049256C">
        <w:t>Rule Builder Server2</w:t>
      </w:r>
      <w:r w:rsidRPr="0049256C">
        <w:t>である。</w:t>
      </w:r>
      <w:r w:rsidRPr="0049256C">
        <w:t xml:space="preserve">Rule Builder </w:t>
      </w:r>
      <w:r w:rsidRPr="00726C58">
        <w:t>Server2</w:t>
      </w:r>
      <w:r w:rsidR="00CC4BE8" w:rsidRPr="009A2CC8">
        <w:rPr>
          <w:rFonts w:hint="eastAsia"/>
        </w:rPr>
        <w:t>で</w:t>
      </w:r>
      <w:r w:rsidR="00CC4BE8" w:rsidRPr="00726C58">
        <w:t>はモニターサーバが実行され、すべてのルールサーバは</w:t>
      </w:r>
      <w:r w:rsidR="00CC4BE8" w:rsidRPr="009A2CC8">
        <w:t>Rule Builder Server2</w:t>
      </w:r>
      <w:r w:rsidR="00CC4BE8" w:rsidRPr="009A2CC8">
        <w:rPr>
          <w:rFonts w:hint="eastAsia"/>
        </w:rPr>
        <w:t>と</w:t>
      </w:r>
      <w:r w:rsidRPr="00726C58">
        <w:t>モニタ</w:t>
      </w:r>
      <w:r w:rsidRPr="00726C58">
        <w:rPr>
          <w:rFonts w:hint="eastAsia"/>
        </w:rPr>
        <w:t>ー</w:t>
      </w:r>
      <w:r w:rsidR="00CC4BE8" w:rsidRPr="00726C58">
        <w:t>セッション</w:t>
      </w:r>
      <w:r w:rsidR="00CC4BE8">
        <w:t>を</w:t>
      </w:r>
      <w:r w:rsidR="00FB7554">
        <w:rPr>
          <w:rFonts w:hint="eastAsia"/>
        </w:rPr>
        <w:t>接続</w:t>
      </w:r>
      <w:r w:rsidR="00CC4BE8">
        <w:rPr>
          <w:rFonts w:hint="eastAsia"/>
        </w:rPr>
        <w:t>する</w:t>
      </w:r>
      <w:r w:rsidRPr="0049256C">
        <w:t>。</w:t>
      </w:r>
    </w:p>
    <w:p w14:paraId="3BBD7224" w14:textId="77777777" w:rsidR="005B6671" w:rsidRPr="001168EE" w:rsidRDefault="005B6671" w:rsidP="00EC7890"/>
    <w:p w14:paraId="6DD096C8" w14:textId="33EA864C" w:rsidR="005B6671" w:rsidRPr="0049256C" w:rsidRDefault="005B6671" w:rsidP="00EC7890">
      <w:r w:rsidRPr="0049256C">
        <w:t>ルールビルダーは特定のビルダーサーバ</w:t>
      </w:r>
      <w:r w:rsidRPr="00726C58">
        <w:t>のサービス</w:t>
      </w:r>
      <w:r w:rsidRPr="00726C58">
        <w:t>URL</w:t>
      </w:r>
      <w:r w:rsidRPr="00187AC0">
        <w:t>に直接サービス要求する場合もあるが、通常このような多重化構成では</w:t>
      </w:r>
      <w:r w:rsidRPr="00187AC0">
        <w:t>L4</w:t>
      </w:r>
      <w:r w:rsidR="00CC4BE8" w:rsidRPr="0099080B">
        <w:t>スイッチがビルダーサーバの</w:t>
      </w:r>
      <w:r w:rsidR="00CC4BE8" w:rsidRPr="009A2CC8">
        <w:rPr>
          <w:rFonts w:hint="eastAsia"/>
        </w:rPr>
        <w:t>直前</w:t>
      </w:r>
      <w:r w:rsidRPr="00726C58">
        <w:t>に</w:t>
      </w:r>
      <w:r w:rsidRPr="0049256C">
        <w:t>位置し、ルールビルダーは</w:t>
      </w:r>
      <w:r w:rsidRPr="0049256C">
        <w:t>L4</w:t>
      </w:r>
      <w:r w:rsidRPr="0049256C">
        <w:t>の仮想</w:t>
      </w:r>
      <w:r w:rsidRPr="0049256C">
        <w:t>URL</w:t>
      </w:r>
      <w:r w:rsidRPr="0049256C">
        <w:t>にサービスを要求する。</w:t>
      </w:r>
      <w:r w:rsidRPr="0049256C">
        <w:t>L4</w:t>
      </w:r>
      <w:r w:rsidRPr="0049256C">
        <w:t>はポリシーに従って、</w:t>
      </w:r>
      <w:r w:rsidRPr="0049256C">
        <w:t>Rule Builder Server2</w:t>
      </w:r>
      <w:r w:rsidRPr="0049256C">
        <w:t>または</w:t>
      </w:r>
      <w:ins w:id="6322" w:author="IRK" w:date="2020-03-09T22:56:00Z">
        <w:r w:rsidR="001A0C38" w:rsidRPr="0049256C">
          <w:t>Rule Builder Server</w:t>
        </w:r>
      </w:ins>
      <w:r w:rsidRPr="0049256C">
        <w:t>3</w:t>
      </w:r>
      <w:r w:rsidRPr="0049256C">
        <w:t>に要求を再転送する。</w:t>
      </w:r>
    </w:p>
    <w:p w14:paraId="76357056" w14:textId="35E076E0" w:rsidR="005B6671" w:rsidRPr="0049256C" w:rsidRDefault="005B6671" w:rsidP="00EC7890">
      <w:r w:rsidRPr="0049256C">
        <w:t>Rule Builder Server2</w:t>
      </w:r>
      <w:r w:rsidRPr="0049256C">
        <w:t>に要求が</w:t>
      </w:r>
      <w:r w:rsidR="00A771FE">
        <w:rPr>
          <w:rFonts w:hint="eastAsia"/>
        </w:rPr>
        <w:t>あった</w:t>
      </w:r>
      <w:r w:rsidRPr="0049256C">
        <w:t>場合</w:t>
      </w:r>
      <w:r w:rsidRPr="0049256C">
        <w:t>(</w:t>
      </w:r>
      <w:r w:rsidRPr="0049256C">
        <w:t>矢印</w:t>
      </w:r>
      <w:r w:rsidRPr="0049256C">
        <w:t>1)</w:t>
      </w:r>
      <w:r w:rsidRPr="0049256C">
        <w:t>、その要求は</w:t>
      </w:r>
      <w:r w:rsidRPr="0049256C">
        <w:t>Rule Builder Server2</w:t>
      </w:r>
      <w:r w:rsidRPr="0049256C">
        <w:t>で処理される。</w:t>
      </w:r>
      <w:ins w:id="6323" w:author="IRK" w:date="2020-03-09T22:56:00Z">
        <w:r w:rsidR="001A0C38" w:rsidRPr="0049256C">
          <w:t xml:space="preserve">Rule Builder </w:t>
        </w:r>
      </w:ins>
      <w:r w:rsidRPr="0049256C">
        <w:t>Server2</w:t>
      </w:r>
      <w:r w:rsidRPr="0049256C">
        <w:t>はルールデータベースをアップデートして、</w:t>
      </w:r>
      <w:r w:rsidRPr="0049256C">
        <w:t>Rule Server</w:t>
      </w:r>
      <w:r w:rsidRPr="0049256C">
        <w:t>にその内訳を通知する。</w:t>
      </w:r>
    </w:p>
    <w:p w14:paraId="5302C9D2" w14:textId="6788E6E3" w:rsidR="00D47977" w:rsidRPr="0049256C" w:rsidRDefault="005B6671" w:rsidP="00EC7890">
      <w:r w:rsidRPr="0049256C">
        <w:t>Rule Builder Server3</w:t>
      </w:r>
      <w:r w:rsidRPr="0049256C">
        <w:t>に要求が</w:t>
      </w:r>
      <w:r w:rsidR="00A771FE">
        <w:rPr>
          <w:rFonts w:hint="eastAsia"/>
        </w:rPr>
        <w:t>あった</w:t>
      </w:r>
      <w:r w:rsidRPr="0049256C">
        <w:t>場合</w:t>
      </w:r>
      <w:r w:rsidRPr="0049256C">
        <w:t>(</w:t>
      </w:r>
      <w:r w:rsidRPr="0049256C">
        <w:t>矢印</w:t>
      </w:r>
      <w:r w:rsidRPr="0049256C">
        <w:t>2-1)</w:t>
      </w:r>
      <w:r w:rsidRPr="0049256C">
        <w:t>、スレーブである</w:t>
      </w:r>
      <w:r w:rsidRPr="0049256C">
        <w:t>Rule Builder Server3</w:t>
      </w:r>
      <w:r w:rsidRPr="0049256C">
        <w:t>は要求を再び</w:t>
      </w:r>
      <w:r w:rsidRPr="0049256C">
        <w:t>Rule Builder Server2</w:t>
      </w:r>
      <w:r w:rsidRPr="0049256C">
        <w:t>に再転送する</w:t>
      </w:r>
      <w:r w:rsidRPr="0049256C">
        <w:t>(</w:t>
      </w:r>
      <w:r w:rsidRPr="0049256C">
        <w:t>矢印</w:t>
      </w:r>
      <w:r w:rsidRPr="0049256C">
        <w:t>2-2)</w:t>
      </w:r>
      <w:r w:rsidRPr="0049256C">
        <w:t>。</w:t>
      </w:r>
      <w:r w:rsidRPr="0049256C">
        <w:t>Rule Builder Server2</w:t>
      </w:r>
      <w:r w:rsidRPr="0049256C">
        <w:t>は要求を処理した後、</w:t>
      </w:r>
      <w:r w:rsidRPr="0049256C">
        <w:t>Rule Builder Server3</w:t>
      </w:r>
      <w:r w:rsidRPr="0049256C">
        <w:t>に結果を返却し、その結果は再び</w:t>
      </w:r>
      <w:r w:rsidRPr="0049256C">
        <w:t>Rule Builder</w:t>
      </w:r>
      <w:r w:rsidRPr="0049256C">
        <w:t>に返却される。</w:t>
      </w:r>
    </w:p>
    <w:p w14:paraId="3B4129E4" w14:textId="60FCA3E5" w:rsidR="00404274" w:rsidRDefault="00404274">
      <w:pPr>
        <w:jc w:val="left"/>
      </w:pPr>
      <w:del w:id="6324" w:author="IRK" w:date="2020-04-16T14:37:00Z">
        <w:r w:rsidDel="00D4323D">
          <w:rPr>
            <w:b/>
            <w:bCs/>
          </w:rPr>
          <w:br w:type="page"/>
        </w:r>
      </w:del>
    </w:p>
    <w:p w14:paraId="127C0C34" w14:textId="77777777" w:rsidR="005B6671" w:rsidRPr="0049256C" w:rsidRDefault="005B6671">
      <w:pPr>
        <w:pStyle w:val="42"/>
        <w:numPr>
          <w:ilvl w:val="3"/>
          <w:numId w:val="139"/>
        </w:numPr>
        <w:rPr>
          <w:lang w:eastAsia="ja-JP"/>
        </w:rPr>
        <w:pPrChange w:id="6325" w:author="IRK" w:date="2020-05-11T09:45:00Z">
          <w:pPr>
            <w:pStyle w:val="42"/>
            <w:numPr>
              <w:numId w:val="27"/>
            </w:numPr>
            <w:spacing w:before="0" w:after="100" w:line="280" w:lineRule="exact"/>
          </w:pPr>
        </w:pPrChange>
      </w:pPr>
      <w:bookmarkStart w:id="6326" w:name="_Ref34655676"/>
      <w:r w:rsidRPr="0049256C">
        <w:rPr>
          <w:lang w:eastAsia="ja-JP"/>
        </w:rPr>
        <w:t>多段階ルールシステムと移管専用モード</w:t>
      </w:r>
      <w:bookmarkEnd w:id="6326"/>
    </w:p>
    <w:p w14:paraId="3BECF4F7" w14:textId="057D0B99" w:rsidR="005B6671" w:rsidRPr="0049256C" w:rsidRDefault="005B6671" w:rsidP="00EC7890">
      <w:r w:rsidRPr="0049256C">
        <w:t>1</w:t>
      </w:r>
      <w:r w:rsidRPr="0049256C">
        <w:t>つの設定クラスタには、</w:t>
      </w:r>
      <w:r w:rsidRPr="0049256C">
        <w:t>1</w:t>
      </w:r>
      <w:r w:rsidRPr="0049256C">
        <w:t>つのマスタービルダーサーバのみが存在する。設定クラスタに属するすべてのルールサーバは、マスタービルダーサーバにモニタ</w:t>
      </w:r>
      <w:r w:rsidRPr="0049256C">
        <w:rPr>
          <w:rFonts w:hint="eastAsia"/>
        </w:rPr>
        <w:t>ー</w:t>
      </w:r>
      <w:r w:rsidRPr="0049256C">
        <w:t>セッションを</w:t>
      </w:r>
      <w:r w:rsidRPr="0049256C">
        <w:rPr>
          <w:rFonts w:hint="eastAsia"/>
        </w:rPr>
        <w:t>確立する</w:t>
      </w:r>
      <w:r w:rsidRPr="0049256C">
        <w:t>。</w:t>
      </w:r>
      <w:del w:id="6327" w:author="IRK" w:date="2020-03-09T22:57:00Z">
        <w:r w:rsidR="0006716B" w:rsidRPr="0049256C" w:rsidDel="001A0C38">
          <w:delText>図</w:delText>
        </w:r>
        <w:r w:rsidR="0006716B" w:rsidRPr="0049256C" w:rsidDel="001A0C38">
          <w:delText>16</w:delText>
        </w:r>
      </w:del>
      <w:ins w:id="6328" w:author="IRK" w:date="2020-03-09T22:57:00Z">
        <w:r w:rsidR="001A0C38">
          <w:rPr>
            <w:rFonts w:hint="eastAsia"/>
          </w:rPr>
          <w:t>次の図</w:t>
        </w:r>
      </w:ins>
      <w:r w:rsidRPr="0049256C">
        <w:t>は、そのような事例を表している。</w:t>
      </w:r>
    </w:p>
    <w:p w14:paraId="0C7E8BEA" w14:textId="77777777" w:rsidR="005B6671" w:rsidRPr="0049256C" w:rsidRDefault="005B6671" w:rsidP="00EC7890"/>
    <w:p w14:paraId="143062C8" w14:textId="77777777" w:rsidR="0006716B" w:rsidRPr="0049256C" w:rsidRDefault="005B6671" w:rsidP="00DE66C1">
      <w:pPr>
        <w:pStyle w:val="afff5"/>
      </w:pPr>
      <w:r w:rsidRPr="0049256C">
        <w:rPr>
          <w:lang w:eastAsia="ja-JP"/>
        </w:rPr>
        <w:drawing>
          <wp:inline distT="0" distB="0" distL="0" distR="0" wp14:anchorId="0E0EE89C" wp14:editId="05FD433A">
            <wp:extent cx="4362450" cy="2905125"/>
            <wp:effectExtent l="19050" t="19050" r="19050" b="28575"/>
            <wp:docPr id="18"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362450" cy="2905125"/>
                    </a:xfrm>
                    <a:prstGeom prst="rect">
                      <a:avLst/>
                    </a:prstGeom>
                    <a:ln w="6350">
                      <a:solidFill>
                        <a:schemeClr val="tx1"/>
                      </a:solidFill>
                    </a:ln>
                  </pic:spPr>
                </pic:pic>
              </a:graphicData>
            </a:graphic>
          </wp:inline>
        </w:drawing>
      </w:r>
    </w:p>
    <w:p w14:paraId="41AAF5CB" w14:textId="50B3F505" w:rsidR="0006716B" w:rsidRPr="0049256C" w:rsidRDefault="0006716B" w:rsidP="00DE66C1">
      <w:pPr>
        <w:pStyle w:val="afff6"/>
      </w:pPr>
      <w:bookmarkStart w:id="6329" w:name="_Toc465078668"/>
      <w:bookmarkStart w:id="6330" w:name="_Ref34687089"/>
      <w:bookmarkStart w:id="6331" w:name="_Ref34687134"/>
      <w:bookmarkStart w:id="6332" w:name="_Toc34839317"/>
      <w:bookmarkStart w:id="6333" w:name="_Toc40084710"/>
      <w:r w:rsidRPr="0049256C">
        <w:rPr>
          <w:rFonts w:hint="eastAsia"/>
        </w:rPr>
        <w:t>[</w:t>
      </w:r>
      <w:del w:id="6334" w:author="IRK" w:date="2020-03-09T22:57:00Z">
        <w:r w:rsidRPr="0049256C" w:rsidDel="001A0C38">
          <w:rPr>
            <w:rFonts w:hint="eastAsia"/>
          </w:rPr>
          <w:delText>図</w:delText>
        </w:r>
        <w:r w:rsidRPr="0049256C" w:rsidDel="001A0C38">
          <w:rPr>
            <w:rFonts w:hint="eastAsia"/>
          </w:rPr>
          <w:delText xml:space="preserve"> </w:delText>
        </w:r>
        <w:r w:rsidRPr="0049256C" w:rsidDel="001A0C38">
          <w:fldChar w:fldCharType="begin"/>
        </w:r>
        <w:r w:rsidRPr="0049256C" w:rsidDel="001A0C38">
          <w:delInstrText xml:space="preserve"> </w:delInstrText>
        </w:r>
        <w:r w:rsidRPr="0049256C" w:rsidDel="001A0C38">
          <w:rPr>
            <w:rFonts w:hint="eastAsia"/>
          </w:rPr>
          <w:delInstrText>SEQ [</w:delInstrText>
        </w:r>
        <w:r w:rsidRPr="0049256C" w:rsidDel="001A0C38">
          <w:rPr>
            <w:rFonts w:hint="eastAsia"/>
          </w:rPr>
          <w:delInstrText>図</w:delInstrText>
        </w:r>
        <w:r w:rsidRPr="0049256C" w:rsidDel="001A0C38">
          <w:rPr>
            <w:rFonts w:hint="eastAsia"/>
          </w:rPr>
          <w:delInstrText xml:space="preserve"> \* ARABIC</w:delInstrText>
        </w:r>
        <w:r w:rsidRPr="0049256C" w:rsidDel="001A0C38">
          <w:delInstrText xml:space="preserve"> </w:delInstrText>
        </w:r>
        <w:r w:rsidRPr="0049256C" w:rsidDel="001A0C38">
          <w:fldChar w:fldCharType="separate"/>
        </w:r>
        <w:r w:rsidR="000132DF" w:rsidDel="001A0C38">
          <w:rPr>
            <w:noProof/>
          </w:rPr>
          <w:delText>16</w:delText>
        </w:r>
        <w:r w:rsidRPr="0049256C" w:rsidDel="001A0C38">
          <w:fldChar w:fldCharType="end"/>
        </w:r>
      </w:del>
      <w:ins w:id="6335" w:author="IRK" w:date="2020-03-09T22:57: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16</w:t>
      </w:r>
      <w:ins w:id="6336" w:author="IRK" w:date="2020-03-09T22:57:00Z">
        <w:r w:rsidR="001A0C38">
          <w:fldChar w:fldCharType="end"/>
        </w:r>
      </w:ins>
      <w:del w:id="6337" w:author="IRK" w:date="2020-03-11T17:15:00Z">
        <w:r w:rsidR="00D869A0" w:rsidRPr="0049256C" w:rsidDel="00501B62">
          <w:rPr>
            <w:rFonts w:hint="eastAsia"/>
          </w:rPr>
          <w:delText xml:space="preserve">　</w:delText>
        </w:r>
      </w:del>
      <w:ins w:id="6338" w:author="IRK" w:date="2020-03-11T17:15:00Z">
        <w:r w:rsidR="00501B62">
          <w:rPr>
            <w:rFonts w:hint="eastAsia"/>
          </w:rPr>
          <w:t xml:space="preserve"> </w:t>
        </w:r>
      </w:ins>
      <w:r w:rsidRPr="0049256C">
        <w:t>Single Configuration Cluster</w:t>
      </w:r>
      <w:r w:rsidRPr="0049256C">
        <w:rPr>
          <w:rFonts w:hint="eastAsia"/>
        </w:rPr>
        <w:t>]</w:t>
      </w:r>
      <w:bookmarkEnd w:id="6329"/>
      <w:bookmarkEnd w:id="6330"/>
      <w:bookmarkEnd w:id="6331"/>
      <w:bookmarkEnd w:id="6332"/>
      <w:bookmarkEnd w:id="6333"/>
    </w:p>
    <w:p w14:paraId="54590F82" w14:textId="77777777" w:rsidR="005B6671" w:rsidRPr="0049256C" w:rsidRDefault="005B6671" w:rsidP="00EC7890"/>
    <w:p w14:paraId="77B4CDAF" w14:textId="6738342D" w:rsidR="005B6671" w:rsidRPr="00302C71" w:rsidRDefault="003B3E6D">
      <w:del w:id="6339" w:author="IRK" w:date="2020-03-09T22:57:00Z">
        <w:r w:rsidRPr="0049256C" w:rsidDel="001A0C38">
          <w:rPr>
            <w:rFonts w:hint="eastAsia"/>
          </w:rPr>
          <w:delText>図</w:delText>
        </w:r>
        <w:r w:rsidRPr="0049256C" w:rsidDel="001A0C38">
          <w:rPr>
            <w:rFonts w:hint="eastAsia"/>
          </w:rPr>
          <w:delText>16</w:delText>
        </w:r>
      </w:del>
      <w:ins w:id="6340" w:author="IRK" w:date="2020-03-09T22:57:00Z">
        <w:r w:rsidR="001A0C38">
          <w:fldChar w:fldCharType="begin"/>
        </w:r>
        <w:r w:rsidR="001A0C38">
          <w:instrText xml:space="preserve"> </w:instrText>
        </w:r>
        <w:r w:rsidR="001A0C38">
          <w:rPr>
            <w:rFonts w:hint="eastAsia"/>
          </w:rPr>
          <w:instrText>REF _Ref34687089 \h</w:instrText>
        </w:r>
        <w:r w:rsidR="001A0C38">
          <w:instrText xml:space="preserve"> </w:instrText>
        </w:r>
      </w:ins>
      <w:r w:rsidR="001A0C38">
        <w:fldChar w:fldCharType="separate"/>
      </w:r>
      <w:r w:rsidR="00AB1F2F" w:rsidRPr="0049256C">
        <w:rPr>
          <w:rFonts w:hint="eastAsia"/>
        </w:rPr>
        <w:t>[</w:t>
      </w:r>
      <w:ins w:id="6341" w:author="IRK" w:date="2020-03-09T22:57:00Z">
        <w:r w:rsidR="00AB1F2F">
          <w:rPr>
            <w:rFonts w:hint="eastAsia"/>
          </w:rPr>
          <w:t>図</w:t>
        </w:r>
        <w:r w:rsidR="00AB1F2F">
          <w:rPr>
            <w:rFonts w:hint="eastAsia"/>
          </w:rPr>
          <w:t xml:space="preserve"> </w:t>
        </w:r>
      </w:ins>
      <w:r w:rsidR="00AB1F2F">
        <w:rPr>
          <w:noProof/>
        </w:rPr>
        <w:t>16</w:t>
      </w:r>
      <w:ins w:id="6342" w:author="IRK" w:date="2020-03-11T17:15:00Z">
        <w:r w:rsidR="00AB1F2F">
          <w:rPr>
            <w:rFonts w:hint="eastAsia"/>
          </w:rPr>
          <w:t xml:space="preserve"> </w:t>
        </w:r>
      </w:ins>
      <w:r w:rsidR="00AB1F2F" w:rsidRPr="0049256C">
        <w:t>Single Configuration Cluster</w:t>
      </w:r>
      <w:r w:rsidR="00AB1F2F" w:rsidRPr="0049256C">
        <w:rPr>
          <w:rFonts w:hint="eastAsia"/>
        </w:rPr>
        <w:t>]</w:t>
      </w:r>
      <w:ins w:id="6343" w:author="IRK" w:date="2020-03-09T22:57:00Z">
        <w:r w:rsidR="001A0C38">
          <w:fldChar w:fldCharType="end"/>
        </w:r>
      </w:ins>
      <w:r w:rsidR="005B6671" w:rsidRPr="0049256C">
        <w:t>は、</w:t>
      </w:r>
      <w:r w:rsidR="005B6671" w:rsidRPr="0049256C">
        <w:t>3</w:t>
      </w:r>
      <w:r w:rsidR="005B6671" w:rsidRPr="0049256C">
        <w:t>つのアプリケーション段階を持つシステムを表している。アプリケーションの段階は、開発</w:t>
      </w:r>
      <w:r w:rsidR="005B6671" w:rsidRPr="0049256C">
        <w:t>(Development)</w:t>
      </w:r>
      <w:r w:rsidR="005B6671" w:rsidRPr="0049256C">
        <w:t>、テスト</w:t>
      </w:r>
      <w:r w:rsidR="005B6671" w:rsidRPr="0049256C">
        <w:t>(Test)</w:t>
      </w:r>
      <w:r w:rsidR="005B6671" w:rsidRPr="0049256C">
        <w:t>、</w:t>
      </w:r>
      <w:r w:rsidR="005B6671" w:rsidRPr="0049256C">
        <w:rPr>
          <w:rFonts w:hint="eastAsia"/>
        </w:rPr>
        <w:t>運用</w:t>
      </w:r>
      <w:r w:rsidR="005B6671" w:rsidRPr="0049256C">
        <w:t>(Production)</w:t>
      </w:r>
      <w:r w:rsidR="005B6671" w:rsidRPr="0049256C">
        <w:t>になっている。ルールシステムは、次のようにインストール</w:t>
      </w:r>
      <w:r w:rsidR="005B6671" w:rsidRPr="0049256C">
        <w:rPr>
          <w:rFonts w:hint="eastAsia"/>
        </w:rPr>
        <w:t>および</w:t>
      </w:r>
      <w:r w:rsidR="005B6671" w:rsidRPr="0049256C">
        <w:t>設定されている。</w:t>
      </w:r>
    </w:p>
    <w:p w14:paraId="6E43B326" w14:textId="77777777" w:rsidR="005B6671" w:rsidRPr="0049256C" w:rsidRDefault="005B6671" w:rsidP="00EC7890"/>
    <w:p w14:paraId="363CAD52" w14:textId="77777777" w:rsidR="005B6671" w:rsidRPr="0049256C" w:rsidRDefault="005B6671" w:rsidP="00DE66C1">
      <w:pPr>
        <w:pStyle w:val="10"/>
      </w:pPr>
      <w:r w:rsidRPr="0049256C">
        <w:t>各段階は、複数の物理的なサーバで構成されることもある。開発段階には複数の開発サーバがあり、これはテスト・運用段階においても</w:t>
      </w:r>
      <w:r w:rsidRPr="0049256C">
        <w:rPr>
          <w:rFonts w:hint="eastAsia"/>
        </w:rPr>
        <w:t>同様</w:t>
      </w:r>
      <w:r w:rsidRPr="0049256C">
        <w:t>である。このサーバにはそれぞれ</w:t>
      </w:r>
      <w:r w:rsidRPr="0049256C">
        <w:t>InnoRules</w:t>
      </w:r>
      <w:r w:rsidRPr="0049256C">
        <w:t>がインストールされている。すべてのインストールノードは、</w:t>
      </w:r>
      <w:r w:rsidRPr="0049256C">
        <w:t>1</w:t>
      </w:r>
      <w:r w:rsidRPr="0049256C">
        <w:t>つの設定クラスタを構成している。</w:t>
      </w:r>
    </w:p>
    <w:p w14:paraId="50D1E7A6" w14:textId="251CB335" w:rsidR="005B6671" w:rsidRPr="0049256C" w:rsidRDefault="005B6671" w:rsidP="00DE66C1">
      <w:pPr>
        <w:pStyle w:val="10"/>
      </w:pPr>
      <w:r w:rsidRPr="0049256C">
        <w:t>アプリケーションの段階に対応するように、単位ルールシステムの開発系、テスト系、運用系が設定されている。ルールデータベースは、単位ルールシステムに対応する段階のサーバ上に</w:t>
      </w:r>
      <w:r w:rsidR="00A771FE">
        <w:rPr>
          <w:rFonts w:hint="eastAsia"/>
        </w:rPr>
        <w:t>ある</w:t>
      </w:r>
      <w:r w:rsidRPr="0049256C">
        <w:t>。例えば、開発系のルールデータベースは開発サーバ上に存在する。</w:t>
      </w:r>
    </w:p>
    <w:p w14:paraId="1FB0A260" w14:textId="77777777" w:rsidR="005B6671" w:rsidRPr="0049256C" w:rsidRDefault="005B6671" w:rsidP="00DE66C1">
      <w:pPr>
        <w:pStyle w:val="10"/>
      </w:pPr>
      <w:r w:rsidRPr="0049256C">
        <w:t>各単位ルールシステムには、ルールアプリケーション設定が登録されている。ルールアプリケーションは、この設定によって各段階の物理的なサーバで実行される。</w:t>
      </w:r>
    </w:p>
    <w:p w14:paraId="5651F2E6" w14:textId="5913C31B" w:rsidR="005B6671" w:rsidRPr="0049256C" w:rsidRDefault="005B6671" w:rsidP="00DE66C1">
      <w:pPr>
        <w:pStyle w:val="10"/>
      </w:pPr>
      <w:r w:rsidRPr="0049256C">
        <w:t>1</w:t>
      </w:r>
      <w:r w:rsidRPr="0049256C">
        <w:t>つ以上のインストールノードにルールビルダーサーバが有効となっている。ルールビルダーサーバは</w:t>
      </w:r>
      <w:r w:rsidRPr="0049256C">
        <w:t>3</w:t>
      </w:r>
      <w:r w:rsidRPr="0049256C">
        <w:t>つの単位ルールシステムのルールデータベースすべてに</w:t>
      </w:r>
      <w:r w:rsidR="00A771FE">
        <w:rPr>
          <w:rFonts w:hint="eastAsia"/>
        </w:rPr>
        <w:t>接続</w:t>
      </w:r>
      <w:r w:rsidRPr="0049256C">
        <w:t>し、アップデートする。</w:t>
      </w:r>
    </w:p>
    <w:p w14:paraId="20E039F9" w14:textId="79657F95" w:rsidR="005B6671" w:rsidRPr="0049256C" w:rsidRDefault="005B6671" w:rsidP="00DE66C1">
      <w:pPr>
        <w:pStyle w:val="10"/>
      </w:pPr>
      <w:r w:rsidRPr="0049256C">
        <w:t>ルールアプリケーションにインベッドされたルールサーバまたは</w:t>
      </w:r>
      <w:r w:rsidRPr="0049256C">
        <w:t>TCP</w:t>
      </w:r>
      <w:r w:rsidRPr="0049256C">
        <w:t>コネクタサーバのようなリモートルールサーバは、マスタービルダーサーバにモニタ</w:t>
      </w:r>
      <w:r w:rsidRPr="0049256C">
        <w:rPr>
          <w:rFonts w:hint="eastAsia"/>
        </w:rPr>
        <w:t>ー</w:t>
      </w:r>
      <w:r w:rsidR="00FB7554">
        <w:rPr>
          <w:rFonts w:hint="eastAsia"/>
        </w:rPr>
        <w:t>接続</w:t>
      </w:r>
      <w:r w:rsidRPr="0049256C">
        <w:t>を</w:t>
      </w:r>
      <w:r w:rsidR="00A771FE">
        <w:rPr>
          <w:rFonts w:hint="eastAsia"/>
        </w:rPr>
        <w:t>して</w:t>
      </w:r>
      <w:r w:rsidRPr="0049256C">
        <w:t>いる。</w:t>
      </w:r>
    </w:p>
    <w:p w14:paraId="551CC5D2" w14:textId="77777777" w:rsidR="005B6671" w:rsidRPr="0049256C" w:rsidRDefault="005B6671" w:rsidP="00EC7890"/>
    <w:p w14:paraId="4BDDE440" w14:textId="70FD13B7" w:rsidR="005B6671" w:rsidRPr="0049256C" w:rsidRDefault="003C6EA5" w:rsidP="00EC7890">
      <w:r>
        <w:t>この構成は</w:t>
      </w:r>
      <w:r w:rsidR="005B6671" w:rsidRPr="0049256C">
        <w:t>単にインストールして設定できる構成だが、システム運用ポリシーによって制約がある場合がある。</w:t>
      </w:r>
    </w:p>
    <w:p w14:paraId="1A8A58B9" w14:textId="77777777" w:rsidR="005B6671" w:rsidRPr="0049256C" w:rsidRDefault="005B6671" w:rsidP="00EC7890"/>
    <w:p w14:paraId="487A7325" w14:textId="78077B5D" w:rsidR="005B6671" w:rsidRPr="0049256C" w:rsidRDefault="00A771FE" w:rsidP="00EC7890">
      <w:r w:rsidRPr="0049256C">
        <w:t>第</w:t>
      </w:r>
      <w:r>
        <w:rPr>
          <w:rFonts w:hint="eastAsia"/>
        </w:rPr>
        <w:t>1</w:t>
      </w:r>
      <w:r w:rsidR="005B6671" w:rsidRPr="0049256C">
        <w:t>に、モニタ</w:t>
      </w:r>
      <w:r w:rsidR="005B6671" w:rsidRPr="0049256C">
        <w:rPr>
          <w:rFonts w:hint="eastAsia"/>
        </w:rPr>
        <w:t>ー</w:t>
      </w:r>
      <w:r w:rsidR="005B6671" w:rsidRPr="0049256C">
        <w:t>セッションに関連する制約である。ルールサーバは、モニタ</w:t>
      </w:r>
      <w:r w:rsidR="005B6671" w:rsidRPr="0049256C">
        <w:rPr>
          <w:rFonts w:hint="eastAsia"/>
        </w:rPr>
        <w:t>ー</w:t>
      </w:r>
      <w:r w:rsidR="005B6671" w:rsidRPr="0049256C">
        <w:t>セッションのためにマスタービルダーサーバに</w:t>
      </w:r>
      <w:r w:rsidR="005B6671" w:rsidRPr="0049256C">
        <w:t>TCP/IP</w:t>
      </w:r>
      <w:r w:rsidR="005B6671" w:rsidRPr="0049256C">
        <w:rPr>
          <w:rFonts w:hint="eastAsia"/>
        </w:rPr>
        <w:t>コネクション</w:t>
      </w:r>
      <w:r w:rsidR="005B6671" w:rsidRPr="0049256C">
        <w:t>を</w:t>
      </w:r>
      <w:r w:rsidR="00C56CD6">
        <w:rPr>
          <w:rFonts w:hint="eastAsia"/>
        </w:rPr>
        <w:t>生成する</w:t>
      </w:r>
      <w:r w:rsidR="005B6671" w:rsidRPr="0049256C">
        <w:t>。マスタービルダーサーバが開発サーバで実行されるのであれば、テストと</w:t>
      </w:r>
      <w:r w:rsidR="005B6671" w:rsidRPr="0049256C">
        <w:rPr>
          <w:rFonts w:hint="eastAsia"/>
        </w:rPr>
        <w:t>運用</w:t>
      </w:r>
      <w:r w:rsidR="005B6671" w:rsidRPr="0049256C">
        <w:t>のルールサーバは開発サーバに</w:t>
      </w:r>
      <w:r w:rsidR="005B6671" w:rsidRPr="0049256C">
        <w:t>TCP/IP</w:t>
      </w:r>
      <w:r w:rsidR="005B6671" w:rsidRPr="0049256C">
        <w:rPr>
          <w:rFonts w:hint="eastAsia"/>
        </w:rPr>
        <w:t>セッションを確立する</w:t>
      </w:r>
      <w:r w:rsidR="00F922A4">
        <w:t>必要</w:t>
      </w:r>
      <w:r w:rsidR="00F922A4" w:rsidRPr="00726C58">
        <w:t>がある。</w:t>
      </w:r>
      <w:r w:rsidR="00F922A4" w:rsidRPr="009A2CC8">
        <w:rPr>
          <w:rFonts w:hint="eastAsia"/>
        </w:rPr>
        <w:t>一方</w:t>
      </w:r>
      <w:r w:rsidR="005B6671" w:rsidRPr="00726C58">
        <w:t>、マスタービルダーサーバ</w:t>
      </w:r>
      <w:r w:rsidR="005B6671" w:rsidRPr="0049256C">
        <w:t>が</w:t>
      </w:r>
      <w:r w:rsidR="005B6671" w:rsidRPr="0049256C">
        <w:rPr>
          <w:rFonts w:hint="eastAsia"/>
        </w:rPr>
        <w:t>運用</w:t>
      </w:r>
      <w:r w:rsidR="005B6671" w:rsidRPr="0049256C">
        <w:t>サーバで実行される</w:t>
      </w:r>
      <w:r w:rsidR="005B6671" w:rsidRPr="0049256C">
        <w:rPr>
          <w:rFonts w:hint="eastAsia"/>
        </w:rPr>
        <w:t>場合</w:t>
      </w:r>
      <w:r w:rsidR="005B6671" w:rsidRPr="0049256C">
        <w:t>、開発とテストのルールサーバは運用サーバに</w:t>
      </w:r>
      <w:r w:rsidR="005B6671" w:rsidRPr="0049256C">
        <w:t>TCP/IP</w:t>
      </w:r>
      <w:r w:rsidR="005B6671" w:rsidRPr="0049256C">
        <w:rPr>
          <w:rFonts w:hint="eastAsia"/>
        </w:rPr>
        <w:t>コネクション</w:t>
      </w:r>
      <w:r w:rsidR="00C56CD6" w:rsidRPr="00C56CD6">
        <w:rPr>
          <w:rFonts w:hint="eastAsia"/>
        </w:rPr>
        <w:t>を生成する。</w:t>
      </w:r>
      <w:r w:rsidR="005B6671" w:rsidRPr="0049256C">
        <w:t>一般的に段階を超える</w:t>
      </w:r>
      <w:r w:rsidR="005B6671" w:rsidRPr="0049256C">
        <w:t>TCP/IP</w:t>
      </w:r>
      <w:r w:rsidR="005B6671" w:rsidRPr="0049256C">
        <w:rPr>
          <w:rFonts w:hint="eastAsia"/>
        </w:rPr>
        <w:t>コネクション</w:t>
      </w:r>
      <w:r w:rsidR="005B6671" w:rsidRPr="0049256C">
        <w:t>には制約が多く、下位段階から上位段階への</w:t>
      </w:r>
      <w:r w:rsidR="00FB7554">
        <w:rPr>
          <w:rFonts w:hint="eastAsia"/>
        </w:rPr>
        <w:t>接続</w:t>
      </w:r>
      <w:r w:rsidR="005B6671" w:rsidRPr="0049256C">
        <w:t>の場合はさらに制約が多くなる</w:t>
      </w:r>
      <w:r w:rsidR="005B6671" w:rsidRPr="0049256C">
        <w:t>(</w:t>
      </w:r>
      <w:r w:rsidR="005B6671" w:rsidRPr="0049256C">
        <w:t>例：テスト</w:t>
      </w:r>
      <w:del w:id="6344" w:author="IRK" w:date="2020-03-10T15:45:00Z">
        <w:r w:rsidR="00F922A4" w:rsidRPr="009A2CC8" w:rsidDel="00B41A46">
          <w:rPr>
            <w:rFonts w:hint="eastAsia"/>
          </w:rPr>
          <w:delText>－</w:delText>
        </w:r>
      </w:del>
      <w:ins w:id="6345" w:author="IRK" w:date="2020-03-10T15:45:00Z">
        <w:r w:rsidR="00B41A46">
          <w:rPr>
            <w:rFonts w:hint="eastAsia"/>
          </w:rPr>
          <w:t>-</w:t>
        </w:r>
      </w:ins>
      <w:r w:rsidR="005B6671" w:rsidRPr="0049256C">
        <w:rPr>
          <w:rFonts w:hint="eastAsia"/>
        </w:rPr>
        <w:t>運用</w:t>
      </w:r>
      <w:r w:rsidR="005B6671" w:rsidRPr="0049256C">
        <w:t>)</w:t>
      </w:r>
      <w:r w:rsidR="005B6671" w:rsidRPr="0049256C">
        <w:t>。</w:t>
      </w:r>
    </w:p>
    <w:p w14:paraId="1CA0264A" w14:textId="77777777" w:rsidR="005B6671" w:rsidRPr="0049256C" w:rsidRDefault="005B6671" w:rsidP="00EC7890"/>
    <w:p w14:paraId="46E9A22D" w14:textId="080D6E6D" w:rsidR="005B6671" w:rsidRPr="0049256C" w:rsidRDefault="00A771FE" w:rsidP="00EC7890">
      <w:r w:rsidRPr="0049256C">
        <w:t>第</w:t>
      </w:r>
      <w:r>
        <w:rPr>
          <w:rFonts w:hint="eastAsia"/>
        </w:rPr>
        <w:t>2</w:t>
      </w:r>
      <w:r w:rsidR="005B6671" w:rsidRPr="0049256C">
        <w:t>に、データベース</w:t>
      </w:r>
      <w:r w:rsidR="00FB7554">
        <w:rPr>
          <w:rFonts w:hint="eastAsia"/>
        </w:rPr>
        <w:t>接続</w:t>
      </w:r>
      <w:r w:rsidR="005B6671" w:rsidRPr="0049256C">
        <w:t>に関連する制約である。ビルダーサーバは、すべての段階のルールデータベースに</w:t>
      </w:r>
      <w:r>
        <w:rPr>
          <w:rFonts w:hint="eastAsia"/>
        </w:rPr>
        <w:t>接続</w:t>
      </w:r>
      <w:r w:rsidR="005B6671" w:rsidRPr="0049256C">
        <w:t>してアップデートする必要がある。例えば、運用サーバで実行されるマスタービルダーサーバは開発とテストのルールデータベースに</w:t>
      </w:r>
      <w:r>
        <w:rPr>
          <w:rFonts w:hint="eastAsia"/>
        </w:rPr>
        <w:t>接続</w:t>
      </w:r>
      <w:r w:rsidR="005B6671" w:rsidRPr="0049256C">
        <w:t>し、アップデートする。モニタ</w:t>
      </w:r>
      <w:r w:rsidR="005B6671" w:rsidRPr="0049256C">
        <w:rPr>
          <w:rFonts w:hint="eastAsia"/>
        </w:rPr>
        <w:t>ー</w:t>
      </w:r>
      <w:r w:rsidR="00FB7554">
        <w:rPr>
          <w:rFonts w:hint="eastAsia"/>
        </w:rPr>
        <w:t>接続</w:t>
      </w:r>
      <w:r w:rsidR="005B6671" w:rsidRPr="0049256C">
        <w:t>と</w:t>
      </w:r>
      <w:r w:rsidR="005B6671" w:rsidRPr="0049256C">
        <w:rPr>
          <w:rFonts w:hint="eastAsia"/>
        </w:rPr>
        <w:t>同様</w:t>
      </w:r>
      <w:r w:rsidR="005B6671" w:rsidRPr="0049256C">
        <w:t>に、段階を超えるデータベース</w:t>
      </w:r>
      <w:r>
        <w:rPr>
          <w:rFonts w:hint="eastAsia"/>
        </w:rPr>
        <w:t>接続</w:t>
      </w:r>
      <w:r w:rsidR="005B6671" w:rsidRPr="0049256C">
        <w:t>への制約が</w:t>
      </w:r>
      <w:r w:rsidR="005B6671" w:rsidRPr="0049256C">
        <w:rPr>
          <w:rFonts w:hint="eastAsia"/>
        </w:rPr>
        <w:t>起こる</w:t>
      </w:r>
      <w:r w:rsidR="005B6671" w:rsidRPr="0049256C">
        <w:t>。開発サーバから運用データベースへの</w:t>
      </w:r>
      <w:r>
        <w:rPr>
          <w:rFonts w:hint="eastAsia"/>
        </w:rPr>
        <w:t>接続</w:t>
      </w:r>
      <w:r w:rsidR="005B6671" w:rsidRPr="0049256C">
        <w:t>の場合はさらに制約が多くなり、それによって開発サーバにビルダーサーバを運用することは</w:t>
      </w:r>
      <w:r w:rsidR="005F7BA6">
        <w:rPr>
          <w:rFonts w:hint="eastAsia"/>
        </w:rPr>
        <w:t>難しくなる</w:t>
      </w:r>
      <w:r w:rsidR="005B6671" w:rsidRPr="0049256C">
        <w:t>。</w:t>
      </w:r>
    </w:p>
    <w:p w14:paraId="0BFF6228" w14:textId="77777777" w:rsidR="005B6671" w:rsidRPr="0049256C" w:rsidRDefault="005B6671" w:rsidP="00EC7890"/>
    <w:p w14:paraId="5F6548C9" w14:textId="0651FAE2" w:rsidR="005B6671" w:rsidRPr="0049256C" w:rsidRDefault="005B6671" w:rsidP="00EC7890">
      <w:r w:rsidRPr="0049256C">
        <w:t>第</w:t>
      </w:r>
      <w:r w:rsidR="0022433E">
        <w:rPr>
          <w:rFonts w:hint="eastAsia"/>
        </w:rPr>
        <w:t>3</w:t>
      </w:r>
      <w:r w:rsidRPr="0049256C">
        <w:t>に、設定同期化に関連する制約である。ウィザードを利用して設定を変更する時、ウィザードは</w:t>
      </w:r>
      <w:r w:rsidRPr="0049256C">
        <w:t>SSH</w:t>
      </w:r>
      <w:r w:rsidRPr="0049256C">
        <w:t>や</w:t>
      </w:r>
      <w:r w:rsidRPr="0049256C">
        <w:t>FTP</w:t>
      </w:r>
      <w:r w:rsidR="00F922A4">
        <w:t>を利用して他のインストールノードの設定</w:t>
      </w:r>
      <w:r w:rsidR="00F922A4" w:rsidRPr="00726C58">
        <w:t>を</w:t>
      </w:r>
      <w:r w:rsidR="00F922A4" w:rsidRPr="009A2CC8">
        <w:rPr>
          <w:rFonts w:hint="eastAsia"/>
        </w:rPr>
        <w:t>同様</w:t>
      </w:r>
      <w:r w:rsidRPr="00726C58">
        <w:t>に</w:t>
      </w:r>
      <w:r w:rsidRPr="0049256C">
        <w:t>変更して同期化する。ただし、段階を超える</w:t>
      </w:r>
      <w:r w:rsidRPr="0049256C">
        <w:t>SSH</w:t>
      </w:r>
      <w:r w:rsidRPr="0049256C">
        <w:t>または</w:t>
      </w:r>
      <w:r w:rsidRPr="0049256C">
        <w:t>FTP</w:t>
      </w:r>
      <w:r w:rsidRPr="0049256C">
        <w:t>接続に制約があると、設定同期化が不可能な場合がある。</w:t>
      </w:r>
    </w:p>
    <w:p w14:paraId="4BA61FF6" w14:textId="77777777" w:rsidR="005B6671" w:rsidRPr="0049256C" w:rsidRDefault="005B6671" w:rsidP="00EC7890"/>
    <w:p w14:paraId="3F24EB25" w14:textId="2B846E39" w:rsidR="005B6671" w:rsidRPr="0049256C" w:rsidRDefault="005B6671" w:rsidP="00EC7890">
      <w:r w:rsidRPr="0049256C">
        <w:t>上の</w:t>
      </w:r>
      <w:r w:rsidR="00B26281">
        <w:rPr>
          <w:rFonts w:hint="eastAsia"/>
        </w:rPr>
        <w:t>エラー</w:t>
      </w:r>
      <w:r w:rsidRPr="0049256C">
        <w:t>を解決するために、各段階に設定クラスタを分離することも考えられる。この場合の設定は、各段階別にのみ同期化される。</w:t>
      </w:r>
      <w:del w:id="6346" w:author="IRK" w:date="2020-03-09T22:58:00Z">
        <w:r w:rsidR="00763149" w:rsidRPr="0049256C" w:rsidDel="001A0C38">
          <w:delText>図</w:delText>
        </w:r>
        <w:r w:rsidR="00763149" w:rsidRPr="0049256C" w:rsidDel="001A0C38">
          <w:delText>17</w:delText>
        </w:r>
      </w:del>
      <w:ins w:id="6347" w:author="IRK" w:date="2020-03-09T22:58:00Z">
        <w:r w:rsidR="001A0C38">
          <w:rPr>
            <w:rFonts w:hint="eastAsia"/>
          </w:rPr>
          <w:t>次の図</w:t>
        </w:r>
      </w:ins>
      <w:r w:rsidRPr="0049256C">
        <w:t>は、その構成を</w:t>
      </w:r>
      <w:r w:rsidR="00A771FE">
        <w:rPr>
          <w:rFonts w:hint="eastAsia"/>
        </w:rPr>
        <w:t>示す</w:t>
      </w:r>
      <w:r w:rsidRPr="0049256C">
        <w:t>。</w:t>
      </w:r>
    </w:p>
    <w:p w14:paraId="065DCEED" w14:textId="77777777" w:rsidR="005B6671" w:rsidRPr="0049256C" w:rsidRDefault="005B6671" w:rsidP="00EC7890"/>
    <w:p w14:paraId="601D92E6" w14:textId="77777777" w:rsidR="00BC0B33" w:rsidRPr="0049256C" w:rsidRDefault="005B6671" w:rsidP="00DE66C1">
      <w:pPr>
        <w:pStyle w:val="afff5"/>
      </w:pPr>
      <w:r w:rsidRPr="0049256C">
        <w:rPr>
          <w:lang w:eastAsia="ja-JP"/>
        </w:rPr>
        <w:drawing>
          <wp:inline distT="0" distB="0" distL="0" distR="0" wp14:anchorId="76ABBDC2" wp14:editId="40AF7311">
            <wp:extent cx="4362450" cy="3086100"/>
            <wp:effectExtent l="19050" t="19050" r="19050" b="19050"/>
            <wp:docPr id="21"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62450" cy="3086100"/>
                    </a:xfrm>
                    <a:prstGeom prst="rect">
                      <a:avLst/>
                    </a:prstGeom>
                    <a:ln w="6350">
                      <a:solidFill>
                        <a:schemeClr val="tx1"/>
                      </a:solidFill>
                    </a:ln>
                  </pic:spPr>
                </pic:pic>
              </a:graphicData>
            </a:graphic>
          </wp:inline>
        </w:drawing>
      </w:r>
    </w:p>
    <w:p w14:paraId="57D7FD76" w14:textId="798B5E98" w:rsidR="005B6671" w:rsidRPr="0049256C" w:rsidRDefault="00BC0B33" w:rsidP="00DE66C1">
      <w:pPr>
        <w:pStyle w:val="afff6"/>
      </w:pPr>
      <w:bookmarkStart w:id="6348" w:name="_Toc465078669"/>
      <w:bookmarkStart w:id="6349" w:name="_Toc34839318"/>
      <w:bookmarkStart w:id="6350" w:name="_Ref37944609"/>
      <w:bookmarkStart w:id="6351" w:name="_Toc40084711"/>
      <w:r w:rsidRPr="0049256C">
        <w:rPr>
          <w:rFonts w:hint="eastAsia"/>
        </w:rPr>
        <w:t>[</w:t>
      </w:r>
      <w:del w:id="6352" w:author="IRK" w:date="2020-03-09T22:58:00Z">
        <w:r w:rsidRPr="0049256C" w:rsidDel="001A0C38">
          <w:rPr>
            <w:rFonts w:hint="eastAsia"/>
          </w:rPr>
          <w:delText>図</w:delText>
        </w:r>
        <w:r w:rsidRPr="0049256C" w:rsidDel="001A0C38">
          <w:rPr>
            <w:rFonts w:hint="eastAsia"/>
          </w:rPr>
          <w:delText xml:space="preserve"> </w:delText>
        </w:r>
        <w:r w:rsidRPr="0049256C" w:rsidDel="001A0C38">
          <w:fldChar w:fldCharType="begin"/>
        </w:r>
        <w:r w:rsidRPr="0049256C" w:rsidDel="001A0C38">
          <w:delInstrText xml:space="preserve"> </w:delInstrText>
        </w:r>
        <w:r w:rsidRPr="0049256C" w:rsidDel="001A0C38">
          <w:rPr>
            <w:rFonts w:hint="eastAsia"/>
          </w:rPr>
          <w:delInstrText>SEQ [</w:delInstrText>
        </w:r>
        <w:r w:rsidRPr="0049256C" w:rsidDel="001A0C38">
          <w:rPr>
            <w:rFonts w:hint="eastAsia"/>
          </w:rPr>
          <w:delInstrText>図</w:delInstrText>
        </w:r>
        <w:r w:rsidRPr="0049256C" w:rsidDel="001A0C38">
          <w:rPr>
            <w:rFonts w:hint="eastAsia"/>
          </w:rPr>
          <w:delInstrText xml:space="preserve"> \* ARABIC</w:delInstrText>
        </w:r>
        <w:r w:rsidRPr="0049256C" w:rsidDel="001A0C38">
          <w:delInstrText xml:space="preserve"> </w:delInstrText>
        </w:r>
        <w:r w:rsidRPr="0049256C" w:rsidDel="001A0C38">
          <w:fldChar w:fldCharType="separate"/>
        </w:r>
        <w:r w:rsidR="000132DF" w:rsidDel="001A0C38">
          <w:rPr>
            <w:noProof/>
          </w:rPr>
          <w:delText>17</w:delText>
        </w:r>
        <w:r w:rsidRPr="0049256C" w:rsidDel="001A0C38">
          <w:fldChar w:fldCharType="end"/>
        </w:r>
      </w:del>
      <w:ins w:id="6353" w:author="IRK" w:date="2020-03-09T22:58: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17</w:t>
      </w:r>
      <w:ins w:id="6354" w:author="IRK" w:date="2020-03-09T22:58:00Z">
        <w:r w:rsidR="001A0C38">
          <w:fldChar w:fldCharType="end"/>
        </w:r>
      </w:ins>
      <w:del w:id="6355" w:author="IRK" w:date="2020-03-11T17:15:00Z">
        <w:r w:rsidR="00D869A0" w:rsidRPr="0049256C" w:rsidDel="00501B62">
          <w:rPr>
            <w:rFonts w:hint="eastAsia"/>
          </w:rPr>
          <w:delText xml:space="preserve">　</w:delText>
        </w:r>
      </w:del>
      <w:ins w:id="6356" w:author="IRK" w:date="2020-03-11T17:15:00Z">
        <w:r w:rsidR="00501B62">
          <w:rPr>
            <w:rFonts w:hint="eastAsia"/>
          </w:rPr>
          <w:t xml:space="preserve"> </w:t>
        </w:r>
      </w:ins>
      <w:r w:rsidRPr="0049256C">
        <w:t>Separated Configuration Cluster</w:t>
      </w:r>
      <w:r w:rsidRPr="0049256C">
        <w:rPr>
          <w:rFonts w:hint="eastAsia"/>
        </w:rPr>
        <w:t>]</w:t>
      </w:r>
      <w:bookmarkEnd w:id="6348"/>
      <w:bookmarkEnd w:id="6349"/>
      <w:bookmarkEnd w:id="6350"/>
      <w:bookmarkEnd w:id="6351"/>
    </w:p>
    <w:p w14:paraId="3306CDCD" w14:textId="77777777" w:rsidR="005B6671" w:rsidRPr="0049256C" w:rsidRDefault="005B6671" w:rsidP="00EC7890"/>
    <w:p w14:paraId="2711FBE1" w14:textId="34041889" w:rsidR="005B6671" w:rsidRPr="0049256C" w:rsidRDefault="0006716B" w:rsidP="00EC7890">
      <w:del w:id="6357" w:author="IRK" w:date="2020-03-09T22:58:00Z">
        <w:r w:rsidRPr="0049256C" w:rsidDel="001A0C38">
          <w:delText>図</w:delText>
        </w:r>
        <w:r w:rsidRPr="0049256C" w:rsidDel="001A0C38">
          <w:delText>16</w:delText>
        </w:r>
      </w:del>
      <w:ins w:id="6358" w:author="IRK" w:date="2020-03-09T22:58:00Z">
        <w:r w:rsidR="001A0C38">
          <w:fldChar w:fldCharType="begin"/>
        </w:r>
        <w:r w:rsidR="001A0C38">
          <w:instrText xml:space="preserve"> REF _Ref34687134 \h </w:instrText>
        </w:r>
      </w:ins>
      <w:r w:rsidR="001A0C38">
        <w:fldChar w:fldCharType="separate"/>
      </w:r>
      <w:r w:rsidR="00AB1F2F" w:rsidRPr="0049256C">
        <w:rPr>
          <w:rFonts w:hint="eastAsia"/>
        </w:rPr>
        <w:t>[</w:t>
      </w:r>
      <w:ins w:id="6359" w:author="IRK" w:date="2020-03-09T22:57:00Z">
        <w:r w:rsidR="00AB1F2F">
          <w:rPr>
            <w:rFonts w:hint="eastAsia"/>
          </w:rPr>
          <w:t>図</w:t>
        </w:r>
        <w:r w:rsidR="00AB1F2F">
          <w:rPr>
            <w:rFonts w:hint="eastAsia"/>
          </w:rPr>
          <w:t xml:space="preserve"> </w:t>
        </w:r>
      </w:ins>
      <w:r w:rsidR="00AB1F2F">
        <w:rPr>
          <w:noProof/>
        </w:rPr>
        <w:t>16</w:t>
      </w:r>
      <w:ins w:id="6360" w:author="IRK" w:date="2020-03-11T17:15:00Z">
        <w:r w:rsidR="00AB1F2F">
          <w:rPr>
            <w:rFonts w:hint="eastAsia"/>
          </w:rPr>
          <w:t xml:space="preserve"> </w:t>
        </w:r>
      </w:ins>
      <w:r w:rsidR="00AB1F2F" w:rsidRPr="0049256C">
        <w:t>Single Configuration Cluster</w:t>
      </w:r>
      <w:r w:rsidR="00AB1F2F" w:rsidRPr="0049256C">
        <w:rPr>
          <w:rFonts w:hint="eastAsia"/>
        </w:rPr>
        <w:t>]</w:t>
      </w:r>
      <w:ins w:id="6361" w:author="IRK" w:date="2020-03-09T22:58:00Z">
        <w:r w:rsidR="001A0C38">
          <w:fldChar w:fldCharType="end"/>
        </w:r>
      </w:ins>
      <w:r w:rsidR="005B6671" w:rsidRPr="0049256C">
        <w:t>との</w:t>
      </w:r>
      <w:r w:rsidR="005F7BA6" w:rsidRPr="005F7BA6">
        <w:rPr>
          <w:rFonts w:hint="eastAsia"/>
        </w:rPr>
        <w:t>差異は</w:t>
      </w:r>
      <w:r w:rsidR="005B6671" w:rsidRPr="0049256C">
        <w:t>、段階別に設定クラスタを分離したという点である。この構成の特徴は、次の</w:t>
      </w:r>
      <w:del w:id="6362" w:author="IRK" w:date="2020-03-11T16:21:00Z">
        <w:r w:rsidR="005B6671" w:rsidRPr="0049256C" w:rsidDel="003A26C2">
          <w:delText>通り</w:delText>
        </w:r>
      </w:del>
      <w:ins w:id="6363" w:author="IRK" w:date="2020-03-11T16:21:00Z">
        <w:r w:rsidR="003A26C2">
          <w:rPr>
            <w:rFonts w:hint="eastAsia"/>
          </w:rPr>
          <w:t>とおり</w:t>
        </w:r>
      </w:ins>
      <w:r w:rsidR="005B6671" w:rsidRPr="0049256C">
        <w:t>である。</w:t>
      </w:r>
    </w:p>
    <w:p w14:paraId="77F8A85F" w14:textId="77777777" w:rsidR="005B6671" w:rsidRPr="0049256C" w:rsidRDefault="005B6671" w:rsidP="00DE66C1">
      <w:pPr>
        <w:pStyle w:val="10"/>
      </w:pPr>
      <w:r w:rsidRPr="0049256C">
        <w:t>各段階の設定クラスタは、その段階のサーバにインストールされたノードでのみ構成されている。</w:t>
      </w:r>
    </w:p>
    <w:p w14:paraId="19604936" w14:textId="77777777" w:rsidR="005B6671" w:rsidRPr="0049256C" w:rsidRDefault="005B6671" w:rsidP="00DE66C1">
      <w:pPr>
        <w:pStyle w:val="10"/>
      </w:pPr>
      <w:r w:rsidRPr="0049256C">
        <w:t>設定クラスタには</w:t>
      </w:r>
      <w:r w:rsidRPr="0049256C">
        <w:t>1</w:t>
      </w:r>
      <w:r w:rsidRPr="0049256C">
        <w:t>つまたは連続する単位ルールシステム</w:t>
      </w:r>
      <w:r w:rsidRPr="0049256C">
        <w:t>2</w:t>
      </w:r>
      <w:r w:rsidRPr="0049256C">
        <w:t>つが登録されている。</w:t>
      </w:r>
    </w:p>
    <w:p w14:paraId="1DE56A78" w14:textId="77777777" w:rsidR="005B6671" w:rsidRPr="0049256C" w:rsidRDefault="005B6671" w:rsidP="00DE66C1">
      <w:pPr>
        <w:pStyle w:val="23"/>
      </w:pPr>
      <w:r w:rsidRPr="0049256C">
        <w:t>単位ルールシステムは移管方向を基準に、開発系、テスト系、運用系の順である。</w:t>
      </w:r>
    </w:p>
    <w:p w14:paraId="05324CDF" w14:textId="77777777" w:rsidR="005B6671" w:rsidRPr="0049256C" w:rsidRDefault="005B6671" w:rsidP="00DE66C1">
      <w:pPr>
        <w:pStyle w:val="23"/>
      </w:pPr>
      <w:r w:rsidRPr="0049256C">
        <w:t>開発設定クラスタには、単位ルールシステムとして開発系が登録されている。</w:t>
      </w:r>
    </w:p>
    <w:p w14:paraId="75BBC13A" w14:textId="77777777" w:rsidR="005B6671" w:rsidRPr="0049256C" w:rsidRDefault="005B6671" w:rsidP="00DE66C1">
      <w:pPr>
        <w:pStyle w:val="23"/>
      </w:pPr>
      <w:r w:rsidRPr="0049256C">
        <w:t>テスト</w:t>
      </w:r>
      <w:r w:rsidRPr="0049256C">
        <w:rPr>
          <w:rFonts w:hint="eastAsia"/>
        </w:rPr>
        <w:t>および</w:t>
      </w:r>
      <w:r w:rsidRPr="0049256C">
        <w:t>運用設定クラスタには、単位ルールシステムとしてそれぞれ開発系とテスト系、テスト系と運用系が登録されている。</w:t>
      </w:r>
    </w:p>
    <w:p w14:paraId="3EF0D371" w14:textId="213845B4" w:rsidR="005B6671" w:rsidRPr="0049256C" w:rsidRDefault="005B6671" w:rsidP="00DE66C1">
      <w:pPr>
        <w:pStyle w:val="10"/>
      </w:pPr>
      <w:r w:rsidRPr="0049256C">
        <w:t>設定クラスタには、</w:t>
      </w:r>
      <w:r w:rsidRPr="0049256C">
        <w:t>1</w:t>
      </w:r>
      <w:r w:rsidRPr="0049256C">
        <w:t>つの単位ルールシステムが共通的に登録されている。</w:t>
      </w:r>
    </w:p>
    <w:p w14:paraId="37EC7C2E" w14:textId="77777777" w:rsidR="005B6671" w:rsidRPr="0049256C" w:rsidRDefault="005B6671" w:rsidP="00DE66C1">
      <w:pPr>
        <w:pStyle w:val="23"/>
      </w:pPr>
      <w:r w:rsidRPr="0049256C">
        <w:t>開発クラスタとテストクラスタには、開発系が共通的に登録されている。</w:t>
      </w:r>
    </w:p>
    <w:p w14:paraId="0664BA4B" w14:textId="77777777" w:rsidR="005B6671" w:rsidRPr="0049256C" w:rsidRDefault="005B6671" w:rsidP="00DE66C1">
      <w:pPr>
        <w:pStyle w:val="23"/>
      </w:pPr>
      <w:r w:rsidRPr="0049256C">
        <w:t>テストクラスタと運用クラスタには、テスト系が共通的に登録されている。</w:t>
      </w:r>
    </w:p>
    <w:p w14:paraId="614B90F5" w14:textId="77777777" w:rsidR="005B6671" w:rsidRPr="0049256C" w:rsidRDefault="005B6671" w:rsidP="00DE66C1">
      <w:pPr>
        <w:pStyle w:val="10"/>
      </w:pPr>
      <w:r w:rsidRPr="0049256C">
        <w:t>それぞれの設定クラスタには、ルールビルダーサーバが別途実行される。</w:t>
      </w:r>
    </w:p>
    <w:p w14:paraId="2B04EC4F" w14:textId="77777777" w:rsidR="005B6671" w:rsidRPr="0049256C" w:rsidRDefault="005B6671" w:rsidP="00DE66C1">
      <w:pPr>
        <w:pStyle w:val="23"/>
      </w:pPr>
      <w:r w:rsidRPr="0049256C">
        <w:t>単位ルールシステムが</w:t>
      </w:r>
      <w:r w:rsidRPr="0049256C">
        <w:t>1</w:t>
      </w:r>
      <w:r w:rsidRPr="0049256C">
        <w:t>つのみ登録されたクラスタのルールビルダーサーバは、そのシステムのルールを編集する</w:t>
      </w:r>
      <w:r w:rsidRPr="0049256C">
        <w:t xml:space="preserve">(ex. </w:t>
      </w:r>
      <w:r w:rsidRPr="0049256C">
        <w:t>開発クラスタ</w:t>
      </w:r>
      <w:r w:rsidRPr="0049256C">
        <w:t>)</w:t>
      </w:r>
      <w:r w:rsidRPr="0049256C">
        <w:t>。</w:t>
      </w:r>
    </w:p>
    <w:p w14:paraId="76EA5C5A" w14:textId="7724E07B" w:rsidR="005B6671" w:rsidRPr="0049256C" w:rsidRDefault="005B6671" w:rsidP="00DE66C1">
      <w:pPr>
        <w:pStyle w:val="23"/>
      </w:pPr>
      <w:r w:rsidRPr="0049256C">
        <w:t>単位ルールシステムが</w:t>
      </w:r>
      <w:r w:rsidRPr="0049256C">
        <w:t>2</w:t>
      </w:r>
      <w:r w:rsidRPr="0049256C">
        <w:t>つ以上登録されたクラスタのルールビルダー</w:t>
      </w:r>
      <w:r w:rsidR="00C5283A">
        <w:t>サーバは前の単位ルールシステムのルールを編集し、後ろ</w:t>
      </w:r>
      <w:r w:rsidRPr="0049256C">
        <w:t>の単位ルールシステムに移管を行う</w:t>
      </w:r>
      <w:r w:rsidRPr="0049256C">
        <w:t>(</w:t>
      </w:r>
      <w:r w:rsidRPr="0049256C">
        <w:t>テスト</w:t>
      </w:r>
      <w:r w:rsidRPr="0049256C">
        <w:rPr>
          <w:rFonts w:hint="eastAsia"/>
        </w:rPr>
        <w:t>および</w:t>
      </w:r>
      <w:r w:rsidRPr="0049256C">
        <w:t>運用クラスタ</w:t>
      </w:r>
      <w:r w:rsidRPr="0049256C">
        <w:t>)</w:t>
      </w:r>
      <w:r w:rsidRPr="0049256C">
        <w:t>。</w:t>
      </w:r>
    </w:p>
    <w:p w14:paraId="17E5D7BE" w14:textId="66D6278A" w:rsidR="005B6671" w:rsidRPr="0049256C" w:rsidRDefault="00C5283A" w:rsidP="00DE66C1">
      <w:pPr>
        <w:pStyle w:val="23"/>
      </w:pPr>
      <w:del w:id="6364" w:author="IRK" w:date="2020-03-11T16:18:00Z">
        <w:r w:rsidDel="003A26C2">
          <w:delText>以下、</w:delText>
        </w:r>
      </w:del>
      <w:r>
        <w:t>ビルダーサーバの名前はアプリケーション</w:t>
      </w:r>
      <w:r w:rsidRPr="00726C58">
        <w:t>段階の</w:t>
      </w:r>
      <w:r w:rsidRPr="009A2CC8">
        <w:rPr>
          <w:rFonts w:hint="eastAsia"/>
        </w:rPr>
        <w:t>名称</w:t>
      </w:r>
      <w:r w:rsidR="005B6671" w:rsidRPr="00726C58">
        <w:t>に</w:t>
      </w:r>
      <w:r w:rsidR="005B6671" w:rsidRPr="0049256C">
        <w:t>従う。開発段階のビルダーサーバは開発ビルダーサーバ、テスト段階と運用段階のビルダーサーバはそれぞれテストビルダーサーバと運用ビルダーサーバという。</w:t>
      </w:r>
    </w:p>
    <w:p w14:paraId="67924EFD" w14:textId="04FF8F1D" w:rsidR="005B6671" w:rsidRPr="0049256C" w:rsidRDefault="005B6671" w:rsidP="00DE66C1">
      <w:pPr>
        <w:pStyle w:val="10"/>
      </w:pPr>
      <w:r w:rsidRPr="0049256C">
        <w:t>すべてのルールサーバは、自分と</w:t>
      </w:r>
      <w:r w:rsidRPr="0049256C">
        <w:rPr>
          <w:rFonts w:hint="eastAsia"/>
        </w:rPr>
        <w:t>同一</w:t>
      </w:r>
      <w:r w:rsidRPr="0049256C">
        <w:t>段階にあるルールビルダーサーバにモニタ</w:t>
      </w:r>
      <w:r w:rsidRPr="0049256C">
        <w:rPr>
          <w:rFonts w:hint="eastAsia"/>
        </w:rPr>
        <w:t>ー</w:t>
      </w:r>
      <w:r w:rsidR="00A771FE">
        <w:rPr>
          <w:rFonts w:hint="eastAsia"/>
        </w:rPr>
        <w:t>接続</w:t>
      </w:r>
      <w:r w:rsidRPr="0049256C">
        <w:t>をする。開発段階のルールサーバは開発ビルダーサーバ、テスト段階のルールサーバはテストビルダーサーバ、運用段階のルールサーバは運用ビルダーサーバにそれぞれモニタ</w:t>
      </w:r>
      <w:r w:rsidRPr="0049256C">
        <w:rPr>
          <w:rFonts w:hint="eastAsia"/>
        </w:rPr>
        <w:t>ー</w:t>
      </w:r>
      <w:r w:rsidR="00A771FE">
        <w:rPr>
          <w:rFonts w:hint="eastAsia"/>
        </w:rPr>
        <w:t>接続</w:t>
      </w:r>
      <w:r w:rsidRPr="0049256C">
        <w:t>をする。</w:t>
      </w:r>
    </w:p>
    <w:p w14:paraId="72ED3E3D" w14:textId="77777777" w:rsidR="005B6671" w:rsidRPr="0049256C" w:rsidRDefault="005B6671" w:rsidP="00EC7890"/>
    <w:p w14:paraId="12798D71" w14:textId="00F58660" w:rsidR="005B6671" w:rsidRPr="0049256C" w:rsidRDefault="005B6671" w:rsidP="00EC7890">
      <w:r w:rsidRPr="0049256C">
        <w:t>この構成では、ルールサーバが段階を超えるモニタ</w:t>
      </w:r>
      <w:r w:rsidRPr="0049256C">
        <w:rPr>
          <w:rFonts w:hint="eastAsia"/>
        </w:rPr>
        <w:t>ー</w:t>
      </w:r>
      <w:r w:rsidR="00A771FE">
        <w:rPr>
          <w:rFonts w:hint="eastAsia"/>
        </w:rPr>
        <w:t>接続</w:t>
      </w:r>
      <w:r w:rsidRPr="0049256C">
        <w:t>を結ぶ問題は発生しない。また、設定クラスタリングは段階内のインストールノードの間のみで行われる</w:t>
      </w:r>
      <w:del w:id="6365" w:author="IRK" w:date="2020-03-11T15:51:00Z">
        <w:r w:rsidRPr="0049256C" w:rsidDel="003E7D05">
          <w:delText>ので</w:delText>
        </w:r>
      </w:del>
      <w:ins w:id="6366" w:author="IRK" w:date="2020-03-11T15:51:00Z">
        <w:r w:rsidR="003E7D05">
          <w:rPr>
            <w:rFonts w:hint="eastAsia"/>
          </w:rPr>
          <w:t>ため</w:t>
        </w:r>
      </w:ins>
      <w:r w:rsidRPr="0049256C">
        <w:t>問題はない。ルールビルダ</w:t>
      </w:r>
      <w:r w:rsidRPr="0049256C">
        <w:rPr>
          <w:rFonts w:hint="eastAsia"/>
        </w:rPr>
        <w:t>ー</w:t>
      </w:r>
      <w:r w:rsidRPr="0049256C">
        <w:t>サーバが移管のために連続する</w:t>
      </w:r>
      <w:r w:rsidRPr="0049256C">
        <w:t>2</w:t>
      </w:r>
      <w:r w:rsidRPr="0049256C">
        <w:t>つの段階のデータベースにアクセスする必要があるということが制約事項ではあるが、自分より下位段階のデータベースにアクセスする</w:t>
      </w:r>
      <w:del w:id="6367" w:author="IRK" w:date="2020-03-11T15:52:00Z">
        <w:r w:rsidRPr="0049256C" w:rsidDel="003E7D05">
          <w:delText>ので</w:delText>
        </w:r>
      </w:del>
      <w:ins w:id="6368" w:author="IRK" w:date="2020-03-11T15:52:00Z">
        <w:r w:rsidR="003E7D05">
          <w:rPr>
            <w:rFonts w:hint="eastAsia"/>
          </w:rPr>
          <w:t>ため</w:t>
        </w:r>
      </w:ins>
      <w:r w:rsidRPr="0049256C">
        <w:t>制約も少なくなる。</w:t>
      </w:r>
    </w:p>
    <w:p w14:paraId="5C33F573" w14:textId="77777777" w:rsidR="005B6671" w:rsidRPr="00726C58" w:rsidRDefault="005B6671" w:rsidP="00EC7890"/>
    <w:p w14:paraId="505C2EF8" w14:textId="48F9B68D" w:rsidR="005B6671" w:rsidRPr="0099080B" w:rsidRDefault="005B6671" w:rsidP="00EC7890">
      <w:r w:rsidRPr="00726C58">
        <w:t>ただし、この構成でもモニタ</w:t>
      </w:r>
      <w:r w:rsidRPr="00187AC0">
        <w:rPr>
          <w:rFonts w:hint="eastAsia"/>
        </w:rPr>
        <w:t>ー</w:t>
      </w:r>
      <w:r w:rsidRPr="00187AC0">
        <w:t>に関連する問題は生じることもある。</w:t>
      </w:r>
      <w:r w:rsidRPr="009A2CC8">
        <w:rPr>
          <w:rFonts w:hint="eastAsia"/>
        </w:rPr>
        <w:t>開発ビルダーサーバとテストビルダーサーバが開発系のルールを修正できる。開発段階のルールサーバは開発ビルダーサーバにモニター</w:t>
      </w:r>
      <w:r w:rsidR="00A771FE">
        <w:rPr>
          <w:rFonts w:hint="eastAsia"/>
        </w:rPr>
        <w:t>接続</w:t>
      </w:r>
      <w:r w:rsidRPr="009A2CC8">
        <w:rPr>
          <w:rFonts w:hint="eastAsia"/>
        </w:rPr>
        <w:t>を結んでいる</w:t>
      </w:r>
      <w:del w:id="6369" w:author="IRK" w:date="2020-03-11T15:52:00Z">
        <w:r w:rsidRPr="009A2CC8" w:rsidDel="003E7D05">
          <w:rPr>
            <w:rFonts w:hint="eastAsia"/>
          </w:rPr>
          <w:delText>ので</w:delText>
        </w:r>
      </w:del>
      <w:ins w:id="6370" w:author="IRK" w:date="2020-03-11T15:52:00Z">
        <w:r w:rsidR="003E7D05">
          <w:rPr>
            <w:rFonts w:hint="eastAsia"/>
          </w:rPr>
          <w:t>ため</w:t>
        </w:r>
      </w:ins>
      <w:r w:rsidRPr="009A2CC8">
        <w:rPr>
          <w:rFonts w:hint="eastAsia"/>
        </w:rPr>
        <w:t>、テストビルダーサーバを利用してルールを保存すると、このサーバに変更内容が通知されない。</w:t>
      </w:r>
      <w:r w:rsidRPr="00726C58">
        <w:t>モニタ</w:t>
      </w:r>
      <w:r w:rsidRPr="00726C58">
        <w:rPr>
          <w:rFonts w:hint="eastAsia"/>
        </w:rPr>
        <w:t>ー</w:t>
      </w:r>
      <w:r w:rsidR="00A771FE">
        <w:rPr>
          <w:rFonts w:hint="eastAsia"/>
        </w:rPr>
        <w:t>に関する</w:t>
      </w:r>
      <w:r w:rsidRPr="00187AC0">
        <w:t>問題が発生しないようにするためには、上位段階で運用されるルールビルダーサーバが下位段階のルールを変更できないようにする必要がある。</w:t>
      </w:r>
    </w:p>
    <w:p w14:paraId="7B82B309" w14:textId="77777777" w:rsidR="005B6671" w:rsidRPr="0049256C" w:rsidRDefault="005B6671" w:rsidP="00EC7890"/>
    <w:p w14:paraId="601B6364" w14:textId="4004A9CC" w:rsidR="005B6671" w:rsidRPr="0049256C" w:rsidRDefault="005B6671" w:rsidP="00EC7890">
      <w:r w:rsidRPr="0049256C">
        <w:t>ビルダーサーバが連続する</w:t>
      </w:r>
      <w:r w:rsidRPr="0049256C">
        <w:t>2</w:t>
      </w:r>
      <w:r w:rsidRPr="0049256C">
        <w:t>つ以上の単位ルールシステムを管理する際に、</w:t>
      </w:r>
      <w:r w:rsidR="00905A82" w:rsidRPr="00905A82">
        <w:rPr>
          <w:rFonts w:hint="eastAsia"/>
        </w:rPr>
        <w:t>最初段階</w:t>
      </w:r>
      <w:r w:rsidRPr="0049256C">
        <w:t>のシステムのルールを修正できないように設定することを</w:t>
      </w:r>
      <w:r w:rsidRPr="0049256C">
        <w:rPr>
          <w:b/>
        </w:rPr>
        <w:t>移管専用モード</w:t>
      </w:r>
      <w:r w:rsidRPr="0049256C">
        <w:rPr>
          <w:b/>
        </w:rPr>
        <w:t>(Transition-Only Mode)</w:t>
      </w:r>
      <w:r w:rsidRPr="0049256C">
        <w:t>という。移管専用モードに設定されているビルダーサーバは、そのビルダーサーバが管理する単位ルールシステムのうち</w:t>
      </w:r>
      <w:r w:rsidR="00905A82" w:rsidRPr="00905A82">
        <w:rPr>
          <w:rFonts w:hint="eastAsia"/>
        </w:rPr>
        <w:t>最初段階</w:t>
      </w:r>
      <w:r w:rsidRPr="0049256C">
        <w:t>のルールを照会することはできるが、編集はできない。反面、移管専用モードに設定されていないルールビルダーサーバは、</w:t>
      </w:r>
      <w:r w:rsidR="00905A82" w:rsidRPr="00905A82">
        <w:rPr>
          <w:rFonts w:hint="eastAsia"/>
        </w:rPr>
        <w:t>最初段階</w:t>
      </w:r>
      <w:r w:rsidRPr="0049256C">
        <w:t>に対して照会</w:t>
      </w:r>
      <w:r w:rsidRPr="0049256C">
        <w:rPr>
          <w:rFonts w:hint="eastAsia"/>
        </w:rPr>
        <w:t>および</w:t>
      </w:r>
      <w:r w:rsidRPr="0049256C">
        <w:t>編集が可能である。移管専用モードの設定とは</w:t>
      </w:r>
      <w:r w:rsidRPr="0049256C">
        <w:rPr>
          <w:rFonts w:hint="eastAsia"/>
        </w:rPr>
        <w:t>関係</w:t>
      </w:r>
      <w:r w:rsidRPr="0049256C">
        <w:t>なく、</w:t>
      </w:r>
      <w:r w:rsidR="00A771FE">
        <w:rPr>
          <w:rFonts w:hint="eastAsia"/>
        </w:rPr>
        <w:t>2</w:t>
      </w:r>
      <w:r w:rsidR="00A771FE" w:rsidRPr="0049256C">
        <w:t>番目</w:t>
      </w:r>
      <w:r w:rsidRPr="0049256C">
        <w:t>以降の単位ルールシステムに対して編集できないが、移管はできる。</w:t>
      </w:r>
      <w:del w:id="6371" w:author="IRK" w:date="2020-03-10T15:22:00Z">
        <w:r w:rsidRPr="0049256C" w:rsidDel="00330D2C">
          <w:delText xml:space="preserve"> </w:delText>
        </w:r>
      </w:del>
    </w:p>
    <w:p w14:paraId="26FCB1A8" w14:textId="5562DDA4" w:rsidR="005B6671" w:rsidRPr="0049256C" w:rsidRDefault="005B6671" w:rsidP="00EC7890">
      <w:r w:rsidRPr="0049256C">
        <w:t>移管専用モードは、サービスウィザードを利用して設定する。移管専用モードを利用して</w:t>
      </w:r>
      <w:del w:id="6372" w:author="IRK" w:date="2020-04-16T15:49:00Z">
        <w:r w:rsidR="00763149" w:rsidRPr="0049256C" w:rsidDel="008C19E5">
          <w:delText>図</w:delText>
        </w:r>
        <w:r w:rsidR="00763149" w:rsidRPr="0049256C" w:rsidDel="008C19E5">
          <w:delText>17</w:delText>
        </w:r>
      </w:del>
      <w:ins w:id="6373" w:author="IRK" w:date="2020-04-16T15:49:00Z">
        <w:r w:rsidR="008C19E5">
          <w:fldChar w:fldCharType="begin"/>
        </w:r>
        <w:r w:rsidR="008C19E5">
          <w:instrText xml:space="preserve"> REF _Ref37944609 \h </w:instrText>
        </w:r>
      </w:ins>
      <w:r w:rsidR="008C19E5">
        <w:fldChar w:fldCharType="separate"/>
      </w:r>
      <w:r w:rsidR="00AB1F2F" w:rsidRPr="0049256C">
        <w:rPr>
          <w:rFonts w:hint="eastAsia"/>
        </w:rPr>
        <w:t>[</w:t>
      </w:r>
      <w:ins w:id="6374" w:author="IRK" w:date="2020-03-09T22:58:00Z">
        <w:r w:rsidR="00AB1F2F">
          <w:rPr>
            <w:rFonts w:hint="eastAsia"/>
          </w:rPr>
          <w:t>図</w:t>
        </w:r>
        <w:r w:rsidR="00AB1F2F">
          <w:rPr>
            <w:rFonts w:hint="eastAsia"/>
          </w:rPr>
          <w:t xml:space="preserve"> </w:t>
        </w:r>
      </w:ins>
      <w:r w:rsidR="00AB1F2F">
        <w:rPr>
          <w:noProof/>
        </w:rPr>
        <w:t>17</w:t>
      </w:r>
      <w:ins w:id="6375" w:author="IRK" w:date="2020-03-11T17:15:00Z">
        <w:r w:rsidR="00AB1F2F">
          <w:rPr>
            <w:rFonts w:hint="eastAsia"/>
          </w:rPr>
          <w:t xml:space="preserve"> </w:t>
        </w:r>
      </w:ins>
      <w:r w:rsidR="00AB1F2F" w:rsidRPr="0049256C">
        <w:t>Separated Configuration Cluster</w:t>
      </w:r>
      <w:r w:rsidR="00AB1F2F" w:rsidRPr="0049256C">
        <w:rPr>
          <w:rFonts w:hint="eastAsia"/>
        </w:rPr>
        <w:t>]</w:t>
      </w:r>
      <w:ins w:id="6376" w:author="IRK" w:date="2020-04-16T15:49:00Z">
        <w:r w:rsidR="008C19E5">
          <w:fldChar w:fldCharType="end"/>
        </w:r>
      </w:ins>
      <w:r w:rsidRPr="0049256C">
        <w:t>の</w:t>
      </w:r>
      <w:r w:rsidR="00A771FE">
        <w:rPr>
          <w:rFonts w:ascii="ＭＳ Ｐゴシック" w:hAnsi="ＭＳ Ｐゴシック" w:cs="BatangChe" w:hint="eastAsia"/>
        </w:rPr>
        <w:t>問題点</w:t>
      </w:r>
      <w:r w:rsidRPr="0049256C">
        <w:t>を解決した</w:t>
      </w:r>
      <w:r w:rsidR="00A771FE">
        <w:rPr>
          <w:rFonts w:hint="eastAsia"/>
        </w:rPr>
        <w:t>も</w:t>
      </w:r>
      <w:r w:rsidRPr="0049256C">
        <w:t>のが、</w:t>
      </w:r>
      <w:del w:id="6377" w:author="IRK" w:date="2020-03-09T22:58:00Z">
        <w:r w:rsidR="00CD71C1" w:rsidRPr="0049256C" w:rsidDel="001A0C38">
          <w:delText>図</w:delText>
        </w:r>
        <w:r w:rsidR="00CD71C1" w:rsidRPr="0049256C" w:rsidDel="001A0C38">
          <w:delText>18</w:delText>
        </w:r>
      </w:del>
      <w:ins w:id="6378" w:author="IRK" w:date="2020-03-09T22:59:00Z">
        <w:r w:rsidR="001A0C38">
          <w:rPr>
            <w:rFonts w:hint="eastAsia"/>
          </w:rPr>
          <w:t>次の図</w:t>
        </w:r>
      </w:ins>
      <w:r w:rsidRPr="0049256C">
        <w:t>である。</w:t>
      </w:r>
    </w:p>
    <w:p w14:paraId="47383047" w14:textId="77777777" w:rsidR="005B6671" w:rsidRPr="0049256C" w:rsidRDefault="005B6671" w:rsidP="00EC7890"/>
    <w:p w14:paraId="7F716CA2" w14:textId="77777777" w:rsidR="00C01D85" w:rsidRPr="0049256C" w:rsidRDefault="005B6671" w:rsidP="00DE66C1">
      <w:pPr>
        <w:pStyle w:val="afff5"/>
      </w:pPr>
      <w:r w:rsidRPr="0049256C">
        <w:rPr>
          <w:lang w:eastAsia="ja-JP"/>
        </w:rPr>
        <w:drawing>
          <wp:inline distT="0" distB="0" distL="0" distR="0" wp14:anchorId="2E4E8411" wp14:editId="7972624C">
            <wp:extent cx="3629025" cy="3352800"/>
            <wp:effectExtent l="19050" t="19050" r="28575" b="190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629025" cy="3352800"/>
                    </a:xfrm>
                    <a:prstGeom prst="rect">
                      <a:avLst/>
                    </a:prstGeom>
                    <a:ln w="6350">
                      <a:solidFill>
                        <a:schemeClr val="tx1"/>
                      </a:solidFill>
                    </a:ln>
                  </pic:spPr>
                </pic:pic>
              </a:graphicData>
            </a:graphic>
          </wp:inline>
        </w:drawing>
      </w:r>
    </w:p>
    <w:p w14:paraId="51A1011D" w14:textId="3B2E5D58" w:rsidR="005B6671" w:rsidRPr="0049256C" w:rsidRDefault="00C01D85" w:rsidP="00DE66C1">
      <w:pPr>
        <w:pStyle w:val="afff6"/>
      </w:pPr>
      <w:bookmarkStart w:id="6379" w:name="_Toc465078670"/>
      <w:bookmarkStart w:id="6380" w:name="_Ref34687185"/>
      <w:bookmarkStart w:id="6381" w:name="_Ref34687202"/>
      <w:bookmarkStart w:id="6382" w:name="_Toc34839319"/>
      <w:bookmarkStart w:id="6383" w:name="_Toc40084712"/>
      <w:r w:rsidRPr="0049256C">
        <w:t>[</w:t>
      </w:r>
      <w:del w:id="6384" w:author="IRK" w:date="2020-03-09T22:59:00Z">
        <w:r w:rsidRPr="0049256C" w:rsidDel="001A0C38">
          <w:rPr>
            <w:rFonts w:hint="eastAsia"/>
          </w:rPr>
          <w:delText>図</w:delText>
        </w:r>
        <w:r w:rsidRPr="0049256C" w:rsidDel="001A0C38">
          <w:delText xml:space="preserve"> </w:delText>
        </w:r>
        <w:r w:rsidRPr="0049256C" w:rsidDel="001A0C38">
          <w:fldChar w:fldCharType="begin"/>
        </w:r>
        <w:r w:rsidRPr="0049256C" w:rsidDel="001A0C38">
          <w:delInstrText xml:space="preserve"> SEQ [</w:delInstrText>
        </w:r>
        <w:r w:rsidRPr="0049256C" w:rsidDel="001A0C38">
          <w:delInstrText>図</w:delInstrText>
        </w:r>
        <w:r w:rsidRPr="0049256C" w:rsidDel="001A0C38">
          <w:delInstrText xml:space="preserve"> \* ARABIC </w:delInstrText>
        </w:r>
        <w:r w:rsidRPr="0049256C" w:rsidDel="001A0C38">
          <w:fldChar w:fldCharType="separate"/>
        </w:r>
        <w:r w:rsidR="000132DF" w:rsidDel="001A0C38">
          <w:rPr>
            <w:noProof/>
          </w:rPr>
          <w:delText>18</w:delText>
        </w:r>
        <w:r w:rsidRPr="0049256C" w:rsidDel="001A0C38">
          <w:fldChar w:fldCharType="end"/>
        </w:r>
      </w:del>
      <w:ins w:id="6385" w:author="IRK" w:date="2020-03-09T22:59: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18</w:t>
      </w:r>
      <w:ins w:id="6386" w:author="IRK" w:date="2020-03-09T22:59:00Z">
        <w:r w:rsidR="001A0C38">
          <w:fldChar w:fldCharType="end"/>
        </w:r>
      </w:ins>
      <w:del w:id="6387" w:author="IRK" w:date="2020-03-11T17:16:00Z">
        <w:r w:rsidR="00D869A0" w:rsidRPr="0049256C" w:rsidDel="00501B62">
          <w:rPr>
            <w:rFonts w:hint="eastAsia"/>
          </w:rPr>
          <w:delText xml:space="preserve">　</w:delText>
        </w:r>
      </w:del>
      <w:ins w:id="6388" w:author="IRK" w:date="2020-03-11T17:16:00Z">
        <w:r w:rsidR="00501B62">
          <w:rPr>
            <w:rFonts w:hint="eastAsia"/>
          </w:rPr>
          <w:t xml:space="preserve"> </w:t>
        </w:r>
      </w:ins>
      <w:r w:rsidRPr="0049256C">
        <w:t>Multi-Step Rule System</w:t>
      </w:r>
      <w:r w:rsidRPr="0049256C">
        <w:rPr>
          <w:rFonts w:hint="eastAsia"/>
        </w:rPr>
        <w:t>]</w:t>
      </w:r>
      <w:bookmarkEnd w:id="6379"/>
      <w:bookmarkEnd w:id="6380"/>
      <w:bookmarkEnd w:id="6381"/>
      <w:bookmarkEnd w:id="6382"/>
      <w:bookmarkEnd w:id="6383"/>
    </w:p>
    <w:p w14:paraId="320146A5" w14:textId="77777777" w:rsidR="005B6671" w:rsidRPr="0049256C" w:rsidRDefault="005B6671" w:rsidP="00EC7890"/>
    <w:p w14:paraId="75FFE47B" w14:textId="2D9F5E1B" w:rsidR="005B6671" w:rsidRPr="0049256C" w:rsidRDefault="005B6671" w:rsidP="00EC7890">
      <w:del w:id="6389" w:author="IRK" w:date="2020-03-09T22:59:00Z">
        <w:r w:rsidRPr="0049256C" w:rsidDel="001A0C38">
          <w:delText>図</w:delText>
        </w:r>
      </w:del>
      <w:ins w:id="6390" w:author="IRK" w:date="2020-03-09T22:59:00Z">
        <w:r w:rsidR="001A0C38">
          <w:fldChar w:fldCharType="begin"/>
        </w:r>
        <w:r w:rsidR="001A0C38">
          <w:instrText xml:space="preserve"> REF _Ref34687185 \h </w:instrText>
        </w:r>
      </w:ins>
      <w:r w:rsidR="001A0C38">
        <w:fldChar w:fldCharType="separate"/>
      </w:r>
      <w:r w:rsidR="00AB1F2F" w:rsidRPr="0049256C">
        <w:t>[</w:t>
      </w:r>
      <w:ins w:id="6391" w:author="IRK" w:date="2020-03-09T22:59:00Z">
        <w:r w:rsidR="00AB1F2F">
          <w:rPr>
            <w:rFonts w:hint="eastAsia"/>
          </w:rPr>
          <w:t>図</w:t>
        </w:r>
        <w:r w:rsidR="00AB1F2F">
          <w:rPr>
            <w:rFonts w:hint="eastAsia"/>
          </w:rPr>
          <w:t xml:space="preserve"> </w:t>
        </w:r>
      </w:ins>
      <w:r w:rsidR="00AB1F2F">
        <w:rPr>
          <w:noProof/>
        </w:rPr>
        <w:t>18</w:t>
      </w:r>
      <w:ins w:id="6392" w:author="IRK" w:date="2020-03-11T17:16:00Z">
        <w:r w:rsidR="00AB1F2F">
          <w:rPr>
            <w:rFonts w:hint="eastAsia"/>
          </w:rPr>
          <w:t xml:space="preserve"> </w:t>
        </w:r>
      </w:ins>
      <w:r w:rsidR="00AB1F2F" w:rsidRPr="0049256C">
        <w:t>Multi-Step Rule System</w:t>
      </w:r>
      <w:r w:rsidR="00AB1F2F" w:rsidRPr="0049256C">
        <w:rPr>
          <w:rFonts w:hint="eastAsia"/>
        </w:rPr>
        <w:t>]</w:t>
      </w:r>
      <w:ins w:id="6393" w:author="IRK" w:date="2020-03-09T22:59:00Z">
        <w:r w:rsidR="001A0C38">
          <w:fldChar w:fldCharType="end"/>
        </w:r>
      </w:ins>
      <w:r w:rsidRPr="0049256C">
        <w:t>の中で、グレーで表示されたテストビルダーサーバと運用ビルダーサーバが移管専用モードに設定されている。このビルダーサーバは点線矢印で表示されているように、前の段階に位置するコピー元システムのみが照会できる。すべてのビルダーサーバは編集</w:t>
      </w:r>
      <w:r w:rsidRPr="0049256C">
        <w:rPr>
          <w:rFonts w:hint="eastAsia"/>
        </w:rPr>
        <w:t>や</w:t>
      </w:r>
      <w:r w:rsidRPr="0049256C">
        <w:t>移管</w:t>
      </w:r>
      <w:r w:rsidRPr="0049256C">
        <w:rPr>
          <w:rFonts w:hint="eastAsia"/>
        </w:rPr>
        <w:t>時は</w:t>
      </w:r>
      <w:r w:rsidRPr="0049256C">
        <w:t>自分が属する段階のルールデータ</w:t>
      </w:r>
      <w:r w:rsidRPr="0049256C">
        <w:rPr>
          <w:rFonts w:hint="eastAsia"/>
        </w:rPr>
        <w:t>のみ</w:t>
      </w:r>
      <w:r w:rsidRPr="0049256C">
        <w:t>を修正し、そのルールデータを照会するすべてのルールサーバはこのビルダーサーバにモニタ</w:t>
      </w:r>
      <w:r w:rsidRPr="0049256C">
        <w:rPr>
          <w:rFonts w:hint="eastAsia"/>
        </w:rPr>
        <w:t>ー</w:t>
      </w:r>
      <w:r w:rsidR="00FB7554">
        <w:rPr>
          <w:rFonts w:hint="eastAsia"/>
        </w:rPr>
        <w:t>接続</w:t>
      </w:r>
      <w:r w:rsidRPr="0049256C">
        <w:t>をする</w:t>
      </w:r>
      <w:del w:id="6394" w:author="IRK" w:date="2020-03-11T15:52:00Z">
        <w:r w:rsidRPr="0049256C" w:rsidDel="003E7D05">
          <w:delText>ので</w:delText>
        </w:r>
      </w:del>
      <w:ins w:id="6395" w:author="IRK" w:date="2020-03-11T15:52:00Z">
        <w:r w:rsidR="003E7D05">
          <w:rPr>
            <w:rFonts w:hint="eastAsia"/>
          </w:rPr>
          <w:t>ため</w:t>
        </w:r>
      </w:ins>
      <w:r w:rsidRPr="0049256C">
        <w:t>、モニタ</w:t>
      </w:r>
      <w:r w:rsidRPr="0049256C">
        <w:rPr>
          <w:rFonts w:hint="eastAsia"/>
        </w:rPr>
        <w:t>ー</w:t>
      </w:r>
      <w:r w:rsidR="00A771FE">
        <w:rPr>
          <w:rFonts w:hint="eastAsia"/>
        </w:rPr>
        <w:t>に関する</w:t>
      </w:r>
      <w:r w:rsidRPr="0049256C">
        <w:t>問題が発生しない。</w:t>
      </w:r>
    </w:p>
    <w:p w14:paraId="74ED39E4" w14:textId="77777777" w:rsidR="005B6671" w:rsidRPr="0049256C" w:rsidRDefault="005B6671" w:rsidP="00EC7890"/>
    <w:p w14:paraId="4BD2DFBB" w14:textId="0E3277F7" w:rsidR="005B6671" w:rsidRPr="0049256C" w:rsidRDefault="005B6671" w:rsidP="00EC7890">
      <w:r w:rsidRPr="0049256C">
        <w:t>ビルダーサーバが前の段階のルールデータを変更しないというのが、前の段階のルールデータベースの内容を全く変更しないという意味ではない。ルールデータベースにはルール要素の</w:t>
      </w:r>
      <w:r w:rsidR="008B543D">
        <w:t>み</w:t>
      </w:r>
      <w:r w:rsidR="008B543D" w:rsidRPr="00187AC0">
        <w:t>でなく、</w:t>
      </w:r>
      <w:r w:rsidR="008B543D" w:rsidRPr="009A2CC8">
        <w:rPr>
          <w:rFonts w:hint="eastAsia"/>
        </w:rPr>
        <w:t>履歴</w:t>
      </w:r>
      <w:r w:rsidRPr="00187AC0">
        <w:t>と</w:t>
      </w:r>
      <w:r w:rsidRPr="0049256C">
        <w:t>移管関連フラグも管理される。ルールビルダーサーバは移管の際にシステムのルールデータを変更するのみでなく、コピー元システムの</w:t>
      </w:r>
      <w:r w:rsidR="008B543D">
        <w:rPr>
          <w:rFonts w:hint="eastAsia"/>
        </w:rPr>
        <w:t>履歴</w:t>
      </w:r>
      <w:r w:rsidRPr="0049256C">
        <w:t>データ</w:t>
      </w:r>
      <w:r w:rsidRPr="0049256C">
        <w:rPr>
          <w:rFonts w:hint="eastAsia"/>
        </w:rPr>
        <w:t>および</w:t>
      </w:r>
      <w:r w:rsidRPr="0049256C">
        <w:t>フラグも変更する。そのため、</w:t>
      </w:r>
      <w:r w:rsidRPr="0049256C">
        <w:t>2</w:t>
      </w:r>
      <w:r w:rsidRPr="0049256C">
        <w:t>つの設定クラスタに共有されている単位ルールシステムのデータが</w:t>
      </w:r>
      <w:r w:rsidRPr="0049256C">
        <w:t>2</w:t>
      </w:r>
      <w:r w:rsidRPr="0049256C">
        <w:t>つ以上のルールデータベースに保存される場合は、ルールデータベースは</w:t>
      </w:r>
      <w:r w:rsidRPr="0049256C">
        <w:t>2</w:t>
      </w:r>
      <w:r w:rsidRPr="0049256C">
        <w:t>つのクラスタに</w:t>
      </w:r>
      <w:r w:rsidRPr="0049256C">
        <w:rPr>
          <w:rFonts w:hint="eastAsia"/>
        </w:rPr>
        <w:t>同様に</w:t>
      </w:r>
      <w:r w:rsidRPr="0049256C">
        <w:t>登録される必要がある。</w:t>
      </w:r>
      <w:del w:id="6396" w:author="IRK" w:date="2020-03-09T22:59:00Z">
        <w:r w:rsidR="00CD71C1" w:rsidRPr="0049256C" w:rsidDel="001A0C38">
          <w:delText>図</w:delText>
        </w:r>
        <w:r w:rsidR="00CD71C1" w:rsidRPr="0049256C" w:rsidDel="001A0C38">
          <w:delText>18</w:delText>
        </w:r>
      </w:del>
      <w:ins w:id="6397" w:author="IRK" w:date="2020-03-09T22:59:00Z">
        <w:r w:rsidR="001A0C38">
          <w:fldChar w:fldCharType="begin"/>
        </w:r>
        <w:r w:rsidR="001A0C38">
          <w:instrText xml:space="preserve"> REF _Ref34687202 \h </w:instrText>
        </w:r>
      </w:ins>
      <w:r w:rsidR="001A0C38">
        <w:fldChar w:fldCharType="separate"/>
      </w:r>
      <w:r w:rsidR="00AB1F2F" w:rsidRPr="0049256C">
        <w:t>[</w:t>
      </w:r>
      <w:ins w:id="6398" w:author="IRK" w:date="2020-03-09T22:59:00Z">
        <w:r w:rsidR="00AB1F2F">
          <w:rPr>
            <w:rFonts w:hint="eastAsia"/>
          </w:rPr>
          <w:t>図</w:t>
        </w:r>
        <w:r w:rsidR="00AB1F2F">
          <w:rPr>
            <w:rFonts w:hint="eastAsia"/>
          </w:rPr>
          <w:t xml:space="preserve"> </w:t>
        </w:r>
      </w:ins>
      <w:r w:rsidR="00AB1F2F">
        <w:rPr>
          <w:noProof/>
        </w:rPr>
        <w:t>18</w:t>
      </w:r>
      <w:ins w:id="6399" w:author="IRK" w:date="2020-03-11T17:16:00Z">
        <w:r w:rsidR="00AB1F2F">
          <w:rPr>
            <w:rFonts w:hint="eastAsia"/>
          </w:rPr>
          <w:t xml:space="preserve"> </w:t>
        </w:r>
      </w:ins>
      <w:r w:rsidR="00AB1F2F" w:rsidRPr="0049256C">
        <w:t>Multi-Step Rule System</w:t>
      </w:r>
      <w:r w:rsidR="00AB1F2F" w:rsidRPr="0049256C">
        <w:rPr>
          <w:rFonts w:hint="eastAsia"/>
        </w:rPr>
        <w:t>]</w:t>
      </w:r>
      <w:ins w:id="6400" w:author="IRK" w:date="2020-03-09T22:59:00Z">
        <w:r w:rsidR="001A0C38">
          <w:fldChar w:fldCharType="end"/>
        </w:r>
      </w:ins>
      <w:r w:rsidRPr="0049256C">
        <w:t>の例</w:t>
      </w:r>
      <w:r w:rsidRPr="0049256C">
        <w:rPr>
          <w:rFonts w:hint="eastAsia"/>
        </w:rPr>
        <w:t>の場合</w:t>
      </w:r>
      <w:r w:rsidRPr="0049256C">
        <w:t>、開発クラスタとテストクラスタに単位ルールシステム開発系が登録されている。開発クラスタに開発系のルールデータベースとして</w:t>
      </w:r>
      <w:r w:rsidRPr="0049256C">
        <w:t>RULEDB1</w:t>
      </w:r>
      <w:r w:rsidRPr="0049256C">
        <w:t>と</w:t>
      </w:r>
      <w:r w:rsidRPr="0049256C">
        <w:t>RULEDB2</w:t>
      </w:r>
      <w:r w:rsidRPr="0049256C">
        <w:t>が登録されている</w:t>
      </w:r>
      <w:r w:rsidRPr="0049256C">
        <w:rPr>
          <w:rFonts w:hint="eastAsia"/>
        </w:rPr>
        <w:t>場合</w:t>
      </w:r>
      <w:r w:rsidRPr="0049256C">
        <w:t>、テスト系に登録された開発系にも</w:t>
      </w:r>
      <w:r w:rsidRPr="0049256C">
        <w:t>RULEDB1</w:t>
      </w:r>
      <w:r w:rsidRPr="0049256C">
        <w:t>と</w:t>
      </w:r>
      <w:r w:rsidRPr="0049256C">
        <w:t>RULEDB2</w:t>
      </w:r>
      <w:r w:rsidRPr="0049256C">
        <w:t>がすべて登録されている必要がある。段階別にクラスタが分離された構成</w:t>
      </w:r>
      <w:r w:rsidR="00505328">
        <w:rPr>
          <w:rFonts w:hint="eastAsia"/>
        </w:rPr>
        <w:t>において</w:t>
      </w:r>
      <w:r w:rsidRPr="0049256C">
        <w:t>、ルールシステム管理者はこの点に特に留意する</w:t>
      </w:r>
      <w:r w:rsidR="00505328">
        <w:rPr>
          <w:rFonts w:hint="eastAsia"/>
        </w:rPr>
        <w:t>必要がある</w:t>
      </w:r>
      <w:r w:rsidRPr="0049256C">
        <w:t>。</w:t>
      </w:r>
    </w:p>
    <w:p w14:paraId="73DDE52B" w14:textId="77777777" w:rsidR="005B6671" w:rsidRPr="0049256C" w:rsidRDefault="005B6671" w:rsidP="00EC7890"/>
    <w:p w14:paraId="22AD9377" w14:textId="77777777" w:rsidR="005B6671" w:rsidRPr="0049256C" w:rsidRDefault="005B6671" w:rsidP="00EC7890">
      <w:r w:rsidRPr="0049256C">
        <w:t>多段階ルールシステムを構成する際は、次の規則を遵守する。</w:t>
      </w:r>
    </w:p>
    <w:p w14:paraId="77FF04FC" w14:textId="6C01139C" w:rsidR="005B6671" w:rsidRPr="0049256C" w:rsidRDefault="005B6671" w:rsidP="00DE66C1">
      <w:pPr>
        <w:pStyle w:val="10"/>
      </w:pPr>
      <w:r w:rsidRPr="0049256C">
        <w:t>設定クラスタは段階単位で構成する。設定同期化のためのネットワーク</w:t>
      </w:r>
      <w:del w:id="6401" w:author="IRK" w:date="2020-04-17T10:13:00Z">
        <w:r w:rsidRPr="0049256C" w:rsidDel="00631A20">
          <w:delText>連結</w:delText>
        </w:r>
      </w:del>
      <w:ins w:id="6402" w:author="IRK" w:date="2020-04-17T10:13:00Z">
        <w:r w:rsidR="00631A20">
          <w:rPr>
            <w:rFonts w:hint="eastAsia"/>
          </w:rPr>
          <w:t>接続</w:t>
        </w:r>
      </w:ins>
      <w:r w:rsidRPr="0049256C">
        <w:t>が可能な場合は、</w:t>
      </w:r>
      <w:r w:rsidRPr="0049256C">
        <w:t>2</w:t>
      </w:r>
      <w:r w:rsidRPr="0049256C">
        <w:t>つの段階以上を</w:t>
      </w:r>
      <w:r w:rsidRPr="0049256C">
        <w:t>1</w:t>
      </w:r>
      <w:r w:rsidRPr="0049256C">
        <w:t>つの設定クラスタとして構成できる。</w:t>
      </w:r>
      <w:r w:rsidRPr="0049256C">
        <w:t>(</w:t>
      </w:r>
      <w:r w:rsidRPr="0049256C">
        <w:t>規則</w:t>
      </w:r>
      <w:r w:rsidRPr="0049256C">
        <w:t>1)</w:t>
      </w:r>
    </w:p>
    <w:p w14:paraId="0D6F1FB3" w14:textId="77777777" w:rsidR="005B6671" w:rsidRPr="0049256C" w:rsidRDefault="005B6671" w:rsidP="00DE66C1">
      <w:pPr>
        <w:pStyle w:val="10"/>
      </w:pPr>
      <w:r w:rsidRPr="0049256C">
        <w:t>隣接した設定クラスタは</w:t>
      </w:r>
      <w:r w:rsidRPr="0049256C">
        <w:t>1</w:t>
      </w:r>
      <w:r w:rsidRPr="0049256C">
        <w:t>つの単位ルールシステムを共有する。</w:t>
      </w:r>
      <w:r w:rsidRPr="0049256C">
        <w:t>(</w:t>
      </w:r>
      <w:r w:rsidRPr="0049256C">
        <w:t>規則</w:t>
      </w:r>
      <w:r w:rsidRPr="0049256C">
        <w:t>2)</w:t>
      </w:r>
    </w:p>
    <w:p w14:paraId="7B1FDC15" w14:textId="77777777" w:rsidR="005B6671" w:rsidRPr="0049256C" w:rsidRDefault="005B6671" w:rsidP="00DE66C1">
      <w:pPr>
        <w:pStyle w:val="10"/>
      </w:pPr>
      <w:r w:rsidRPr="0049256C">
        <w:t>各クラスタにおいて、少なくとも</w:t>
      </w:r>
      <w:r w:rsidRPr="0049256C">
        <w:t>1</w:t>
      </w:r>
      <w:r w:rsidRPr="0049256C">
        <w:t>つ以上のインストールノードでビルダーサーバを有効にする。</w:t>
      </w:r>
      <w:r w:rsidRPr="0049256C">
        <w:t>(</w:t>
      </w:r>
      <w:r w:rsidRPr="0049256C">
        <w:t>規則</w:t>
      </w:r>
      <w:r w:rsidRPr="0049256C">
        <w:t>3)</w:t>
      </w:r>
    </w:p>
    <w:p w14:paraId="104B0B77" w14:textId="160AA89C" w:rsidR="005B6671" w:rsidRDefault="005B6671" w:rsidP="00DE66C1">
      <w:pPr>
        <w:pStyle w:val="10"/>
      </w:pPr>
      <w:r w:rsidRPr="0049256C">
        <w:t>ビルダーサーバの移管専用モードは</w:t>
      </w:r>
      <w:r w:rsidR="0085786E">
        <w:rPr>
          <w:rFonts w:hint="eastAsia"/>
        </w:rPr>
        <w:t>最初段階</w:t>
      </w:r>
      <w:r w:rsidRPr="0049256C">
        <w:t>のクラスタでは無効化、それ以外の段階では有効化される。</w:t>
      </w:r>
      <w:r w:rsidRPr="0049256C">
        <w:t>(</w:t>
      </w:r>
      <w:r w:rsidRPr="0049256C">
        <w:t>規則</w:t>
      </w:r>
      <w:r w:rsidRPr="0049256C">
        <w:t>4)</w:t>
      </w:r>
    </w:p>
    <w:p w14:paraId="450851A7" w14:textId="77777777" w:rsidR="00404274" w:rsidRPr="0049256C" w:rsidRDefault="00404274" w:rsidP="00EC7890"/>
    <w:p w14:paraId="2A039532" w14:textId="28A99824" w:rsidR="005B6671" w:rsidRPr="0049256C" w:rsidRDefault="008B543D" w:rsidP="00EC7890">
      <w:pPr>
        <w:rPr>
          <w:rFonts w:eastAsiaTheme="minorEastAsia"/>
        </w:rPr>
      </w:pPr>
      <w:r w:rsidRPr="00187AC0">
        <w:t>ネット</w:t>
      </w:r>
      <w:r w:rsidRPr="009A2CC8">
        <w:rPr>
          <w:rFonts w:hint="eastAsia"/>
        </w:rPr>
        <w:t>ワーク</w:t>
      </w:r>
      <w:r w:rsidRPr="00187AC0">
        <w:t>ポリシー</w:t>
      </w:r>
      <w:r>
        <w:t>が開発段階とテスト段階の設定</w:t>
      </w:r>
      <w:r w:rsidRPr="00187AC0">
        <w:t>同期化を</w:t>
      </w:r>
      <w:r w:rsidRPr="009A2CC8">
        <w:rPr>
          <w:rFonts w:hint="eastAsia"/>
        </w:rPr>
        <w:t>許可</w:t>
      </w:r>
      <w:r w:rsidR="005B6671" w:rsidRPr="0049256C">
        <w:t>する</w:t>
      </w:r>
      <w:r w:rsidR="005B6671" w:rsidRPr="0049256C">
        <w:rPr>
          <w:rFonts w:hint="eastAsia"/>
        </w:rPr>
        <w:t>場合</w:t>
      </w:r>
      <w:r w:rsidR="005B6671" w:rsidRPr="0049256C">
        <w:t>、上記の規定を適用して次の</w:t>
      </w:r>
      <w:ins w:id="6403" w:author="IRK" w:date="2020-03-09T23:00:00Z">
        <w:r w:rsidR="001A0C38">
          <w:rPr>
            <w:rFonts w:hint="eastAsia"/>
          </w:rPr>
          <w:t>図の</w:t>
        </w:r>
      </w:ins>
      <w:r w:rsidR="005B6671" w:rsidRPr="0049256C">
        <w:t>ような構成も可能である。</w:t>
      </w:r>
    </w:p>
    <w:p w14:paraId="667F6525" w14:textId="77777777" w:rsidR="005B6671" w:rsidRPr="0049256C" w:rsidRDefault="005B6671" w:rsidP="00EC7890">
      <w:pPr>
        <w:rPr>
          <w:rFonts w:eastAsiaTheme="minorEastAsia"/>
        </w:rPr>
      </w:pPr>
    </w:p>
    <w:p w14:paraId="15B215E8" w14:textId="77777777" w:rsidR="006614B7" w:rsidRPr="0049256C" w:rsidRDefault="005B6671" w:rsidP="00DE66C1">
      <w:pPr>
        <w:pStyle w:val="afff5"/>
      </w:pPr>
      <w:r w:rsidRPr="0049256C">
        <w:rPr>
          <w:lang w:eastAsia="ja-JP"/>
        </w:rPr>
        <w:drawing>
          <wp:inline distT="0" distB="0" distL="0" distR="0" wp14:anchorId="08A3B477" wp14:editId="68F82E89">
            <wp:extent cx="3629025" cy="3352800"/>
            <wp:effectExtent l="19050" t="19050" r="28575" b="19050"/>
            <wp:docPr id="2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629025" cy="3352800"/>
                    </a:xfrm>
                    <a:prstGeom prst="rect">
                      <a:avLst/>
                    </a:prstGeom>
                    <a:ln w="6350">
                      <a:solidFill>
                        <a:schemeClr val="tx1"/>
                      </a:solidFill>
                    </a:ln>
                  </pic:spPr>
                </pic:pic>
              </a:graphicData>
            </a:graphic>
          </wp:inline>
        </w:drawing>
      </w:r>
    </w:p>
    <w:p w14:paraId="40582F4F" w14:textId="65D36332" w:rsidR="005B6671" w:rsidRPr="0049256C" w:rsidRDefault="006614B7" w:rsidP="00DE66C1">
      <w:pPr>
        <w:pStyle w:val="afff6"/>
      </w:pPr>
      <w:bookmarkStart w:id="6404" w:name="_Toc465078671"/>
      <w:bookmarkStart w:id="6405" w:name="_Toc34839320"/>
      <w:bookmarkStart w:id="6406" w:name="_Toc40084713"/>
      <w:r w:rsidRPr="0049256C">
        <w:t>[</w:t>
      </w:r>
      <w:del w:id="6407" w:author="IRK" w:date="2020-03-09T23:00:00Z">
        <w:r w:rsidRPr="0049256C" w:rsidDel="001A0C38">
          <w:rPr>
            <w:rFonts w:hint="eastAsia"/>
          </w:rPr>
          <w:delText>図</w:delText>
        </w:r>
        <w:r w:rsidRPr="0049256C" w:rsidDel="001A0C38">
          <w:delText xml:space="preserve"> </w:delText>
        </w:r>
        <w:r w:rsidRPr="0049256C" w:rsidDel="001A0C38">
          <w:fldChar w:fldCharType="begin"/>
        </w:r>
        <w:r w:rsidRPr="0049256C" w:rsidDel="001A0C38">
          <w:delInstrText xml:space="preserve"> SEQ [</w:delInstrText>
        </w:r>
        <w:r w:rsidRPr="0049256C" w:rsidDel="001A0C38">
          <w:delInstrText>図</w:delInstrText>
        </w:r>
        <w:r w:rsidRPr="0049256C" w:rsidDel="001A0C38">
          <w:delInstrText xml:space="preserve"> \* ARABIC </w:delInstrText>
        </w:r>
        <w:r w:rsidRPr="0049256C" w:rsidDel="001A0C38">
          <w:fldChar w:fldCharType="separate"/>
        </w:r>
        <w:r w:rsidR="000132DF" w:rsidDel="001A0C38">
          <w:rPr>
            <w:noProof/>
          </w:rPr>
          <w:delText>19</w:delText>
        </w:r>
        <w:r w:rsidRPr="0049256C" w:rsidDel="001A0C38">
          <w:fldChar w:fldCharType="end"/>
        </w:r>
      </w:del>
      <w:ins w:id="6408" w:author="IRK" w:date="2020-03-09T23:00: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19</w:t>
      </w:r>
      <w:ins w:id="6409" w:author="IRK" w:date="2020-03-09T23:00:00Z">
        <w:r w:rsidR="001A0C38">
          <w:fldChar w:fldCharType="end"/>
        </w:r>
      </w:ins>
      <w:del w:id="6410" w:author="IRK" w:date="2020-03-11T17:16:00Z">
        <w:r w:rsidR="00D869A0" w:rsidRPr="0049256C" w:rsidDel="00501B62">
          <w:rPr>
            <w:rFonts w:hint="eastAsia"/>
          </w:rPr>
          <w:delText xml:space="preserve">　</w:delText>
        </w:r>
      </w:del>
      <w:ins w:id="6411" w:author="IRK" w:date="2020-03-11T17:16:00Z">
        <w:r w:rsidR="00501B62">
          <w:rPr>
            <w:rFonts w:hint="eastAsia"/>
          </w:rPr>
          <w:t xml:space="preserve"> </w:t>
        </w:r>
      </w:ins>
      <w:r w:rsidRPr="0049256C">
        <w:t>Another Multi-Step Rule System</w:t>
      </w:r>
      <w:r w:rsidRPr="0049256C">
        <w:rPr>
          <w:rFonts w:hint="eastAsia"/>
        </w:rPr>
        <w:t>]</w:t>
      </w:r>
      <w:bookmarkEnd w:id="6404"/>
      <w:bookmarkEnd w:id="6405"/>
      <w:bookmarkEnd w:id="6406"/>
    </w:p>
    <w:p w14:paraId="4B075AE3" w14:textId="77777777" w:rsidR="005B6671" w:rsidRPr="0049256C" w:rsidRDefault="005B6671" w:rsidP="00EC7890"/>
    <w:p w14:paraId="74368EBA" w14:textId="2B7AA133" w:rsidR="005B6671" w:rsidRPr="0049256C" w:rsidRDefault="005B6671" w:rsidP="00EC7890">
      <w:r w:rsidRPr="0049256C">
        <w:t>開発サーバとテストサーバのインストールノードが</w:t>
      </w:r>
      <w:r w:rsidRPr="0049256C">
        <w:t>1</w:t>
      </w:r>
      <w:r w:rsidRPr="0049256C">
        <w:t>つの設定クラスタを構成しており、運用サーバのインストールノードが</w:t>
      </w:r>
      <w:r w:rsidRPr="0049256C">
        <w:t>1</w:t>
      </w:r>
      <w:r w:rsidRPr="0049256C">
        <w:t>つの設定クラスタになっている</w:t>
      </w:r>
      <w:r w:rsidRPr="0049256C">
        <w:t>(</w:t>
      </w:r>
      <w:r w:rsidRPr="0049256C">
        <w:t>規則</w:t>
      </w:r>
      <w:r w:rsidRPr="0049256C">
        <w:t>1)</w:t>
      </w:r>
      <w:r w:rsidRPr="0049256C">
        <w:t>。単位ルールシステムのテストは、開発</w:t>
      </w:r>
      <w:r w:rsidR="005F6A7C">
        <w:rPr>
          <w:rFonts w:hint="eastAsia"/>
        </w:rPr>
        <w:t>-</w:t>
      </w:r>
      <w:r w:rsidRPr="0049256C">
        <w:t>テスト設定クラスタと運用設定クラスタにすべて登録されている</w:t>
      </w:r>
      <w:r w:rsidRPr="0049256C">
        <w:t>(</w:t>
      </w:r>
      <w:r w:rsidRPr="0049256C">
        <w:t>規則</w:t>
      </w:r>
      <w:r w:rsidRPr="0049256C">
        <w:t>2)</w:t>
      </w:r>
      <w:r w:rsidRPr="0049256C">
        <w:t>。開発</w:t>
      </w:r>
      <w:r w:rsidRPr="0049256C">
        <w:t>-</w:t>
      </w:r>
      <w:r w:rsidRPr="0049256C">
        <w:t>テストクラスタと運用クラスタにはルールビルダーサーバが有効化されている</w:t>
      </w:r>
      <w:r w:rsidRPr="0049256C">
        <w:t>(</w:t>
      </w:r>
      <w:r w:rsidRPr="0049256C">
        <w:t>規則</w:t>
      </w:r>
      <w:r w:rsidRPr="0049256C">
        <w:t>3)</w:t>
      </w:r>
      <w:r w:rsidRPr="0049256C">
        <w:t>。開発</w:t>
      </w:r>
      <w:r w:rsidR="005F6A7C">
        <w:rPr>
          <w:rFonts w:hint="eastAsia"/>
        </w:rPr>
        <w:t>-</w:t>
      </w:r>
      <w:r w:rsidRPr="0049256C">
        <w:t>テストクラスタのビルダーサーバは開発サーバまたはテストサーバでの有効化が可能で、どちら</w:t>
      </w:r>
      <w:r w:rsidRPr="0049256C">
        <w:rPr>
          <w:rFonts w:hint="eastAsia"/>
        </w:rPr>
        <w:t>が</w:t>
      </w:r>
      <w:r w:rsidRPr="0049256C">
        <w:t>共有に</w:t>
      </w:r>
      <w:r w:rsidRPr="0049256C">
        <w:rPr>
          <w:rFonts w:hint="eastAsia"/>
        </w:rPr>
        <w:t>設定されても問題はない</w:t>
      </w:r>
      <w:r w:rsidRPr="0049256C">
        <w:t>。開発</w:t>
      </w:r>
      <w:r w:rsidR="005F6A7C">
        <w:rPr>
          <w:rFonts w:hint="eastAsia"/>
        </w:rPr>
        <w:t>-</w:t>
      </w:r>
      <w:r w:rsidRPr="0049256C">
        <w:t>テストクラスタは</w:t>
      </w:r>
      <w:r w:rsidR="0085786E" w:rsidRPr="0085786E">
        <w:rPr>
          <w:rFonts w:hint="eastAsia"/>
        </w:rPr>
        <w:t>最初段階</w:t>
      </w:r>
      <w:r w:rsidRPr="0049256C">
        <w:t>の設定クラスタであるため、ビルダーサーバの移管専用モードが無効化されており、運用クラスタには移管専用モードが有効化されている</w:t>
      </w:r>
      <w:r w:rsidRPr="0049256C">
        <w:t>(</w:t>
      </w:r>
      <w:r w:rsidRPr="0049256C">
        <w:t>規則</w:t>
      </w:r>
      <w:r w:rsidRPr="0049256C">
        <w:t>4)</w:t>
      </w:r>
      <w:r w:rsidRPr="0049256C">
        <w:t>。</w:t>
      </w:r>
    </w:p>
    <w:p w14:paraId="6C0E74B9" w14:textId="276373E7" w:rsidR="005B6671" w:rsidRPr="005F6A7C" w:rsidRDefault="005B6671" w:rsidP="00EC7890"/>
    <w:p w14:paraId="01A0C07E" w14:textId="77777777" w:rsidR="005B6671" w:rsidRPr="0049256C" w:rsidRDefault="005B6671">
      <w:pPr>
        <w:pStyle w:val="32"/>
        <w:rPr>
          <w:lang w:eastAsia="ja-JP"/>
        </w:rPr>
      </w:pPr>
      <w:bookmarkStart w:id="6412" w:name="_Toc441755363"/>
      <w:bookmarkStart w:id="6413" w:name="_Ref34658150"/>
      <w:bookmarkStart w:id="6414" w:name="_Ref34658152"/>
      <w:bookmarkStart w:id="6415" w:name="_Toc40449596"/>
      <w:r w:rsidRPr="0049256C">
        <w:rPr>
          <w:lang w:eastAsia="ja-JP"/>
        </w:rPr>
        <w:t>TCP</w:t>
      </w:r>
      <w:r w:rsidRPr="0049256C">
        <w:rPr>
          <w:lang w:eastAsia="ja-JP"/>
        </w:rPr>
        <w:t>コネクタサービス</w:t>
      </w:r>
      <w:bookmarkEnd w:id="6412"/>
      <w:bookmarkEnd w:id="6413"/>
      <w:bookmarkEnd w:id="6414"/>
      <w:bookmarkEnd w:id="6415"/>
    </w:p>
    <w:p w14:paraId="0F0548D0" w14:textId="77777777" w:rsidR="005B6671" w:rsidRPr="0049256C" w:rsidRDefault="005B6671">
      <w:pPr>
        <w:pStyle w:val="42"/>
      </w:pPr>
      <w:bookmarkStart w:id="6416" w:name="_Ref34685990"/>
      <w:r w:rsidRPr="0049256C">
        <w:t>サービス有効化</w:t>
      </w:r>
      <w:bookmarkEnd w:id="6416"/>
    </w:p>
    <w:p w14:paraId="58C71F64" w14:textId="450F2F6D" w:rsidR="005B6671" w:rsidRPr="0049256C" w:rsidRDefault="005B6671" w:rsidP="00EC7890">
      <w:r w:rsidRPr="0049256C">
        <w:rPr>
          <w:b/>
        </w:rPr>
        <w:t>TCP</w:t>
      </w:r>
      <w:r w:rsidRPr="0049256C">
        <w:rPr>
          <w:b/>
        </w:rPr>
        <w:t>コネクタサービス</w:t>
      </w:r>
      <w:r w:rsidRPr="0049256C">
        <w:rPr>
          <w:b/>
        </w:rPr>
        <w:t>(TCP Connector Service)</w:t>
      </w:r>
      <w:r w:rsidRPr="0049256C">
        <w:t>は、</w:t>
      </w:r>
      <w:r w:rsidRPr="0049256C">
        <w:t>TCP/IP</w:t>
      </w:r>
      <w:r w:rsidRPr="0049256C">
        <w:t>と</w:t>
      </w:r>
      <w:r w:rsidRPr="0049256C">
        <w:t>InnoRules</w:t>
      </w:r>
      <w:r w:rsidRPr="0049256C">
        <w:t>自体のプロトコルを使用するリモートルールサービスである。</w:t>
      </w:r>
      <w:r w:rsidRPr="0049256C">
        <w:t>TCP</w:t>
      </w:r>
      <w:r w:rsidRPr="0049256C">
        <w:t>コネクタサー</w:t>
      </w:r>
      <w:r w:rsidR="002C403B">
        <w:t>ビスは、サービスウィザードを利用してインストールノード別に有効</w:t>
      </w:r>
      <w:r w:rsidR="002C403B">
        <w:rPr>
          <w:rFonts w:hint="eastAsia"/>
        </w:rPr>
        <w:t>化</w:t>
      </w:r>
      <w:r w:rsidRPr="0049256C">
        <w:t>できる。</w:t>
      </w:r>
      <w:r w:rsidRPr="0049256C">
        <w:t>TCP</w:t>
      </w:r>
      <w:r w:rsidRPr="0049256C">
        <w:t>コネクタサービスを有効にすると、</w:t>
      </w:r>
      <w:r w:rsidRPr="0049256C">
        <w:t>InnoRules</w:t>
      </w:r>
      <w:r w:rsidRPr="0049256C">
        <w:t>サーバで</w:t>
      </w:r>
      <w:r w:rsidRPr="0049256C">
        <w:t>TCP</w:t>
      </w:r>
      <w:r w:rsidRPr="0049256C">
        <w:t>コネクタサーバが実行されてサービスを提供する。</w:t>
      </w:r>
    </w:p>
    <w:p w14:paraId="6A0C1DC6" w14:textId="77777777" w:rsidR="005B6671" w:rsidRPr="0049256C" w:rsidRDefault="005B6671" w:rsidP="00EC7890"/>
    <w:p w14:paraId="6DDF2060" w14:textId="77777777" w:rsidR="005B6671" w:rsidRPr="0049256C" w:rsidRDefault="005B6671" w:rsidP="00EC7890">
      <w:r w:rsidRPr="0049256C">
        <w:t>TCP</w:t>
      </w:r>
      <w:r w:rsidRPr="0049256C">
        <w:t>コネクタサーバは、独立したアドレスとポートを</w:t>
      </w:r>
      <w:r w:rsidRPr="0049256C">
        <w:rPr>
          <w:rFonts w:hint="eastAsia"/>
        </w:rPr>
        <w:t>使用する</w:t>
      </w:r>
      <w:r w:rsidRPr="0049256C">
        <w:t>。</w:t>
      </w:r>
      <w:r w:rsidRPr="0049256C">
        <w:t>TCP</w:t>
      </w:r>
      <w:r w:rsidRPr="0049256C">
        <w:t>コネクタサーバを有効にする際には、アドレスとポートが指定できる。このアドレスは、サービスを呼び出すルールアプリケーションがアクセスできるネットワークのアドレスである。</w:t>
      </w:r>
    </w:p>
    <w:p w14:paraId="23E9EED9" w14:textId="77777777" w:rsidR="005B6671" w:rsidRPr="0049256C" w:rsidRDefault="005B6671" w:rsidP="00EC7890"/>
    <w:p w14:paraId="607CCAEE" w14:textId="13775D85" w:rsidR="005B6671" w:rsidRPr="0049256C" w:rsidRDefault="005B6671" w:rsidP="00EC7890">
      <w:r w:rsidRPr="0049256C">
        <w:t>TCP</w:t>
      </w:r>
      <w:r w:rsidRPr="0049256C">
        <w:t>コネクタサービスは、単位ルール</w:t>
      </w:r>
      <w:r w:rsidR="002C403B">
        <w:t>システムに依存的である。有効にするためには、この</w:t>
      </w:r>
      <w:r w:rsidR="002C403B" w:rsidRPr="00187AC0">
        <w:t>サービスが</w:t>
      </w:r>
      <w:r w:rsidR="002C403B" w:rsidRPr="009A2CC8">
        <w:rPr>
          <w:rFonts w:hint="eastAsia"/>
        </w:rPr>
        <w:t>どのような</w:t>
      </w:r>
      <w:r w:rsidRPr="00187AC0">
        <w:t>単位</w:t>
      </w:r>
      <w:r w:rsidRPr="0049256C">
        <w:t>システムのルールをサービスするのかを先に選択する必要がある。複数の単位ルールシステムが登録されている場合、単位ルールシステム別にサービスを有効にし、アドレスとポートもそれぞれ付与する。</w:t>
      </w:r>
    </w:p>
    <w:p w14:paraId="2E81ECF8" w14:textId="77777777" w:rsidR="005B6671" w:rsidRPr="0049256C" w:rsidRDefault="005B6671" w:rsidP="00EC7890"/>
    <w:p w14:paraId="097A76EE" w14:textId="77777777" w:rsidR="00EC4F7B" w:rsidRPr="0049256C" w:rsidRDefault="005B6671" w:rsidP="00DE66C1">
      <w:pPr>
        <w:pStyle w:val="afff5"/>
      </w:pPr>
      <w:r w:rsidRPr="0049256C">
        <w:rPr>
          <w:lang w:eastAsia="ja-JP"/>
        </w:rPr>
        <w:drawing>
          <wp:inline distT="0" distB="0" distL="0" distR="0" wp14:anchorId="6CA81B43" wp14:editId="461C7942">
            <wp:extent cx="4864100" cy="2903664"/>
            <wp:effectExtent l="19050" t="19050" r="12700" b="11430"/>
            <wp:docPr id="24"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867256" cy="2905548"/>
                    </a:xfrm>
                    <a:prstGeom prst="rect">
                      <a:avLst/>
                    </a:prstGeom>
                    <a:ln w="6350">
                      <a:solidFill>
                        <a:schemeClr val="tx1"/>
                      </a:solidFill>
                    </a:ln>
                  </pic:spPr>
                </pic:pic>
              </a:graphicData>
            </a:graphic>
          </wp:inline>
        </w:drawing>
      </w:r>
    </w:p>
    <w:p w14:paraId="496CBE22" w14:textId="5BDD6DFE" w:rsidR="005B6671" w:rsidRPr="0049256C" w:rsidRDefault="00EC4F7B" w:rsidP="00DE66C1">
      <w:pPr>
        <w:pStyle w:val="afff6"/>
      </w:pPr>
      <w:bookmarkStart w:id="6417" w:name="_Toc465078672"/>
      <w:bookmarkStart w:id="6418" w:name="_Ref34687257"/>
      <w:bookmarkStart w:id="6419" w:name="_Toc34839321"/>
      <w:bookmarkStart w:id="6420" w:name="_Toc40084714"/>
      <w:r w:rsidRPr="0049256C">
        <w:t>[</w:t>
      </w:r>
      <w:del w:id="6421" w:author="IRK" w:date="2020-03-09T23:00:00Z">
        <w:r w:rsidRPr="0049256C" w:rsidDel="001A0C38">
          <w:rPr>
            <w:rFonts w:hint="eastAsia"/>
          </w:rPr>
          <w:delText>図</w:delText>
        </w:r>
        <w:r w:rsidRPr="0049256C" w:rsidDel="001A0C38">
          <w:delText xml:space="preserve"> </w:delText>
        </w:r>
        <w:r w:rsidRPr="0049256C" w:rsidDel="001A0C38">
          <w:fldChar w:fldCharType="begin"/>
        </w:r>
        <w:r w:rsidRPr="0049256C" w:rsidDel="001A0C38">
          <w:delInstrText xml:space="preserve"> SEQ [</w:delInstrText>
        </w:r>
        <w:r w:rsidRPr="0049256C" w:rsidDel="001A0C38">
          <w:delInstrText>図</w:delInstrText>
        </w:r>
        <w:r w:rsidRPr="0049256C" w:rsidDel="001A0C38">
          <w:delInstrText xml:space="preserve"> \* ARABIC </w:delInstrText>
        </w:r>
        <w:r w:rsidRPr="0049256C" w:rsidDel="001A0C38">
          <w:fldChar w:fldCharType="separate"/>
        </w:r>
        <w:r w:rsidR="000132DF" w:rsidDel="001A0C38">
          <w:rPr>
            <w:noProof/>
          </w:rPr>
          <w:delText>20</w:delText>
        </w:r>
        <w:r w:rsidRPr="0049256C" w:rsidDel="001A0C38">
          <w:fldChar w:fldCharType="end"/>
        </w:r>
      </w:del>
      <w:ins w:id="6422" w:author="IRK" w:date="2020-03-09T23:00: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20</w:t>
      </w:r>
      <w:ins w:id="6423" w:author="IRK" w:date="2020-03-09T23:00:00Z">
        <w:r w:rsidR="001A0C38">
          <w:fldChar w:fldCharType="end"/>
        </w:r>
      </w:ins>
      <w:del w:id="6424" w:author="IRK" w:date="2020-03-11T17:16:00Z">
        <w:r w:rsidR="00D869A0" w:rsidRPr="0049256C" w:rsidDel="00501B62">
          <w:rPr>
            <w:rFonts w:hint="eastAsia"/>
          </w:rPr>
          <w:delText xml:space="preserve">　</w:delText>
        </w:r>
      </w:del>
      <w:ins w:id="6425" w:author="IRK" w:date="2020-03-11T17:16:00Z">
        <w:r w:rsidR="00501B62">
          <w:rPr>
            <w:rFonts w:hint="eastAsia"/>
          </w:rPr>
          <w:t xml:space="preserve"> </w:t>
        </w:r>
      </w:ins>
      <w:r w:rsidRPr="0049256C">
        <w:t>TCP Connector Service</w:t>
      </w:r>
      <w:r w:rsidRPr="0049256C">
        <w:rPr>
          <w:rFonts w:hint="eastAsia"/>
        </w:rPr>
        <w:t>]</w:t>
      </w:r>
      <w:bookmarkEnd w:id="6417"/>
      <w:bookmarkEnd w:id="6418"/>
      <w:bookmarkEnd w:id="6419"/>
      <w:bookmarkEnd w:id="6420"/>
    </w:p>
    <w:p w14:paraId="4DA1C526" w14:textId="77777777" w:rsidR="005B6671" w:rsidRPr="0049256C" w:rsidRDefault="005B6671" w:rsidP="00EC7890"/>
    <w:p w14:paraId="52152E7A" w14:textId="0C923AE5" w:rsidR="005B6671" w:rsidRPr="0049256C" w:rsidRDefault="00EC4F7B" w:rsidP="00EC7890">
      <w:del w:id="6426" w:author="IRK" w:date="2020-03-09T23:00:00Z">
        <w:r w:rsidRPr="0049256C" w:rsidDel="001A0C38">
          <w:delText>図</w:delText>
        </w:r>
        <w:r w:rsidRPr="0049256C" w:rsidDel="001A0C38">
          <w:delText>20</w:delText>
        </w:r>
      </w:del>
      <w:ins w:id="6427" w:author="IRK" w:date="2020-03-09T23:00:00Z">
        <w:r w:rsidR="001A0C38">
          <w:fldChar w:fldCharType="begin"/>
        </w:r>
        <w:r w:rsidR="001A0C38">
          <w:instrText xml:space="preserve"> REF _Ref34687257 \h </w:instrText>
        </w:r>
      </w:ins>
      <w:r w:rsidR="001A0C38">
        <w:fldChar w:fldCharType="separate"/>
      </w:r>
      <w:r w:rsidR="00AB1F2F" w:rsidRPr="0049256C">
        <w:t>[</w:t>
      </w:r>
      <w:ins w:id="6428" w:author="IRK" w:date="2020-03-09T23:00:00Z">
        <w:r w:rsidR="00AB1F2F">
          <w:rPr>
            <w:rFonts w:hint="eastAsia"/>
          </w:rPr>
          <w:t>図</w:t>
        </w:r>
        <w:r w:rsidR="00AB1F2F">
          <w:rPr>
            <w:rFonts w:hint="eastAsia"/>
          </w:rPr>
          <w:t xml:space="preserve"> </w:t>
        </w:r>
      </w:ins>
      <w:r w:rsidR="00AB1F2F">
        <w:rPr>
          <w:noProof/>
        </w:rPr>
        <w:t>20</w:t>
      </w:r>
      <w:ins w:id="6429" w:author="IRK" w:date="2020-03-11T17:16:00Z">
        <w:r w:rsidR="00AB1F2F">
          <w:rPr>
            <w:rFonts w:hint="eastAsia"/>
          </w:rPr>
          <w:t xml:space="preserve"> </w:t>
        </w:r>
      </w:ins>
      <w:r w:rsidR="00AB1F2F" w:rsidRPr="0049256C">
        <w:t>TCP Connector Service</w:t>
      </w:r>
      <w:r w:rsidR="00AB1F2F" w:rsidRPr="0049256C">
        <w:rPr>
          <w:rFonts w:hint="eastAsia"/>
        </w:rPr>
        <w:t>]</w:t>
      </w:r>
      <w:ins w:id="6430" w:author="IRK" w:date="2020-03-09T23:00:00Z">
        <w:r w:rsidR="001A0C38">
          <w:fldChar w:fldCharType="end"/>
        </w:r>
      </w:ins>
      <w:r w:rsidR="005B6671" w:rsidRPr="0049256C">
        <w:t>は、</w:t>
      </w:r>
      <w:r w:rsidR="005B6671" w:rsidRPr="0049256C">
        <w:t>2</w:t>
      </w:r>
      <w:r w:rsidR="005B6671" w:rsidRPr="0049256C">
        <w:t>つのインストールノードで構成されている設定クラスタを表している。インストールノードの名前は、インストールノード</w:t>
      </w:r>
      <w:r w:rsidR="005B6671" w:rsidRPr="0049256C">
        <w:t>1</w:t>
      </w:r>
      <w:r w:rsidR="005B6671" w:rsidRPr="0049256C">
        <w:t>とインストールノード</w:t>
      </w:r>
      <w:r w:rsidR="005B6671" w:rsidRPr="0049256C">
        <w:t>2</w:t>
      </w:r>
      <w:r w:rsidR="005B6671" w:rsidRPr="0049256C">
        <w:t>である。それぞれのインストールノードでは</w:t>
      </w:r>
      <w:r w:rsidR="005B6671" w:rsidRPr="0049256C">
        <w:t>InnoRules</w:t>
      </w:r>
      <w:r w:rsidR="005B6671" w:rsidRPr="0049256C">
        <w:t>サーバが実行されている。</w:t>
      </w:r>
      <w:r w:rsidR="005B6671" w:rsidRPr="0049256C">
        <w:t>TCP</w:t>
      </w:r>
      <w:r w:rsidR="005B6671" w:rsidRPr="0049256C">
        <w:t>コネクタサーバはインストールノード</w:t>
      </w:r>
      <w:r w:rsidR="005B6671" w:rsidRPr="0049256C">
        <w:t>1</w:t>
      </w:r>
      <w:r w:rsidR="005B6671" w:rsidRPr="0049256C">
        <w:t>でのみ有効になっており、そのためこのノードの</w:t>
      </w:r>
      <w:r w:rsidR="005B6671" w:rsidRPr="0049256C">
        <w:t>InnoRules</w:t>
      </w:r>
      <w:r w:rsidR="005B6671" w:rsidRPr="0049256C">
        <w:t>サーバで</w:t>
      </w:r>
      <w:r w:rsidR="005B6671" w:rsidRPr="0049256C">
        <w:t>TCP</w:t>
      </w:r>
      <w:r w:rsidR="005B6671" w:rsidRPr="0049256C">
        <w:t>コネクタサーバが実行されている。</w:t>
      </w:r>
    </w:p>
    <w:p w14:paraId="11A4D8D6" w14:textId="7B6955AA" w:rsidR="005B6671" w:rsidRPr="0049256C" w:rsidRDefault="005B6671" w:rsidP="00EC7890">
      <w:r w:rsidRPr="0049256C">
        <w:t>TCP</w:t>
      </w:r>
      <w:r w:rsidRPr="0049256C">
        <w:t>コネクタサーバは、単位ルールシステム</w:t>
      </w:r>
      <w:r w:rsidRPr="0049256C">
        <w:t>DEV</w:t>
      </w:r>
      <w:r w:rsidRPr="0049256C">
        <w:t>と</w:t>
      </w:r>
      <w:r w:rsidRPr="0049256C">
        <w:t>TEST</w:t>
      </w:r>
      <w:r w:rsidRPr="0049256C">
        <w:t>に対してそれぞれ有効となっている。そのため、</w:t>
      </w:r>
      <w:r w:rsidRPr="0049256C">
        <w:t>2</w:t>
      </w:r>
      <w:r w:rsidRPr="0049256C">
        <w:t>つのサーバがそれぞれアドレスとポートを占有して実行されている。開発段階のアプリケーションは</w:t>
      </w:r>
      <w:r w:rsidRPr="0049256C">
        <w:t>DEV</w:t>
      </w:r>
      <w:r w:rsidRPr="0049256C">
        <w:t>のルールアプリケーション設定を使用する</w:t>
      </w:r>
      <w:del w:id="6431" w:author="IRK" w:date="2020-03-11T15:53:00Z">
        <w:r w:rsidRPr="0049256C" w:rsidDel="003E7D05">
          <w:delText>ので</w:delText>
        </w:r>
      </w:del>
      <w:ins w:id="6432" w:author="IRK" w:date="2020-03-11T15:53:00Z">
        <w:r w:rsidR="003E7D05">
          <w:rPr>
            <w:rFonts w:hint="eastAsia"/>
          </w:rPr>
          <w:t>ため</w:t>
        </w:r>
      </w:ins>
      <w:r w:rsidRPr="0049256C">
        <w:t>、</w:t>
      </w:r>
      <w:del w:id="6433" w:author="IRK" w:date="2020-03-09T23:00:00Z">
        <w:r w:rsidRPr="0049256C" w:rsidDel="001A0C38">
          <w:delText>3.6</w:delText>
        </w:r>
      </w:del>
      <w:ins w:id="6434" w:author="IRK" w:date="2020-03-10T22:38:00Z">
        <w:r w:rsidR="008E5814">
          <w:rPr>
            <w:rFonts w:hint="eastAsia"/>
          </w:rPr>
          <w:t>「</w:t>
        </w:r>
      </w:ins>
      <w:ins w:id="6435" w:author="IRK" w:date="2020-03-09T23:01:00Z">
        <w:r w:rsidR="001A0C38">
          <w:fldChar w:fldCharType="begin"/>
        </w:r>
        <w:r w:rsidR="001A0C38">
          <w:instrText xml:space="preserve"> </w:instrText>
        </w:r>
        <w:r w:rsidR="001A0C38">
          <w:rPr>
            <w:rFonts w:hint="eastAsia"/>
          </w:rPr>
          <w:instrText>REF _Ref34687286 \r \h</w:instrText>
        </w:r>
        <w:r w:rsidR="001A0C38">
          <w:instrText xml:space="preserve"> </w:instrText>
        </w:r>
      </w:ins>
      <w:r w:rsidR="001A0C38">
        <w:fldChar w:fldCharType="separate"/>
      </w:r>
      <w:r w:rsidR="00AB1F2F">
        <w:t xml:space="preserve">3.6 </w:t>
      </w:r>
      <w:ins w:id="6436" w:author="IRK" w:date="2020-03-09T23:01:00Z">
        <w:r w:rsidR="001A0C38">
          <w:fldChar w:fldCharType="end"/>
        </w:r>
        <w:r w:rsidR="001A0C38">
          <w:fldChar w:fldCharType="begin"/>
        </w:r>
        <w:r w:rsidR="001A0C38">
          <w:instrText xml:space="preserve"> REF _Ref34687289 \h </w:instrText>
        </w:r>
      </w:ins>
      <w:r w:rsidR="001A0C38">
        <w:fldChar w:fldCharType="separate"/>
      </w:r>
      <w:r w:rsidR="00AB1F2F" w:rsidRPr="0049256C">
        <w:t>ルールアプリケーション設定</w:t>
      </w:r>
      <w:ins w:id="6437" w:author="IRK" w:date="2020-03-09T23:01:00Z">
        <w:r w:rsidR="001A0C38">
          <w:fldChar w:fldCharType="end"/>
        </w:r>
      </w:ins>
      <w:ins w:id="6438" w:author="IRK" w:date="2020-03-10T22:38:00Z">
        <w:r w:rsidR="008E5814">
          <w:rPr>
            <w:rFonts w:hint="eastAsia"/>
          </w:rPr>
          <w:t>」</w:t>
        </w:r>
      </w:ins>
      <w:r w:rsidRPr="0049256C">
        <w:t>で記述したように、</w:t>
      </w:r>
      <w:r w:rsidRPr="0049256C">
        <w:t>DEV TCP</w:t>
      </w:r>
      <w:r w:rsidRPr="0049256C">
        <w:t>コネクタサーバに接続してルールサービスを要求するようになる。</w:t>
      </w:r>
      <w:r w:rsidRPr="0049256C">
        <w:rPr>
          <w:rFonts w:hint="eastAsia"/>
        </w:rPr>
        <w:t>同様の</w:t>
      </w:r>
      <w:r w:rsidRPr="0049256C">
        <w:t>方式で、テスト段階のアプリケーションは</w:t>
      </w:r>
      <w:r w:rsidRPr="0049256C">
        <w:t>TEST TCP</w:t>
      </w:r>
      <w:r w:rsidRPr="0049256C">
        <w:t>コネクタサーバにルールサービスを要求するようになる。</w:t>
      </w:r>
    </w:p>
    <w:p w14:paraId="57E94315" w14:textId="77777777" w:rsidR="005B6671" w:rsidRPr="0049256C" w:rsidRDefault="005B6671">
      <w:pPr>
        <w:pStyle w:val="42"/>
        <w:rPr>
          <w:lang w:eastAsia="ja-JP"/>
        </w:rPr>
      </w:pPr>
      <w:bookmarkStart w:id="6439" w:name="_Ref34658286"/>
      <w:r w:rsidRPr="0049256C">
        <w:rPr>
          <w:lang w:eastAsia="ja-JP"/>
        </w:rPr>
        <w:t>TCP</w:t>
      </w:r>
      <w:r w:rsidRPr="0049256C">
        <w:rPr>
          <w:lang w:eastAsia="ja-JP"/>
        </w:rPr>
        <w:t>コネクタサーバグループ</w:t>
      </w:r>
      <w:bookmarkEnd w:id="6439"/>
    </w:p>
    <w:p w14:paraId="2ABF4E61" w14:textId="77777777" w:rsidR="005B6671" w:rsidRPr="0049256C" w:rsidRDefault="005B6671" w:rsidP="00EC7890">
      <w:r w:rsidRPr="0049256C">
        <w:t>様々な業務または目的のルールアプリケーションが</w:t>
      </w:r>
      <w:r w:rsidRPr="0049256C">
        <w:t>TCP</w:t>
      </w:r>
      <w:r w:rsidRPr="0049256C">
        <w:t>コネクタサービスを呼び出す。そのため、業務別または目的別に異なる</w:t>
      </w:r>
      <w:r w:rsidRPr="0049256C">
        <w:t>TCP</w:t>
      </w:r>
      <w:r w:rsidRPr="0049256C">
        <w:t>コネクタサーバを使ってリソースの使用を分離する必要がある。</w:t>
      </w:r>
      <w:r w:rsidRPr="0049256C">
        <w:rPr>
          <w:rFonts w:hint="eastAsia"/>
        </w:rPr>
        <w:t>同一</w:t>
      </w:r>
      <w:r w:rsidRPr="0049256C">
        <w:t>目的を持つ</w:t>
      </w:r>
      <w:r w:rsidRPr="0049256C">
        <w:t>1</w:t>
      </w:r>
      <w:r w:rsidRPr="0049256C">
        <w:t>つ以上の</w:t>
      </w:r>
      <w:r w:rsidRPr="0049256C">
        <w:t>TCP</w:t>
      </w:r>
      <w:r w:rsidRPr="0049256C">
        <w:t>コネクタサーバの</w:t>
      </w:r>
      <w:r w:rsidRPr="0049256C">
        <w:rPr>
          <w:rFonts w:hint="eastAsia"/>
        </w:rPr>
        <w:t>グループ</w:t>
      </w:r>
      <w:r w:rsidRPr="0049256C">
        <w:t>を、</w:t>
      </w:r>
      <w:r w:rsidRPr="0049256C">
        <w:rPr>
          <w:b/>
        </w:rPr>
        <w:t>TCP</w:t>
      </w:r>
      <w:r w:rsidRPr="0049256C">
        <w:rPr>
          <w:b/>
        </w:rPr>
        <w:t>コネクタサーバグループ</w:t>
      </w:r>
      <w:r w:rsidRPr="0049256C">
        <w:rPr>
          <w:b/>
        </w:rPr>
        <w:t>(TCP Connector Server Group)</w:t>
      </w:r>
      <w:r w:rsidRPr="0049256C">
        <w:t>という。</w:t>
      </w:r>
    </w:p>
    <w:p w14:paraId="082E993D" w14:textId="7B059A0D" w:rsidR="005B6671" w:rsidRPr="0049256C" w:rsidRDefault="005B6671" w:rsidP="00EC7890">
      <w:r w:rsidRPr="0049256C">
        <w:t>サービスウィザードを利用して、</w:t>
      </w:r>
      <w:r w:rsidRPr="0049256C">
        <w:t>TCP</w:t>
      </w:r>
      <w:r w:rsidRPr="0049256C">
        <w:t>コネクタサーバクループと</w:t>
      </w:r>
      <w:r w:rsidRPr="0049256C">
        <w:t>TCP</w:t>
      </w:r>
      <w:r w:rsidRPr="0049256C">
        <w:t>コネクタサーバを登録できる。</w:t>
      </w:r>
      <w:r w:rsidRPr="0049256C">
        <w:t>TCP</w:t>
      </w:r>
      <w:r w:rsidR="002C403B">
        <w:t>コネクタサーバを登録する際に、グループを指定する必要がある</w:t>
      </w:r>
      <w:r w:rsidR="002C403B">
        <w:rPr>
          <w:rFonts w:hint="eastAsia"/>
        </w:rPr>
        <w:t>が、</w:t>
      </w:r>
      <w:r w:rsidRPr="0049256C">
        <w:t>基本的に</w:t>
      </w:r>
      <w:r w:rsidR="00506DA9" w:rsidRPr="00506DA9">
        <w:rPr>
          <w:rFonts w:hint="eastAsia"/>
        </w:rPr>
        <w:t>デフォルト</w:t>
      </w:r>
      <w:r w:rsidR="002C403B" w:rsidRPr="00187AC0">
        <w:t>グループが</w:t>
      </w:r>
      <w:r w:rsidR="002C403B" w:rsidRPr="009A2CC8">
        <w:rPr>
          <w:rFonts w:hint="eastAsia"/>
        </w:rPr>
        <w:t>作成さ</w:t>
      </w:r>
      <w:r w:rsidRPr="00187AC0">
        <w:t>れている。登録</w:t>
      </w:r>
      <w:r w:rsidRPr="0049256C">
        <w:t>された</w:t>
      </w:r>
      <w:r w:rsidRPr="0049256C">
        <w:t>TCP</w:t>
      </w:r>
      <w:r w:rsidRPr="0049256C">
        <w:t>コネクタサーバグループは削除できるが、</w:t>
      </w:r>
      <w:r w:rsidR="00506DA9" w:rsidRPr="00506DA9">
        <w:rPr>
          <w:rFonts w:hint="eastAsia"/>
        </w:rPr>
        <w:t>デフォルト</w:t>
      </w:r>
      <w:r w:rsidRPr="0049256C">
        <w:t>グループは削除できない。</w:t>
      </w:r>
    </w:p>
    <w:p w14:paraId="7EB95CE6" w14:textId="77777777" w:rsidR="005B6671" w:rsidRPr="0049256C" w:rsidRDefault="005B6671" w:rsidP="00EC7890">
      <w:r w:rsidRPr="0049256C">
        <w:t>1</w:t>
      </w:r>
      <w:r w:rsidRPr="0049256C">
        <w:t>つのグループに複数の</w:t>
      </w:r>
      <w:r w:rsidRPr="0049256C">
        <w:t>TCP</w:t>
      </w:r>
      <w:r w:rsidRPr="0049256C">
        <w:t>コネクタサーバが登録できる。このサーバはグループ内での順番が付与されている。この順番はウィザードを利用して変更できる。</w:t>
      </w:r>
    </w:p>
    <w:p w14:paraId="282DD60C" w14:textId="77777777" w:rsidR="005B6671" w:rsidRPr="0049256C" w:rsidRDefault="005B6671" w:rsidP="00EC7890"/>
    <w:p w14:paraId="017952D2" w14:textId="227710B3" w:rsidR="005B6671" w:rsidRPr="0099080B" w:rsidRDefault="00DF5CCD" w:rsidP="00EC7890">
      <w:r w:rsidRPr="00DF5CCD">
        <w:rPr>
          <w:rFonts w:hint="eastAsia"/>
        </w:rPr>
        <w:t>ルールアプリケーションのサービス要求を処理するサーバを指定するため</w:t>
      </w:r>
      <w:r w:rsidR="005B6671" w:rsidRPr="0049256C">
        <w:t>に、ルールアプリケーション設定に</w:t>
      </w:r>
      <w:r w:rsidR="005B6671" w:rsidRPr="0049256C">
        <w:t>TCP</w:t>
      </w:r>
      <w:r w:rsidR="005B6671" w:rsidRPr="0049256C">
        <w:t>コネクタサーバグループを指定する。ルールアプリケーション設定への</w:t>
      </w:r>
      <w:r w:rsidR="005B6671" w:rsidRPr="00187AC0">
        <w:t>サーバグループ設定については、</w:t>
      </w:r>
      <w:del w:id="6440" w:author="IRK" w:date="2020-03-09T23:01:00Z">
        <w:r w:rsidR="005B6671" w:rsidRPr="0099080B" w:rsidDel="001A0C38">
          <w:delText>3.6.7</w:delText>
        </w:r>
        <w:r w:rsidR="005B6671" w:rsidRPr="0099080B" w:rsidDel="001A0C38">
          <w:rPr>
            <w:rFonts w:hint="eastAsia"/>
          </w:rPr>
          <w:delText xml:space="preserve"> TCP</w:delText>
        </w:r>
        <w:r w:rsidR="005B6671" w:rsidRPr="0099080B" w:rsidDel="001A0C38">
          <w:rPr>
            <w:rFonts w:hint="eastAsia"/>
          </w:rPr>
          <w:delText>コネクタサーバグループ選択</w:delText>
        </w:r>
      </w:del>
      <w:del w:id="6441" w:author="IRK" w:date="2020-03-09T23:02:00Z">
        <w:r w:rsidR="005B6671" w:rsidRPr="0099080B" w:rsidDel="001A0C38">
          <w:rPr>
            <w:rFonts w:hint="eastAsia"/>
          </w:rPr>
          <w:delText xml:space="preserve"> </w:delText>
        </w:r>
        <w:r w:rsidR="005B6671" w:rsidRPr="0099080B" w:rsidDel="001A0C38">
          <w:delText>–</w:delText>
        </w:r>
        <w:r w:rsidR="005B6671" w:rsidRPr="0099080B" w:rsidDel="001A0C38">
          <w:rPr>
            <w:rFonts w:hint="eastAsia"/>
          </w:rPr>
          <w:delText xml:space="preserve"> </w:delText>
        </w:r>
        <w:r w:rsidR="005B6671" w:rsidRPr="0099080B" w:rsidDel="001A0C38">
          <w:rPr>
            <w:rFonts w:hint="eastAsia"/>
          </w:rPr>
          <w:delText>リモートルールサービスにのみ該当</w:delText>
        </w:r>
      </w:del>
      <w:ins w:id="6442" w:author="IRK" w:date="2020-03-10T22:38:00Z">
        <w:r w:rsidR="008E5814">
          <w:rPr>
            <w:rFonts w:hint="eastAsia"/>
          </w:rPr>
          <w:t>「</w:t>
        </w:r>
      </w:ins>
      <w:ins w:id="6443" w:author="IRK" w:date="2020-03-09T23:02:00Z">
        <w:r w:rsidR="001A0C38">
          <w:fldChar w:fldCharType="begin"/>
        </w:r>
        <w:r w:rsidR="001A0C38">
          <w:instrText xml:space="preserve"> </w:instrText>
        </w:r>
        <w:r w:rsidR="001A0C38">
          <w:rPr>
            <w:rFonts w:hint="eastAsia"/>
          </w:rPr>
          <w:instrText>REF _Ref34687357 \r \h</w:instrText>
        </w:r>
        <w:r w:rsidR="001A0C38">
          <w:instrText xml:space="preserve"> </w:instrText>
        </w:r>
      </w:ins>
      <w:r w:rsidR="001A0C38">
        <w:fldChar w:fldCharType="separate"/>
      </w:r>
      <w:r w:rsidR="00AB1F2F">
        <w:t xml:space="preserve">3.6.7 </w:t>
      </w:r>
      <w:ins w:id="6444" w:author="IRK" w:date="2020-03-09T23:02:00Z">
        <w:r w:rsidR="001A0C38">
          <w:fldChar w:fldCharType="end"/>
        </w:r>
        <w:r w:rsidR="001A0C38">
          <w:fldChar w:fldCharType="begin"/>
        </w:r>
        <w:r w:rsidR="001A0C38">
          <w:instrText xml:space="preserve"> REF _Ref34687359 \h </w:instrText>
        </w:r>
      </w:ins>
      <w:r w:rsidR="001A0C38">
        <w:fldChar w:fldCharType="separate"/>
      </w:r>
      <w:r w:rsidR="00AB1F2F" w:rsidRPr="0049256C">
        <w:t>TCP</w:t>
      </w:r>
      <w:r w:rsidR="00AB1F2F" w:rsidRPr="0049256C">
        <w:t>コネクタサーバグループ選択</w:t>
      </w:r>
      <w:r w:rsidR="00AB1F2F" w:rsidRPr="0049256C">
        <w:t xml:space="preserve"> - </w:t>
      </w:r>
      <w:r w:rsidR="00AB1F2F" w:rsidRPr="0049256C">
        <w:t>リモートルールサービスにのみ該当</w:t>
      </w:r>
      <w:ins w:id="6445" w:author="IRK" w:date="2020-03-09T23:02:00Z">
        <w:r w:rsidR="001A0C38">
          <w:fldChar w:fldCharType="end"/>
        </w:r>
      </w:ins>
      <w:ins w:id="6446" w:author="IRK" w:date="2020-03-10T22:38:00Z">
        <w:r w:rsidR="008E5814">
          <w:rPr>
            <w:rFonts w:hint="eastAsia"/>
          </w:rPr>
          <w:t>」</w:t>
        </w:r>
      </w:ins>
      <w:r w:rsidR="005B6671" w:rsidRPr="0099080B">
        <w:t>を参照</w:t>
      </w:r>
      <w:r w:rsidR="005B6671" w:rsidRPr="00187AC0">
        <w:rPr>
          <w:rFonts w:hint="eastAsia"/>
        </w:rPr>
        <w:t>のこと。</w:t>
      </w:r>
      <w:r w:rsidRPr="00DF5CCD">
        <w:rPr>
          <w:rFonts w:hint="eastAsia"/>
        </w:rPr>
        <w:t>アプリケーションがサービス要求をするグループ内サーバ、および要求順序を指定するために</w:t>
      </w:r>
      <w:r w:rsidR="005B6671" w:rsidRPr="00187AC0">
        <w:rPr>
          <w:rFonts w:hint="eastAsia"/>
        </w:rPr>
        <w:t>、</w:t>
      </w:r>
      <w:r w:rsidR="005B6671" w:rsidRPr="00187AC0">
        <w:t>次の高可用性方式が指定できる。</w:t>
      </w:r>
    </w:p>
    <w:p w14:paraId="266AE834" w14:textId="77777777" w:rsidR="005B6671" w:rsidRPr="0049256C" w:rsidRDefault="005B6671" w:rsidP="00EC7890"/>
    <w:p w14:paraId="6E5AE948" w14:textId="77777777" w:rsidR="005B6671" w:rsidRPr="0049256C" w:rsidRDefault="005B6671" w:rsidP="00621918">
      <w:pPr>
        <w:pStyle w:val="10"/>
      </w:pPr>
      <w:r w:rsidRPr="0049256C">
        <w:t>フェールオーバー</w:t>
      </w:r>
      <w:r w:rsidRPr="0049256C">
        <w:t>(Fail Over)</w:t>
      </w:r>
    </w:p>
    <w:p w14:paraId="30B4650F" w14:textId="77777777" w:rsidR="005B6671" w:rsidRPr="0049256C" w:rsidRDefault="005B6671" w:rsidP="00621918">
      <w:pPr>
        <w:pStyle w:val="10"/>
      </w:pPr>
      <w:r w:rsidRPr="0049256C">
        <w:t>負荷分散</w:t>
      </w:r>
      <w:r w:rsidRPr="0049256C">
        <w:t>(Load Balance)</w:t>
      </w:r>
    </w:p>
    <w:p w14:paraId="1395AFEB" w14:textId="77777777" w:rsidR="005B6671" w:rsidRPr="0049256C" w:rsidRDefault="005B6671" w:rsidP="00EC7890"/>
    <w:p w14:paraId="708A7813" w14:textId="6248B3D2" w:rsidR="005B6671" w:rsidRPr="0099080B" w:rsidRDefault="005B6671" w:rsidP="00EC7890">
      <w:r w:rsidRPr="0099080B">
        <w:rPr>
          <w:b/>
        </w:rPr>
        <w:t>フェールオーバー</w:t>
      </w:r>
      <w:r w:rsidRPr="0099080B">
        <w:rPr>
          <w:b/>
        </w:rPr>
        <w:t>(Fail Over)</w:t>
      </w:r>
      <w:r w:rsidRPr="0099080B">
        <w:rPr>
          <w:b/>
        </w:rPr>
        <w:t>方式</w:t>
      </w:r>
      <w:r w:rsidRPr="0099080B">
        <w:t>はサーバにグループ内の優先順位</w:t>
      </w:r>
      <w:r w:rsidR="00DF5CCD" w:rsidRPr="00DF5CCD">
        <w:rPr>
          <w:rFonts w:hint="eastAsia"/>
        </w:rPr>
        <w:t>を定義し</w:t>
      </w:r>
      <w:r w:rsidRPr="0099080B">
        <w:t>、アプリケーションが使用できる最優先順位のルールサーバに</w:t>
      </w:r>
      <w:r w:rsidR="002C403B" w:rsidRPr="0099080B">
        <w:t>のみルールサービス要求を送るようにする方式である。優先順位は</w:t>
      </w:r>
      <w:r w:rsidR="002C403B" w:rsidRPr="009A2CC8">
        <w:rPr>
          <w:rFonts w:hint="eastAsia"/>
        </w:rPr>
        <w:t>数字</w:t>
      </w:r>
      <w:r w:rsidR="002C403B" w:rsidRPr="0099080B">
        <w:t>によって付与</w:t>
      </w:r>
      <w:r w:rsidR="002C403B" w:rsidRPr="009A2CC8">
        <w:rPr>
          <w:rFonts w:hint="eastAsia"/>
        </w:rPr>
        <w:t>され、</w:t>
      </w:r>
      <w:r w:rsidRPr="0099080B">
        <w:rPr>
          <w:rFonts w:hint="eastAsia"/>
        </w:rPr>
        <w:t>数字が小さい</w:t>
      </w:r>
      <w:r w:rsidR="002C403B" w:rsidRPr="0099080B">
        <w:t>サーバ</w:t>
      </w:r>
      <w:r w:rsidR="002C403B" w:rsidRPr="009A2CC8">
        <w:rPr>
          <w:rFonts w:hint="eastAsia"/>
        </w:rPr>
        <w:t>の</w:t>
      </w:r>
      <w:r w:rsidRPr="0099080B">
        <w:t>優先順位が高い。アプリケーションは</w:t>
      </w:r>
      <w:r w:rsidRPr="0099080B">
        <w:t>1</w:t>
      </w:r>
      <w:r w:rsidRPr="0099080B">
        <w:t>つのサーバにのみルールサービスを要求し、そのサーバをこのアプリケーションの</w:t>
      </w:r>
      <w:r w:rsidRPr="0099080B">
        <w:rPr>
          <w:rFonts w:hint="eastAsia"/>
          <w:b/>
        </w:rPr>
        <w:t>アクティブサーバ</w:t>
      </w:r>
      <w:r w:rsidRPr="0099080B">
        <w:rPr>
          <w:b/>
        </w:rPr>
        <w:t>(Active Server)</w:t>
      </w:r>
      <w:r w:rsidRPr="0099080B">
        <w:rPr>
          <w:rFonts w:hint="eastAsia"/>
        </w:rPr>
        <w:t>という。アクティブサーバの中断や障害が発生して使用できなくなった場合、その次の優先順位のルールサーバがアクティブサーバになる。</w:t>
      </w:r>
    </w:p>
    <w:p w14:paraId="0B2D6977" w14:textId="77777777" w:rsidR="005B6671" w:rsidRPr="0099080B" w:rsidRDefault="005B6671" w:rsidP="00EC7890"/>
    <w:p w14:paraId="6833B7BF" w14:textId="74FFFCB9" w:rsidR="005B6671" w:rsidRPr="0099080B" w:rsidRDefault="005B6671" w:rsidP="00EC7890">
      <w:r w:rsidRPr="0099080B">
        <w:rPr>
          <w:rFonts w:hint="eastAsia"/>
          <w:b/>
        </w:rPr>
        <w:t>負荷分散</w:t>
      </w:r>
      <w:r w:rsidRPr="0099080B">
        <w:rPr>
          <w:b/>
        </w:rPr>
        <w:t>(Load Balance)</w:t>
      </w:r>
      <w:r w:rsidRPr="0099080B">
        <w:rPr>
          <w:rFonts w:hint="eastAsia"/>
          <w:b/>
        </w:rPr>
        <w:t>方式</w:t>
      </w:r>
      <w:r w:rsidRPr="0099080B">
        <w:rPr>
          <w:rFonts w:hint="eastAsia"/>
        </w:rPr>
        <w:t>は、アプリケーションがすべてのサーバに均等にサービス要求を送信する方式である。アプリケーションは、サーバの</w:t>
      </w:r>
      <w:r w:rsidR="00B3526F">
        <w:rPr>
          <w:rFonts w:hint="eastAsia"/>
        </w:rPr>
        <w:t>グループ内での順番</w:t>
      </w:r>
      <w:r w:rsidRPr="0099080B">
        <w:t>にサービス要求を</w:t>
      </w:r>
      <w:r w:rsidRPr="0099080B">
        <w:rPr>
          <w:rFonts w:hint="eastAsia"/>
        </w:rPr>
        <w:t>送信する。</w:t>
      </w:r>
      <w:r w:rsidRPr="0099080B">
        <w:t>例えば、最初の要求は</w:t>
      </w:r>
      <w:r w:rsidRPr="0099080B">
        <w:t>1</w:t>
      </w:r>
      <w:r w:rsidRPr="0099080B">
        <w:t>番サーバに、次の要求は</w:t>
      </w:r>
      <w:r w:rsidRPr="0099080B">
        <w:t>2</w:t>
      </w:r>
      <w:r w:rsidRPr="0099080B">
        <w:rPr>
          <w:rFonts w:hint="eastAsia"/>
        </w:rPr>
        <w:t>番サーバに送信する方式である。最後の順番のサーバに要求を送った後、その次の要求は再び</w:t>
      </w:r>
      <w:r w:rsidRPr="0099080B">
        <w:t>1</w:t>
      </w:r>
      <w:r w:rsidRPr="0099080B">
        <w:rPr>
          <w:rFonts w:hint="eastAsia"/>
        </w:rPr>
        <w:t>番サーバに送信される。中断や</w:t>
      </w:r>
      <w:r w:rsidR="00EA232B" w:rsidRPr="0099080B">
        <w:rPr>
          <w:rFonts w:hint="eastAsia"/>
        </w:rPr>
        <w:t>障害が発生したサーバは、順番から</w:t>
      </w:r>
      <w:r w:rsidR="00EA232B" w:rsidRPr="009A2CC8">
        <w:rPr>
          <w:rFonts w:hint="eastAsia"/>
        </w:rPr>
        <w:t>除外</w:t>
      </w:r>
      <w:r w:rsidRPr="0099080B">
        <w:t>される。</w:t>
      </w:r>
    </w:p>
    <w:p w14:paraId="231CF919" w14:textId="77777777" w:rsidR="005B6671" w:rsidRPr="0049256C" w:rsidRDefault="005B6671" w:rsidP="00EC7890"/>
    <w:p w14:paraId="298CFE56" w14:textId="1B8F3D2B" w:rsidR="005B6671" w:rsidRPr="0049256C" w:rsidRDefault="005F6A7C" w:rsidP="00EC7890">
      <w:r w:rsidRPr="005F6A7C">
        <w:rPr>
          <w:rFonts w:hint="eastAsia"/>
        </w:rPr>
        <w:t>冗長</w:t>
      </w:r>
      <w:r w:rsidR="005B6671" w:rsidRPr="0049256C">
        <w:t>化</w:t>
      </w:r>
      <w:r w:rsidR="005B6671" w:rsidRPr="0049256C">
        <w:t>(Replication)</w:t>
      </w:r>
      <w:r w:rsidR="005B6671" w:rsidRPr="0049256C">
        <w:t>または高可用</w:t>
      </w:r>
      <w:r w:rsidR="005B6671" w:rsidRPr="0049256C">
        <w:t>(High Availability)</w:t>
      </w:r>
      <w:r w:rsidR="005B6671" w:rsidRPr="0049256C">
        <w:t>構成のために、フェールオーバーまたは負荷分散方式が</w:t>
      </w:r>
      <w:r w:rsidR="005B6671" w:rsidRPr="0049256C">
        <w:rPr>
          <w:rFonts w:hint="eastAsia"/>
        </w:rPr>
        <w:t>使用でき</w:t>
      </w:r>
      <w:r w:rsidR="005B6671" w:rsidRPr="0049256C">
        <w:t>る。</w:t>
      </w:r>
    </w:p>
    <w:p w14:paraId="2106034F" w14:textId="77777777" w:rsidR="005B6671" w:rsidRPr="0049256C" w:rsidRDefault="005B6671" w:rsidP="00EC7890"/>
    <w:p w14:paraId="7EB9ADE9" w14:textId="57ED3B4E" w:rsidR="005B6671" w:rsidRPr="0099080B" w:rsidRDefault="005B6671" w:rsidP="00EC7890">
      <w:pPr>
        <w:tabs>
          <w:tab w:val="left" w:pos="1560"/>
        </w:tabs>
      </w:pPr>
      <w:r w:rsidRPr="0049256C">
        <w:t>多くの二重化構成において、ルールアプリケーションと</w:t>
      </w:r>
      <w:r w:rsidRPr="0049256C">
        <w:t>TCP</w:t>
      </w:r>
      <w:r w:rsidR="005444E7">
        <w:t>コネクタサーバは</w:t>
      </w:r>
      <w:r w:rsidR="005444E7" w:rsidRPr="009A2CC8">
        <w:rPr>
          <w:rFonts w:hint="eastAsia"/>
        </w:rPr>
        <w:t>ペア</w:t>
      </w:r>
      <w:r w:rsidRPr="0099080B">
        <w:t>で</w:t>
      </w:r>
      <w:r w:rsidRPr="0049256C">
        <w:t>構成される。</w:t>
      </w:r>
      <w:del w:id="6447" w:author="IRK" w:date="2020-03-09T23:02:00Z">
        <w:r w:rsidR="00B74BDB" w:rsidRPr="0049256C" w:rsidDel="001A0C38">
          <w:delText>図</w:delText>
        </w:r>
        <w:r w:rsidR="00B74BDB" w:rsidRPr="0049256C" w:rsidDel="001A0C38">
          <w:delText>21</w:delText>
        </w:r>
      </w:del>
      <w:ins w:id="6448" w:author="IRK" w:date="2020-03-09T23:02:00Z">
        <w:r w:rsidR="001A0C38">
          <w:rPr>
            <w:rFonts w:hint="eastAsia"/>
          </w:rPr>
          <w:t>次の図</w:t>
        </w:r>
      </w:ins>
      <w:r w:rsidRPr="0049256C">
        <w:t>は、そのような二重化構成の例を表している。アプリケーションと</w:t>
      </w:r>
      <w:r w:rsidRPr="0049256C">
        <w:t>TCP</w:t>
      </w:r>
      <w:r w:rsidRPr="0049256C">
        <w:t>コネクタサーバは、同じホストに構成されている。アプリケーションが使用するルールサーバの優先順位は絶対的ではなく、アプリケーションと対をなすルールサーバ</w:t>
      </w:r>
      <w:r w:rsidRPr="0099080B">
        <w:t>が優先</w:t>
      </w:r>
      <w:r w:rsidR="005444E7" w:rsidRPr="009A2CC8">
        <w:rPr>
          <w:rFonts w:hint="eastAsia"/>
        </w:rPr>
        <w:t>され</w:t>
      </w:r>
      <w:r w:rsidRPr="0099080B">
        <w:t>、そのサーバが使用できない場合は他のホストのルールサーバを使用するようになっている。</w:t>
      </w:r>
    </w:p>
    <w:p w14:paraId="47398EEF" w14:textId="77777777" w:rsidR="00B74BDB" w:rsidRPr="0049256C" w:rsidRDefault="005B6671" w:rsidP="00621918">
      <w:pPr>
        <w:pStyle w:val="afff5"/>
      </w:pPr>
      <w:r w:rsidRPr="0049256C">
        <w:rPr>
          <w:lang w:eastAsia="ja-JP"/>
        </w:rPr>
        <w:drawing>
          <wp:inline distT="0" distB="0" distL="0" distR="0" wp14:anchorId="6BEEBD96" wp14:editId="2F827E2C">
            <wp:extent cx="5067300" cy="2114550"/>
            <wp:effectExtent l="19050" t="19050" r="19050" b="19050"/>
            <wp:docPr id="25"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067300" cy="2114550"/>
                    </a:xfrm>
                    <a:prstGeom prst="rect">
                      <a:avLst/>
                    </a:prstGeom>
                    <a:ln w="6350">
                      <a:solidFill>
                        <a:schemeClr val="tx1"/>
                      </a:solidFill>
                    </a:ln>
                  </pic:spPr>
                </pic:pic>
              </a:graphicData>
            </a:graphic>
          </wp:inline>
        </w:drawing>
      </w:r>
    </w:p>
    <w:p w14:paraId="3451B709" w14:textId="7A436E52" w:rsidR="005B6671" w:rsidRPr="0049256C" w:rsidRDefault="00B74BDB" w:rsidP="00621918">
      <w:pPr>
        <w:pStyle w:val="afff6"/>
      </w:pPr>
      <w:bookmarkStart w:id="6449" w:name="_Toc465078673"/>
      <w:bookmarkStart w:id="6450" w:name="_Toc34839322"/>
      <w:bookmarkStart w:id="6451" w:name="_Toc40084715"/>
      <w:r w:rsidRPr="0049256C">
        <w:rPr>
          <w:rFonts w:hint="eastAsia"/>
        </w:rPr>
        <w:t>[</w:t>
      </w:r>
      <w:del w:id="6452" w:author="IRK" w:date="2020-03-09T23:03:00Z">
        <w:r w:rsidRPr="0049256C" w:rsidDel="001A0C38">
          <w:rPr>
            <w:rFonts w:hint="eastAsia"/>
          </w:rPr>
          <w:delText>図</w:delText>
        </w:r>
        <w:r w:rsidRPr="0049256C" w:rsidDel="001A0C38">
          <w:rPr>
            <w:rFonts w:hint="eastAsia"/>
          </w:rPr>
          <w:delText xml:space="preserve"> </w:delText>
        </w:r>
        <w:r w:rsidRPr="0049256C" w:rsidDel="001A0C38">
          <w:fldChar w:fldCharType="begin"/>
        </w:r>
        <w:r w:rsidRPr="0049256C" w:rsidDel="001A0C38">
          <w:delInstrText xml:space="preserve"> </w:delInstrText>
        </w:r>
        <w:r w:rsidRPr="0049256C" w:rsidDel="001A0C38">
          <w:rPr>
            <w:rFonts w:hint="eastAsia"/>
          </w:rPr>
          <w:delInstrText>SEQ [</w:delInstrText>
        </w:r>
        <w:r w:rsidRPr="0049256C" w:rsidDel="001A0C38">
          <w:rPr>
            <w:rFonts w:hint="eastAsia"/>
          </w:rPr>
          <w:delInstrText>図</w:delInstrText>
        </w:r>
        <w:r w:rsidRPr="0049256C" w:rsidDel="001A0C38">
          <w:rPr>
            <w:rFonts w:hint="eastAsia"/>
          </w:rPr>
          <w:delInstrText xml:space="preserve"> \* ARABIC</w:delInstrText>
        </w:r>
        <w:r w:rsidRPr="0049256C" w:rsidDel="001A0C38">
          <w:delInstrText xml:space="preserve"> </w:delInstrText>
        </w:r>
        <w:r w:rsidRPr="0049256C" w:rsidDel="001A0C38">
          <w:fldChar w:fldCharType="separate"/>
        </w:r>
        <w:r w:rsidR="000132DF" w:rsidDel="001A0C38">
          <w:rPr>
            <w:noProof/>
          </w:rPr>
          <w:delText>21</w:delText>
        </w:r>
        <w:r w:rsidRPr="0049256C" w:rsidDel="001A0C38">
          <w:fldChar w:fldCharType="end"/>
        </w:r>
      </w:del>
      <w:ins w:id="6453" w:author="IRK" w:date="2020-03-09T23:03: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21</w:t>
      </w:r>
      <w:ins w:id="6454" w:author="IRK" w:date="2020-03-09T23:03:00Z">
        <w:r w:rsidR="001A0C38">
          <w:fldChar w:fldCharType="end"/>
        </w:r>
      </w:ins>
      <w:del w:id="6455" w:author="IRK" w:date="2020-03-11T17:16:00Z">
        <w:r w:rsidR="00D869A0" w:rsidRPr="0049256C" w:rsidDel="00501B62">
          <w:rPr>
            <w:rFonts w:hint="eastAsia"/>
          </w:rPr>
          <w:delText xml:space="preserve">　</w:delText>
        </w:r>
      </w:del>
      <w:ins w:id="6456" w:author="IRK" w:date="2020-03-11T17:16:00Z">
        <w:r w:rsidR="00501B62">
          <w:rPr>
            <w:rFonts w:hint="eastAsia"/>
          </w:rPr>
          <w:t xml:space="preserve"> </w:t>
        </w:r>
      </w:ins>
      <w:r w:rsidRPr="0049256C">
        <w:t>An Example of a Replication</w:t>
      </w:r>
      <w:r w:rsidRPr="0049256C">
        <w:rPr>
          <w:rFonts w:hint="eastAsia"/>
        </w:rPr>
        <w:t>]</w:t>
      </w:r>
      <w:bookmarkEnd w:id="6449"/>
      <w:bookmarkEnd w:id="6450"/>
      <w:bookmarkEnd w:id="6451"/>
    </w:p>
    <w:p w14:paraId="7A7CCBF2" w14:textId="77777777" w:rsidR="005B6671" w:rsidRPr="0049256C" w:rsidRDefault="005B6671" w:rsidP="00EC7890"/>
    <w:p w14:paraId="20A9042B" w14:textId="62A9F1C3" w:rsidR="005B6671" w:rsidRPr="0049256C" w:rsidRDefault="005B6671" w:rsidP="00EC7890">
      <w:r w:rsidRPr="00557903">
        <w:t>この例</w:t>
      </w:r>
      <w:r w:rsidR="003A19E8" w:rsidRPr="009A2CC8">
        <w:rPr>
          <w:rFonts w:hint="eastAsia"/>
        </w:rPr>
        <w:t>で</w:t>
      </w:r>
      <w:r w:rsidRPr="00557903">
        <w:t>は、二重化で動作する</w:t>
      </w:r>
      <w:r w:rsidRPr="00557903">
        <w:t>2</w:t>
      </w:r>
      <w:r w:rsidRPr="00557903">
        <w:t>つのホストを表している。各ホストにはルールアプリケーションと</w:t>
      </w:r>
      <w:r w:rsidRPr="00B505E6">
        <w:t>TCP</w:t>
      </w:r>
      <w:r w:rsidRPr="007E4FA1">
        <w:t>コネクタサーバが動作している。</w:t>
      </w:r>
      <w:r w:rsidRPr="002127E5">
        <w:t>TCP</w:t>
      </w:r>
      <w:r w:rsidRPr="00A525EC">
        <w:t>コネクタサーバは</w:t>
      </w:r>
      <w:r w:rsidRPr="00557903">
        <w:t>TCP</w:t>
      </w:r>
      <w:r w:rsidRPr="00557903">
        <w:rPr>
          <w:rFonts w:hint="eastAsia"/>
        </w:rPr>
        <w:t>コネクタサーバグループで構成されており、アプリケーションはこのグループにルールサービスを要求する。外部からの要求は</w:t>
      </w:r>
      <w:r w:rsidRPr="00557903">
        <w:t>L4</w:t>
      </w:r>
      <w:r w:rsidR="003A19E8" w:rsidRPr="00557903">
        <w:rPr>
          <w:rFonts w:hint="eastAsia"/>
        </w:rPr>
        <w:t>スイッチなどを利用して各アプリケーションに分散される</w:t>
      </w:r>
      <w:r w:rsidR="003A19E8" w:rsidRPr="009A2CC8">
        <w:rPr>
          <w:rFonts w:hint="eastAsia"/>
        </w:rPr>
        <w:t>ため</w:t>
      </w:r>
      <w:r w:rsidRPr="00557903">
        <w:t>、</w:t>
      </w:r>
      <w:r w:rsidRPr="00557903">
        <w:t>2</w:t>
      </w:r>
      <w:r w:rsidRPr="00557903">
        <w:t>つ</w:t>
      </w:r>
      <w:r w:rsidRPr="0049256C">
        <w:t>のアプリケーションのルールサービス呼び出しの頻度は同程度である。そのため、</w:t>
      </w:r>
      <w:r w:rsidRPr="0049256C">
        <w:t>TCP</w:t>
      </w:r>
      <w:r w:rsidRPr="0049256C">
        <w:t>コネクタサーバへのルールサービス要求を再び分散させる必要がない</w:t>
      </w:r>
      <w:del w:id="6457" w:author="IRK" w:date="2020-03-11T15:53:00Z">
        <w:r w:rsidRPr="0049256C" w:rsidDel="003E7D05">
          <w:delText>ので</w:delText>
        </w:r>
      </w:del>
      <w:ins w:id="6458" w:author="IRK" w:date="2020-03-11T15:53:00Z">
        <w:r w:rsidR="003E7D05">
          <w:rPr>
            <w:rFonts w:hint="eastAsia"/>
          </w:rPr>
          <w:t>ため</w:t>
        </w:r>
      </w:ins>
      <w:r w:rsidRPr="0049256C">
        <w:t>、負荷分散方式に指定する必要はない。ただし、</w:t>
      </w:r>
      <w:r w:rsidRPr="0049256C">
        <w:t>1</w:t>
      </w:r>
      <w:r w:rsidRPr="0049256C">
        <w:t>つの</w:t>
      </w:r>
      <w:r w:rsidRPr="0049256C">
        <w:t>TCP</w:t>
      </w:r>
      <w:r w:rsidRPr="0049256C">
        <w:t>コネクタサーバに障害が発生し</w:t>
      </w:r>
      <w:r w:rsidRPr="0049256C">
        <w:rPr>
          <w:rFonts w:hint="eastAsia"/>
        </w:rPr>
        <w:t>た場合でも</w:t>
      </w:r>
      <w:r w:rsidRPr="0049256C">
        <w:t>ルールは正常にサービスされる必要がある</w:t>
      </w:r>
      <w:r w:rsidRPr="0049256C">
        <w:rPr>
          <w:rFonts w:hint="eastAsia"/>
        </w:rPr>
        <w:t>ため</w:t>
      </w:r>
      <w:r w:rsidRPr="0049256C">
        <w:t>、</w:t>
      </w:r>
      <w:r w:rsidRPr="0049256C">
        <w:t>TCP</w:t>
      </w:r>
      <w:r w:rsidRPr="0049256C">
        <w:t>コネクタサーバグループをフェールオーバー方式に設定する。</w:t>
      </w:r>
    </w:p>
    <w:p w14:paraId="0F11A5D7" w14:textId="77777777" w:rsidR="005B6671" w:rsidRPr="0049256C" w:rsidRDefault="005B6671" w:rsidP="00EC7890">
      <w:r w:rsidRPr="0049256C">
        <w:t>TCP</w:t>
      </w:r>
      <w:r w:rsidRPr="0049256C">
        <w:t>コネクタサーバには順番が付与されており、その順番により</w:t>
      </w:r>
      <w:r w:rsidRPr="0049256C">
        <w:t>TCP</w:t>
      </w:r>
      <w:r w:rsidRPr="0049256C">
        <w:t>コネクタサーバの優先順位は</w:t>
      </w:r>
      <w:r w:rsidRPr="0049256C">
        <w:t>TCP</w:t>
      </w:r>
      <w:r w:rsidRPr="0049256C">
        <w:t>コネクタサーバ</w:t>
      </w:r>
      <w:r w:rsidRPr="0049256C">
        <w:t>1</w:t>
      </w:r>
      <w:r w:rsidRPr="0049256C">
        <w:t>、</w:t>
      </w:r>
      <w:r w:rsidRPr="0049256C">
        <w:t>TCP</w:t>
      </w:r>
      <w:r w:rsidRPr="0049256C">
        <w:t>コネクタサーバ</w:t>
      </w:r>
      <w:r w:rsidRPr="0049256C">
        <w:t>2</w:t>
      </w:r>
      <w:r w:rsidRPr="0049256C">
        <w:t>の順となる。そのため、サーバ</w:t>
      </w:r>
      <w:r w:rsidRPr="0049256C">
        <w:t>1</w:t>
      </w:r>
      <w:r w:rsidRPr="0049256C">
        <w:t>が正常に動作している場合は、どんなルールアプリケーションであれサービス要求はサーバ</w:t>
      </w:r>
      <w:r w:rsidRPr="0049256C">
        <w:t>1</w:t>
      </w:r>
      <w:r w:rsidRPr="0049256C">
        <w:t>に</w:t>
      </w:r>
      <w:r w:rsidRPr="0049256C">
        <w:rPr>
          <w:rFonts w:hint="eastAsia"/>
        </w:rPr>
        <w:t>送信さ</w:t>
      </w:r>
      <w:r w:rsidRPr="0049256C">
        <w:t>れる。ルールアプリケーションと</w:t>
      </w:r>
      <w:r w:rsidRPr="0049256C">
        <w:t>TCP</w:t>
      </w:r>
      <w:r w:rsidRPr="0049256C">
        <w:t>コネクタサーバの間の実線矢印がそれを表している。サーバ</w:t>
      </w:r>
      <w:r w:rsidRPr="0049256C">
        <w:t>1</w:t>
      </w:r>
      <w:r w:rsidRPr="0049256C">
        <w:t>に障害が発生してサーバ</w:t>
      </w:r>
      <w:r w:rsidRPr="0049256C">
        <w:t>2</w:t>
      </w:r>
      <w:r w:rsidRPr="0049256C">
        <w:t>がアクティブサーバになると、すべてのルールサービス要求はサーバ</w:t>
      </w:r>
      <w:r w:rsidRPr="0049256C">
        <w:t>2</w:t>
      </w:r>
      <w:r w:rsidRPr="0049256C">
        <w:t>に</w:t>
      </w:r>
      <w:r w:rsidRPr="0049256C">
        <w:rPr>
          <w:rFonts w:hint="eastAsia"/>
        </w:rPr>
        <w:t>送信さ</w:t>
      </w:r>
      <w:r w:rsidRPr="0049256C">
        <w:t>れる。ルールアプリケーションと</w:t>
      </w:r>
      <w:r w:rsidRPr="0049256C">
        <w:t>TCP</w:t>
      </w:r>
      <w:r w:rsidRPr="0049256C">
        <w:t>コネクタサーバの間の点線矢印がそれを表している。</w:t>
      </w:r>
    </w:p>
    <w:p w14:paraId="3313CFC5" w14:textId="4D78471F" w:rsidR="005B6671" w:rsidRPr="0049256C" w:rsidRDefault="005B6671" w:rsidP="00EC7890">
      <w:r w:rsidRPr="0049256C">
        <w:t>このように構成される場合、すべてのルールサービスの負荷が一方のホストに集中される問題が発生する。この問題は、ルールアプリケーションが</w:t>
      </w:r>
      <w:r w:rsidRPr="0049256C">
        <w:t>TCP</w:t>
      </w:r>
      <w:r w:rsidRPr="0049256C">
        <w:t>コネクタサーバの優先順位に</w:t>
      </w:r>
      <w:r w:rsidRPr="0049256C">
        <w:rPr>
          <w:rFonts w:hint="eastAsia"/>
        </w:rPr>
        <w:t>関係</w:t>
      </w:r>
      <w:r w:rsidR="003A19E8">
        <w:t>なく、自</w:t>
      </w:r>
      <w:r w:rsidRPr="0049256C">
        <w:t>ホストで実行されるサーバに優先的にサービスを要求することで解決する。</w:t>
      </w:r>
      <w:del w:id="6459" w:author="IRK" w:date="2020-03-09T23:03:00Z">
        <w:r w:rsidR="001416E6" w:rsidRPr="0049256C" w:rsidDel="001A0C38">
          <w:rPr>
            <w:rFonts w:hint="eastAsia"/>
          </w:rPr>
          <w:delText>図</w:delText>
        </w:r>
        <w:r w:rsidR="001416E6" w:rsidRPr="0049256C" w:rsidDel="001A0C38">
          <w:rPr>
            <w:rFonts w:hint="eastAsia"/>
          </w:rPr>
          <w:delText>22</w:delText>
        </w:r>
      </w:del>
      <w:ins w:id="6460" w:author="IRK" w:date="2020-03-09T23:03:00Z">
        <w:r w:rsidR="001A0C38">
          <w:rPr>
            <w:rFonts w:hint="eastAsia"/>
          </w:rPr>
          <w:t>次の図</w:t>
        </w:r>
      </w:ins>
      <w:r w:rsidRPr="0049256C">
        <w:t>が、そのような構成を表している。</w:t>
      </w:r>
    </w:p>
    <w:p w14:paraId="1A1687EB" w14:textId="77777777" w:rsidR="005B6671" w:rsidRPr="0049256C" w:rsidRDefault="005B6671" w:rsidP="00EC7890"/>
    <w:p w14:paraId="1D34AADE" w14:textId="77777777" w:rsidR="009A22F9" w:rsidRPr="0049256C" w:rsidRDefault="005B6671" w:rsidP="00621918">
      <w:pPr>
        <w:pStyle w:val="afff5"/>
      </w:pPr>
      <w:r w:rsidRPr="0049256C">
        <w:rPr>
          <w:lang w:eastAsia="ja-JP"/>
        </w:rPr>
        <w:drawing>
          <wp:inline distT="0" distB="0" distL="0" distR="0" wp14:anchorId="3D16E183" wp14:editId="6F9ECEEE">
            <wp:extent cx="4838700" cy="2019157"/>
            <wp:effectExtent l="19050" t="19050" r="19050" b="19685"/>
            <wp:docPr id="2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845790" cy="2022116"/>
                    </a:xfrm>
                    <a:prstGeom prst="rect">
                      <a:avLst/>
                    </a:prstGeom>
                    <a:ln w="6350">
                      <a:solidFill>
                        <a:schemeClr val="tx1"/>
                      </a:solidFill>
                    </a:ln>
                  </pic:spPr>
                </pic:pic>
              </a:graphicData>
            </a:graphic>
          </wp:inline>
        </w:drawing>
      </w:r>
    </w:p>
    <w:p w14:paraId="0C6E1B51" w14:textId="0674845F" w:rsidR="009A22F9" w:rsidRPr="0049256C" w:rsidRDefault="009A22F9" w:rsidP="00621918">
      <w:pPr>
        <w:pStyle w:val="afff6"/>
      </w:pPr>
      <w:bookmarkStart w:id="6461" w:name="_Toc465078674"/>
      <w:bookmarkStart w:id="6462" w:name="_Ref34687454"/>
      <w:bookmarkStart w:id="6463" w:name="_Toc34839323"/>
      <w:bookmarkStart w:id="6464" w:name="_Toc40084716"/>
      <w:r w:rsidRPr="0049256C">
        <w:rPr>
          <w:rFonts w:hint="eastAsia"/>
        </w:rPr>
        <w:t>[</w:t>
      </w:r>
      <w:del w:id="6465" w:author="IRK" w:date="2020-03-09T23:03:00Z">
        <w:r w:rsidRPr="0049256C" w:rsidDel="001A0C38">
          <w:rPr>
            <w:rFonts w:hint="eastAsia"/>
          </w:rPr>
          <w:delText>図</w:delText>
        </w:r>
        <w:r w:rsidRPr="0049256C" w:rsidDel="001A0C38">
          <w:rPr>
            <w:rFonts w:hint="eastAsia"/>
          </w:rPr>
          <w:delText xml:space="preserve"> </w:delText>
        </w:r>
        <w:r w:rsidRPr="0049256C" w:rsidDel="001A0C38">
          <w:fldChar w:fldCharType="begin"/>
        </w:r>
        <w:r w:rsidRPr="0049256C" w:rsidDel="001A0C38">
          <w:delInstrText xml:space="preserve"> </w:delInstrText>
        </w:r>
        <w:r w:rsidRPr="0049256C" w:rsidDel="001A0C38">
          <w:rPr>
            <w:rFonts w:hint="eastAsia"/>
          </w:rPr>
          <w:delInstrText>SEQ [</w:delInstrText>
        </w:r>
        <w:r w:rsidRPr="0049256C" w:rsidDel="001A0C38">
          <w:rPr>
            <w:rFonts w:hint="eastAsia"/>
          </w:rPr>
          <w:delInstrText>図</w:delInstrText>
        </w:r>
        <w:r w:rsidRPr="0049256C" w:rsidDel="001A0C38">
          <w:rPr>
            <w:rFonts w:hint="eastAsia"/>
          </w:rPr>
          <w:delInstrText xml:space="preserve"> \* ARABIC</w:delInstrText>
        </w:r>
        <w:r w:rsidRPr="0049256C" w:rsidDel="001A0C38">
          <w:delInstrText xml:space="preserve"> </w:delInstrText>
        </w:r>
        <w:r w:rsidRPr="0049256C" w:rsidDel="001A0C38">
          <w:fldChar w:fldCharType="separate"/>
        </w:r>
        <w:r w:rsidR="000132DF" w:rsidDel="001A0C38">
          <w:rPr>
            <w:noProof/>
          </w:rPr>
          <w:delText>22</w:delText>
        </w:r>
        <w:r w:rsidRPr="0049256C" w:rsidDel="001A0C38">
          <w:fldChar w:fldCharType="end"/>
        </w:r>
      </w:del>
      <w:ins w:id="6466" w:author="IRK" w:date="2020-03-09T23:03:00Z">
        <w:r w:rsidR="001A0C38">
          <w:rPr>
            <w:rFonts w:hint="eastAsia"/>
          </w:rPr>
          <w:t>図</w:t>
        </w:r>
        <w:r w:rsidR="001A0C38">
          <w:rPr>
            <w:rFonts w:hint="eastAsia"/>
          </w:rPr>
          <w:t xml:space="preserve"> </w:t>
        </w:r>
        <w:r w:rsidR="001A0C38">
          <w:fldChar w:fldCharType="begin"/>
        </w:r>
        <w:r w:rsidR="001A0C38">
          <w:instrText xml:space="preserve"> </w:instrText>
        </w:r>
        <w:r w:rsidR="001A0C38">
          <w:rPr>
            <w:rFonts w:hint="eastAsia"/>
          </w:rPr>
          <w:instrText xml:space="preserve">SEQ </w:instrText>
        </w:r>
        <w:r w:rsidR="001A0C38">
          <w:rPr>
            <w:rFonts w:hint="eastAsia"/>
          </w:rPr>
          <w:instrText>図</w:instrText>
        </w:r>
        <w:r w:rsidR="001A0C38">
          <w:rPr>
            <w:rFonts w:hint="eastAsia"/>
          </w:rPr>
          <w:instrText xml:space="preserve"> \* ARABIC</w:instrText>
        </w:r>
        <w:r w:rsidR="001A0C38">
          <w:instrText xml:space="preserve"> </w:instrText>
        </w:r>
      </w:ins>
      <w:r w:rsidR="001A0C38">
        <w:fldChar w:fldCharType="separate"/>
      </w:r>
      <w:r w:rsidR="00AB1F2F">
        <w:rPr>
          <w:noProof/>
        </w:rPr>
        <w:t>22</w:t>
      </w:r>
      <w:ins w:id="6467" w:author="IRK" w:date="2020-03-09T23:03:00Z">
        <w:r w:rsidR="001A0C38">
          <w:fldChar w:fldCharType="end"/>
        </w:r>
      </w:ins>
      <w:del w:id="6468" w:author="IRK" w:date="2020-03-11T17:16:00Z">
        <w:r w:rsidR="00D869A0" w:rsidRPr="0049256C" w:rsidDel="00501B62">
          <w:rPr>
            <w:rFonts w:hint="eastAsia"/>
          </w:rPr>
          <w:delText xml:space="preserve">　</w:delText>
        </w:r>
      </w:del>
      <w:ins w:id="6469" w:author="IRK" w:date="2020-03-11T17:16:00Z">
        <w:r w:rsidR="00501B62">
          <w:rPr>
            <w:rFonts w:hint="eastAsia"/>
          </w:rPr>
          <w:t xml:space="preserve"> </w:t>
        </w:r>
      </w:ins>
      <w:r w:rsidRPr="0049256C">
        <w:t xml:space="preserve">An Example of a Replication with Local First </w:t>
      </w:r>
      <w:r w:rsidR="00971061">
        <w:t>O</w:t>
      </w:r>
      <w:r w:rsidRPr="0049256C">
        <w:t>ption</w:t>
      </w:r>
      <w:r w:rsidRPr="0049256C">
        <w:rPr>
          <w:rFonts w:hint="eastAsia"/>
        </w:rPr>
        <w:t>]</w:t>
      </w:r>
      <w:bookmarkEnd w:id="6461"/>
      <w:bookmarkEnd w:id="6462"/>
      <w:bookmarkEnd w:id="6463"/>
      <w:bookmarkEnd w:id="6464"/>
    </w:p>
    <w:p w14:paraId="14BAF7DF" w14:textId="56C0C421" w:rsidR="009A22F9" w:rsidRPr="0049256C" w:rsidRDefault="009A22F9" w:rsidP="00EC7890"/>
    <w:p w14:paraId="22B6C5E4" w14:textId="12D888BD" w:rsidR="005B6671" w:rsidRPr="0049256C" w:rsidRDefault="009A22F9">
      <w:pPr>
        <w:pPrChange w:id="6470" w:author="IRK" w:date="2020-05-11T10:04:00Z">
          <w:pPr>
            <w:jc w:val="left"/>
          </w:pPr>
        </w:pPrChange>
      </w:pPr>
      <w:del w:id="6471" w:author="IRK" w:date="2020-03-09T23:03:00Z">
        <w:r w:rsidRPr="0049256C" w:rsidDel="001A0C38">
          <w:delText>図</w:delText>
        </w:r>
        <w:r w:rsidRPr="0049256C" w:rsidDel="001A0C38">
          <w:delText>22</w:delText>
        </w:r>
      </w:del>
      <w:ins w:id="6472" w:author="IRK" w:date="2020-03-09T23:03:00Z">
        <w:r w:rsidR="001A0C38">
          <w:fldChar w:fldCharType="begin"/>
        </w:r>
        <w:r w:rsidR="001A0C38">
          <w:instrText xml:space="preserve"> REF _Ref34687454 \h </w:instrText>
        </w:r>
      </w:ins>
      <w:r w:rsidR="001A0C38">
        <w:fldChar w:fldCharType="separate"/>
      </w:r>
      <w:r w:rsidR="00AB1F2F" w:rsidRPr="0049256C">
        <w:rPr>
          <w:rFonts w:hint="eastAsia"/>
        </w:rPr>
        <w:t>[</w:t>
      </w:r>
      <w:ins w:id="6473" w:author="IRK" w:date="2020-03-09T23:03:00Z">
        <w:r w:rsidR="00AB1F2F">
          <w:rPr>
            <w:rFonts w:hint="eastAsia"/>
          </w:rPr>
          <w:t>図</w:t>
        </w:r>
        <w:r w:rsidR="00AB1F2F">
          <w:rPr>
            <w:rFonts w:hint="eastAsia"/>
          </w:rPr>
          <w:t xml:space="preserve"> </w:t>
        </w:r>
      </w:ins>
      <w:r w:rsidR="00AB1F2F">
        <w:rPr>
          <w:noProof/>
        </w:rPr>
        <w:t>22</w:t>
      </w:r>
      <w:ins w:id="6474" w:author="IRK" w:date="2020-03-11T17:16:00Z">
        <w:r w:rsidR="00AB1F2F">
          <w:rPr>
            <w:rFonts w:hint="eastAsia"/>
          </w:rPr>
          <w:t xml:space="preserve"> </w:t>
        </w:r>
      </w:ins>
      <w:r w:rsidR="00AB1F2F" w:rsidRPr="0049256C">
        <w:t xml:space="preserve">An Example of a Replication with Local First </w:t>
      </w:r>
      <w:r w:rsidR="00AB1F2F">
        <w:t>O</w:t>
      </w:r>
      <w:r w:rsidR="00AB1F2F" w:rsidRPr="0049256C">
        <w:t>ption</w:t>
      </w:r>
      <w:r w:rsidR="00AB1F2F" w:rsidRPr="0049256C">
        <w:rPr>
          <w:rFonts w:hint="eastAsia"/>
        </w:rPr>
        <w:t>]</w:t>
      </w:r>
      <w:ins w:id="6475" w:author="IRK" w:date="2020-03-09T23:03:00Z">
        <w:r w:rsidR="001A0C38">
          <w:fldChar w:fldCharType="end"/>
        </w:r>
      </w:ins>
      <w:r w:rsidR="005B6671" w:rsidRPr="0049256C">
        <w:t>で、ルールアプリケーションは優先的に自分が実行しているホストの</w:t>
      </w:r>
      <w:r w:rsidR="005B6671" w:rsidRPr="0049256C">
        <w:t>TCP</w:t>
      </w:r>
      <w:r w:rsidR="005B6671" w:rsidRPr="0049256C">
        <w:t>コネクタサーバにサービスを要求する。ホスト</w:t>
      </w:r>
      <w:r w:rsidR="00505328">
        <w:rPr>
          <w:rFonts w:hint="eastAsia"/>
        </w:rPr>
        <w:t>1</w:t>
      </w:r>
      <w:r w:rsidR="005B6671" w:rsidRPr="0049256C">
        <w:t>のアプリケーションはサーバ</w:t>
      </w:r>
      <w:r w:rsidR="005B6671" w:rsidRPr="0049256C">
        <w:t>1</w:t>
      </w:r>
      <w:r w:rsidR="005B6671" w:rsidRPr="0049256C">
        <w:t>に、ホスト</w:t>
      </w:r>
      <w:r w:rsidR="005B6671" w:rsidRPr="0049256C">
        <w:t>2</w:t>
      </w:r>
      <w:r w:rsidR="005B6671" w:rsidRPr="0049256C">
        <w:t>のアプリケーションはサーバ</w:t>
      </w:r>
      <w:r w:rsidR="005B6671" w:rsidRPr="0049256C">
        <w:t>2</w:t>
      </w:r>
      <w:r w:rsidR="005B6671" w:rsidRPr="0049256C">
        <w:t>にサービスを要求する。ルールアプリケーションからサーバへの実線矢印がそれを表している。外部からルールアプリケーションへの負荷が分散し、アプリケーションは各自の</w:t>
      </w:r>
      <w:r w:rsidR="005B6671" w:rsidRPr="0049256C">
        <w:t>TCP</w:t>
      </w:r>
      <w:r w:rsidR="005B6671" w:rsidRPr="0049256C">
        <w:t>コネクタサーバにサービスを要求する</w:t>
      </w:r>
      <w:del w:id="6476" w:author="IRK" w:date="2020-03-11T15:53:00Z">
        <w:r w:rsidR="005B6671" w:rsidRPr="0049256C" w:rsidDel="003E7D05">
          <w:delText>ので</w:delText>
        </w:r>
      </w:del>
      <w:ins w:id="6477" w:author="IRK" w:date="2020-03-11T15:53:00Z">
        <w:r w:rsidR="003E7D05">
          <w:rPr>
            <w:rFonts w:hint="eastAsia"/>
          </w:rPr>
          <w:t>ため</w:t>
        </w:r>
      </w:ins>
      <w:r w:rsidR="005B6671" w:rsidRPr="0049256C">
        <w:t>、結果的に</w:t>
      </w:r>
      <w:r w:rsidR="005B6671" w:rsidRPr="0049256C">
        <w:t>TCP</w:t>
      </w:r>
      <w:r w:rsidR="005B6671" w:rsidRPr="0049256C">
        <w:t>コネクタサーバへの負荷も均等に分散する。</w:t>
      </w:r>
    </w:p>
    <w:p w14:paraId="58D29225" w14:textId="282B2E51" w:rsidR="005B6671" w:rsidRPr="007E4FA1" w:rsidRDefault="005B6671" w:rsidP="00EC7890">
      <w:r w:rsidRPr="00557903">
        <w:t>サーバ</w:t>
      </w:r>
      <w:r w:rsidRPr="00557903">
        <w:t>1</w:t>
      </w:r>
      <w:r w:rsidR="003A19E8" w:rsidRPr="00557903">
        <w:t>が</w:t>
      </w:r>
      <w:r w:rsidR="003A19E8" w:rsidRPr="00B505E6">
        <w:rPr>
          <w:rFonts w:hint="eastAsia"/>
        </w:rPr>
        <w:t>停止し</w:t>
      </w:r>
      <w:r w:rsidR="003A19E8" w:rsidRPr="009A2CC8">
        <w:rPr>
          <w:rFonts w:hint="eastAsia"/>
        </w:rPr>
        <w:t>た場合</w:t>
      </w:r>
      <w:r w:rsidRPr="00557903">
        <w:t>、ホスト</w:t>
      </w:r>
      <w:r w:rsidRPr="00557903">
        <w:t>1</w:t>
      </w:r>
      <w:r w:rsidRPr="00557903">
        <w:t>のアプリケーションはサーバ</w:t>
      </w:r>
      <w:r w:rsidRPr="00B505E6">
        <w:t>2</w:t>
      </w:r>
      <w:r w:rsidR="003A19E8" w:rsidRPr="007E4FA1">
        <w:t>にサービスを要求する。</w:t>
      </w:r>
      <w:r w:rsidR="003A19E8" w:rsidRPr="009A2CC8">
        <w:rPr>
          <w:rFonts w:hint="eastAsia"/>
        </w:rPr>
        <w:t>一方</w:t>
      </w:r>
      <w:r w:rsidRPr="00557903">
        <w:t>、サーバ</w:t>
      </w:r>
      <w:r w:rsidRPr="00557903">
        <w:t>2</w:t>
      </w:r>
      <w:r w:rsidR="003A19E8" w:rsidRPr="00557903">
        <w:t>が</w:t>
      </w:r>
      <w:r w:rsidR="003A19E8" w:rsidRPr="009A2CC8">
        <w:rPr>
          <w:rFonts w:hint="eastAsia"/>
        </w:rPr>
        <w:t>停止すると</w:t>
      </w:r>
      <w:r w:rsidRPr="00557903">
        <w:t>、ホスト</w:t>
      </w:r>
      <w:r w:rsidRPr="00557903">
        <w:t>2</w:t>
      </w:r>
      <w:r w:rsidRPr="00557903">
        <w:t>のアプリケーション</w:t>
      </w:r>
      <w:r w:rsidRPr="00B505E6">
        <w:t>がサーバ</w:t>
      </w:r>
      <w:r w:rsidR="00013221">
        <w:rPr>
          <w:rFonts w:hint="eastAsia"/>
        </w:rPr>
        <w:t>1</w:t>
      </w:r>
      <w:r w:rsidRPr="00B505E6">
        <w:t>にサービスを要求する。</w:t>
      </w:r>
    </w:p>
    <w:p w14:paraId="213D78E0" w14:textId="77777777" w:rsidR="005B6671" w:rsidRPr="002127E5" w:rsidRDefault="005B6671" w:rsidP="00EC7890"/>
    <w:p w14:paraId="4E52DE46" w14:textId="7A55CBAA" w:rsidR="005B6671" w:rsidRPr="00557903" w:rsidRDefault="005B6671" w:rsidP="00EC7890">
      <w:r w:rsidRPr="00A525EC">
        <w:t>このように、アプリケーション</w:t>
      </w:r>
      <w:r w:rsidRPr="00557903">
        <w:t>TCP</w:t>
      </w:r>
      <w:r w:rsidRPr="00557903">
        <w:rPr>
          <w:rFonts w:hint="eastAsia"/>
        </w:rPr>
        <w:t>コネクタサーバグループに指定された優先順位とは関係</w:t>
      </w:r>
      <w:r w:rsidR="003A19E8" w:rsidRPr="00557903">
        <w:rPr>
          <w:rFonts w:hint="eastAsia"/>
        </w:rPr>
        <w:t>なく、</w:t>
      </w:r>
      <w:r w:rsidR="003A19E8" w:rsidRPr="009A2CC8">
        <w:rPr>
          <w:rFonts w:hint="eastAsia"/>
        </w:rPr>
        <w:t>同一</w:t>
      </w:r>
      <w:r w:rsidRPr="00557903">
        <w:t>ホストサーバを優先的に使用するようにするオプションを</w:t>
      </w:r>
      <w:r w:rsidRPr="00B505E6">
        <w:rPr>
          <w:b/>
        </w:rPr>
        <w:t>ローカル優先</w:t>
      </w:r>
      <w:r w:rsidRPr="007E4FA1">
        <w:rPr>
          <w:b/>
        </w:rPr>
        <w:t>(Local First)</w:t>
      </w:r>
      <w:r w:rsidRPr="002127E5">
        <w:t>オプションという。このオプションは、</w:t>
      </w:r>
      <w:r w:rsidRPr="00A525EC">
        <w:t>TCP</w:t>
      </w:r>
      <w:r w:rsidRPr="00557903">
        <w:rPr>
          <w:rFonts w:hint="eastAsia"/>
        </w:rPr>
        <w:t>コネクタサーバグループに指定される。このオプションを有効にした場合、指定された高可用方式によってサーバの優先順位が再調整される。</w:t>
      </w:r>
    </w:p>
    <w:p w14:paraId="5C260669" w14:textId="77777777" w:rsidR="005B6671" w:rsidRPr="00557903" w:rsidRDefault="005B6671" w:rsidP="00EC7890"/>
    <w:p w14:paraId="39D0C1F6" w14:textId="77777777" w:rsidR="005B6671" w:rsidRPr="00557903" w:rsidRDefault="005B6671" w:rsidP="00EC7890">
      <w:r w:rsidRPr="00557903">
        <w:rPr>
          <w:rFonts w:hint="eastAsia"/>
        </w:rPr>
        <w:t>フェールオーバー方式では</w:t>
      </w:r>
    </w:p>
    <w:p w14:paraId="18ADCFB7" w14:textId="460B9D33" w:rsidR="005B6671" w:rsidRPr="00B505E6" w:rsidRDefault="005B6671" w:rsidP="00621918">
      <w:pPr>
        <w:pStyle w:val="10"/>
      </w:pPr>
      <w:r w:rsidRPr="00557903">
        <w:t>TCP</w:t>
      </w:r>
      <w:r w:rsidR="003A19E8" w:rsidRPr="00557903">
        <w:rPr>
          <w:rFonts w:hint="eastAsia"/>
        </w:rPr>
        <w:t>コネクタサーバグループにルールアプリケーションと</w:t>
      </w:r>
      <w:r w:rsidR="003A19E8" w:rsidRPr="009A2CC8">
        <w:rPr>
          <w:rFonts w:hint="eastAsia"/>
        </w:rPr>
        <w:t>同一</w:t>
      </w:r>
      <w:r w:rsidRPr="00557903">
        <w:t>ホストで動作するサーバがあると、そのサーバのうち</w:t>
      </w:r>
      <w:r w:rsidR="001C0AF0" w:rsidRPr="001C0AF0">
        <w:rPr>
          <w:rFonts w:hint="eastAsia"/>
        </w:rPr>
        <w:t>優先順位が高いサーバが優先される。</w:t>
      </w:r>
      <w:del w:id="6478" w:author="IRK" w:date="2020-03-10T15:23:00Z">
        <w:r w:rsidR="001C0AF0" w:rsidRPr="00557903" w:rsidDel="00330D2C">
          <w:delText xml:space="preserve"> </w:delText>
        </w:r>
      </w:del>
    </w:p>
    <w:p w14:paraId="5F064EAF" w14:textId="6F97D53B" w:rsidR="005B6671" w:rsidRPr="0049256C" w:rsidRDefault="005B6671" w:rsidP="00621918">
      <w:pPr>
        <w:pStyle w:val="10"/>
      </w:pPr>
      <w:r w:rsidRPr="007E4FA1">
        <w:t>選択された</w:t>
      </w:r>
      <w:r w:rsidRPr="002127E5">
        <w:t>TCP</w:t>
      </w:r>
      <w:r w:rsidR="003A19E8" w:rsidRPr="00A525EC">
        <w:t>コネクタサーバグループにルールアプリケーションと</w:t>
      </w:r>
      <w:r w:rsidR="003A19E8" w:rsidRPr="009A2CC8">
        <w:rPr>
          <w:rFonts w:hint="eastAsia"/>
        </w:rPr>
        <w:t>同一</w:t>
      </w:r>
      <w:r w:rsidRPr="00557903">
        <w:t>ホスト</w:t>
      </w:r>
      <w:r w:rsidRPr="0049256C">
        <w:t>で動作するサーバがない場合は、グループに登録された順番に従う。</w:t>
      </w:r>
    </w:p>
    <w:p w14:paraId="10057A0D" w14:textId="77777777" w:rsidR="005B6671" w:rsidRPr="0049256C" w:rsidRDefault="005B6671" w:rsidP="00EC7890">
      <w:r w:rsidRPr="0049256C">
        <w:t>負荷分散方式では</w:t>
      </w:r>
    </w:p>
    <w:p w14:paraId="3D27FC78" w14:textId="6EEA7253" w:rsidR="005B6671" w:rsidRPr="0049256C" w:rsidRDefault="005B6671" w:rsidP="00621918">
      <w:pPr>
        <w:pStyle w:val="10"/>
      </w:pPr>
      <w:r w:rsidRPr="0049256C">
        <w:t>TCP</w:t>
      </w:r>
      <w:r w:rsidR="00DB4CEB" w:rsidRPr="00557903">
        <w:t>コネクタサーバグループにルールアプリケーションと</w:t>
      </w:r>
      <w:r w:rsidR="00DB4CEB" w:rsidRPr="009A2CC8">
        <w:rPr>
          <w:rFonts w:hint="eastAsia"/>
        </w:rPr>
        <w:t>同一</w:t>
      </w:r>
      <w:r w:rsidRPr="00557903">
        <w:t>ホストで動作するサーバがある</w:t>
      </w:r>
      <w:r w:rsidRPr="00557903">
        <w:rPr>
          <w:rFonts w:hint="eastAsia"/>
        </w:rPr>
        <w:t>場合</w:t>
      </w:r>
      <w:r w:rsidRPr="00B505E6">
        <w:t>、そのサーバのうち</w:t>
      </w:r>
      <w:r w:rsidR="00280287" w:rsidRPr="00280287">
        <w:rPr>
          <w:rFonts w:hint="eastAsia"/>
        </w:rPr>
        <w:t>優先順位が高いサーバを優先して</w:t>
      </w:r>
      <w:r w:rsidRPr="00557903">
        <w:t>、そのサーバ以降の順番のサーバがその次となる。選択されたサーバがグループで</w:t>
      </w:r>
      <w:r w:rsidR="00DB4CEB" w:rsidRPr="009A2CC8">
        <w:rPr>
          <w:rFonts w:hint="eastAsia"/>
        </w:rPr>
        <w:t>最優先順位</w:t>
      </w:r>
      <w:r w:rsidRPr="00557903">
        <w:t>でない場合</w:t>
      </w:r>
      <w:r w:rsidRPr="0049256C">
        <w:t>は、グループで最初に選択されたサーバの前の順番までのサーバがその次になる。</w:t>
      </w:r>
    </w:p>
    <w:p w14:paraId="420D66D4" w14:textId="77777777" w:rsidR="005B6671" w:rsidRDefault="005B6671" w:rsidP="00621918">
      <w:pPr>
        <w:pStyle w:val="10"/>
      </w:pPr>
      <w:r w:rsidRPr="0049256C">
        <w:t>選択された</w:t>
      </w:r>
      <w:r w:rsidRPr="0049256C">
        <w:t>TCP</w:t>
      </w:r>
      <w:r w:rsidRPr="0049256C">
        <w:t>コネクタサーバグループにルールアプリケーションと</w:t>
      </w:r>
      <w:r w:rsidRPr="0049256C">
        <w:rPr>
          <w:rFonts w:hint="eastAsia"/>
        </w:rPr>
        <w:t>同一</w:t>
      </w:r>
      <w:r w:rsidRPr="0049256C">
        <w:t>ホストで動作するサーバがない場合は、グループに登録された順番に従う。</w:t>
      </w:r>
    </w:p>
    <w:p w14:paraId="4F6F54EE" w14:textId="77777777" w:rsidR="00280287" w:rsidRPr="0049256C" w:rsidRDefault="00280287" w:rsidP="00EC7890"/>
    <w:p w14:paraId="73E3C827" w14:textId="20F3E933" w:rsidR="005B6671" w:rsidRPr="0049256C" w:rsidRDefault="005B6671">
      <w:pPr>
        <w:pStyle w:val="32"/>
        <w:numPr>
          <w:ilvl w:val="2"/>
          <w:numId w:val="139"/>
        </w:numPr>
        <w:rPr>
          <w:lang w:eastAsia="ja-JP"/>
        </w:rPr>
        <w:pPrChange w:id="6479" w:author="IRK" w:date="2020-05-11T09:45:00Z">
          <w:pPr>
            <w:pStyle w:val="32"/>
            <w:numPr>
              <w:numId w:val="27"/>
            </w:numPr>
            <w:spacing w:before="12" w:after="12"/>
            <w:jc w:val="left"/>
          </w:pPr>
        </w:pPrChange>
      </w:pPr>
      <w:bookmarkStart w:id="6480" w:name="_Toc429066609"/>
      <w:bookmarkStart w:id="6481" w:name="_Toc441755364"/>
      <w:bookmarkStart w:id="6482" w:name="_Ref34654418"/>
      <w:bookmarkStart w:id="6483" w:name="_Ref34654420"/>
      <w:bookmarkStart w:id="6484" w:name="_Ref34658814"/>
      <w:bookmarkStart w:id="6485" w:name="_Ref34658816"/>
      <w:bookmarkStart w:id="6486" w:name="_Toc40449597"/>
      <w:r w:rsidRPr="0049256C">
        <w:rPr>
          <w:rFonts w:hint="eastAsia"/>
          <w:lang w:eastAsia="ja-JP"/>
        </w:rPr>
        <w:t>ルール</w:t>
      </w:r>
      <w:bookmarkEnd w:id="6480"/>
      <w:bookmarkEnd w:id="6481"/>
      <w:r w:rsidR="00BA5E07">
        <w:rPr>
          <w:rFonts w:hint="eastAsia"/>
          <w:lang w:eastAsia="ja-JP"/>
        </w:rPr>
        <w:t>Web</w:t>
      </w:r>
      <w:r w:rsidR="00BA5E07">
        <w:rPr>
          <w:rFonts w:hint="eastAsia"/>
          <w:lang w:eastAsia="ja-JP"/>
        </w:rPr>
        <w:t>サービス</w:t>
      </w:r>
      <w:bookmarkEnd w:id="6482"/>
      <w:bookmarkEnd w:id="6483"/>
      <w:bookmarkEnd w:id="6484"/>
      <w:bookmarkEnd w:id="6485"/>
      <w:bookmarkEnd w:id="6486"/>
    </w:p>
    <w:p w14:paraId="0482695F" w14:textId="73977855" w:rsidR="005B6671" w:rsidRPr="0049256C" w:rsidRDefault="005B6671" w:rsidP="00EC7890">
      <w:r w:rsidRPr="0049256C">
        <w:rPr>
          <w:rFonts w:hint="eastAsia"/>
        </w:rPr>
        <w:t>ルール</w:t>
      </w:r>
      <w:r w:rsidR="00BA5E07">
        <w:rPr>
          <w:rFonts w:hint="eastAsia"/>
        </w:rPr>
        <w:t>Web</w:t>
      </w:r>
      <w:r w:rsidR="00BA5E07">
        <w:rPr>
          <w:rFonts w:hint="eastAsia"/>
        </w:rPr>
        <w:t>サービス</w:t>
      </w:r>
      <w:r w:rsidRPr="0049256C">
        <w:rPr>
          <w:rFonts w:hint="eastAsia"/>
        </w:rPr>
        <w:t>は、ルールサービスの</w:t>
      </w:r>
      <w:r w:rsidRPr="0049256C">
        <w:rPr>
          <w:rFonts w:hint="eastAsia"/>
        </w:rPr>
        <w:t>SOAP</w:t>
      </w:r>
      <w:r w:rsidR="00C30306">
        <w:rPr>
          <w:rFonts w:hint="eastAsia"/>
        </w:rPr>
        <w:t>/</w:t>
      </w:r>
      <w:r w:rsidRPr="0049256C">
        <w:rPr>
          <w:rFonts w:hint="eastAsia"/>
        </w:rPr>
        <w:t>HTTP</w:t>
      </w:r>
      <w:r w:rsidRPr="0049256C">
        <w:rPr>
          <w:rFonts w:hint="eastAsia"/>
        </w:rPr>
        <w:t>呼び出しを可能にするサービスである。ルール</w:t>
      </w:r>
      <w:r w:rsidR="00BA5E07">
        <w:rPr>
          <w:rFonts w:hint="eastAsia"/>
        </w:rPr>
        <w:t>Web</w:t>
      </w:r>
      <w:r w:rsidR="00BA5E07">
        <w:rPr>
          <w:rFonts w:hint="eastAsia"/>
        </w:rPr>
        <w:t>サービス</w:t>
      </w:r>
      <w:r w:rsidRPr="0049256C">
        <w:rPr>
          <w:rFonts w:hint="eastAsia"/>
        </w:rPr>
        <w:t>を利用してルールサービスを呼び出すためには次の事項が必要である。</w:t>
      </w:r>
    </w:p>
    <w:p w14:paraId="1A1115E4" w14:textId="614DABC6" w:rsidR="005B6671" w:rsidRPr="0049256C" w:rsidRDefault="005B6671" w:rsidP="00621918">
      <w:pPr>
        <w:pStyle w:val="10"/>
      </w:pPr>
      <w:r w:rsidRPr="0049256C">
        <w:rPr>
          <w:rFonts w:hint="eastAsia"/>
        </w:rPr>
        <w:t>ルール</w:t>
      </w:r>
      <w:r w:rsidR="00BA5E07">
        <w:rPr>
          <w:rFonts w:hint="eastAsia"/>
        </w:rPr>
        <w:t>Web</w:t>
      </w:r>
      <w:r w:rsidR="00BA5E07">
        <w:rPr>
          <w:rFonts w:hint="eastAsia"/>
        </w:rPr>
        <w:t>サービス</w:t>
      </w:r>
      <w:r w:rsidRPr="0049256C">
        <w:rPr>
          <w:rFonts w:hint="eastAsia"/>
        </w:rPr>
        <w:t>を有効にする</w:t>
      </w:r>
    </w:p>
    <w:p w14:paraId="1C817E08" w14:textId="00CFC7AA" w:rsidR="005B6671" w:rsidRPr="0049256C" w:rsidRDefault="005B6671" w:rsidP="00621918">
      <w:pPr>
        <w:pStyle w:val="13"/>
      </w:pPr>
      <w:r w:rsidRPr="0049256C">
        <w:rPr>
          <w:rFonts w:hint="eastAsia"/>
        </w:rPr>
        <w:t>InnoRules</w:t>
      </w:r>
      <w:r w:rsidRPr="0049256C">
        <w:rPr>
          <w:rFonts w:hint="eastAsia"/>
        </w:rPr>
        <w:t>サーバでルール</w:t>
      </w:r>
      <w:r w:rsidR="00BA5E07">
        <w:rPr>
          <w:rFonts w:hint="eastAsia"/>
        </w:rPr>
        <w:t>Web</w:t>
      </w:r>
      <w:r w:rsidR="00BA5E07">
        <w:rPr>
          <w:rFonts w:hint="eastAsia"/>
        </w:rPr>
        <w:t>サービス</w:t>
      </w:r>
      <w:r w:rsidRPr="0049256C">
        <w:rPr>
          <w:rFonts w:hint="eastAsia"/>
        </w:rPr>
        <w:t>を有効にしなければならない。</w:t>
      </w:r>
      <w:r w:rsidR="005F6A7C">
        <w:rPr>
          <w:rFonts w:hint="eastAsia"/>
        </w:rPr>
        <w:t>2</w:t>
      </w:r>
      <w:r w:rsidRPr="0049256C">
        <w:rPr>
          <w:rFonts w:hint="eastAsia"/>
        </w:rPr>
        <w:t>つ以上のインストールノードでルール</w:t>
      </w:r>
      <w:r w:rsidR="00BA5E07">
        <w:rPr>
          <w:rFonts w:hint="eastAsia"/>
        </w:rPr>
        <w:t>Web</w:t>
      </w:r>
      <w:r w:rsidR="00BA5E07">
        <w:rPr>
          <w:rFonts w:hint="eastAsia"/>
        </w:rPr>
        <w:t>サービス</w:t>
      </w:r>
      <w:r w:rsidRPr="0049256C">
        <w:rPr>
          <w:rFonts w:hint="eastAsia"/>
        </w:rPr>
        <w:t>を有効にすることもできる。ルール</w:t>
      </w:r>
      <w:r w:rsidR="00BA5E07">
        <w:rPr>
          <w:rFonts w:hint="eastAsia"/>
        </w:rPr>
        <w:t>Web</w:t>
      </w:r>
      <w:r w:rsidR="00BA5E07">
        <w:rPr>
          <w:rFonts w:hint="eastAsia"/>
        </w:rPr>
        <w:t>サービス</w:t>
      </w:r>
      <w:r w:rsidRPr="0049256C">
        <w:rPr>
          <w:rFonts w:hint="eastAsia"/>
        </w:rPr>
        <w:t>の有効化については</w:t>
      </w:r>
      <w:del w:id="6487" w:author="IRK" w:date="2020-03-09T23:04:00Z">
        <w:r w:rsidRPr="0049256C" w:rsidDel="001A0C38">
          <w:rPr>
            <w:rFonts w:hint="eastAsia"/>
          </w:rPr>
          <w:delText xml:space="preserve">2.4.6 </w:delText>
        </w:r>
        <w:r w:rsidR="005F6A7C" w:rsidDel="001A0C38">
          <w:rPr>
            <w:rFonts w:hint="eastAsia"/>
          </w:rPr>
          <w:delText>ルール</w:delText>
        </w:r>
        <w:r w:rsidR="00BA5E07" w:rsidDel="001A0C38">
          <w:rPr>
            <w:rFonts w:hint="eastAsia"/>
          </w:rPr>
          <w:delText>Web</w:delText>
        </w:r>
        <w:r w:rsidR="00BA5E07" w:rsidDel="001A0C38">
          <w:rPr>
            <w:rFonts w:hint="eastAsia"/>
          </w:rPr>
          <w:delText>サービス</w:delText>
        </w:r>
      </w:del>
      <w:ins w:id="6488" w:author="IRK" w:date="2020-03-10T22:38:00Z">
        <w:r w:rsidR="008E5814">
          <w:rPr>
            <w:rFonts w:hint="eastAsia"/>
          </w:rPr>
          <w:t>「</w:t>
        </w:r>
      </w:ins>
      <w:ins w:id="6489" w:author="IRK" w:date="2020-03-09T23:04:00Z">
        <w:r w:rsidR="001A0C38">
          <w:fldChar w:fldCharType="begin"/>
        </w:r>
        <w:r w:rsidR="001A0C38">
          <w:instrText xml:space="preserve"> </w:instrText>
        </w:r>
        <w:r w:rsidR="001A0C38">
          <w:rPr>
            <w:rFonts w:hint="eastAsia"/>
          </w:rPr>
          <w:instrText>REF _Ref34687491 \r \h</w:instrText>
        </w:r>
        <w:r w:rsidR="001A0C38">
          <w:instrText xml:space="preserve"> </w:instrText>
        </w:r>
      </w:ins>
      <w:r w:rsidR="001A0C38">
        <w:fldChar w:fldCharType="separate"/>
      </w:r>
      <w:r w:rsidR="00AB1F2F">
        <w:t xml:space="preserve">2.4.6 </w:t>
      </w:r>
      <w:ins w:id="6490" w:author="IRK" w:date="2020-03-09T23:04:00Z">
        <w:r w:rsidR="001A0C38">
          <w:fldChar w:fldCharType="end"/>
        </w:r>
        <w:r w:rsidR="001A0C38">
          <w:fldChar w:fldCharType="begin"/>
        </w:r>
        <w:r w:rsidR="001A0C38">
          <w:instrText xml:space="preserve"> REF _Ref34687495 \h </w:instrText>
        </w:r>
      </w:ins>
      <w:r w:rsidR="001A0C38">
        <w:fldChar w:fldCharType="separate"/>
      </w:r>
      <w:r w:rsidR="00AB1F2F" w:rsidRPr="0049256C">
        <w:rPr>
          <w:rFonts w:hint="eastAsia"/>
        </w:rPr>
        <w:t>ルール</w:t>
      </w:r>
      <w:r w:rsidR="00AB1F2F">
        <w:rPr>
          <w:rFonts w:hint="eastAsia"/>
        </w:rPr>
        <w:t>Web</w:t>
      </w:r>
      <w:r w:rsidR="00AB1F2F">
        <w:rPr>
          <w:rFonts w:hint="eastAsia"/>
        </w:rPr>
        <w:t>サービス</w:t>
      </w:r>
      <w:ins w:id="6491" w:author="IRK" w:date="2020-03-09T23:04:00Z">
        <w:r w:rsidR="001A0C38">
          <w:fldChar w:fldCharType="end"/>
        </w:r>
      </w:ins>
      <w:ins w:id="6492" w:author="IRK" w:date="2020-03-10T22:38:00Z">
        <w:r w:rsidR="008E5814">
          <w:rPr>
            <w:rFonts w:hint="eastAsia"/>
          </w:rPr>
          <w:t>」</w:t>
        </w:r>
      </w:ins>
      <w:r w:rsidRPr="0049256C">
        <w:rPr>
          <w:rFonts w:hint="eastAsia"/>
        </w:rPr>
        <w:t>を参照のこと。</w:t>
      </w:r>
    </w:p>
    <w:p w14:paraId="2ECCC735" w14:textId="04D97CEE" w:rsidR="005B6671" w:rsidRPr="0049256C" w:rsidRDefault="005B6671" w:rsidP="00621918">
      <w:pPr>
        <w:pStyle w:val="10"/>
      </w:pPr>
      <w:r w:rsidRPr="0049256C">
        <w:rPr>
          <w:rFonts w:hint="eastAsia"/>
        </w:rPr>
        <w:t>ルールを</w:t>
      </w:r>
      <w:r w:rsidR="00BA5E07">
        <w:rPr>
          <w:rFonts w:hint="eastAsia"/>
        </w:rPr>
        <w:t>Web</w:t>
      </w:r>
      <w:r w:rsidR="00BA5E07">
        <w:rPr>
          <w:rFonts w:hint="eastAsia"/>
        </w:rPr>
        <w:t>サービス</w:t>
      </w:r>
      <w:r w:rsidRPr="0049256C">
        <w:rPr>
          <w:rFonts w:hint="eastAsia"/>
        </w:rPr>
        <w:t>として登録</w:t>
      </w:r>
    </w:p>
    <w:p w14:paraId="01030EFB" w14:textId="27EB3481" w:rsidR="005B6671" w:rsidRPr="0049256C" w:rsidRDefault="005B6671" w:rsidP="00621918">
      <w:pPr>
        <w:pStyle w:val="13"/>
      </w:pPr>
      <w:r w:rsidRPr="0049256C">
        <w:rPr>
          <w:rFonts w:hint="eastAsia"/>
        </w:rPr>
        <w:t>作成されたすべてのルールが</w:t>
      </w:r>
      <w:r w:rsidR="00BA5E07">
        <w:rPr>
          <w:rFonts w:hint="eastAsia"/>
        </w:rPr>
        <w:t>Web</w:t>
      </w:r>
      <w:r w:rsidR="00BA5E07">
        <w:rPr>
          <w:rFonts w:hint="eastAsia"/>
        </w:rPr>
        <w:t>サービス</w:t>
      </w:r>
      <w:r w:rsidR="005F6A7C">
        <w:rPr>
          <w:rFonts w:hint="eastAsia"/>
        </w:rPr>
        <w:t>されることではない</w:t>
      </w:r>
      <w:r w:rsidRPr="0049256C">
        <w:rPr>
          <w:rFonts w:hint="eastAsia"/>
        </w:rPr>
        <w:t>。</w:t>
      </w:r>
      <w:r w:rsidR="00BA5E07">
        <w:rPr>
          <w:rFonts w:hint="eastAsia"/>
        </w:rPr>
        <w:t>Web</w:t>
      </w:r>
      <w:r w:rsidR="00BA5E07">
        <w:rPr>
          <w:rFonts w:hint="eastAsia"/>
        </w:rPr>
        <w:t>サービス</w:t>
      </w:r>
      <w:r w:rsidRPr="0049256C">
        <w:rPr>
          <w:rFonts w:hint="eastAsia"/>
        </w:rPr>
        <w:t>で使用するルールはルールビルダーで</w:t>
      </w:r>
      <w:r w:rsidR="00BA5E07">
        <w:rPr>
          <w:rFonts w:hint="eastAsia"/>
        </w:rPr>
        <w:t>Web</w:t>
      </w:r>
      <w:r w:rsidR="00BA5E07">
        <w:rPr>
          <w:rFonts w:hint="eastAsia"/>
        </w:rPr>
        <w:t>サービス</w:t>
      </w:r>
      <w:r w:rsidRPr="0049256C">
        <w:rPr>
          <w:rFonts w:hint="eastAsia"/>
        </w:rPr>
        <w:t>として登録しなければならない。この過程では項目とルールリターン名を</w:t>
      </w:r>
      <w:r w:rsidR="00BA5E07">
        <w:rPr>
          <w:rFonts w:hint="eastAsia"/>
        </w:rPr>
        <w:t>Web</w:t>
      </w:r>
      <w:r w:rsidR="00BA5E07">
        <w:rPr>
          <w:rFonts w:hint="eastAsia"/>
        </w:rPr>
        <w:t>サービス</w:t>
      </w:r>
      <w:r w:rsidRPr="0049256C">
        <w:rPr>
          <w:rFonts w:hint="eastAsia"/>
        </w:rPr>
        <w:t>の入出力変数にマッピングする過程も含まれる。</w:t>
      </w:r>
    </w:p>
    <w:p w14:paraId="6D6254AD" w14:textId="77777777" w:rsidR="005B6671" w:rsidRPr="0049256C" w:rsidRDefault="005B6671" w:rsidP="00EC7890"/>
    <w:p w14:paraId="7057521A" w14:textId="2C2AE3C0" w:rsidR="005B6671" w:rsidRPr="0049256C" w:rsidRDefault="00BA5E07">
      <w:pPr>
        <w:pStyle w:val="42"/>
        <w:rPr>
          <w:lang w:eastAsia="ja-JP"/>
        </w:rPr>
      </w:pPr>
      <w:bookmarkStart w:id="6493" w:name="_Ref34687544"/>
      <w:r>
        <w:rPr>
          <w:rFonts w:hint="eastAsia"/>
          <w:lang w:eastAsia="ja-JP"/>
        </w:rPr>
        <w:t>Web</w:t>
      </w:r>
      <w:r>
        <w:rPr>
          <w:rFonts w:hint="eastAsia"/>
          <w:lang w:eastAsia="ja-JP"/>
        </w:rPr>
        <w:t>サービス</w:t>
      </w:r>
      <w:r w:rsidR="005B6671" w:rsidRPr="0049256C">
        <w:rPr>
          <w:rFonts w:hint="eastAsia"/>
          <w:lang w:eastAsia="ja-JP"/>
        </w:rPr>
        <w:t>URL</w:t>
      </w:r>
      <w:bookmarkEnd w:id="6493"/>
    </w:p>
    <w:p w14:paraId="60F5B258" w14:textId="054A0DE9" w:rsidR="005B6671" w:rsidRPr="00557903" w:rsidRDefault="005B6671" w:rsidP="00EC7890">
      <w:r w:rsidRPr="0049256C">
        <w:rPr>
          <w:rFonts w:hint="eastAsia"/>
        </w:rPr>
        <w:t>HTTP</w:t>
      </w:r>
      <w:r w:rsidRPr="0049256C">
        <w:rPr>
          <w:rFonts w:hint="eastAsia"/>
        </w:rPr>
        <w:t>を利用して</w:t>
      </w:r>
      <w:r w:rsidRPr="00557903">
        <w:rPr>
          <w:rFonts w:hint="eastAsia"/>
        </w:rPr>
        <w:t>SOAP</w:t>
      </w:r>
      <w:r w:rsidR="00DB4CEB" w:rsidRPr="009A2CC8">
        <w:rPr>
          <w:rFonts w:hint="eastAsia"/>
        </w:rPr>
        <w:t>リクエスト</w:t>
      </w:r>
      <w:r w:rsidRPr="00557903">
        <w:rPr>
          <w:rFonts w:hint="eastAsia"/>
        </w:rPr>
        <w:t>ができるすべてのアプリケーションはルール</w:t>
      </w:r>
      <w:r w:rsidR="00BA5E07">
        <w:rPr>
          <w:rFonts w:hint="eastAsia"/>
        </w:rPr>
        <w:t>Web</w:t>
      </w:r>
      <w:r w:rsidR="00BA5E07">
        <w:rPr>
          <w:rFonts w:hint="eastAsia"/>
        </w:rPr>
        <w:t>サービス</w:t>
      </w:r>
      <w:r w:rsidRPr="00557903">
        <w:rPr>
          <w:rFonts w:hint="eastAsia"/>
        </w:rPr>
        <w:t>が呼び出</w:t>
      </w:r>
      <w:r w:rsidR="00280287" w:rsidRPr="00EC7890">
        <w:rPr>
          <w:rFonts w:hint="eastAsia"/>
        </w:rPr>
        <w:t>すことができる</w:t>
      </w:r>
      <w:r w:rsidRPr="00557903">
        <w:rPr>
          <w:rFonts w:hint="eastAsia"/>
        </w:rPr>
        <w:t>。</w:t>
      </w:r>
      <w:r w:rsidRPr="00557903">
        <w:rPr>
          <w:rFonts w:hint="eastAsia"/>
        </w:rPr>
        <w:t>InnoRules</w:t>
      </w:r>
      <w:r w:rsidR="00DB4CEB" w:rsidRPr="00557903">
        <w:rPr>
          <w:rFonts w:hint="eastAsia"/>
        </w:rPr>
        <w:t>ではルール</w:t>
      </w:r>
      <w:r w:rsidR="00BA5E07">
        <w:rPr>
          <w:rFonts w:hint="eastAsia"/>
        </w:rPr>
        <w:t>Web</w:t>
      </w:r>
      <w:r w:rsidR="00BA5E07">
        <w:rPr>
          <w:rFonts w:hint="eastAsia"/>
        </w:rPr>
        <w:t>サービス</w:t>
      </w:r>
      <w:r w:rsidR="00DB4CEB" w:rsidRPr="00557903">
        <w:rPr>
          <w:rFonts w:hint="eastAsia"/>
        </w:rPr>
        <w:t>を呼び出すための</w:t>
      </w:r>
      <w:r w:rsidRPr="00557903">
        <w:rPr>
          <w:rFonts w:hint="eastAsia"/>
        </w:rPr>
        <w:t>API</w:t>
      </w:r>
      <w:r w:rsidRPr="00557903">
        <w:rPr>
          <w:rFonts w:hint="eastAsia"/>
        </w:rPr>
        <w:t>を</w:t>
      </w:r>
      <w:r w:rsidR="00DB4CEB" w:rsidRPr="009A2CC8">
        <w:rPr>
          <w:rFonts w:hint="eastAsia"/>
        </w:rPr>
        <w:t>別途</w:t>
      </w:r>
      <w:r w:rsidRPr="00557903">
        <w:rPr>
          <w:rFonts w:hint="eastAsia"/>
        </w:rPr>
        <w:t>提供しない。</w:t>
      </w:r>
    </w:p>
    <w:p w14:paraId="4CC7C065" w14:textId="77777777" w:rsidR="005B6671" w:rsidRPr="00B505E6" w:rsidRDefault="005B6671" w:rsidP="00EC7890"/>
    <w:p w14:paraId="262CC825" w14:textId="2B3E3C52" w:rsidR="005B6671" w:rsidRPr="002127E5" w:rsidRDefault="005B6671" w:rsidP="00EC7890">
      <w:r w:rsidRPr="007E4FA1">
        <w:rPr>
          <w:rFonts w:hint="eastAsia"/>
        </w:rPr>
        <w:t>SOAP/HTTP</w:t>
      </w:r>
      <w:r w:rsidR="00DB4CEB" w:rsidRPr="002127E5">
        <w:rPr>
          <w:rFonts w:hint="eastAsia"/>
        </w:rPr>
        <w:t>リク</w:t>
      </w:r>
      <w:r w:rsidR="00DB4CEB" w:rsidRPr="009A2CC8">
        <w:rPr>
          <w:rFonts w:hint="eastAsia"/>
        </w:rPr>
        <w:t>エ</w:t>
      </w:r>
      <w:r w:rsidRPr="00557903">
        <w:rPr>
          <w:rFonts w:hint="eastAsia"/>
        </w:rPr>
        <w:t>ストのためには、ルール</w:t>
      </w:r>
      <w:r w:rsidR="00BA5E07">
        <w:rPr>
          <w:rFonts w:hint="eastAsia"/>
        </w:rPr>
        <w:t>Web</w:t>
      </w:r>
      <w:r w:rsidR="00BA5E07">
        <w:rPr>
          <w:rFonts w:hint="eastAsia"/>
        </w:rPr>
        <w:t>サービス</w:t>
      </w:r>
      <w:r w:rsidRPr="00557903">
        <w:rPr>
          <w:rFonts w:hint="eastAsia"/>
        </w:rPr>
        <w:t>に対するエンドポイント</w:t>
      </w:r>
      <w:r w:rsidRPr="00557903">
        <w:rPr>
          <w:rFonts w:hint="eastAsia"/>
        </w:rPr>
        <w:t>URL</w:t>
      </w:r>
      <w:r w:rsidRPr="00557903">
        <w:rPr>
          <w:rFonts w:hint="eastAsia"/>
        </w:rPr>
        <w:t>を指定する必要がある。</w:t>
      </w:r>
      <w:r w:rsidRPr="00B505E6">
        <w:rPr>
          <w:rFonts w:hint="eastAsia"/>
        </w:rPr>
        <w:t>URL</w:t>
      </w:r>
      <w:r w:rsidRPr="007E4FA1">
        <w:rPr>
          <w:rFonts w:hint="eastAsia"/>
        </w:rPr>
        <w:t>は次のように構成する。</w:t>
      </w:r>
    </w:p>
    <w:p w14:paraId="1F070B09" w14:textId="77777777" w:rsidR="005B6671" w:rsidRPr="0049256C" w:rsidRDefault="005B6671" w:rsidP="00EC7890">
      <w:pPr>
        <w:ind w:leftChars="200" w:left="392"/>
      </w:pPr>
      <w:r w:rsidRPr="0049256C">
        <w:rPr>
          <w:rFonts w:hint="eastAsia"/>
        </w:rPr>
        <w:t>http://[IP]:[PORT]/innorules/services/ws/[ALIAS]/[SERVICE]</w:t>
      </w:r>
    </w:p>
    <w:p w14:paraId="6C3F18B5" w14:textId="335B78D9" w:rsidR="005B6671" w:rsidRPr="0049256C" w:rsidRDefault="005B6671" w:rsidP="00EC7890">
      <w:r w:rsidRPr="0049256C">
        <w:rPr>
          <w:rFonts w:hint="eastAsia"/>
        </w:rPr>
        <w:t>URL</w:t>
      </w:r>
      <w:r w:rsidRPr="0049256C">
        <w:rPr>
          <w:rFonts w:hint="eastAsia"/>
        </w:rPr>
        <w:t>を構成する要素の意味は次の</w:t>
      </w:r>
      <w:del w:id="6494" w:author="IRK" w:date="2020-03-11T16:21:00Z">
        <w:r w:rsidRPr="0049256C" w:rsidDel="003A26C2">
          <w:rPr>
            <w:rFonts w:hint="eastAsia"/>
          </w:rPr>
          <w:delText>通り</w:delText>
        </w:r>
      </w:del>
      <w:ins w:id="6495" w:author="IRK" w:date="2020-03-11T16:21:00Z">
        <w:r w:rsidR="003A26C2">
          <w:rPr>
            <w:rFonts w:hint="eastAsia"/>
          </w:rPr>
          <w:t>とおり</w:t>
        </w:r>
      </w:ins>
      <w:r w:rsidRPr="0049256C">
        <w:rPr>
          <w:rFonts w:hint="eastAsia"/>
        </w:rPr>
        <w:t>である。</w:t>
      </w:r>
    </w:p>
    <w:p w14:paraId="4BA3B9AF" w14:textId="77777777" w:rsidR="005B6671" w:rsidRPr="0049256C" w:rsidRDefault="005B6671" w:rsidP="00621918">
      <w:pPr>
        <w:pStyle w:val="10"/>
      </w:pPr>
      <w:r w:rsidRPr="0049256C">
        <w:rPr>
          <w:rFonts w:hint="eastAsia"/>
        </w:rPr>
        <w:t>[IP]</w:t>
      </w:r>
    </w:p>
    <w:p w14:paraId="631757FF" w14:textId="77777777" w:rsidR="005B6671" w:rsidRPr="0049256C" w:rsidRDefault="005B6671" w:rsidP="00621918">
      <w:pPr>
        <w:pStyle w:val="13"/>
      </w:pPr>
      <w:r w:rsidRPr="0049256C">
        <w:rPr>
          <w:rFonts w:hint="eastAsia"/>
        </w:rPr>
        <w:t>InnoRules</w:t>
      </w:r>
      <w:r w:rsidRPr="0049256C">
        <w:rPr>
          <w:rFonts w:hint="eastAsia"/>
        </w:rPr>
        <w:t>サーバのアドレス</w:t>
      </w:r>
    </w:p>
    <w:p w14:paraId="1197C148" w14:textId="77777777" w:rsidR="005B6671" w:rsidRPr="0049256C" w:rsidRDefault="005B6671" w:rsidP="00621918">
      <w:pPr>
        <w:pStyle w:val="10"/>
      </w:pPr>
      <w:r w:rsidRPr="0049256C">
        <w:rPr>
          <w:rFonts w:hint="eastAsia"/>
        </w:rPr>
        <w:t>[PORT]</w:t>
      </w:r>
    </w:p>
    <w:p w14:paraId="05DEB35D" w14:textId="77777777" w:rsidR="005B6671" w:rsidRPr="0049256C" w:rsidRDefault="005B6671" w:rsidP="00621918">
      <w:pPr>
        <w:pStyle w:val="13"/>
      </w:pPr>
      <w:r w:rsidRPr="0049256C">
        <w:rPr>
          <w:rFonts w:hint="eastAsia"/>
        </w:rPr>
        <w:t>InnoRules</w:t>
      </w:r>
      <w:r w:rsidRPr="0049256C">
        <w:rPr>
          <w:rFonts w:hint="eastAsia"/>
        </w:rPr>
        <w:t>サーバの</w:t>
      </w:r>
      <w:r w:rsidRPr="0049256C">
        <w:rPr>
          <w:rFonts w:hint="eastAsia"/>
        </w:rPr>
        <w:t>HTTP</w:t>
      </w:r>
      <w:r w:rsidRPr="0049256C">
        <w:rPr>
          <w:rFonts w:hint="eastAsia"/>
        </w:rPr>
        <w:t>サービスポート</w:t>
      </w:r>
    </w:p>
    <w:p w14:paraId="4B939FD8" w14:textId="77777777" w:rsidR="005B6671" w:rsidRPr="0049256C" w:rsidRDefault="005B6671" w:rsidP="00621918">
      <w:pPr>
        <w:pStyle w:val="10"/>
      </w:pPr>
      <w:r w:rsidRPr="0049256C">
        <w:rPr>
          <w:rFonts w:hint="eastAsia"/>
        </w:rPr>
        <w:t>innorules</w:t>
      </w:r>
    </w:p>
    <w:p w14:paraId="79680FFC" w14:textId="0D9CDACD" w:rsidR="005B6671" w:rsidRPr="0049256C" w:rsidRDefault="005B6671" w:rsidP="00621918">
      <w:pPr>
        <w:pStyle w:val="13"/>
      </w:pPr>
      <w:r w:rsidRPr="0049256C">
        <w:rPr>
          <w:rFonts w:hint="eastAsia"/>
        </w:rPr>
        <w:t>InnoRules</w:t>
      </w:r>
      <w:r w:rsidRPr="0049256C">
        <w:rPr>
          <w:rFonts w:hint="eastAsia"/>
        </w:rPr>
        <w:t>サービス</w:t>
      </w:r>
      <w:r w:rsidR="00382563">
        <w:rPr>
          <w:rFonts w:hint="eastAsia"/>
        </w:rPr>
        <w:t>Web</w:t>
      </w:r>
      <w:r w:rsidRPr="0049256C">
        <w:rPr>
          <w:rFonts w:hint="eastAsia"/>
        </w:rPr>
        <w:t>アプリケーションのコンテキストパス</w:t>
      </w:r>
    </w:p>
    <w:p w14:paraId="283A33AE" w14:textId="77777777" w:rsidR="005B6671" w:rsidRPr="0049256C" w:rsidRDefault="005B6671" w:rsidP="00621918">
      <w:pPr>
        <w:pStyle w:val="10"/>
      </w:pPr>
      <w:r w:rsidRPr="0049256C">
        <w:rPr>
          <w:rFonts w:hint="eastAsia"/>
        </w:rPr>
        <w:t>services/ws</w:t>
      </w:r>
    </w:p>
    <w:p w14:paraId="5BDD5ADF" w14:textId="05045D58" w:rsidR="005B6671" w:rsidRPr="0049256C" w:rsidRDefault="005B6671" w:rsidP="00621918">
      <w:pPr>
        <w:pStyle w:val="13"/>
      </w:pPr>
      <w:r w:rsidRPr="0049256C">
        <w:rPr>
          <w:rFonts w:hint="eastAsia"/>
        </w:rPr>
        <w:t>InnoRules</w:t>
      </w:r>
      <w:r w:rsidRPr="0049256C">
        <w:rPr>
          <w:rFonts w:hint="eastAsia"/>
        </w:rPr>
        <w:t>サービス中ルール</w:t>
      </w:r>
      <w:r w:rsidR="00BA5E07">
        <w:rPr>
          <w:rFonts w:hint="eastAsia"/>
        </w:rPr>
        <w:t>Web</w:t>
      </w:r>
      <w:r w:rsidR="00BA5E07">
        <w:rPr>
          <w:rFonts w:hint="eastAsia"/>
        </w:rPr>
        <w:t>サービス</w:t>
      </w:r>
      <w:r w:rsidRPr="0049256C">
        <w:rPr>
          <w:rFonts w:hint="eastAsia"/>
        </w:rPr>
        <w:t>であることを</w:t>
      </w:r>
      <w:r w:rsidR="00DE4B7A">
        <w:rPr>
          <w:rFonts w:hint="eastAsia"/>
        </w:rPr>
        <w:t>表す</w:t>
      </w:r>
      <w:r w:rsidRPr="0049256C">
        <w:rPr>
          <w:rFonts w:hint="eastAsia"/>
        </w:rPr>
        <w:t>部分</w:t>
      </w:r>
    </w:p>
    <w:p w14:paraId="55F413D9" w14:textId="77777777" w:rsidR="005B6671" w:rsidRPr="0049256C" w:rsidRDefault="005B6671" w:rsidP="00621918">
      <w:pPr>
        <w:pStyle w:val="10"/>
      </w:pPr>
      <w:r w:rsidRPr="0049256C">
        <w:rPr>
          <w:rFonts w:hint="eastAsia"/>
        </w:rPr>
        <w:t>[ALIAS]</w:t>
      </w:r>
    </w:p>
    <w:p w14:paraId="0FAA48D2" w14:textId="448B3B3E" w:rsidR="005B6671" w:rsidRPr="0049256C" w:rsidRDefault="00DB4CEB" w:rsidP="00621918">
      <w:pPr>
        <w:pStyle w:val="13"/>
      </w:pPr>
      <w:r>
        <w:rPr>
          <w:rFonts w:hint="eastAsia"/>
        </w:rPr>
        <w:t>どの</w:t>
      </w:r>
      <w:r w:rsidR="005B6671" w:rsidRPr="0049256C">
        <w:rPr>
          <w:rFonts w:hint="eastAsia"/>
        </w:rPr>
        <w:t>単位ルールシステムのルールを呼び出すかを指定する。各単位ルールシステムでは識別のためのエイリアスが与えられる場合もある。これをルール</w:t>
      </w:r>
      <w:r w:rsidR="00BA5E07">
        <w:rPr>
          <w:rFonts w:hint="eastAsia"/>
        </w:rPr>
        <w:t>Web</w:t>
      </w:r>
      <w:r w:rsidR="00BA5E07">
        <w:rPr>
          <w:rFonts w:hint="eastAsia"/>
        </w:rPr>
        <w:t>サービス</w:t>
      </w:r>
      <w:r w:rsidR="005B6671" w:rsidRPr="0049256C">
        <w:rPr>
          <w:rFonts w:hint="eastAsia"/>
        </w:rPr>
        <w:t>システムエイリアスという。エイリアスが与えられた場合、「</w:t>
      </w:r>
      <w:r w:rsidR="005B6671" w:rsidRPr="0049256C">
        <w:rPr>
          <w:rFonts w:hint="eastAsia"/>
        </w:rPr>
        <w:t>ALIAS</w:t>
      </w:r>
      <w:r w:rsidR="005B6671" w:rsidRPr="0049256C">
        <w:rPr>
          <w:rFonts w:hint="eastAsia"/>
        </w:rPr>
        <w:t>」にエイリアスを指定する。特定単位ルールシステムに対しては基本ルール</w:t>
      </w:r>
      <w:r w:rsidR="00BA5E07">
        <w:rPr>
          <w:rFonts w:hint="eastAsia"/>
        </w:rPr>
        <w:t>Web</w:t>
      </w:r>
      <w:r w:rsidR="00BA5E07">
        <w:rPr>
          <w:rFonts w:hint="eastAsia"/>
        </w:rPr>
        <w:t>サービス</w:t>
      </w:r>
      <w:r w:rsidR="005B6671" w:rsidRPr="0049256C">
        <w:rPr>
          <w:rFonts w:hint="eastAsia"/>
        </w:rPr>
        <w:t>として登録できる。基本ルール</w:t>
      </w:r>
      <w:r w:rsidR="00BA5E07">
        <w:rPr>
          <w:rFonts w:hint="eastAsia"/>
        </w:rPr>
        <w:t>Web</w:t>
      </w:r>
      <w:r w:rsidR="00BA5E07">
        <w:rPr>
          <w:rFonts w:hint="eastAsia"/>
        </w:rPr>
        <w:t>サービス</w:t>
      </w:r>
      <w:r w:rsidR="005B6671" w:rsidRPr="0049256C">
        <w:rPr>
          <w:rFonts w:hint="eastAsia"/>
        </w:rPr>
        <w:t>にはエイリアスが与えられ</w:t>
      </w:r>
      <w:r w:rsidRPr="009A2CC8">
        <w:rPr>
          <w:rFonts w:hint="eastAsia"/>
        </w:rPr>
        <w:t>てい</w:t>
      </w:r>
      <w:r>
        <w:rPr>
          <w:rFonts w:hint="eastAsia"/>
        </w:rPr>
        <w:t>ない</w:t>
      </w:r>
      <w:del w:id="6496" w:author="IRK" w:date="2020-03-11T15:54:00Z">
        <w:r w:rsidDel="003E7D05">
          <w:rPr>
            <w:rFonts w:hint="eastAsia"/>
          </w:rPr>
          <w:delText>ので</w:delText>
        </w:r>
      </w:del>
      <w:ins w:id="6497" w:author="IRK" w:date="2020-03-11T15:54:00Z">
        <w:r w:rsidR="003E7D05">
          <w:rPr>
            <w:rFonts w:hint="eastAsia"/>
          </w:rPr>
          <w:t>ため</w:t>
        </w:r>
      </w:ins>
      <w:r>
        <w:rPr>
          <w:rFonts w:hint="eastAsia"/>
        </w:rPr>
        <w:t>、この場合</w:t>
      </w:r>
      <w:r w:rsidRPr="009A2CC8">
        <w:rPr>
          <w:rFonts w:hint="eastAsia"/>
        </w:rPr>
        <w:t>、</w:t>
      </w:r>
      <w:r w:rsidR="005B6671" w:rsidRPr="0049256C">
        <w:rPr>
          <w:rFonts w:hint="eastAsia"/>
        </w:rPr>
        <w:t>ALIAS</w:t>
      </w:r>
      <w:r w:rsidR="005B6671" w:rsidRPr="0049256C">
        <w:rPr>
          <w:rFonts w:hint="eastAsia"/>
        </w:rPr>
        <w:t>とその後ろに付く「</w:t>
      </w:r>
      <w:r w:rsidR="005B6671" w:rsidRPr="0049256C">
        <w:rPr>
          <w:rFonts w:hint="eastAsia"/>
        </w:rPr>
        <w:t>/</w:t>
      </w:r>
      <w:r w:rsidR="005B6671" w:rsidRPr="0049256C">
        <w:rPr>
          <w:rFonts w:hint="eastAsia"/>
        </w:rPr>
        <w:t>」は省略</w:t>
      </w:r>
      <w:r w:rsidR="005F6A7C">
        <w:rPr>
          <w:rFonts w:hint="eastAsia"/>
        </w:rPr>
        <w:t>しなければならない。</w:t>
      </w:r>
    </w:p>
    <w:p w14:paraId="12B863BA" w14:textId="77777777" w:rsidR="005B6671" w:rsidRPr="00557903" w:rsidRDefault="005B6671" w:rsidP="00621918">
      <w:pPr>
        <w:pStyle w:val="10"/>
      </w:pPr>
      <w:r w:rsidRPr="0049256C">
        <w:rPr>
          <w:rFonts w:hint="eastAsia"/>
        </w:rPr>
        <w:t>[SERVICE]</w:t>
      </w:r>
    </w:p>
    <w:p w14:paraId="46D69C54" w14:textId="419511F0" w:rsidR="005B6671" w:rsidRPr="00557903" w:rsidRDefault="00DB4CEB" w:rsidP="00621918">
      <w:pPr>
        <w:pStyle w:val="13"/>
      </w:pPr>
      <w:r w:rsidRPr="00557903">
        <w:rPr>
          <w:rFonts w:hint="eastAsia"/>
        </w:rPr>
        <w:t>ルールを</w:t>
      </w:r>
      <w:r w:rsidR="00BA5E07">
        <w:rPr>
          <w:rFonts w:hint="eastAsia"/>
        </w:rPr>
        <w:t>Web</w:t>
      </w:r>
      <w:r w:rsidR="00BA5E07">
        <w:rPr>
          <w:rFonts w:hint="eastAsia"/>
        </w:rPr>
        <w:t>サービス</w:t>
      </w:r>
      <w:r w:rsidRPr="00557903">
        <w:rPr>
          <w:rFonts w:hint="eastAsia"/>
        </w:rPr>
        <w:t>として登録する</w:t>
      </w:r>
      <w:r w:rsidR="00522907">
        <w:rPr>
          <w:rFonts w:hint="eastAsia"/>
        </w:rPr>
        <w:t>時</w:t>
      </w:r>
      <w:r w:rsidRPr="00557903">
        <w:rPr>
          <w:rFonts w:hint="eastAsia"/>
        </w:rPr>
        <w:t>に</w:t>
      </w:r>
      <w:r w:rsidRPr="009A2CC8">
        <w:rPr>
          <w:rFonts w:hint="eastAsia"/>
        </w:rPr>
        <w:t>付与される</w:t>
      </w:r>
      <w:r w:rsidR="005B6671" w:rsidRPr="00557903">
        <w:rPr>
          <w:rFonts w:hint="eastAsia"/>
        </w:rPr>
        <w:t>サービス</w:t>
      </w:r>
      <w:r w:rsidRPr="00557903">
        <w:rPr>
          <w:rFonts w:hint="eastAsia"/>
        </w:rPr>
        <w:t>名</w:t>
      </w:r>
      <w:r w:rsidR="00A166B6" w:rsidRPr="00A166B6">
        <w:rPr>
          <w:rFonts w:hint="eastAsia"/>
        </w:rPr>
        <w:t>を指定する</w:t>
      </w:r>
      <w:r w:rsidRPr="00557903">
        <w:rPr>
          <w:rFonts w:hint="eastAsia"/>
        </w:rPr>
        <w:t>。</w:t>
      </w:r>
      <w:r w:rsidR="00A166B6" w:rsidRPr="00A166B6">
        <w:rPr>
          <w:rFonts w:hint="eastAsia"/>
        </w:rPr>
        <w:t>この値により呼び出しルールは指定される。</w:t>
      </w:r>
    </w:p>
    <w:p w14:paraId="3238207A" w14:textId="77777777" w:rsidR="005B6671" w:rsidRPr="00557903" w:rsidRDefault="005B6671" w:rsidP="00621918"/>
    <w:p w14:paraId="2E42B99E" w14:textId="24F59408" w:rsidR="005B6671" w:rsidRPr="00557903" w:rsidRDefault="005B6671">
      <w:pPr>
        <w:pStyle w:val="42"/>
        <w:numPr>
          <w:ilvl w:val="3"/>
          <w:numId w:val="139"/>
        </w:numPr>
        <w:rPr>
          <w:lang w:eastAsia="ja-JP"/>
        </w:rPr>
        <w:pPrChange w:id="6498" w:author="IRK" w:date="2020-05-11T09:46:00Z">
          <w:pPr>
            <w:pStyle w:val="42"/>
            <w:numPr>
              <w:numId w:val="27"/>
            </w:numPr>
          </w:pPr>
        </w:pPrChange>
      </w:pPr>
      <w:r w:rsidRPr="00557903">
        <w:rPr>
          <w:rFonts w:hint="eastAsia"/>
          <w:lang w:eastAsia="ja-JP"/>
        </w:rPr>
        <w:t>ルール</w:t>
      </w:r>
      <w:r w:rsidR="00BA5E07">
        <w:rPr>
          <w:rFonts w:hint="eastAsia"/>
          <w:lang w:eastAsia="ja-JP"/>
        </w:rPr>
        <w:t>Web</w:t>
      </w:r>
      <w:r w:rsidR="00BA5E07">
        <w:rPr>
          <w:rFonts w:hint="eastAsia"/>
          <w:lang w:eastAsia="ja-JP"/>
        </w:rPr>
        <w:t>サービス</w:t>
      </w:r>
      <w:r w:rsidRPr="00557903">
        <w:rPr>
          <w:rFonts w:hint="eastAsia"/>
          <w:lang w:eastAsia="ja-JP"/>
        </w:rPr>
        <w:t>システムエイリアス</w:t>
      </w:r>
    </w:p>
    <w:p w14:paraId="50D7BF4F" w14:textId="1AE4B65F" w:rsidR="005B6671" w:rsidRPr="00557903" w:rsidRDefault="005B6671" w:rsidP="00EC7890">
      <w:r w:rsidRPr="00557903">
        <w:rPr>
          <w:rFonts w:hint="eastAsia"/>
        </w:rPr>
        <w:t>1</w:t>
      </w:r>
      <w:r w:rsidRPr="00557903">
        <w:rPr>
          <w:rFonts w:hint="eastAsia"/>
        </w:rPr>
        <w:t>つの</w:t>
      </w:r>
      <w:r w:rsidRPr="00557903">
        <w:rPr>
          <w:rFonts w:hint="eastAsia"/>
        </w:rPr>
        <w:t>InnoRules</w:t>
      </w:r>
      <w:r w:rsidR="004E67E2" w:rsidRPr="00B505E6">
        <w:rPr>
          <w:rFonts w:hint="eastAsia"/>
        </w:rPr>
        <w:t>サーバ</w:t>
      </w:r>
      <w:r w:rsidR="004E67E2" w:rsidRPr="009A2CC8">
        <w:rPr>
          <w:rFonts w:hint="eastAsia"/>
        </w:rPr>
        <w:t>が</w:t>
      </w:r>
      <w:r w:rsidR="004E67E2" w:rsidRPr="00557903">
        <w:rPr>
          <w:rFonts w:hint="eastAsia"/>
        </w:rPr>
        <w:t>複数の単位ルールシステムのルールを</w:t>
      </w:r>
      <w:r w:rsidR="00BA5E07">
        <w:rPr>
          <w:rFonts w:hint="eastAsia"/>
        </w:rPr>
        <w:t>Web</w:t>
      </w:r>
      <w:r w:rsidR="00BA5E07">
        <w:rPr>
          <w:rFonts w:hint="eastAsia"/>
        </w:rPr>
        <w:t>サービス</w:t>
      </w:r>
      <w:r w:rsidR="004E67E2" w:rsidRPr="00557903">
        <w:rPr>
          <w:rFonts w:hint="eastAsia"/>
        </w:rPr>
        <w:t>化できる</w:t>
      </w:r>
      <w:r w:rsidR="004E67E2" w:rsidRPr="009A2CC8">
        <w:rPr>
          <w:rFonts w:hint="eastAsia"/>
        </w:rPr>
        <w:t>ため</w:t>
      </w:r>
      <w:r w:rsidRPr="00557903">
        <w:rPr>
          <w:rFonts w:hint="eastAsia"/>
        </w:rPr>
        <w:t>、</w:t>
      </w:r>
      <w:r w:rsidRPr="00557903">
        <w:rPr>
          <w:rFonts w:hint="eastAsia"/>
        </w:rPr>
        <w:t>URL</w:t>
      </w:r>
      <w:r w:rsidRPr="00557903">
        <w:rPr>
          <w:rFonts w:hint="eastAsia"/>
        </w:rPr>
        <w:t>では単位システムを区分でき</w:t>
      </w:r>
      <w:r w:rsidRPr="00B505E6">
        <w:rPr>
          <w:rFonts w:hint="eastAsia"/>
        </w:rPr>
        <w:t>る識別子が付与される必要がある。</w:t>
      </w:r>
      <w:r w:rsidRPr="007E4FA1">
        <w:rPr>
          <w:rFonts w:hint="eastAsia"/>
        </w:rPr>
        <w:t>URL</w:t>
      </w:r>
      <w:r w:rsidRPr="002127E5">
        <w:rPr>
          <w:rFonts w:hint="eastAsia"/>
        </w:rPr>
        <w:t>は外部に提供される特性がある</w:t>
      </w:r>
      <w:del w:id="6499" w:author="IRK" w:date="2020-03-11T15:54:00Z">
        <w:r w:rsidRPr="002127E5" w:rsidDel="003E7D05">
          <w:rPr>
            <w:rFonts w:hint="eastAsia"/>
          </w:rPr>
          <w:delText>ので</w:delText>
        </w:r>
      </w:del>
      <w:ins w:id="6500" w:author="IRK" w:date="2020-03-11T15:54:00Z">
        <w:r w:rsidR="003E7D05">
          <w:rPr>
            <w:rFonts w:hint="eastAsia"/>
          </w:rPr>
          <w:t>ため</w:t>
        </w:r>
      </w:ins>
      <w:r w:rsidRPr="002127E5">
        <w:rPr>
          <w:rFonts w:hint="eastAsia"/>
        </w:rPr>
        <w:t>、単位ルールシステム</w:t>
      </w:r>
      <w:r w:rsidRPr="00A525EC">
        <w:rPr>
          <w:rFonts w:hint="eastAsia"/>
        </w:rPr>
        <w:t>ID</w:t>
      </w:r>
      <w:r w:rsidR="004E67E2" w:rsidRPr="00557903">
        <w:rPr>
          <w:rFonts w:hint="eastAsia"/>
        </w:rPr>
        <w:t>・</w:t>
      </w:r>
      <w:r w:rsidR="005F6A7C">
        <w:rPr>
          <w:rFonts w:hint="eastAsia"/>
        </w:rPr>
        <w:t>名称</w:t>
      </w:r>
      <w:r w:rsidR="004E67E2" w:rsidRPr="00557903">
        <w:rPr>
          <w:rFonts w:hint="eastAsia"/>
        </w:rPr>
        <w:t>を使用する場合にその情報が外部へ流出</w:t>
      </w:r>
      <w:r w:rsidR="004E67E2" w:rsidRPr="009A2CC8">
        <w:rPr>
          <w:rFonts w:hint="eastAsia"/>
        </w:rPr>
        <w:t>す</w:t>
      </w:r>
      <w:r w:rsidRPr="00557903">
        <w:rPr>
          <w:rFonts w:hint="eastAsia"/>
        </w:rPr>
        <w:t>る危険がある。単位ルールシステムの情報を</w:t>
      </w:r>
      <w:r w:rsidR="004E67E2" w:rsidRPr="00557903">
        <w:rPr>
          <w:rFonts w:hint="eastAsia"/>
        </w:rPr>
        <w:t>URL</w:t>
      </w:r>
      <w:r w:rsidR="004E67E2" w:rsidRPr="00557903">
        <w:rPr>
          <w:rFonts w:hint="eastAsia"/>
        </w:rPr>
        <w:t>で</w:t>
      </w:r>
      <w:r w:rsidR="004E67E2" w:rsidRPr="009A2CC8">
        <w:rPr>
          <w:rFonts w:hint="eastAsia"/>
        </w:rPr>
        <w:t>隠蔽する</w:t>
      </w:r>
      <w:r w:rsidR="004E67E2" w:rsidRPr="00557903">
        <w:rPr>
          <w:rFonts w:hint="eastAsia"/>
        </w:rPr>
        <w:t>ためにエイリアスを</w:t>
      </w:r>
      <w:r w:rsidR="004E67E2" w:rsidRPr="009A2CC8">
        <w:rPr>
          <w:rFonts w:hint="eastAsia"/>
        </w:rPr>
        <w:t>付与する</w:t>
      </w:r>
      <w:r w:rsidRPr="00557903">
        <w:rPr>
          <w:rFonts w:hint="eastAsia"/>
        </w:rPr>
        <w:t>が、これをルール</w:t>
      </w:r>
      <w:r w:rsidR="00BA5E07">
        <w:rPr>
          <w:rFonts w:hint="eastAsia"/>
        </w:rPr>
        <w:t>Web</w:t>
      </w:r>
      <w:r w:rsidR="00BA5E07">
        <w:rPr>
          <w:rFonts w:hint="eastAsia"/>
        </w:rPr>
        <w:t>サービス</w:t>
      </w:r>
      <w:r w:rsidRPr="00557903">
        <w:rPr>
          <w:rFonts w:hint="eastAsia"/>
        </w:rPr>
        <w:t>システムエイリアスという。このエイリアスは</w:t>
      </w:r>
      <w:del w:id="6501" w:author="IRK" w:date="2020-03-09T23:04:00Z">
        <w:r w:rsidRPr="00557903" w:rsidDel="001D52AE">
          <w:rPr>
            <w:rFonts w:hint="eastAsia"/>
          </w:rPr>
          <w:delText>3.</w:delText>
        </w:r>
      </w:del>
      <w:del w:id="6502" w:author="IRK" w:date="2020-03-09T23:05:00Z">
        <w:r w:rsidRPr="00557903" w:rsidDel="001D52AE">
          <w:rPr>
            <w:rFonts w:hint="eastAsia"/>
          </w:rPr>
          <w:delText>8.5.1</w:delText>
        </w:r>
      </w:del>
      <w:ins w:id="6503" w:author="IRK" w:date="2020-03-10T22:38:00Z">
        <w:r w:rsidR="008E5814">
          <w:rPr>
            <w:rFonts w:hint="eastAsia"/>
          </w:rPr>
          <w:t>「</w:t>
        </w:r>
      </w:ins>
      <w:ins w:id="6504" w:author="IRK" w:date="2020-03-09T23:05:00Z">
        <w:r w:rsidR="001D52AE">
          <w:fldChar w:fldCharType="begin"/>
        </w:r>
        <w:r w:rsidR="001D52AE">
          <w:instrText xml:space="preserve"> </w:instrText>
        </w:r>
        <w:r w:rsidR="001D52AE">
          <w:rPr>
            <w:rFonts w:hint="eastAsia"/>
          </w:rPr>
          <w:instrText>REF _Ref34687544 \r \h</w:instrText>
        </w:r>
        <w:r w:rsidR="001D52AE">
          <w:instrText xml:space="preserve"> </w:instrText>
        </w:r>
      </w:ins>
      <w:r w:rsidR="001D52AE">
        <w:fldChar w:fldCharType="separate"/>
      </w:r>
      <w:r w:rsidR="00AB1F2F">
        <w:t>3.8.5.1</w:t>
      </w:r>
      <w:ins w:id="6505" w:author="IRK" w:date="2020-03-09T23:05:00Z">
        <w:r w:rsidR="001D52AE">
          <w:fldChar w:fldCharType="end"/>
        </w:r>
        <w:r w:rsidR="001D52AE">
          <w:fldChar w:fldCharType="begin"/>
        </w:r>
        <w:r w:rsidR="001D52AE">
          <w:instrText xml:space="preserve"> REF _Ref34687544 \h </w:instrText>
        </w:r>
      </w:ins>
      <w:r w:rsidR="001D52AE">
        <w:fldChar w:fldCharType="separate"/>
      </w:r>
      <w:r w:rsidR="00AB1F2F">
        <w:rPr>
          <w:rFonts w:hint="eastAsia"/>
        </w:rPr>
        <w:t>Web</w:t>
      </w:r>
      <w:r w:rsidR="00AB1F2F">
        <w:rPr>
          <w:rFonts w:hint="eastAsia"/>
        </w:rPr>
        <w:t>サービス</w:t>
      </w:r>
      <w:r w:rsidR="00AB1F2F" w:rsidRPr="0049256C">
        <w:rPr>
          <w:rFonts w:hint="eastAsia"/>
        </w:rPr>
        <w:t>URL</w:t>
      </w:r>
      <w:ins w:id="6506" w:author="IRK" w:date="2020-03-09T23:05:00Z">
        <w:r w:rsidR="001D52AE">
          <w:fldChar w:fldCharType="end"/>
        </w:r>
      </w:ins>
      <w:ins w:id="6507" w:author="IRK" w:date="2020-03-10T22:38:00Z">
        <w:r w:rsidR="008E5814">
          <w:rPr>
            <w:rFonts w:hint="eastAsia"/>
          </w:rPr>
          <w:t>」</w:t>
        </w:r>
      </w:ins>
      <w:r w:rsidRPr="00557903">
        <w:rPr>
          <w:rFonts w:hint="eastAsia"/>
        </w:rPr>
        <w:t>で説明したようにルール</w:t>
      </w:r>
      <w:r w:rsidR="00BA5E07">
        <w:rPr>
          <w:rFonts w:hint="eastAsia"/>
        </w:rPr>
        <w:t>Web</w:t>
      </w:r>
      <w:r w:rsidR="00BA5E07">
        <w:rPr>
          <w:rFonts w:hint="eastAsia"/>
        </w:rPr>
        <w:t>サービス</w:t>
      </w:r>
      <w:r w:rsidRPr="00B505E6">
        <w:rPr>
          <w:rFonts w:hint="eastAsia"/>
        </w:rPr>
        <w:t>URL</w:t>
      </w:r>
      <w:r w:rsidRPr="007E4FA1">
        <w:rPr>
          <w:rFonts w:hint="eastAsia"/>
        </w:rPr>
        <w:t>を構成する</w:t>
      </w:r>
      <w:r w:rsidRPr="002127E5">
        <w:rPr>
          <w:rFonts w:hint="eastAsia"/>
        </w:rPr>
        <w:t>1</w:t>
      </w:r>
      <w:r w:rsidRPr="00A525EC">
        <w:rPr>
          <w:rFonts w:hint="eastAsia"/>
        </w:rPr>
        <w:t>つの要素である。</w:t>
      </w:r>
    </w:p>
    <w:p w14:paraId="7FD31C87" w14:textId="77777777" w:rsidR="005B6671" w:rsidRPr="00557903" w:rsidRDefault="005B6671" w:rsidP="00EC7890"/>
    <w:p w14:paraId="60FA5749" w14:textId="36D8B265" w:rsidR="005B6671" w:rsidRPr="0049256C" w:rsidRDefault="005B6671" w:rsidP="00EC7890">
      <w:r w:rsidRPr="00557903">
        <w:rPr>
          <w:rFonts w:hint="eastAsia"/>
        </w:rPr>
        <w:t>場合によっては、</w:t>
      </w:r>
      <w:r w:rsidRPr="00557903">
        <w:t>InnoRules</w:t>
      </w:r>
      <w:r w:rsidRPr="00557903">
        <w:rPr>
          <w:rFonts w:hint="eastAsia"/>
        </w:rPr>
        <w:t>サーバは</w:t>
      </w:r>
      <w:r w:rsidR="004E67E2" w:rsidRPr="009A2CC8">
        <w:rPr>
          <w:rFonts w:hint="eastAsia"/>
        </w:rPr>
        <w:t>単一</w:t>
      </w:r>
      <w:r w:rsidRPr="00557903">
        <w:rPr>
          <w:rFonts w:hint="eastAsia"/>
        </w:rPr>
        <w:t>の単位ルールシステムに対してルール</w:t>
      </w:r>
      <w:r w:rsidR="00BA5E07">
        <w:rPr>
          <w:rFonts w:hint="eastAsia"/>
        </w:rPr>
        <w:t>Web</w:t>
      </w:r>
      <w:r w:rsidR="00BA5E07">
        <w:rPr>
          <w:rFonts w:hint="eastAsia"/>
        </w:rPr>
        <w:t>サービス</w:t>
      </w:r>
      <w:r w:rsidRPr="00557903">
        <w:rPr>
          <w:rFonts w:hint="eastAsia"/>
        </w:rPr>
        <w:t>を提供する</w:t>
      </w:r>
      <w:r w:rsidR="005F6A7C">
        <w:rPr>
          <w:rFonts w:hint="eastAsia"/>
        </w:rPr>
        <w:t>こと</w:t>
      </w:r>
      <w:r w:rsidRPr="00557903">
        <w:rPr>
          <w:rFonts w:hint="eastAsia"/>
        </w:rPr>
        <w:t>がある。複数の単位ルールシス</w:t>
      </w:r>
      <w:r w:rsidRPr="00B505E6">
        <w:rPr>
          <w:rFonts w:hint="eastAsia"/>
        </w:rPr>
        <w:t>テムにサービスをしても、</w:t>
      </w:r>
      <w:r w:rsidRPr="0049256C">
        <w:rPr>
          <w:rFonts w:hint="eastAsia"/>
        </w:rPr>
        <w:t>その中の</w:t>
      </w:r>
      <w:r w:rsidRPr="0049256C">
        <w:rPr>
          <w:rFonts w:hint="eastAsia"/>
        </w:rPr>
        <w:t>1</w:t>
      </w:r>
      <w:r w:rsidRPr="0049256C">
        <w:rPr>
          <w:rFonts w:hint="eastAsia"/>
        </w:rPr>
        <w:t>つがマスターになる場合がある。この場合、</w:t>
      </w:r>
      <w:r w:rsidRPr="0049256C">
        <w:rPr>
          <w:rFonts w:hint="eastAsia"/>
        </w:rPr>
        <w:t>1</w:t>
      </w:r>
      <w:r w:rsidRPr="0049256C">
        <w:rPr>
          <w:rFonts w:hint="eastAsia"/>
        </w:rPr>
        <w:t>つの単位システムに対してエイリアスを付与しないことがある。エイリアスが与えられないシステムの</w:t>
      </w:r>
      <w:r w:rsidR="00BA5E07">
        <w:rPr>
          <w:rFonts w:hint="eastAsia"/>
        </w:rPr>
        <w:t>Web</w:t>
      </w:r>
      <w:r w:rsidR="00BA5E07">
        <w:rPr>
          <w:rFonts w:hint="eastAsia"/>
        </w:rPr>
        <w:t>サービス</w:t>
      </w:r>
      <w:r w:rsidRPr="0049256C">
        <w:rPr>
          <w:rFonts w:hint="eastAsia"/>
        </w:rPr>
        <w:t>URL</w:t>
      </w:r>
      <w:r w:rsidRPr="0049256C">
        <w:rPr>
          <w:rFonts w:hint="eastAsia"/>
        </w:rPr>
        <w:t>には</w:t>
      </w:r>
      <w:del w:id="6508" w:author="IRK" w:date="2020-03-09T23:05:00Z">
        <w:r w:rsidRPr="0049256C" w:rsidDel="001D52AE">
          <w:rPr>
            <w:rFonts w:hint="eastAsia"/>
          </w:rPr>
          <w:delText>3.8.5.1</w:delText>
        </w:r>
      </w:del>
      <w:ins w:id="6509" w:author="IRK" w:date="2020-03-10T22:38:00Z">
        <w:r w:rsidR="008E5814">
          <w:rPr>
            <w:rFonts w:hint="eastAsia"/>
          </w:rPr>
          <w:t>「</w:t>
        </w:r>
      </w:ins>
      <w:ins w:id="6510" w:author="IRK" w:date="2020-03-09T23:05:00Z">
        <w:r w:rsidR="001D52AE">
          <w:fldChar w:fldCharType="begin"/>
        </w:r>
        <w:r w:rsidR="001D52AE">
          <w:instrText xml:space="preserve"> </w:instrText>
        </w:r>
        <w:r w:rsidR="001D52AE">
          <w:rPr>
            <w:rFonts w:hint="eastAsia"/>
          </w:rPr>
          <w:instrText>REF _Ref34687544 \r \h</w:instrText>
        </w:r>
        <w:r w:rsidR="001D52AE">
          <w:instrText xml:space="preserve"> </w:instrText>
        </w:r>
      </w:ins>
      <w:ins w:id="6511" w:author="IRK" w:date="2020-03-09T23:05:00Z">
        <w:r w:rsidR="001D52AE">
          <w:fldChar w:fldCharType="separate"/>
        </w:r>
      </w:ins>
      <w:r w:rsidR="00AB1F2F">
        <w:t>3.8.5.1</w:t>
      </w:r>
      <w:ins w:id="6512" w:author="IRK" w:date="2020-03-09T23:05:00Z">
        <w:r w:rsidR="001D52AE">
          <w:fldChar w:fldCharType="end"/>
        </w:r>
        <w:r w:rsidR="001D52AE">
          <w:fldChar w:fldCharType="begin"/>
        </w:r>
        <w:r w:rsidR="001D52AE">
          <w:instrText xml:space="preserve"> REF _Ref34687544 \h </w:instrText>
        </w:r>
      </w:ins>
      <w:ins w:id="6513" w:author="IRK" w:date="2020-03-09T23:05:00Z">
        <w:r w:rsidR="001D52AE">
          <w:fldChar w:fldCharType="separate"/>
        </w:r>
      </w:ins>
      <w:r w:rsidR="00AB1F2F">
        <w:rPr>
          <w:rFonts w:hint="eastAsia"/>
        </w:rPr>
        <w:t>Web</w:t>
      </w:r>
      <w:r w:rsidR="00AB1F2F">
        <w:rPr>
          <w:rFonts w:hint="eastAsia"/>
        </w:rPr>
        <w:t>サービス</w:t>
      </w:r>
      <w:r w:rsidR="00AB1F2F" w:rsidRPr="0049256C">
        <w:rPr>
          <w:rFonts w:hint="eastAsia"/>
        </w:rPr>
        <w:t>URL</w:t>
      </w:r>
      <w:ins w:id="6514" w:author="IRK" w:date="2020-03-09T23:05:00Z">
        <w:r w:rsidR="001D52AE">
          <w:fldChar w:fldCharType="end"/>
        </w:r>
      </w:ins>
      <w:ins w:id="6515" w:author="IRK" w:date="2020-03-10T22:38:00Z">
        <w:r w:rsidR="008E5814">
          <w:rPr>
            <w:rFonts w:hint="eastAsia"/>
          </w:rPr>
          <w:t>」</w:t>
        </w:r>
      </w:ins>
      <w:r w:rsidRPr="0049256C">
        <w:rPr>
          <w:rFonts w:hint="eastAsia"/>
        </w:rPr>
        <w:t>で説明したようにエイリアスを指定しない。</w:t>
      </w:r>
    </w:p>
    <w:p w14:paraId="7EF36940" w14:textId="77777777" w:rsidR="005B6671" w:rsidRPr="0049256C" w:rsidRDefault="005B6671" w:rsidP="00EC7890"/>
    <w:p w14:paraId="5B19C55E" w14:textId="77777777" w:rsidR="005B6671" w:rsidRPr="00557903" w:rsidRDefault="005B6671">
      <w:pPr>
        <w:pStyle w:val="42"/>
        <w:numPr>
          <w:ilvl w:val="3"/>
          <w:numId w:val="139"/>
        </w:numPr>
        <w:pPrChange w:id="6516" w:author="IRK" w:date="2020-05-11T09:46:00Z">
          <w:pPr>
            <w:pStyle w:val="42"/>
            <w:numPr>
              <w:numId w:val="27"/>
            </w:numPr>
          </w:pPr>
        </w:pPrChange>
      </w:pPr>
      <w:r w:rsidRPr="0049256C">
        <w:rPr>
          <w:rFonts w:hint="eastAsia"/>
          <w:lang w:eastAsia="ja-JP"/>
        </w:rPr>
        <w:t>高可用性設定</w:t>
      </w:r>
    </w:p>
    <w:p w14:paraId="06B59094" w14:textId="56486548" w:rsidR="005B6671" w:rsidRPr="00A525EC" w:rsidRDefault="005B6671" w:rsidP="00EC7890">
      <w:r w:rsidRPr="00B505E6">
        <w:rPr>
          <w:rFonts w:hint="eastAsia"/>
        </w:rPr>
        <w:t>複数の</w:t>
      </w:r>
      <w:r w:rsidRPr="007E4FA1">
        <w:rPr>
          <w:rFonts w:hint="eastAsia"/>
        </w:rPr>
        <w:t>InnoRules</w:t>
      </w:r>
      <w:r w:rsidRPr="002127E5">
        <w:rPr>
          <w:rFonts w:hint="eastAsia"/>
        </w:rPr>
        <w:t>サーバでルール</w:t>
      </w:r>
      <w:r w:rsidR="00BA5E07">
        <w:rPr>
          <w:rFonts w:hint="eastAsia"/>
        </w:rPr>
        <w:t>Web</w:t>
      </w:r>
      <w:r w:rsidR="00BA5E07">
        <w:rPr>
          <w:rFonts w:hint="eastAsia"/>
        </w:rPr>
        <w:t>サービス</w:t>
      </w:r>
      <w:r w:rsidRPr="002127E5">
        <w:rPr>
          <w:rFonts w:hint="eastAsia"/>
        </w:rPr>
        <w:t>を有効にして、ロードバランスやフェールオーバーで</w:t>
      </w:r>
      <w:r w:rsidRPr="00A525EC">
        <w:rPr>
          <w:rFonts w:hint="eastAsia"/>
        </w:rPr>
        <w:t>HA</w:t>
      </w:r>
      <w:r w:rsidRPr="00557903">
        <w:rPr>
          <w:rFonts w:hint="eastAsia"/>
        </w:rPr>
        <w:t>設定を行う場合がある。</w:t>
      </w:r>
      <w:r w:rsidRPr="00557903">
        <w:t>InnoRules</w:t>
      </w:r>
      <w:r w:rsidR="004E67E2" w:rsidRPr="00557903">
        <w:rPr>
          <w:rFonts w:hint="eastAsia"/>
        </w:rPr>
        <w:t>では高可用のために別の機能をサポートしないため</w:t>
      </w:r>
      <w:r w:rsidRPr="00557903">
        <w:rPr>
          <w:rFonts w:hint="eastAsia"/>
        </w:rPr>
        <w:t>、</w:t>
      </w:r>
      <w:r w:rsidRPr="00557903">
        <w:rPr>
          <w:rFonts w:hint="eastAsia"/>
        </w:rPr>
        <w:t>L4</w:t>
      </w:r>
      <w:r w:rsidRPr="00557903">
        <w:rPr>
          <w:rFonts w:hint="eastAsia"/>
        </w:rPr>
        <w:t>スイッチなど一般的な</w:t>
      </w:r>
      <w:r w:rsidR="00382563">
        <w:rPr>
          <w:rFonts w:hint="eastAsia"/>
        </w:rPr>
        <w:t>Web</w:t>
      </w:r>
      <w:r w:rsidRPr="00557903">
        <w:rPr>
          <w:rFonts w:hint="eastAsia"/>
        </w:rPr>
        <w:t>アプリケーションアーキテク</w:t>
      </w:r>
      <w:r w:rsidRPr="00B505E6">
        <w:rPr>
          <w:rFonts w:hint="eastAsia"/>
        </w:rPr>
        <w:t>チャの</w:t>
      </w:r>
      <w:r w:rsidRPr="007E4FA1">
        <w:rPr>
          <w:rFonts w:hint="eastAsia"/>
        </w:rPr>
        <w:t>HA</w:t>
      </w:r>
      <w:r w:rsidRPr="002127E5">
        <w:rPr>
          <w:rFonts w:hint="eastAsia"/>
        </w:rPr>
        <w:t>設定と同一方法を利用する。</w:t>
      </w:r>
    </w:p>
    <w:p w14:paraId="7E7820AE" w14:textId="77777777" w:rsidR="005B6671" w:rsidRPr="00557903" w:rsidRDefault="005B6671" w:rsidP="00EC7890"/>
    <w:p w14:paraId="618AA5C6" w14:textId="0ED2BE14" w:rsidR="005B6671" w:rsidRDefault="004E67E2" w:rsidP="00EC7890">
      <w:pPr>
        <w:rPr>
          <w:ins w:id="6517" w:author="IRK" w:date="2020-03-10T11:09:00Z"/>
        </w:rPr>
      </w:pPr>
      <w:r w:rsidRPr="00557903">
        <w:rPr>
          <w:rFonts w:hint="eastAsia"/>
        </w:rPr>
        <w:t>設定クラスタ内で利用可能</w:t>
      </w:r>
      <w:r w:rsidR="005B6671" w:rsidRPr="00557903">
        <w:rPr>
          <w:rFonts w:hint="eastAsia"/>
        </w:rPr>
        <w:t>なルール</w:t>
      </w:r>
      <w:r w:rsidR="00BA5E07">
        <w:rPr>
          <w:rFonts w:hint="eastAsia"/>
        </w:rPr>
        <w:t>Web</w:t>
      </w:r>
      <w:r w:rsidR="00BA5E07">
        <w:rPr>
          <w:rFonts w:hint="eastAsia"/>
        </w:rPr>
        <w:t>サービス</w:t>
      </w:r>
      <w:r w:rsidR="005B6671" w:rsidRPr="00557903">
        <w:rPr>
          <w:rFonts w:hint="eastAsia"/>
        </w:rPr>
        <w:t>とその</w:t>
      </w:r>
      <w:r w:rsidR="005B6671" w:rsidRPr="00557903">
        <w:rPr>
          <w:rFonts w:hint="eastAsia"/>
        </w:rPr>
        <w:t>URL</w:t>
      </w:r>
      <w:r w:rsidR="005B6671" w:rsidRPr="00557903">
        <w:rPr>
          <w:rFonts w:hint="eastAsia"/>
        </w:rPr>
        <w:t>に対して照会するためには</w:t>
      </w:r>
      <w:r w:rsidRPr="009A2CC8">
        <w:rPr>
          <w:rFonts w:hint="eastAsia"/>
        </w:rPr>
        <w:t>、</w:t>
      </w:r>
      <w:del w:id="6518" w:author="IRK" w:date="2020-03-09T23:05:00Z">
        <w:r w:rsidR="005B6671" w:rsidRPr="00557903" w:rsidDel="001D52AE">
          <w:rPr>
            <w:rFonts w:hint="eastAsia"/>
          </w:rPr>
          <w:delText>2.4.6.</w:delText>
        </w:r>
      </w:del>
      <w:del w:id="6519" w:author="IRK" w:date="2020-03-09T23:06:00Z">
        <w:r w:rsidR="005B6671" w:rsidRPr="00557903" w:rsidDel="001D52AE">
          <w:rPr>
            <w:rFonts w:hint="eastAsia"/>
          </w:rPr>
          <w:delText>1</w:delText>
        </w:r>
        <w:r w:rsidR="005B6671" w:rsidRPr="00557903" w:rsidDel="001D52AE">
          <w:rPr>
            <w:rFonts w:hint="eastAsia"/>
          </w:rPr>
          <w:delText>のルール</w:delText>
        </w:r>
        <w:r w:rsidR="00BA5E07" w:rsidDel="001D52AE">
          <w:rPr>
            <w:rFonts w:hint="eastAsia"/>
          </w:rPr>
          <w:delText>Web</w:delText>
        </w:r>
        <w:r w:rsidR="00BA5E07" w:rsidDel="001D52AE">
          <w:rPr>
            <w:rFonts w:hint="eastAsia"/>
          </w:rPr>
          <w:delText>サービ</w:delText>
        </w:r>
      </w:del>
      <w:del w:id="6520" w:author="IRK" w:date="2020-03-09T23:07:00Z">
        <w:r w:rsidR="00BA5E07" w:rsidDel="001D52AE">
          <w:rPr>
            <w:rFonts w:hint="eastAsia"/>
          </w:rPr>
          <w:delText>ス</w:delText>
        </w:r>
        <w:r w:rsidR="005B6671" w:rsidRPr="00557903" w:rsidDel="001D52AE">
          <w:rPr>
            <w:rFonts w:hint="eastAsia"/>
          </w:rPr>
          <w:delText>URL</w:delText>
        </w:r>
      </w:del>
      <w:ins w:id="6521" w:author="IRK" w:date="2020-03-10T22:39:00Z">
        <w:r w:rsidR="008E5814">
          <w:rPr>
            <w:rFonts w:hint="eastAsia"/>
          </w:rPr>
          <w:t>「</w:t>
        </w:r>
      </w:ins>
      <w:ins w:id="6522" w:author="IRK" w:date="2020-03-09T23:07:00Z">
        <w:r w:rsidR="001D52AE">
          <w:fldChar w:fldCharType="begin"/>
        </w:r>
        <w:r w:rsidR="001D52AE">
          <w:instrText xml:space="preserve"> </w:instrText>
        </w:r>
        <w:r w:rsidR="001D52AE">
          <w:rPr>
            <w:rFonts w:hint="eastAsia"/>
          </w:rPr>
          <w:instrText>REF _Ref34660665 \r \h</w:instrText>
        </w:r>
        <w:r w:rsidR="001D52AE">
          <w:instrText xml:space="preserve"> </w:instrText>
        </w:r>
      </w:ins>
      <w:ins w:id="6523" w:author="IRK" w:date="2020-03-09T23:07:00Z">
        <w:r w:rsidR="001D52AE">
          <w:fldChar w:fldCharType="separate"/>
        </w:r>
      </w:ins>
      <w:r w:rsidR="00AB1F2F">
        <w:t>2.4.6.1</w:t>
      </w:r>
      <w:ins w:id="6524" w:author="IRK" w:date="2020-03-09T23:07:00Z">
        <w:r w:rsidR="001D52AE">
          <w:fldChar w:fldCharType="end"/>
        </w:r>
      </w:ins>
      <w:ins w:id="6525" w:author="IRK" w:date="2020-04-16T13:56:00Z">
        <w:r w:rsidR="00FE0639">
          <w:rPr>
            <w:rFonts w:hint="eastAsia"/>
          </w:rPr>
          <w:t xml:space="preserve"> </w:t>
        </w:r>
      </w:ins>
      <w:ins w:id="6526" w:author="IRK" w:date="2020-03-09T23:07:00Z">
        <w:r w:rsidR="001D52AE">
          <w:fldChar w:fldCharType="begin"/>
        </w:r>
        <w:r w:rsidR="001D52AE">
          <w:instrText xml:space="preserve"> REF _Ref34660665 \h </w:instrText>
        </w:r>
      </w:ins>
      <w:ins w:id="6527" w:author="IRK" w:date="2020-03-09T23:07:00Z">
        <w:r w:rsidR="001D52AE">
          <w:fldChar w:fldCharType="separate"/>
        </w:r>
      </w:ins>
      <w:r w:rsidR="00AB1F2F" w:rsidRPr="0049256C">
        <w:rPr>
          <w:rFonts w:hint="eastAsia"/>
        </w:rPr>
        <w:t>ルール</w:t>
      </w:r>
      <w:r w:rsidR="00AB1F2F">
        <w:rPr>
          <w:rFonts w:hint="eastAsia"/>
        </w:rPr>
        <w:t>Web</w:t>
      </w:r>
      <w:r w:rsidR="00AB1F2F">
        <w:rPr>
          <w:rFonts w:hint="eastAsia"/>
        </w:rPr>
        <w:t>サービス</w:t>
      </w:r>
      <w:ins w:id="6528" w:author="IRK" w:date="2020-03-09T23:07:00Z">
        <w:r w:rsidR="001D52AE">
          <w:fldChar w:fldCharType="end"/>
        </w:r>
      </w:ins>
      <w:ins w:id="6529" w:author="IRK" w:date="2020-03-10T22:39:00Z">
        <w:r w:rsidR="008E5814">
          <w:rPr>
            <w:rFonts w:hint="eastAsia"/>
          </w:rPr>
          <w:t>」</w:t>
        </w:r>
      </w:ins>
      <w:r w:rsidR="005F6A7C">
        <w:rPr>
          <w:rFonts w:hint="eastAsia"/>
        </w:rPr>
        <w:t>の</w:t>
      </w:r>
      <w:del w:id="6530" w:author="IRK" w:date="2020-03-12T10:55:00Z">
        <w:r w:rsidR="005B6671" w:rsidRPr="00B505E6" w:rsidDel="00855B92">
          <w:rPr>
            <w:rFonts w:hint="eastAsia"/>
          </w:rPr>
          <w:delText>照会</w:delText>
        </w:r>
      </w:del>
      <w:ins w:id="6531" w:author="IRK" w:date="2020-03-12T10:55:00Z">
        <w:r w:rsidR="00855B92">
          <w:rPr>
            <w:rFonts w:hint="eastAsia"/>
          </w:rPr>
          <w:t>[</w:t>
        </w:r>
        <w:r w:rsidR="00855B92" w:rsidRPr="0049256C">
          <w:t xml:space="preserve">a. </w:t>
        </w:r>
        <w:r w:rsidR="00855B92" w:rsidRPr="0049256C">
          <w:rPr>
            <w:rFonts w:hint="eastAsia"/>
          </w:rPr>
          <w:t>ルール</w:t>
        </w:r>
        <w:r w:rsidR="00855B92">
          <w:rPr>
            <w:rFonts w:hint="eastAsia"/>
          </w:rPr>
          <w:t>Web</w:t>
        </w:r>
        <w:r w:rsidR="00855B92">
          <w:rPr>
            <w:rFonts w:hint="eastAsia"/>
          </w:rPr>
          <w:t>サービス</w:t>
        </w:r>
        <w:r w:rsidR="00855B92" w:rsidRPr="0049256C">
          <w:t>URL</w:t>
        </w:r>
        <w:r w:rsidR="00855B92" w:rsidRPr="0049256C">
          <w:rPr>
            <w:rFonts w:hint="eastAsia"/>
          </w:rPr>
          <w:t>の照会</w:t>
        </w:r>
        <w:r w:rsidR="00855B92">
          <w:rPr>
            <w:rFonts w:hint="eastAsia"/>
          </w:rPr>
          <w:t>]</w:t>
        </w:r>
      </w:ins>
      <w:r w:rsidR="005B6671" w:rsidRPr="00B505E6">
        <w:rPr>
          <w:rFonts w:hint="eastAsia"/>
        </w:rPr>
        <w:t>メニューを使用する。</w:t>
      </w:r>
    </w:p>
    <w:p w14:paraId="76044C02" w14:textId="77777777" w:rsidR="003A6A82" w:rsidRDefault="003A6A82" w:rsidP="00EC7890">
      <w:pPr>
        <w:rPr>
          <w:ins w:id="6532" w:author="IRK" w:date="2020-03-10T11:09:00Z"/>
        </w:rPr>
      </w:pPr>
    </w:p>
    <w:p w14:paraId="1DE4CE68" w14:textId="674ACFA7" w:rsidR="003A6A82" w:rsidRDefault="003A6A82">
      <w:pPr>
        <w:pStyle w:val="32"/>
        <w:rPr>
          <w:ins w:id="6533" w:author="IRK" w:date="2020-03-10T11:10:00Z"/>
        </w:rPr>
        <w:pPrChange w:id="6534" w:author="IRK" w:date="2020-05-11T09:46:00Z">
          <w:pPr/>
        </w:pPrChange>
      </w:pPr>
      <w:bookmarkStart w:id="6535" w:name="_Ref34739894"/>
      <w:bookmarkStart w:id="6536" w:name="_Ref34739897"/>
      <w:bookmarkStart w:id="6537" w:name="_Ref34741381"/>
      <w:bookmarkStart w:id="6538" w:name="_Ref34741383"/>
      <w:bookmarkStart w:id="6539" w:name="_Toc40449598"/>
      <w:ins w:id="6540" w:author="IRK" w:date="2020-03-10T11:10:00Z">
        <w:r>
          <w:rPr>
            <w:rFonts w:hint="eastAsia"/>
            <w:lang w:eastAsia="ja-JP"/>
          </w:rPr>
          <w:t>ルール</w:t>
        </w:r>
        <w:r>
          <w:rPr>
            <w:rFonts w:hint="eastAsia"/>
            <w:lang w:eastAsia="ja-JP"/>
          </w:rPr>
          <w:t>REST</w:t>
        </w:r>
        <w:r>
          <w:rPr>
            <w:rFonts w:hint="eastAsia"/>
            <w:lang w:eastAsia="ja-JP"/>
          </w:rPr>
          <w:t>サービス</w:t>
        </w:r>
        <w:bookmarkEnd w:id="6535"/>
        <w:bookmarkEnd w:id="6536"/>
        <w:bookmarkEnd w:id="6537"/>
        <w:bookmarkEnd w:id="6538"/>
        <w:bookmarkEnd w:id="6539"/>
      </w:ins>
    </w:p>
    <w:p w14:paraId="6EFB02BC" w14:textId="77777777" w:rsidR="003A6A82" w:rsidRDefault="003A6A82" w:rsidP="003A6A82">
      <w:pPr>
        <w:rPr>
          <w:ins w:id="6541" w:author="IRK" w:date="2020-03-10T11:10:00Z"/>
        </w:rPr>
      </w:pPr>
      <w:ins w:id="6542" w:author="IRK" w:date="2020-03-10T11:10:00Z">
        <w:r>
          <w:rPr>
            <w:rFonts w:hint="eastAsia"/>
          </w:rPr>
          <w:t>ルール</w:t>
        </w:r>
        <w:r>
          <w:rPr>
            <w:rFonts w:hint="eastAsia"/>
          </w:rPr>
          <w:t>REST</w:t>
        </w:r>
        <w:r>
          <w:rPr>
            <w:rFonts w:hint="eastAsia"/>
          </w:rPr>
          <w:t>サービスは</w:t>
        </w:r>
        <w:r>
          <w:rPr>
            <w:rFonts w:hint="eastAsia"/>
          </w:rPr>
          <w:t>HTTP</w:t>
        </w:r>
        <w:r>
          <w:rPr>
            <w:rFonts w:hint="eastAsia"/>
          </w:rPr>
          <w:t>基盤の</w:t>
        </w:r>
        <w:r>
          <w:rPr>
            <w:rFonts w:hint="eastAsia"/>
          </w:rPr>
          <w:t>REST</w:t>
        </w:r>
        <w:r>
          <w:rPr>
            <w:rFonts w:hint="eastAsia"/>
          </w:rPr>
          <w:t>を利用し、ルールサービスの呼び出しを可能にするサービスである。ルール</w:t>
        </w:r>
        <w:r>
          <w:rPr>
            <w:rFonts w:hint="eastAsia"/>
          </w:rPr>
          <w:t>REST</w:t>
        </w:r>
        <w:r>
          <w:rPr>
            <w:rFonts w:hint="eastAsia"/>
          </w:rPr>
          <w:t>サービスを利用してルールサービスを呼び出すためには次の事項が必要である。</w:t>
        </w:r>
      </w:ins>
    </w:p>
    <w:p w14:paraId="2EA4CADA" w14:textId="1384839C" w:rsidR="003A6A82" w:rsidRDefault="003A6A82">
      <w:pPr>
        <w:pStyle w:val="10"/>
        <w:rPr>
          <w:ins w:id="6543" w:author="IRK" w:date="2020-03-10T11:10:00Z"/>
        </w:rPr>
        <w:pPrChange w:id="6544" w:author="IRK" w:date="2020-03-10T11:10:00Z">
          <w:pPr/>
        </w:pPrChange>
      </w:pPr>
      <w:ins w:id="6545" w:author="IRK" w:date="2020-03-10T11:10:00Z">
        <w:r>
          <w:rPr>
            <w:rFonts w:hint="eastAsia"/>
          </w:rPr>
          <w:t>ルール</w:t>
        </w:r>
        <w:r>
          <w:t>REST</w:t>
        </w:r>
        <w:r>
          <w:rPr>
            <w:rFonts w:hint="eastAsia"/>
          </w:rPr>
          <w:t>サービスを有効にする</w:t>
        </w:r>
      </w:ins>
    </w:p>
    <w:p w14:paraId="0306DDE6" w14:textId="1114ECB9" w:rsidR="003A6A82" w:rsidRDefault="003A6A82" w:rsidP="007D3017">
      <w:pPr>
        <w:pStyle w:val="13"/>
        <w:rPr>
          <w:ins w:id="6546" w:author="IRK" w:date="2020-03-10T11:10:00Z"/>
        </w:rPr>
      </w:pPr>
      <w:ins w:id="6547" w:author="IRK" w:date="2020-03-10T11:10:00Z">
        <w:r>
          <w:rPr>
            <w:rFonts w:hint="eastAsia"/>
          </w:rPr>
          <w:t>InnoRules</w:t>
        </w:r>
        <w:r>
          <w:rPr>
            <w:rFonts w:hint="eastAsia"/>
          </w:rPr>
          <w:t>サーバでルール</w:t>
        </w:r>
        <w:r>
          <w:rPr>
            <w:rFonts w:hint="eastAsia"/>
          </w:rPr>
          <w:t>REST</w:t>
        </w:r>
        <w:r>
          <w:rPr>
            <w:rFonts w:hint="eastAsia"/>
          </w:rPr>
          <w:t>サービスを有効にしなければならない。</w:t>
        </w:r>
        <w:r>
          <w:rPr>
            <w:rFonts w:hint="eastAsia"/>
          </w:rPr>
          <w:t>2</w:t>
        </w:r>
        <w:r>
          <w:rPr>
            <w:rFonts w:hint="eastAsia"/>
          </w:rPr>
          <w:t>つ以上のインストールノードでルール</w:t>
        </w:r>
        <w:r>
          <w:rPr>
            <w:rFonts w:hint="eastAsia"/>
          </w:rPr>
          <w:t>REST</w:t>
        </w:r>
        <w:r>
          <w:rPr>
            <w:rFonts w:hint="eastAsia"/>
          </w:rPr>
          <w:t>サービスを有効にすることもできる。ルール</w:t>
        </w:r>
        <w:r>
          <w:rPr>
            <w:rFonts w:hint="eastAsia"/>
          </w:rPr>
          <w:t>REST</w:t>
        </w:r>
        <w:r>
          <w:rPr>
            <w:rFonts w:hint="eastAsia"/>
          </w:rPr>
          <w:t>サービスの有効化については</w:t>
        </w:r>
      </w:ins>
      <w:ins w:id="6548" w:author="IRK" w:date="2020-03-10T22:39:00Z">
        <w:r w:rsidR="008E5814">
          <w:rPr>
            <w:rFonts w:hint="eastAsia"/>
          </w:rPr>
          <w:t>「</w:t>
        </w:r>
      </w:ins>
      <w:ins w:id="6549" w:author="IRK" w:date="2020-03-10T11:11:00Z">
        <w:r>
          <w:fldChar w:fldCharType="begin"/>
        </w:r>
        <w:r>
          <w:instrText xml:space="preserve"> </w:instrText>
        </w:r>
        <w:r>
          <w:rPr>
            <w:rFonts w:hint="eastAsia"/>
          </w:rPr>
          <w:instrText>REF _Ref34731097 \r \h</w:instrText>
        </w:r>
        <w:r>
          <w:instrText xml:space="preserve"> </w:instrText>
        </w:r>
      </w:ins>
      <w:r>
        <w:fldChar w:fldCharType="separate"/>
      </w:r>
      <w:r w:rsidR="00AB1F2F">
        <w:t xml:space="preserve">2.4.7 </w:t>
      </w:r>
      <w:ins w:id="6550" w:author="IRK" w:date="2020-03-10T11:11:00Z">
        <w:r>
          <w:fldChar w:fldCharType="end"/>
        </w:r>
        <w:r>
          <w:fldChar w:fldCharType="begin"/>
        </w:r>
        <w:r>
          <w:instrText xml:space="preserve"> REF _Ref34731097 \h </w:instrText>
        </w:r>
      </w:ins>
      <w:r>
        <w:fldChar w:fldCharType="separate"/>
      </w:r>
      <w:ins w:id="6551" w:author="IRK" w:date="2020-03-10T10:28:00Z">
        <w:r w:rsidR="00AB1F2F">
          <w:rPr>
            <w:rFonts w:hint="eastAsia"/>
          </w:rPr>
          <w:t>ルール</w:t>
        </w:r>
        <w:r w:rsidR="00AB1F2F">
          <w:rPr>
            <w:rFonts w:hint="eastAsia"/>
          </w:rPr>
          <w:t>REST</w:t>
        </w:r>
        <w:r w:rsidR="00AB1F2F">
          <w:rPr>
            <w:rFonts w:hint="eastAsia"/>
          </w:rPr>
          <w:t>サービス</w:t>
        </w:r>
      </w:ins>
      <w:ins w:id="6552" w:author="IRK" w:date="2020-03-10T11:11:00Z">
        <w:r>
          <w:fldChar w:fldCharType="end"/>
        </w:r>
      </w:ins>
      <w:ins w:id="6553" w:author="IRK" w:date="2020-03-10T22:39:00Z">
        <w:r w:rsidR="008E5814">
          <w:rPr>
            <w:rFonts w:hint="eastAsia"/>
          </w:rPr>
          <w:t>」</w:t>
        </w:r>
      </w:ins>
      <w:ins w:id="6554" w:author="IRK" w:date="2020-03-10T11:10:00Z">
        <w:r>
          <w:rPr>
            <w:rFonts w:hint="eastAsia"/>
          </w:rPr>
          <w:t>を参照のこと。</w:t>
        </w:r>
      </w:ins>
    </w:p>
    <w:p w14:paraId="397B65B8" w14:textId="77777777" w:rsidR="003A6A82" w:rsidRDefault="003A6A82" w:rsidP="003A6A82">
      <w:pPr>
        <w:rPr>
          <w:ins w:id="6555" w:author="IRK" w:date="2020-03-10T11:10:00Z"/>
        </w:rPr>
      </w:pPr>
    </w:p>
    <w:p w14:paraId="4DFA2148" w14:textId="76BD552B" w:rsidR="003A6A82" w:rsidRDefault="003A6A82" w:rsidP="003A6A82">
      <w:pPr>
        <w:rPr>
          <w:ins w:id="6556" w:author="IRK" w:date="2020-03-10T11:10:00Z"/>
        </w:rPr>
      </w:pPr>
      <w:ins w:id="6557" w:author="IRK" w:date="2020-03-10T11:10:00Z">
        <w:r>
          <w:rPr>
            <w:rFonts w:hint="eastAsia"/>
          </w:rPr>
          <w:t>有効になった単位ルールシステムに登録された</w:t>
        </w:r>
      </w:ins>
      <w:ins w:id="6558" w:author="IRK" w:date="2020-03-11T06:44:00Z">
        <w:r w:rsidR="00D87D0B">
          <w:rPr>
            <w:rFonts w:hint="eastAsia"/>
          </w:rPr>
          <w:t>すべて</w:t>
        </w:r>
      </w:ins>
      <w:ins w:id="6559" w:author="IRK" w:date="2020-03-10T11:10:00Z">
        <w:r>
          <w:rPr>
            <w:rFonts w:hint="eastAsia"/>
          </w:rPr>
          <w:t>のルールはルール</w:t>
        </w:r>
        <w:r>
          <w:rPr>
            <w:rFonts w:hint="eastAsia"/>
          </w:rPr>
          <w:t>REST</w:t>
        </w:r>
        <w:r>
          <w:rPr>
            <w:rFonts w:hint="eastAsia"/>
          </w:rPr>
          <w:t>サービスの対象になる。</w:t>
        </w:r>
      </w:ins>
    </w:p>
    <w:p w14:paraId="3C0D18AD" w14:textId="77777777" w:rsidR="003A6A82" w:rsidRDefault="003A6A82">
      <w:pPr>
        <w:autoSpaceDE/>
        <w:autoSpaceDN/>
        <w:rPr>
          <w:ins w:id="6560" w:author="IRK" w:date="2020-03-10T11:11:00Z"/>
        </w:rPr>
        <w:pPrChange w:id="6561" w:author="IRK" w:date="2020-03-10T11:10:00Z">
          <w:pPr/>
        </w:pPrChange>
      </w:pPr>
    </w:p>
    <w:p w14:paraId="6C9D7E59" w14:textId="23370726" w:rsidR="003A6A82" w:rsidRDefault="003A6A82">
      <w:pPr>
        <w:pStyle w:val="42"/>
        <w:rPr>
          <w:ins w:id="6562" w:author="IRK" w:date="2020-03-10T11:11:00Z"/>
        </w:rPr>
        <w:pPrChange w:id="6563" w:author="IRK" w:date="2020-05-11T09:46:00Z">
          <w:pPr/>
        </w:pPrChange>
      </w:pPr>
      <w:bookmarkStart w:id="6564" w:name="_Ref34731842"/>
      <w:ins w:id="6565" w:author="IRK" w:date="2020-03-10T11:11:00Z">
        <w:r>
          <w:rPr>
            <w:rFonts w:hint="eastAsia"/>
            <w:lang w:eastAsia="ja-JP"/>
          </w:rPr>
          <w:t>ルール</w:t>
        </w:r>
        <w:r>
          <w:rPr>
            <w:rFonts w:hint="eastAsia"/>
            <w:lang w:eastAsia="ja-JP"/>
          </w:rPr>
          <w:t>REST</w:t>
        </w:r>
        <w:r>
          <w:rPr>
            <w:rFonts w:hint="eastAsia"/>
            <w:lang w:eastAsia="ja-JP"/>
          </w:rPr>
          <w:t>サービス呼び出し規約</w:t>
        </w:r>
        <w:bookmarkEnd w:id="6564"/>
      </w:ins>
    </w:p>
    <w:p w14:paraId="25342BE2" w14:textId="42E1C250" w:rsidR="003A6A82" w:rsidRDefault="003A6A82" w:rsidP="003A6A82">
      <w:pPr>
        <w:rPr>
          <w:ins w:id="6566" w:author="IRK" w:date="2020-03-10T11:12:00Z"/>
        </w:rPr>
      </w:pPr>
      <w:ins w:id="6567" w:author="IRK" w:date="2020-03-10T11:12:00Z">
        <w:r>
          <w:rPr>
            <w:rFonts w:hint="eastAsia"/>
          </w:rPr>
          <w:t>HTTP</w:t>
        </w:r>
        <w:r>
          <w:rPr>
            <w:rFonts w:hint="eastAsia"/>
          </w:rPr>
          <w:t>クライアント系列の</w:t>
        </w:r>
      </w:ins>
      <w:ins w:id="6568" w:author="IRK" w:date="2020-03-11T06:44:00Z">
        <w:r w:rsidR="00D87D0B">
          <w:rPr>
            <w:rFonts w:hint="eastAsia"/>
          </w:rPr>
          <w:t>すべ</w:t>
        </w:r>
      </w:ins>
      <w:ins w:id="6569" w:author="IRK" w:date="2020-03-10T11:12:00Z">
        <w:r>
          <w:rPr>
            <w:rFonts w:hint="eastAsia"/>
          </w:rPr>
          <w:t>てのアプリケーションはルール</w:t>
        </w:r>
        <w:r>
          <w:rPr>
            <w:rFonts w:hint="eastAsia"/>
          </w:rPr>
          <w:t>REST</w:t>
        </w:r>
        <w:r>
          <w:rPr>
            <w:rFonts w:hint="eastAsia"/>
          </w:rPr>
          <w:t>サービスを呼び出すことができる。</w:t>
        </w:r>
      </w:ins>
    </w:p>
    <w:p w14:paraId="5D845571" w14:textId="77777777" w:rsidR="003A6A82" w:rsidRDefault="003A6A82" w:rsidP="003A6A82">
      <w:pPr>
        <w:rPr>
          <w:ins w:id="6570" w:author="IRK" w:date="2020-03-10T11:12:00Z"/>
        </w:rPr>
      </w:pPr>
      <w:ins w:id="6571" w:author="IRK" w:date="2020-03-10T11:12:00Z">
        <w:r>
          <w:rPr>
            <w:rFonts w:hint="eastAsia"/>
          </w:rPr>
          <w:t>ただし、次の規約を守らなければならない。</w:t>
        </w:r>
      </w:ins>
    </w:p>
    <w:p w14:paraId="38CEAFCF" w14:textId="384AE6D8" w:rsidR="003A6A82" w:rsidRDefault="003A6A82">
      <w:pPr>
        <w:pStyle w:val="10"/>
        <w:rPr>
          <w:ins w:id="6572" w:author="IRK" w:date="2020-03-10T11:12:00Z"/>
        </w:rPr>
        <w:pPrChange w:id="6573" w:author="IRK" w:date="2020-03-10T11:12:00Z">
          <w:pPr/>
        </w:pPrChange>
      </w:pPr>
      <w:ins w:id="6574" w:author="IRK" w:date="2020-03-10T11:12:00Z">
        <w:r>
          <w:t>HTTP Header</w:t>
        </w:r>
      </w:ins>
    </w:p>
    <w:p w14:paraId="6C3B7748" w14:textId="77777777" w:rsidR="003A6A82" w:rsidRDefault="003A6A82">
      <w:pPr>
        <w:pStyle w:val="13"/>
        <w:rPr>
          <w:ins w:id="6575" w:author="IRK" w:date="2020-03-10T11:12:00Z"/>
        </w:rPr>
        <w:pPrChange w:id="6576" w:author="IRK" w:date="2020-03-10T11:12:00Z">
          <w:pPr/>
        </w:pPrChange>
      </w:pPr>
      <w:ins w:id="6577" w:author="IRK" w:date="2020-03-10T11:12:00Z">
        <w:r>
          <w:rPr>
            <w:rFonts w:hint="eastAsia"/>
          </w:rPr>
          <w:t>HTTP</w:t>
        </w:r>
        <w:r>
          <w:rPr>
            <w:rFonts w:hint="eastAsia"/>
          </w:rPr>
          <w:t>メッセージの</w:t>
        </w:r>
        <w:r>
          <w:rPr>
            <w:rFonts w:hint="eastAsia"/>
          </w:rPr>
          <w:t>Header</w:t>
        </w:r>
        <w:r>
          <w:rPr>
            <w:rFonts w:hint="eastAsia"/>
          </w:rPr>
          <w:t>に次の値を含める。</w:t>
        </w:r>
      </w:ins>
    </w:p>
    <w:p w14:paraId="405BF241" w14:textId="3FA1A594" w:rsidR="003A6A82" w:rsidRDefault="003A6A82">
      <w:pPr>
        <w:pStyle w:val="23"/>
        <w:rPr>
          <w:ins w:id="6578" w:author="IRK" w:date="2020-03-10T11:12:00Z"/>
        </w:rPr>
        <w:pPrChange w:id="6579" w:author="IRK" w:date="2020-04-27T17:25:00Z">
          <w:pPr/>
        </w:pPrChange>
      </w:pPr>
      <w:ins w:id="6580" w:author="IRK" w:date="2020-03-10T11:12:00Z">
        <w:r>
          <w:rPr>
            <w:rFonts w:hint="eastAsia"/>
          </w:rPr>
          <w:t>content-type</w:t>
        </w:r>
      </w:ins>
      <w:ins w:id="6581" w:author="IRK" w:date="2020-04-23T15:15:00Z">
        <w:r w:rsidR="00F14219">
          <w:rPr>
            <w:rFonts w:hint="eastAsia"/>
          </w:rPr>
          <w:t>：</w:t>
        </w:r>
      </w:ins>
      <w:ins w:id="6582" w:author="IRK" w:date="2020-03-10T11:12:00Z">
        <w:r>
          <w:rPr>
            <w:rFonts w:hint="eastAsia"/>
          </w:rPr>
          <w:t>application/json (</w:t>
        </w:r>
        <w:r>
          <w:rPr>
            <w:rFonts w:hint="eastAsia"/>
          </w:rPr>
          <w:t>必須</w:t>
        </w:r>
        <w:r>
          <w:rPr>
            <w:rFonts w:hint="eastAsia"/>
          </w:rPr>
          <w:t>)</w:t>
        </w:r>
      </w:ins>
    </w:p>
    <w:p w14:paraId="22696D13" w14:textId="0625D8EB" w:rsidR="003A6A82" w:rsidRDefault="003A6A82">
      <w:pPr>
        <w:pStyle w:val="23"/>
        <w:rPr>
          <w:ins w:id="6583" w:author="IRK" w:date="2020-03-10T11:12:00Z"/>
        </w:rPr>
        <w:pPrChange w:id="6584" w:author="IRK" w:date="2020-04-27T17:25:00Z">
          <w:pPr/>
        </w:pPrChange>
      </w:pPr>
      <w:ins w:id="6585" w:author="IRK" w:date="2020-03-10T11:12:00Z">
        <w:r>
          <w:rPr>
            <w:rFonts w:hint="eastAsia"/>
          </w:rPr>
          <w:t>HTTP METHOD</w:t>
        </w:r>
      </w:ins>
      <w:ins w:id="6586" w:author="IRK" w:date="2020-04-23T15:15:00Z">
        <w:r w:rsidR="00F14219">
          <w:rPr>
            <w:rFonts w:hint="eastAsia"/>
          </w:rPr>
          <w:t>：</w:t>
        </w:r>
      </w:ins>
      <w:ins w:id="6587" w:author="IRK" w:date="2020-03-10T11:12:00Z">
        <w:r>
          <w:rPr>
            <w:rFonts w:hint="eastAsia"/>
          </w:rPr>
          <w:t>POST (POST</w:t>
        </w:r>
        <w:r>
          <w:rPr>
            <w:rFonts w:hint="eastAsia"/>
          </w:rPr>
          <w:t>以外の方式はサポートしない</w:t>
        </w:r>
        <w:r>
          <w:rPr>
            <w:rFonts w:hint="eastAsia"/>
          </w:rPr>
          <w:t>)</w:t>
        </w:r>
      </w:ins>
    </w:p>
    <w:p w14:paraId="1119FD82" w14:textId="39362012" w:rsidR="003A6A82" w:rsidRDefault="003A6A82">
      <w:pPr>
        <w:pStyle w:val="23"/>
        <w:rPr>
          <w:ins w:id="6588" w:author="IRK" w:date="2020-03-10T11:15:00Z"/>
        </w:rPr>
        <w:pPrChange w:id="6589" w:author="IRK" w:date="2020-04-27T17:25:00Z">
          <w:pPr/>
        </w:pPrChange>
      </w:pPr>
      <w:ins w:id="6590" w:author="IRK" w:date="2020-03-10T11:12:00Z">
        <w:r>
          <w:rPr>
            <w:rFonts w:hint="eastAsia"/>
          </w:rPr>
          <w:t>リクエストデータタイプ</w:t>
        </w:r>
      </w:ins>
      <w:ins w:id="6591" w:author="IRK" w:date="2020-04-23T15:15:00Z">
        <w:r w:rsidR="00F14219">
          <w:rPr>
            <w:rFonts w:hint="eastAsia"/>
          </w:rPr>
          <w:t>：</w:t>
        </w:r>
      </w:ins>
      <w:ins w:id="6592" w:author="IRK" w:date="2020-03-10T11:12:00Z">
        <w:r>
          <w:rPr>
            <w:rFonts w:hint="eastAsia"/>
          </w:rPr>
          <w:t xml:space="preserve">JSON (JSON </w:t>
        </w:r>
        <w:r>
          <w:rPr>
            <w:rFonts w:hint="eastAsia"/>
          </w:rPr>
          <w:t>規約を守る</w:t>
        </w:r>
        <w:r>
          <w:rPr>
            <w:rFonts w:hint="eastAsia"/>
          </w:rPr>
          <w:t>Text</w:t>
        </w:r>
        <w:r>
          <w:rPr>
            <w:rFonts w:hint="eastAsia"/>
          </w:rPr>
          <w:t>のみサポートする</w:t>
        </w:r>
        <w:r>
          <w:rPr>
            <w:rFonts w:hint="eastAsia"/>
          </w:rPr>
          <w:t>)</w:t>
        </w:r>
      </w:ins>
    </w:p>
    <w:p w14:paraId="24576A03" w14:textId="77777777" w:rsidR="00DB581F" w:rsidRDefault="00DB581F">
      <w:pPr>
        <w:autoSpaceDE/>
        <w:autoSpaceDN/>
        <w:rPr>
          <w:ins w:id="6593" w:author="IRK" w:date="2020-03-10T11:15:00Z"/>
        </w:rPr>
        <w:pPrChange w:id="6594" w:author="IRK" w:date="2020-03-10T11:15:00Z">
          <w:pPr/>
        </w:pPrChange>
      </w:pPr>
    </w:p>
    <w:p w14:paraId="261428D2" w14:textId="72D4EC0A" w:rsidR="00DB581F" w:rsidRDefault="00DB581F">
      <w:pPr>
        <w:pStyle w:val="42"/>
        <w:rPr>
          <w:ins w:id="6595" w:author="IRK" w:date="2020-03-10T11:15:00Z"/>
        </w:rPr>
        <w:pPrChange w:id="6596" w:author="IRK" w:date="2020-05-11T09:46:00Z">
          <w:pPr/>
        </w:pPrChange>
      </w:pPr>
      <w:ins w:id="6597" w:author="IRK" w:date="2020-03-10T11:15:00Z">
        <w:r>
          <w:rPr>
            <w:rFonts w:hint="eastAsia"/>
            <w:lang w:eastAsia="ja-JP"/>
          </w:rPr>
          <w:t>ルール</w:t>
        </w:r>
        <w:r>
          <w:rPr>
            <w:rFonts w:hint="eastAsia"/>
            <w:lang w:eastAsia="ja-JP"/>
          </w:rPr>
          <w:t>REST</w:t>
        </w:r>
        <w:r>
          <w:rPr>
            <w:rFonts w:hint="eastAsia"/>
            <w:lang w:eastAsia="ja-JP"/>
          </w:rPr>
          <w:t>サービス</w:t>
        </w:r>
        <w:r>
          <w:rPr>
            <w:rFonts w:hint="eastAsia"/>
            <w:lang w:eastAsia="ja-JP"/>
          </w:rPr>
          <w:t>URL</w:t>
        </w:r>
      </w:ins>
    </w:p>
    <w:p w14:paraId="1BD57E14" w14:textId="77777777" w:rsidR="00DB581F" w:rsidRDefault="00DB581F" w:rsidP="00DB581F">
      <w:pPr>
        <w:rPr>
          <w:ins w:id="6598" w:author="IRK" w:date="2020-03-10T11:15:00Z"/>
        </w:rPr>
      </w:pPr>
      <w:ins w:id="6599" w:author="IRK" w:date="2020-03-10T11:15:00Z">
        <w:r>
          <w:rPr>
            <w:rFonts w:hint="eastAsia"/>
          </w:rPr>
          <w:t>REST</w:t>
        </w:r>
        <w:r>
          <w:rPr>
            <w:rFonts w:hint="eastAsia"/>
          </w:rPr>
          <w:t>リクエストのためには、ルール</w:t>
        </w:r>
        <w:r>
          <w:rPr>
            <w:rFonts w:hint="eastAsia"/>
          </w:rPr>
          <w:t>REST</w:t>
        </w:r>
        <w:r>
          <w:rPr>
            <w:rFonts w:hint="eastAsia"/>
          </w:rPr>
          <w:t>サービスに対するエンドポイント</w:t>
        </w:r>
        <w:r>
          <w:rPr>
            <w:rFonts w:hint="eastAsia"/>
          </w:rPr>
          <w:t>URL</w:t>
        </w:r>
        <w:r>
          <w:rPr>
            <w:rFonts w:hint="eastAsia"/>
          </w:rPr>
          <w:t>を指定する必要がある。</w:t>
        </w:r>
        <w:r>
          <w:rPr>
            <w:rFonts w:hint="eastAsia"/>
          </w:rPr>
          <w:t>URL</w:t>
        </w:r>
        <w:r>
          <w:rPr>
            <w:rFonts w:hint="eastAsia"/>
          </w:rPr>
          <w:t>は次のように構成する。</w:t>
        </w:r>
      </w:ins>
    </w:p>
    <w:p w14:paraId="685290F1" w14:textId="77777777" w:rsidR="00DB581F" w:rsidRDefault="00DB581F" w:rsidP="00DB581F">
      <w:pPr>
        <w:rPr>
          <w:ins w:id="6600" w:author="IRK" w:date="2020-03-10T11:15:00Z"/>
        </w:rPr>
      </w:pPr>
      <w:ins w:id="6601" w:author="IRK" w:date="2020-03-10T11:15:00Z">
        <w:r>
          <w:t>http://[IP]:[PORT]/innorules/services/rest/[ALIAS]/[RULECODE]/[DATE]</w:t>
        </w:r>
      </w:ins>
    </w:p>
    <w:p w14:paraId="428F58EC" w14:textId="77777777" w:rsidR="00DB581F" w:rsidRDefault="00DB581F" w:rsidP="00DB581F">
      <w:pPr>
        <w:rPr>
          <w:ins w:id="6602" w:author="IRK" w:date="2020-03-10T11:15:00Z"/>
        </w:rPr>
      </w:pPr>
    </w:p>
    <w:p w14:paraId="10533ABE" w14:textId="14CBE687" w:rsidR="00DB581F" w:rsidRDefault="00DB581F" w:rsidP="00DB581F">
      <w:pPr>
        <w:rPr>
          <w:ins w:id="6603" w:author="IRK" w:date="2020-03-10T11:15:00Z"/>
        </w:rPr>
      </w:pPr>
      <w:ins w:id="6604" w:author="IRK" w:date="2020-03-10T11:15:00Z">
        <w:r>
          <w:rPr>
            <w:rFonts w:hint="eastAsia"/>
          </w:rPr>
          <w:t>URL</w:t>
        </w:r>
        <w:r>
          <w:rPr>
            <w:rFonts w:hint="eastAsia"/>
          </w:rPr>
          <w:t>を構成する要素の意味は次の</w:t>
        </w:r>
      </w:ins>
      <w:ins w:id="6605" w:author="IRK" w:date="2020-03-11T16:21:00Z">
        <w:r w:rsidR="003A26C2">
          <w:rPr>
            <w:rFonts w:hint="eastAsia"/>
          </w:rPr>
          <w:t>とおり</w:t>
        </w:r>
      </w:ins>
      <w:ins w:id="6606" w:author="IRK" w:date="2020-03-10T11:15:00Z">
        <w:r>
          <w:rPr>
            <w:rFonts w:hint="eastAsia"/>
          </w:rPr>
          <w:t>である。</w:t>
        </w:r>
      </w:ins>
    </w:p>
    <w:p w14:paraId="640138CE" w14:textId="77777777" w:rsidR="00DB581F" w:rsidRDefault="00DB581F" w:rsidP="00DB581F">
      <w:pPr>
        <w:rPr>
          <w:ins w:id="6607" w:author="IRK" w:date="2020-03-10T11:15:00Z"/>
        </w:rPr>
      </w:pPr>
    </w:p>
    <w:p w14:paraId="1DED1001" w14:textId="209C6036" w:rsidR="00DB581F" w:rsidRDefault="00DB581F">
      <w:pPr>
        <w:pStyle w:val="10"/>
        <w:rPr>
          <w:ins w:id="6608" w:author="IRK" w:date="2020-03-10T11:15:00Z"/>
        </w:rPr>
        <w:pPrChange w:id="6609" w:author="IRK" w:date="2020-03-10T11:15:00Z">
          <w:pPr/>
        </w:pPrChange>
      </w:pPr>
      <w:ins w:id="6610" w:author="IRK" w:date="2020-03-10T11:15:00Z">
        <w:r>
          <w:t>[IP]</w:t>
        </w:r>
      </w:ins>
    </w:p>
    <w:p w14:paraId="2A8BAFAF" w14:textId="77777777" w:rsidR="00DB581F" w:rsidRDefault="00DB581F">
      <w:pPr>
        <w:pStyle w:val="13"/>
        <w:rPr>
          <w:ins w:id="6611" w:author="IRK" w:date="2020-03-10T11:15:00Z"/>
        </w:rPr>
        <w:pPrChange w:id="6612" w:author="IRK" w:date="2020-03-10T11:16:00Z">
          <w:pPr/>
        </w:pPrChange>
      </w:pPr>
      <w:ins w:id="6613" w:author="IRK" w:date="2020-03-10T11:15:00Z">
        <w:r>
          <w:rPr>
            <w:rFonts w:hint="eastAsia"/>
          </w:rPr>
          <w:t>InnoRules</w:t>
        </w:r>
        <w:r>
          <w:rPr>
            <w:rFonts w:hint="eastAsia"/>
          </w:rPr>
          <w:t>サーバのアドレス</w:t>
        </w:r>
      </w:ins>
    </w:p>
    <w:p w14:paraId="4BDFA4B1" w14:textId="7A6639D0" w:rsidR="00DB581F" w:rsidRDefault="00DB581F">
      <w:pPr>
        <w:pStyle w:val="10"/>
        <w:rPr>
          <w:ins w:id="6614" w:author="IRK" w:date="2020-03-10T11:15:00Z"/>
        </w:rPr>
        <w:pPrChange w:id="6615" w:author="IRK" w:date="2020-03-10T11:16:00Z">
          <w:pPr/>
        </w:pPrChange>
      </w:pPr>
      <w:ins w:id="6616" w:author="IRK" w:date="2020-03-10T11:15:00Z">
        <w:r>
          <w:t>[PORT]</w:t>
        </w:r>
      </w:ins>
    </w:p>
    <w:p w14:paraId="5DBDE527" w14:textId="77777777" w:rsidR="00DB581F" w:rsidRDefault="00DB581F">
      <w:pPr>
        <w:pStyle w:val="13"/>
        <w:rPr>
          <w:ins w:id="6617" w:author="IRK" w:date="2020-03-10T11:15:00Z"/>
        </w:rPr>
        <w:pPrChange w:id="6618" w:author="IRK" w:date="2020-03-10T11:16:00Z">
          <w:pPr/>
        </w:pPrChange>
      </w:pPr>
      <w:ins w:id="6619" w:author="IRK" w:date="2020-03-10T11:15:00Z">
        <w:r>
          <w:rPr>
            <w:rFonts w:hint="eastAsia"/>
          </w:rPr>
          <w:t>InnoRules</w:t>
        </w:r>
        <w:r>
          <w:rPr>
            <w:rFonts w:hint="eastAsia"/>
          </w:rPr>
          <w:t>サーバの</w:t>
        </w:r>
        <w:r>
          <w:rPr>
            <w:rFonts w:hint="eastAsia"/>
          </w:rPr>
          <w:t>HTTP</w:t>
        </w:r>
        <w:r>
          <w:rPr>
            <w:rFonts w:hint="eastAsia"/>
          </w:rPr>
          <w:t>サービスポート</w:t>
        </w:r>
      </w:ins>
    </w:p>
    <w:p w14:paraId="590CF49D" w14:textId="69C2CE89" w:rsidR="00DB581F" w:rsidRDefault="00DB581F">
      <w:pPr>
        <w:pStyle w:val="10"/>
        <w:rPr>
          <w:ins w:id="6620" w:author="IRK" w:date="2020-03-10T11:15:00Z"/>
        </w:rPr>
        <w:pPrChange w:id="6621" w:author="IRK" w:date="2020-03-10T11:16:00Z">
          <w:pPr/>
        </w:pPrChange>
      </w:pPr>
      <w:ins w:id="6622" w:author="IRK" w:date="2020-03-10T11:15:00Z">
        <w:r>
          <w:t>innorules</w:t>
        </w:r>
      </w:ins>
    </w:p>
    <w:p w14:paraId="61111701" w14:textId="77777777" w:rsidR="00DB581F" w:rsidRDefault="00DB581F">
      <w:pPr>
        <w:pStyle w:val="13"/>
        <w:rPr>
          <w:ins w:id="6623" w:author="IRK" w:date="2020-03-10T11:15:00Z"/>
        </w:rPr>
        <w:pPrChange w:id="6624" w:author="IRK" w:date="2020-03-10T11:16:00Z">
          <w:pPr/>
        </w:pPrChange>
      </w:pPr>
      <w:ins w:id="6625" w:author="IRK" w:date="2020-03-10T11:15:00Z">
        <w:r>
          <w:rPr>
            <w:rFonts w:hint="eastAsia"/>
          </w:rPr>
          <w:t>InnoRules</w:t>
        </w:r>
        <w:r>
          <w:rPr>
            <w:rFonts w:hint="eastAsia"/>
          </w:rPr>
          <w:t>サービス</w:t>
        </w:r>
        <w:r>
          <w:rPr>
            <w:rFonts w:hint="eastAsia"/>
          </w:rPr>
          <w:t>Web Application</w:t>
        </w:r>
        <w:r>
          <w:rPr>
            <w:rFonts w:hint="eastAsia"/>
          </w:rPr>
          <w:t>のコンテキストパス</w:t>
        </w:r>
      </w:ins>
    </w:p>
    <w:p w14:paraId="67AC77BF" w14:textId="414DEC35" w:rsidR="00DB581F" w:rsidRDefault="00DB581F">
      <w:pPr>
        <w:pStyle w:val="10"/>
        <w:rPr>
          <w:ins w:id="6626" w:author="IRK" w:date="2020-03-10T11:15:00Z"/>
        </w:rPr>
        <w:pPrChange w:id="6627" w:author="IRK" w:date="2020-03-10T11:16:00Z">
          <w:pPr/>
        </w:pPrChange>
      </w:pPr>
      <w:ins w:id="6628" w:author="IRK" w:date="2020-03-10T11:15:00Z">
        <w:r>
          <w:t>services/rest</w:t>
        </w:r>
      </w:ins>
    </w:p>
    <w:p w14:paraId="5E7ADA4A" w14:textId="77777777" w:rsidR="00DB581F" w:rsidRDefault="00DB581F">
      <w:pPr>
        <w:pStyle w:val="13"/>
        <w:rPr>
          <w:ins w:id="6629" w:author="IRK" w:date="2020-03-10T11:15:00Z"/>
        </w:rPr>
        <w:pPrChange w:id="6630" w:author="IRK" w:date="2020-03-10T11:17:00Z">
          <w:pPr/>
        </w:pPrChange>
      </w:pPr>
      <w:ins w:id="6631" w:author="IRK" w:date="2020-03-10T11:15:00Z">
        <w:r>
          <w:rPr>
            <w:rFonts w:hint="eastAsia"/>
          </w:rPr>
          <w:t>InnoRules</w:t>
        </w:r>
        <w:r>
          <w:rPr>
            <w:rFonts w:hint="eastAsia"/>
          </w:rPr>
          <w:t>サービスの中で</w:t>
        </w:r>
        <w:r>
          <w:rPr>
            <w:rFonts w:hint="eastAsia"/>
          </w:rPr>
          <w:t>rest</w:t>
        </w:r>
        <w:r>
          <w:rPr>
            <w:rFonts w:hint="eastAsia"/>
          </w:rPr>
          <w:t>サービスを示す部分</w:t>
        </w:r>
      </w:ins>
    </w:p>
    <w:p w14:paraId="2A15250C" w14:textId="42C55B3E" w:rsidR="00DB581F" w:rsidRDefault="00DB581F">
      <w:pPr>
        <w:pStyle w:val="10"/>
        <w:rPr>
          <w:ins w:id="6632" w:author="IRK" w:date="2020-03-10T11:15:00Z"/>
        </w:rPr>
        <w:pPrChange w:id="6633" w:author="IRK" w:date="2020-03-10T11:16:00Z">
          <w:pPr/>
        </w:pPrChange>
      </w:pPr>
      <w:ins w:id="6634" w:author="IRK" w:date="2020-03-10T11:15:00Z">
        <w:r>
          <w:t>[ALIAS]</w:t>
        </w:r>
      </w:ins>
    </w:p>
    <w:p w14:paraId="083B00E0" w14:textId="77777777" w:rsidR="00DB581F" w:rsidRDefault="00DB581F">
      <w:pPr>
        <w:pStyle w:val="13"/>
        <w:rPr>
          <w:ins w:id="6635" w:author="IRK" w:date="2020-03-10T11:15:00Z"/>
        </w:rPr>
        <w:pPrChange w:id="6636" w:author="IRK" w:date="2020-03-10T11:17:00Z">
          <w:pPr/>
        </w:pPrChange>
      </w:pPr>
      <w:ins w:id="6637" w:author="IRK" w:date="2020-03-10T11:15:00Z">
        <w:r>
          <w:rPr>
            <w:rFonts w:hint="eastAsia"/>
          </w:rPr>
          <w:t>呼び出す単位システムを指定する。各単位システムには識別のためルール</w:t>
        </w:r>
        <w:r>
          <w:rPr>
            <w:rFonts w:hint="eastAsia"/>
          </w:rPr>
          <w:t>REST</w:t>
        </w:r>
        <w:r>
          <w:rPr>
            <w:rFonts w:hint="eastAsia"/>
          </w:rPr>
          <w:t>サービスシステムエイリアスが付与される。</w:t>
        </w:r>
      </w:ins>
    </w:p>
    <w:p w14:paraId="5A9D37BD" w14:textId="049BD2A1" w:rsidR="00DB581F" w:rsidRDefault="00DB581F">
      <w:pPr>
        <w:pStyle w:val="10"/>
        <w:rPr>
          <w:ins w:id="6638" w:author="IRK" w:date="2020-03-10T11:15:00Z"/>
        </w:rPr>
        <w:pPrChange w:id="6639" w:author="IRK" w:date="2020-03-10T11:16:00Z">
          <w:pPr/>
        </w:pPrChange>
      </w:pPr>
      <w:ins w:id="6640" w:author="IRK" w:date="2020-03-10T11:15:00Z">
        <w:r>
          <w:t>[RULECODE]</w:t>
        </w:r>
      </w:ins>
    </w:p>
    <w:p w14:paraId="5C70277F" w14:textId="77777777" w:rsidR="00DB581F" w:rsidRDefault="00DB581F">
      <w:pPr>
        <w:pStyle w:val="13"/>
        <w:rPr>
          <w:ins w:id="6641" w:author="IRK" w:date="2020-03-10T11:15:00Z"/>
        </w:rPr>
        <w:pPrChange w:id="6642" w:author="IRK" w:date="2020-03-10T11:17:00Z">
          <w:pPr/>
        </w:pPrChange>
      </w:pPr>
      <w:ins w:id="6643" w:author="IRK" w:date="2020-03-10T11:15:00Z">
        <w:r>
          <w:rPr>
            <w:rFonts w:hint="eastAsia"/>
          </w:rPr>
          <w:t>サービス対象ルールコード、ルール呼出方式</w:t>
        </w:r>
        <w:r>
          <w:rPr>
            <w:rFonts w:hint="eastAsia"/>
          </w:rPr>
          <w:t>(JSON</w:t>
        </w:r>
        <w:r>
          <w:rPr>
            <w:rFonts w:hint="eastAsia"/>
          </w:rPr>
          <w:t>入力時の</w:t>
        </w:r>
        <w:r>
          <w:rPr>
            <w:rFonts w:hint="eastAsia"/>
          </w:rPr>
          <w:t>codeType)</w:t>
        </w:r>
        <w:r>
          <w:rPr>
            <w:rFonts w:hint="eastAsia"/>
          </w:rPr>
          <w:t>に合わせて指定する。</w:t>
        </w:r>
      </w:ins>
    </w:p>
    <w:p w14:paraId="55A82B2C" w14:textId="2B8B6458" w:rsidR="00DB581F" w:rsidRDefault="00DB581F">
      <w:pPr>
        <w:pStyle w:val="10"/>
        <w:rPr>
          <w:ins w:id="6644" w:author="IRK" w:date="2020-03-10T11:15:00Z"/>
        </w:rPr>
        <w:pPrChange w:id="6645" w:author="IRK" w:date="2020-03-10T11:16:00Z">
          <w:pPr/>
        </w:pPrChange>
      </w:pPr>
      <w:ins w:id="6646" w:author="IRK" w:date="2020-03-10T11:15:00Z">
        <w:r>
          <w:t>[DATE]</w:t>
        </w:r>
      </w:ins>
    </w:p>
    <w:p w14:paraId="6D703564" w14:textId="2F8D1060" w:rsidR="00DB581F" w:rsidRDefault="00DB581F">
      <w:pPr>
        <w:pStyle w:val="13"/>
        <w:rPr>
          <w:ins w:id="6647" w:author="IRK" w:date="2020-03-10T11:17:00Z"/>
        </w:rPr>
        <w:pPrChange w:id="6648" w:author="IRK" w:date="2020-03-10T11:17:00Z">
          <w:pPr/>
        </w:pPrChange>
      </w:pPr>
      <w:ins w:id="6649" w:author="IRK" w:date="2020-03-10T11:15:00Z">
        <w:r>
          <w:rPr>
            <w:rFonts w:hint="eastAsia"/>
          </w:rPr>
          <w:t>ルール実行基準日。省略が可能で、省略した場合実行した日の日付が実行基準日として使用される。</w:t>
        </w:r>
      </w:ins>
    </w:p>
    <w:p w14:paraId="2A23CB8A" w14:textId="77777777" w:rsidR="00DB581F" w:rsidRDefault="00DB581F">
      <w:pPr>
        <w:autoSpaceDE/>
        <w:autoSpaceDN/>
        <w:rPr>
          <w:ins w:id="6650" w:author="IRK" w:date="2020-03-10T11:23:00Z"/>
        </w:rPr>
        <w:pPrChange w:id="6651" w:author="IRK" w:date="2020-03-10T11:17:00Z">
          <w:pPr/>
        </w:pPrChange>
      </w:pPr>
    </w:p>
    <w:p w14:paraId="2D930BC8" w14:textId="0D6BBDF6" w:rsidR="00CF0A8B" w:rsidRDefault="00CF0A8B">
      <w:pPr>
        <w:pStyle w:val="42"/>
        <w:rPr>
          <w:ins w:id="6652" w:author="IRK" w:date="2020-03-10T11:23:00Z"/>
        </w:rPr>
        <w:pPrChange w:id="6653" w:author="IRK" w:date="2020-05-11T09:46:00Z">
          <w:pPr/>
        </w:pPrChange>
      </w:pPr>
      <w:ins w:id="6654" w:author="IRK" w:date="2020-03-10T11:23:00Z">
        <w:r>
          <w:rPr>
            <w:rFonts w:hint="eastAsia"/>
            <w:lang w:eastAsia="ja-JP"/>
          </w:rPr>
          <w:t>ルール</w:t>
        </w:r>
        <w:r>
          <w:rPr>
            <w:rFonts w:hint="eastAsia"/>
            <w:lang w:eastAsia="ja-JP"/>
          </w:rPr>
          <w:t>REST</w:t>
        </w:r>
        <w:r>
          <w:rPr>
            <w:rFonts w:hint="eastAsia"/>
            <w:lang w:eastAsia="ja-JP"/>
          </w:rPr>
          <w:t>サービスシステムエイリアス</w:t>
        </w:r>
      </w:ins>
    </w:p>
    <w:p w14:paraId="563D0F78" w14:textId="45D2B359" w:rsidR="00CF0A8B" w:rsidRPr="00CF0A8B" w:rsidRDefault="00CF0A8B" w:rsidP="00CF0A8B">
      <w:pPr>
        <w:rPr>
          <w:ins w:id="6655" w:author="IRK" w:date="2020-03-10T11:23:00Z"/>
        </w:rPr>
      </w:pPr>
      <w:ins w:id="6656" w:author="IRK" w:date="2020-03-10T11:23:00Z">
        <w:r w:rsidRPr="00CF0A8B">
          <w:rPr>
            <w:rFonts w:hint="eastAsia"/>
          </w:rPr>
          <w:t>1</w:t>
        </w:r>
        <w:r w:rsidRPr="00CF0A8B">
          <w:rPr>
            <w:rFonts w:hint="eastAsia"/>
          </w:rPr>
          <w:t>つの</w:t>
        </w:r>
        <w:r w:rsidRPr="00CF0A8B">
          <w:rPr>
            <w:rFonts w:hint="eastAsia"/>
          </w:rPr>
          <w:t>InnoRules</w:t>
        </w:r>
        <w:r w:rsidRPr="00CF0A8B">
          <w:rPr>
            <w:rFonts w:hint="eastAsia"/>
          </w:rPr>
          <w:t>サーバが複数の単位ルールシステムのルールを</w:t>
        </w:r>
        <w:r w:rsidRPr="00CF0A8B">
          <w:rPr>
            <w:rFonts w:hint="eastAsia"/>
          </w:rPr>
          <w:t>REST</w:t>
        </w:r>
        <w:r w:rsidRPr="00CF0A8B">
          <w:rPr>
            <w:rFonts w:hint="eastAsia"/>
          </w:rPr>
          <w:t>サービス化できるため、</w:t>
        </w:r>
        <w:r w:rsidRPr="00CF0A8B">
          <w:rPr>
            <w:rFonts w:hint="eastAsia"/>
          </w:rPr>
          <w:t>URL</w:t>
        </w:r>
        <w:r w:rsidRPr="00CF0A8B">
          <w:rPr>
            <w:rFonts w:hint="eastAsia"/>
          </w:rPr>
          <w:t>では単位システムを区分できる識別子が付与される必要がある。</w:t>
        </w:r>
        <w:r w:rsidRPr="00CF0A8B">
          <w:rPr>
            <w:rFonts w:hint="eastAsia"/>
          </w:rPr>
          <w:t>URL</w:t>
        </w:r>
        <w:r w:rsidRPr="00CF0A8B">
          <w:rPr>
            <w:rFonts w:hint="eastAsia"/>
          </w:rPr>
          <w:t>は外部に提供される特性がある</w:t>
        </w:r>
      </w:ins>
      <w:ins w:id="6657" w:author="IRK" w:date="2020-03-11T15:54:00Z">
        <w:r w:rsidR="003E7D05">
          <w:rPr>
            <w:rFonts w:hint="eastAsia"/>
          </w:rPr>
          <w:t>ため</w:t>
        </w:r>
      </w:ins>
      <w:ins w:id="6658" w:author="IRK" w:date="2020-03-10T11:23:00Z">
        <w:r w:rsidRPr="00CF0A8B">
          <w:rPr>
            <w:rFonts w:hint="eastAsia"/>
          </w:rPr>
          <w:t>、単位ルールシステム</w:t>
        </w:r>
        <w:r w:rsidRPr="00CF0A8B">
          <w:rPr>
            <w:rFonts w:hint="eastAsia"/>
          </w:rPr>
          <w:t>ID</w:t>
        </w:r>
        <w:r w:rsidRPr="00CF0A8B">
          <w:rPr>
            <w:rFonts w:hint="eastAsia"/>
          </w:rPr>
          <w:t>・名称を使用する場合にその情報が外部へ流出する危険がある。単位ルールシステムの情報を</w:t>
        </w:r>
        <w:r w:rsidRPr="00CF0A8B">
          <w:rPr>
            <w:rFonts w:hint="eastAsia"/>
          </w:rPr>
          <w:t>URL</w:t>
        </w:r>
        <w:r w:rsidRPr="00CF0A8B">
          <w:rPr>
            <w:rFonts w:hint="eastAsia"/>
          </w:rPr>
          <w:t>で隠蔽するためにエイリアスを付与するが、これをルール</w:t>
        </w:r>
        <w:r w:rsidRPr="00CF0A8B">
          <w:rPr>
            <w:rFonts w:hint="eastAsia"/>
          </w:rPr>
          <w:t>REST</w:t>
        </w:r>
        <w:r w:rsidRPr="00CF0A8B">
          <w:rPr>
            <w:rFonts w:hint="eastAsia"/>
          </w:rPr>
          <w:t>サービスシステムエイリアスという。このエイリアスは</w:t>
        </w:r>
      </w:ins>
      <w:ins w:id="6659" w:author="IRK" w:date="2020-03-10T22:39:00Z">
        <w:r w:rsidR="008E5814">
          <w:rPr>
            <w:rFonts w:hint="eastAsia"/>
          </w:rPr>
          <w:t>「</w:t>
        </w:r>
      </w:ins>
      <w:ins w:id="6660" w:author="IRK" w:date="2020-03-10T11:23:00Z">
        <w:r>
          <w:fldChar w:fldCharType="begin"/>
        </w:r>
        <w:r>
          <w:instrText xml:space="preserve"> </w:instrText>
        </w:r>
        <w:r>
          <w:rPr>
            <w:rFonts w:hint="eastAsia"/>
          </w:rPr>
          <w:instrText>REF _Ref34731842 \r \h</w:instrText>
        </w:r>
        <w:r>
          <w:instrText xml:space="preserve"> </w:instrText>
        </w:r>
      </w:ins>
      <w:r>
        <w:fldChar w:fldCharType="separate"/>
      </w:r>
      <w:r w:rsidR="00AB1F2F">
        <w:t>3.8.6.1</w:t>
      </w:r>
      <w:ins w:id="6661" w:author="IRK" w:date="2020-03-10T11:23:00Z">
        <w:r>
          <w:fldChar w:fldCharType="end"/>
        </w:r>
      </w:ins>
      <w:ins w:id="6662" w:author="IRK" w:date="2020-04-16T13:56:00Z">
        <w:r w:rsidR="00FE0639">
          <w:rPr>
            <w:rFonts w:hint="eastAsia"/>
          </w:rPr>
          <w:t xml:space="preserve"> </w:t>
        </w:r>
      </w:ins>
      <w:ins w:id="6663" w:author="IRK" w:date="2020-03-10T11:23:00Z">
        <w:r>
          <w:fldChar w:fldCharType="begin"/>
        </w:r>
        <w:r>
          <w:instrText xml:space="preserve"> REF _Ref34731842 \h </w:instrText>
        </w:r>
      </w:ins>
      <w:r>
        <w:fldChar w:fldCharType="separate"/>
      </w:r>
      <w:ins w:id="6664" w:author="IRK" w:date="2020-03-10T11:11:00Z">
        <w:r w:rsidR="00AB1F2F">
          <w:rPr>
            <w:rFonts w:hint="eastAsia"/>
          </w:rPr>
          <w:t>ルール</w:t>
        </w:r>
        <w:r w:rsidR="00AB1F2F">
          <w:rPr>
            <w:rFonts w:hint="eastAsia"/>
          </w:rPr>
          <w:t>REST</w:t>
        </w:r>
        <w:r w:rsidR="00AB1F2F">
          <w:rPr>
            <w:rFonts w:hint="eastAsia"/>
          </w:rPr>
          <w:t>サービス呼び出し規約</w:t>
        </w:r>
      </w:ins>
      <w:ins w:id="6665" w:author="IRK" w:date="2020-03-10T11:23:00Z">
        <w:r>
          <w:fldChar w:fldCharType="end"/>
        </w:r>
      </w:ins>
      <w:ins w:id="6666" w:author="IRK" w:date="2020-03-10T22:39:00Z">
        <w:r w:rsidR="008E5814">
          <w:rPr>
            <w:rFonts w:hint="eastAsia"/>
          </w:rPr>
          <w:t>」</w:t>
        </w:r>
      </w:ins>
      <w:ins w:id="6667" w:author="IRK" w:date="2020-03-10T11:23:00Z">
        <w:r w:rsidRPr="00CF0A8B">
          <w:rPr>
            <w:rFonts w:hint="eastAsia"/>
          </w:rPr>
          <w:t>で説明したようにルール</w:t>
        </w:r>
        <w:r w:rsidRPr="00CF0A8B">
          <w:rPr>
            <w:rFonts w:hint="eastAsia"/>
          </w:rPr>
          <w:t>REST</w:t>
        </w:r>
        <w:r w:rsidRPr="00CF0A8B">
          <w:rPr>
            <w:rFonts w:hint="eastAsia"/>
          </w:rPr>
          <w:t>サービス</w:t>
        </w:r>
        <w:r w:rsidRPr="00CF0A8B">
          <w:rPr>
            <w:rFonts w:hint="eastAsia"/>
          </w:rPr>
          <w:t>URL</w:t>
        </w:r>
        <w:r w:rsidRPr="00CF0A8B">
          <w:rPr>
            <w:rFonts w:hint="eastAsia"/>
          </w:rPr>
          <w:t>を構成する</w:t>
        </w:r>
        <w:r w:rsidRPr="00CF0A8B">
          <w:rPr>
            <w:rFonts w:hint="eastAsia"/>
          </w:rPr>
          <w:t>1</w:t>
        </w:r>
        <w:r w:rsidRPr="00CF0A8B">
          <w:rPr>
            <w:rFonts w:hint="eastAsia"/>
          </w:rPr>
          <w:t>つの要素である。</w:t>
        </w:r>
      </w:ins>
    </w:p>
    <w:p w14:paraId="796334F8" w14:textId="77777777" w:rsidR="00CF0A8B" w:rsidRDefault="00CF0A8B">
      <w:pPr>
        <w:autoSpaceDE/>
        <w:autoSpaceDN/>
        <w:rPr>
          <w:ins w:id="6668" w:author="IRK" w:date="2020-03-10T11:23:00Z"/>
        </w:rPr>
        <w:pPrChange w:id="6669" w:author="IRK" w:date="2020-03-10T11:23:00Z">
          <w:pPr/>
        </w:pPrChange>
      </w:pPr>
    </w:p>
    <w:p w14:paraId="4E483595" w14:textId="521B54D5" w:rsidR="00CF0A8B" w:rsidRDefault="00CF0A8B">
      <w:pPr>
        <w:pStyle w:val="42"/>
        <w:rPr>
          <w:ins w:id="6670" w:author="IRK" w:date="2020-03-10T11:25:00Z"/>
        </w:rPr>
        <w:pPrChange w:id="6671" w:author="IRK" w:date="2020-05-11T09:46:00Z">
          <w:pPr/>
        </w:pPrChange>
      </w:pPr>
      <w:ins w:id="6672" w:author="IRK" w:date="2020-03-10T11:24:00Z">
        <w:r>
          <w:rPr>
            <w:rFonts w:hint="eastAsia"/>
            <w:lang w:eastAsia="ja-JP"/>
          </w:rPr>
          <w:t>高可</w:t>
        </w:r>
      </w:ins>
      <w:ins w:id="6673" w:author="IRK" w:date="2020-03-10T11:25:00Z">
        <w:r>
          <w:rPr>
            <w:rFonts w:hint="eastAsia"/>
            <w:lang w:eastAsia="ja-JP"/>
          </w:rPr>
          <w:t>用設定</w:t>
        </w:r>
      </w:ins>
    </w:p>
    <w:p w14:paraId="62C5D1DD" w14:textId="77777777" w:rsidR="00CF0A8B" w:rsidRDefault="00CF0A8B" w:rsidP="00CF0A8B">
      <w:pPr>
        <w:rPr>
          <w:ins w:id="6674" w:author="IRK" w:date="2020-03-10T11:25:00Z"/>
        </w:rPr>
      </w:pPr>
      <w:ins w:id="6675" w:author="IRK" w:date="2020-03-10T11:25:00Z">
        <w:r>
          <w:rPr>
            <w:rFonts w:hint="eastAsia"/>
          </w:rPr>
          <w:t>複数の</w:t>
        </w:r>
        <w:r>
          <w:rPr>
            <w:rFonts w:hint="eastAsia"/>
          </w:rPr>
          <w:t>InnoRules</w:t>
        </w:r>
        <w:r>
          <w:rPr>
            <w:rFonts w:hint="eastAsia"/>
          </w:rPr>
          <w:t>サーバでルール</w:t>
        </w:r>
        <w:r>
          <w:rPr>
            <w:rFonts w:hint="eastAsia"/>
          </w:rPr>
          <w:t>REST</w:t>
        </w:r>
        <w:r>
          <w:rPr>
            <w:rFonts w:hint="eastAsia"/>
          </w:rPr>
          <w:t>サービスを有効にして、ロードバランスやフェールオーバーで</w:t>
        </w:r>
        <w:r>
          <w:rPr>
            <w:rFonts w:hint="eastAsia"/>
          </w:rPr>
          <w:t>HA</w:t>
        </w:r>
        <w:r>
          <w:rPr>
            <w:rFonts w:hint="eastAsia"/>
          </w:rPr>
          <w:t>設定を行う場合がある。</w:t>
        </w:r>
        <w:r>
          <w:rPr>
            <w:rFonts w:hint="eastAsia"/>
          </w:rPr>
          <w:t>InnoRules</w:t>
        </w:r>
        <w:r>
          <w:rPr>
            <w:rFonts w:hint="eastAsia"/>
          </w:rPr>
          <w:t>では高可用のために別の機能をサポートしないため、</w:t>
        </w:r>
        <w:r>
          <w:rPr>
            <w:rFonts w:hint="eastAsia"/>
          </w:rPr>
          <w:t>L4</w:t>
        </w:r>
        <w:r>
          <w:rPr>
            <w:rFonts w:hint="eastAsia"/>
          </w:rPr>
          <w:t>スイッチなど一般的な</w:t>
        </w:r>
        <w:r>
          <w:rPr>
            <w:rFonts w:hint="eastAsia"/>
          </w:rPr>
          <w:t>Web</w:t>
        </w:r>
        <w:r>
          <w:rPr>
            <w:rFonts w:hint="eastAsia"/>
          </w:rPr>
          <w:t>アプリケーションアーキテクチャの</w:t>
        </w:r>
        <w:r>
          <w:rPr>
            <w:rFonts w:hint="eastAsia"/>
          </w:rPr>
          <w:t>HA</w:t>
        </w:r>
        <w:r>
          <w:rPr>
            <w:rFonts w:hint="eastAsia"/>
          </w:rPr>
          <w:t>設定と同一方法を利用する。</w:t>
        </w:r>
      </w:ins>
    </w:p>
    <w:p w14:paraId="5A10EEA4" w14:textId="77777777" w:rsidR="00CF0A8B" w:rsidRDefault="00CF0A8B" w:rsidP="00CF0A8B">
      <w:pPr>
        <w:rPr>
          <w:ins w:id="6676" w:author="IRK" w:date="2020-03-10T11:25:00Z"/>
        </w:rPr>
      </w:pPr>
    </w:p>
    <w:p w14:paraId="569FDDDF" w14:textId="3F372C02" w:rsidR="00CF0A8B" w:rsidRDefault="00CF0A8B" w:rsidP="00CF0A8B">
      <w:pPr>
        <w:rPr>
          <w:ins w:id="6677" w:author="IRK" w:date="2020-03-10T11:25:00Z"/>
        </w:rPr>
      </w:pPr>
      <w:ins w:id="6678" w:author="IRK" w:date="2020-03-10T11:25:00Z">
        <w:r>
          <w:rPr>
            <w:rFonts w:hint="eastAsia"/>
          </w:rPr>
          <w:t>設定クラスタ内で利用可能なルール</w:t>
        </w:r>
        <w:r>
          <w:rPr>
            <w:rFonts w:hint="eastAsia"/>
          </w:rPr>
          <w:t>REST</w:t>
        </w:r>
        <w:r>
          <w:rPr>
            <w:rFonts w:hint="eastAsia"/>
          </w:rPr>
          <w:t>サービスとその</w:t>
        </w:r>
        <w:r>
          <w:rPr>
            <w:rFonts w:hint="eastAsia"/>
          </w:rPr>
          <w:t>URL</w:t>
        </w:r>
        <w:r>
          <w:rPr>
            <w:rFonts w:hint="eastAsia"/>
          </w:rPr>
          <w:t>に対して照会するためには、</w:t>
        </w:r>
      </w:ins>
      <w:ins w:id="6679" w:author="IRK" w:date="2020-03-10T22:39:00Z">
        <w:r w:rsidR="008E5814">
          <w:rPr>
            <w:rFonts w:hint="eastAsia"/>
          </w:rPr>
          <w:t>「</w:t>
        </w:r>
      </w:ins>
      <w:ins w:id="6680" w:author="IRK" w:date="2020-03-10T11:25:00Z">
        <w:r>
          <w:fldChar w:fldCharType="begin"/>
        </w:r>
        <w:r>
          <w:instrText xml:space="preserve"> </w:instrText>
        </w:r>
        <w:r>
          <w:rPr>
            <w:rFonts w:hint="eastAsia"/>
          </w:rPr>
          <w:instrText>REF _Ref34729085 \r \h</w:instrText>
        </w:r>
        <w:r>
          <w:instrText xml:space="preserve"> </w:instrText>
        </w:r>
      </w:ins>
      <w:r>
        <w:fldChar w:fldCharType="separate"/>
      </w:r>
      <w:r w:rsidR="00AB1F2F">
        <w:t>2.4.7.1</w:t>
      </w:r>
      <w:ins w:id="6681" w:author="IRK" w:date="2020-03-10T11:25:00Z">
        <w:r>
          <w:fldChar w:fldCharType="end"/>
        </w:r>
      </w:ins>
      <w:ins w:id="6682" w:author="IRK" w:date="2020-04-16T13:56:00Z">
        <w:r w:rsidR="00FE0639">
          <w:rPr>
            <w:rFonts w:hint="eastAsia"/>
          </w:rPr>
          <w:t xml:space="preserve"> </w:t>
        </w:r>
      </w:ins>
      <w:ins w:id="6683" w:author="IRK" w:date="2020-03-10T11:25:00Z">
        <w:r>
          <w:fldChar w:fldCharType="begin"/>
        </w:r>
        <w:r>
          <w:instrText xml:space="preserve"> REF _Ref34729085 \h </w:instrText>
        </w:r>
      </w:ins>
      <w:r>
        <w:fldChar w:fldCharType="separate"/>
      </w:r>
      <w:ins w:id="6684" w:author="IRK" w:date="2020-03-10T10:28:00Z">
        <w:r w:rsidR="00AB1F2F">
          <w:rPr>
            <w:rFonts w:hint="eastAsia"/>
          </w:rPr>
          <w:t>ルール</w:t>
        </w:r>
        <w:r w:rsidR="00AB1F2F">
          <w:rPr>
            <w:rFonts w:hint="eastAsia"/>
          </w:rPr>
          <w:t>REST</w:t>
        </w:r>
        <w:r w:rsidR="00AB1F2F">
          <w:rPr>
            <w:rFonts w:hint="eastAsia"/>
          </w:rPr>
          <w:t>サービス</w:t>
        </w:r>
      </w:ins>
      <w:ins w:id="6685" w:author="IRK" w:date="2020-03-10T11:25:00Z">
        <w:r>
          <w:fldChar w:fldCharType="end"/>
        </w:r>
      </w:ins>
      <w:ins w:id="6686" w:author="IRK" w:date="2020-03-10T22:39:00Z">
        <w:r w:rsidR="008E5814">
          <w:rPr>
            <w:rFonts w:hint="eastAsia"/>
          </w:rPr>
          <w:t>」</w:t>
        </w:r>
      </w:ins>
      <w:ins w:id="6687" w:author="IRK" w:date="2020-03-10T11:25:00Z">
        <w:r>
          <w:rPr>
            <w:rFonts w:hint="eastAsia"/>
          </w:rPr>
          <w:t>の</w:t>
        </w:r>
      </w:ins>
      <w:ins w:id="6688" w:author="IRK" w:date="2020-03-12T10:56:00Z">
        <w:r w:rsidR="00855B92">
          <w:rPr>
            <w:rFonts w:hint="eastAsia"/>
          </w:rPr>
          <w:t xml:space="preserve">[a. </w:t>
        </w:r>
        <w:r w:rsidR="00855B92">
          <w:rPr>
            <w:rFonts w:hint="eastAsia"/>
          </w:rPr>
          <w:t>ルール</w:t>
        </w:r>
        <w:r w:rsidR="00855B92">
          <w:rPr>
            <w:rFonts w:hint="eastAsia"/>
          </w:rPr>
          <w:t>REST</w:t>
        </w:r>
        <w:r w:rsidR="00855B92">
          <w:rPr>
            <w:rFonts w:hint="eastAsia"/>
          </w:rPr>
          <w:t>サービスの</w:t>
        </w:r>
        <w:r w:rsidR="00855B92">
          <w:rPr>
            <w:rFonts w:hint="eastAsia"/>
          </w:rPr>
          <w:t>URL</w:t>
        </w:r>
        <w:r w:rsidR="00855B92">
          <w:rPr>
            <w:rFonts w:hint="eastAsia"/>
          </w:rPr>
          <w:t>参照</w:t>
        </w:r>
        <w:r w:rsidR="00855B92">
          <w:rPr>
            <w:rFonts w:hint="eastAsia"/>
          </w:rPr>
          <w:t>]</w:t>
        </w:r>
      </w:ins>
      <w:ins w:id="6689" w:author="IRK" w:date="2020-03-10T11:25:00Z">
        <w:r>
          <w:rPr>
            <w:rFonts w:hint="eastAsia"/>
          </w:rPr>
          <w:t>メニューを使用する。</w:t>
        </w:r>
      </w:ins>
    </w:p>
    <w:p w14:paraId="7D925AF9" w14:textId="77777777" w:rsidR="00CF0A8B" w:rsidRPr="0062037C" w:rsidRDefault="00CF0A8B">
      <w:pPr>
        <w:autoSpaceDE/>
        <w:autoSpaceDN/>
        <w:pPrChange w:id="6690" w:author="IRK" w:date="2020-03-10T11:25:00Z">
          <w:pPr/>
        </w:pPrChange>
      </w:pPr>
    </w:p>
    <w:p w14:paraId="1F0692CB" w14:textId="77777777" w:rsidR="005B6671" w:rsidRPr="0049256C" w:rsidRDefault="005B6671" w:rsidP="00EC7890">
      <w:pPr>
        <w:jc w:val="left"/>
      </w:pPr>
      <w:r w:rsidRPr="0049256C">
        <w:br w:type="page"/>
      </w:r>
    </w:p>
    <w:p w14:paraId="0870F1A9" w14:textId="7AFC7144" w:rsidR="005B6671" w:rsidRPr="00557903" w:rsidRDefault="002F6D39">
      <w:pPr>
        <w:pStyle w:val="11"/>
        <w:numPr>
          <w:ilvl w:val="0"/>
          <w:numId w:val="139"/>
        </w:numPr>
        <w:rPr>
          <w:lang w:eastAsia="ja-JP"/>
        </w:rPr>
        <w:pPrChange w:id="6691" w:author="IRK" w:date="2020-05-11T09:46:00Z">
          <w:pPr>
            <w:pStyle w:val="11"/>
            <w:numPr>
              <w:numId w:val="27"/>
            </w:numPr>
            <w:spacing w:before="0" w:line="320" w:lineRule="exact"/>
            <w:ind w:left="454" w:hanging="454"/>
            <w:jc w:val="left"/>
          </w:pPr>
        </w:pPrChange>
      </w:pPr>
      <w:bookmarkStart w:id="6692" w:name="_Toc428781066"/>
      <w:bookmarkStart w:id="6693" w:name="_Toc441755365"/>
      <w:bookmarkStart w:id="6694" w:name="_Ref34725690"/>
      <w:bookmarkStart w:id="6695" w:name="_Ref34725692"/>
      <w:bookmarkStart w:id="6696" w:name="_Toc40449599"/>
      <w:r w:rsidRPr="00557903">
        <w:rPr>
          <w:lang w:eastAsia="ja-JP"/>
        </w:rPr>
        <w:t>エラーコードと</w:t>
      </w:r>
      <w:r w:rsidRPr="006D6D27">
        <w:rPr>
          <w:rFonts w:hint="eastAsia"/>
          <w:lang w:eastAsia="ja-JP"/>
        </w:rPr>
        <w:t>処置</w:t>
      </w:r>
      <w:r w:rsidR="005B6671" w:rsidRPr="00557903">
        <w:rPr>
          <w:lang w:eastAsia="ja-JP"/>
        </w:rPr>
        <w:t>方法</w:t>
      </w:r>
      <w:bookmarkEnd w:id="6692"/>
      <w:bookmarkEnd w:id="6693"/>
      <w:bookmarkEnd w:id="6694"/>
      <w:bookmarkEnd w:id="6695"/>
      <w:bookmarkEnd w:id="6696"/>
    </w:p>
    <w:p w14:paraId="6FF3A148" w14:textId="7651604F" w:rsidR="005B6671" w:rsidRPr="00557903" w:rsidRDefault="005B6671" w:rsidP="00EC7890">
      <w:r w:rsidRPr="00557903">
        <w:rPr>
          <w:rFonts w:hint="eastAsia"/>
        </w:rPr>
        <w:t>ルールシステムに障害</w:t>
      </w:r>
      <w:r w:rsidR="0098082E">
        <w:rPr>
          <w:vertAlign w:val="superscript"/>
        </w:rPr>
        <w:t>*6</w:t>
      </w:r>
      <w:r w:rsidRPr="00557903">
        <w:rPr>
          <w:rFonts w:hint="eastAsia"/>
        </w:rPr>
        <w:t>が発生すると、ルールシステムは</w:t>
      </w:r>
      <w:r w:rsidRPr="00557903">
        <w:rPr>
          <w:rFonts w:hint="eastAsia"/>
        </w:rPr>
        <w:t>Java</w:t>
      </w:r>
      <w:r w:rsidR="005F6A7C">
        <w:rPr>
          <w:rFonts w:hint="eastAsia"/>
        </w:rPr>
        <w:t>の</w:t>
      </w:r>
      <w:r w:rsidR="002F6D39" w:rsidRPr="00B505E6">
        <w:rPr>
          <w:rFonts w:hint="eastAsia"/>
        </w:rPr>
        <w:t>例外を投げるか、ログに</w:t>
      </w:r>
      <w:r w:rsidR="002F6D39" w:rsidRPr="00086960">
        <w:rPr>
          <w:rFonts w:hint="eastAsia"/>
        </w:rPr>
        <w:t>エラー</w:t>
      </w:r>
      <w:r w:rsidRPr="00557903">
        <w:rPr>
          <w:rFonts w:hint="eastAsia"/>
        </w:rPr>
        <w:t>事項を記録する。例外</w:t>
      </w:r>
      <w:r w:rsidRPr="00557903">
        <w:t>やログには障害の現象、原因を把握できるエラーコードが</w:t>
      </w:r>
      <w:r w:rsidR="002F6D39" w:rsidRPr="00086960">
        <w:rPr>
          <w:rFonts w:hint="eastAsia"/>
        </w:rPr>
        <w:t>付与される</w:t>
      </w:r>
      <w:r w:rsidRPr="00557903">
        <w:rPr>
          <w:rFonts w:hint="eastAsia"/>
        </w:rPr>
        <w:t>。このエラーコードは障害を処理する際に使用する。</w:t>
      </w:r>
    </w:p>
    <w:p w14:paraId="707F2C88" w14:textId="77777777" w:rsidR="005B6671" w:rsidRPr="00B505E6" w:rsidRDefault="005B6671" w:rsidP="00EC7890"/>
    <w:p w14:paraId="59DC5477" w14:textId="1EADBAE4" w:rsidR="005B6671" w:rsidRPr="00557903" w:rsidRDefault="005B6671" w:rsidP="00EC7890">
      <w:r w:rsidRPr="007E4FA1">
        <w:rPr>
          <w:rFonts w:hint="eastAsia"/>
        </w:rPr>
        <w:t>この章ではエラーコード別に、その原因と対処方法を説明する。</w:t>
      </w:r>
      <w:r w:rsidRPr="00A525EC">
        <w:rPr>
          <w:rFonts w:hint="eastAsia"/>
        </w:rPr>
        <w:t>本文書に</w:t>
      </w:r>
      <w:r w:rsidRPr="00557903">
        <w:rPr>
          <w:rFonts w:hint="eastAsia"/>
        </w:rPr>
        <w:t>記述されていないエラーコードについては技術サポート</w:t>
      </w:r>
      <w:del w:id="6697" w:author="IRK" w:date="2020-04-16T13:42:00Z">
        <w:r w:rsidRPr="00557903" w:rsidDel="008521CE">
          <w:rPr>
            <w:rFonts w:hint="eastAsia"/>
          </w:rPr>
          <w:delText>を要求する</w:delText>
        </w:r>
      </w:del>
      <w:ins w:id="6698" w:author="IRK" w:date="2020-04-16T13:42:00Z">
        <w:r w:rsidR="008521CE">
          <w:rPr>
            <w:rFonts w:hint="eastAsia"/>
          </w:rPr>
          <w:t>が必要である</w:t>
        </w:r>
      </w:ins>
      <w:r w:rsidRPr="00557903">
        <w:rPr>
          <w:rFonts w:hint="eastAsia"/>
        </w:rPr>
        <w:t>。</w:t>
      </w:r>
    </w:p>
    <w:p w14:paraId="74A14B32" w14:textId="77777777" w:rsidR="005B6671" w:rsidRPr="00557903" w:rsidRDefault="005B6671" w:rsidP="00EC7890"/>
    <w:p w14:paraId="6ACEA191" w14:textId="7C814F61" w:rsidR="005B6671" w:rsidRPr="0049256C" w:rsidRDefault="005B6671" w:rsidP="00621918">
      <w:pPr>
        <w:pStyle w:val="a2"/>
      </w:pPr>
      <w:r w:rsidRPr="00557903">
        <w:rPr>
          <w:rFonts w:hint="eastAsia"/>
        </w:rPr>
        <w:t>障害の</w:t>
      </w:r>
      <w:r w:rsidR="005F6A7C">
        <w:rPr>
          <w:rFonts w:hint="eastAsia"/>
        </w:rPr>
        <w:t>種類</w:t>
      </w:r>
      <w:r w:rsidRPr="00557903">
        <w:rPr>
          <w:rFonts w:hint="eastAsia"/>
        </w:rPr>
        <w:t>は多様である。ルールシステム自体の障害である</w:t>
      </w:r>
      <w:r w:rsidR="0091202A" w:rsidRPr="00557903">
        <w:rPr>
          <w:rFonts w:hint="eastAsia"/>
        </w:rPr>
        <w:t>可能性もあり、また、サービスを呼び出すアプリケーションで誤った</w:t>
      </w:r>
      <w:r w:rsidRPr="00557903">
        <w:rPr>
          <w:rFonts w:hint="eastAsia"/>
        </w:rPr>
        <w:t>パラメータを引き渡した場合もある</w:t>
      </w:r>
      <w:r w:rsidR="006D6D27">
        <w:rPr>
          <w:rFonts w:hint="eastAsia"/>
        </w:rPr>
        <w:t>。</w:t>
      </w:r>
      <w:r w:rsidR="0091202A" w:rsidRPr="00557903">
        <w:rPr>
          <w:rFonts w:hint="eastAsia"/>
        </w:rPr>
        <w:t>障害</w:t>
      </w:r>
      <w:r w:rsidR="0091202A" w:rsidRPr="00086960">
        <w:rPr>
          <w:rFonts w:hint="eastAsia"/>
        </w:rPr>
        <w:t>レベル</w:t>
      </w:r>
      <w:r w:rsidRPr="00557903">
        <w:rPr>
          <w:rFonts w:hint="eastAsia"/>
        </w:rPr>
        <w:t>もリカバリ不可能な</w:t>
      </w:r>
      <w:r w:rsidR="005F6A7C">
        <w:rPr>
          <w:rFonts w:hint="eastAsia"/>
        </w:rPr>
        <w:t>もの</w:t>
      </w:r>
      <w:r w:rsidRPr="00557903">
        <w:rPr>
          <w:rFonts w:hint="eastAsia"/>
        </w:rPr>
        <w:t>からリカバリ可能で無視できるものまで多様である。障害が影響を及ぼす範囲もルールシステム全体、特定のルールランタイム</w:t>
      </w:r>
      <w:r w:rsidRPr="0049256C">
        <w:rPr>
          <w:rFonts w:hint="eastAsia"/>
        </w:rPr>
        <w:t>、または特定サービス呼び出し時のみのように様々である。</w:t>
      </w:r>
      <w:del w:id="6699" w:author="IRK" w:date="2020-03-10T15:23:00Z">
        <w:r w:rsidRPr="0049256C" w:rsidDel="00330D2C">
          <w:delText xml:space="preserve"> </w:delText>
        </w:r>
      </w:del>
    </w:p>
    <w:p w14:paraId="141920CE" w14:textId="77777777" w:rsidR="005B6671" w:rsidRPr="0049256C" w:rsidRDefault="005B6671" w:rsidP="00EC7890"/>
    <w:p w14:paraId="230C2C52" w14:textId="77777777" w:rsidR="005B6671" w:rsidRPr="0049256C" w:rsidRDefault="005B6671">
      <w:pPr>
        <w:pStyle w:val="22"/>
        <w:pPrChange w:id="6700" w:author="IRK" w:date="2020-05-11T09:46:00Z">
          <w:pPr>
            <w:pStyle w:val="22"/>
            <w:jc w:val="left"/>
          </w:pPr>
        </w:pPrChange>
      </w:pPr>
      <w:bookmarkStart w:id="6701" w:name="_Toc429066611"/>
      <w:bookmarkStart w:id="6702" w:name="_Toc441755366"/>
      <w:bookmarkStart w:id="6703" w:name="_Toc40449600"/>
      <w:r w:rsidRPr="0049256C">
        <w:rPr>
          <w:rFonts w:hint="eastAsia"/>
        </w:rPr>
        <w:t>IRE-10XXX</w:t>
      </w:r>
      <w:bookmarkEnd w:id="6701"/>
      <w:bookmarkEnd w:id="6702"/>
      <w:bookmarkEnd w:id="6703"/>
    </w:p>
    <w:p w14:paraId="250D0315" w14:textId="77A90B36" w:rsidR="005B6671" w:rsidRPr="00B505E6" w:rsidRDefault="005B6671" w:rsidP="00EC7890">
      <w:r w:rsidRPr="0049256C">
        <w:rPr>
          <w:rFonts w:hint="eastAsia"/>
        </w:rPr>
        <w:t>ルールサ</w:t>
      </w:r>
      <w:r w:rsidR="0091202A">
        <w:rPr>
          <w:rFonts w:hint="eastAsia"/>
        </w:rPr>
        <w:t>ービスを呼び出す途中に</w:t>
      </w:r>
      <w:r w:rsidR="00A166B6" w:rsidRPr="00EC7890">
        <w:rPr>
          <w:rFonts w:hint="eastAsia"/>
        </w:rPr>
        <w:t>起こる</w:t>
      </w:r>
      <w:r w:rsidR="0091202A">
        <w:rPr>
          <w:rFonts w:hint="eastAsia"/>
        </w:rPr>
        <w:t>エラーで</w:t>
      </w:r>
      <w:r w:rsidR="0091202A" w:rsidRPr="00557903">
        <w:rPr>
          <w:rFonts w:hint="eastAsia"/>
        </w:rPr>
        <w:t>ある。エラーは、ログに記録され</w:t>
      </w:r>
      <w:r w:rsidR="005F6A7C">
        <w:rPr>
          <w:rFonts w:hint="eastAsia"/>
        </w:rPr>
        <w:t>、</w:t>
      </w:r>
      <w:r w:rsidRPr="00557903">
        <w:rPr>
          <w:rFonts w:hint="eastAsia"/>
        </w:rPr>
        <w:t>ルールサービスを呼</w:t>
      </w:r>
      <w:r w:rsidR="0091202A" w:rsidRPr="00557903">
        <w:rPr>
          <w:rFonts w:hint="eastAsia"/>
        </w:rPr>
        <w:t>び出したアプリケーションにも伝えられる。ルールサービスを呼び出</w:t>
      </w:r>
      <w:r w:rsidR="0091202A" w:rsidRPr="00086960">
        <w:rPr>
          <w:rFonts w:hint="eastAsia"/>
        </w:rPr>
        <w:t>し</w:t>
      </w:r>
      <w:r w:rsidRPr="00086960">
        <w:rPr>
          <w:rFonts w:hint="eastAsia"/>
        </w:rPr>
        <w:t>中</w:t>
      </w:r>
      <w:r w:rsidR="0091202A" w:rsidRPr="00086960">
        <w:rPr>
          <w:rFonts w:hint="eastAsia"/>
        </w:rPr>
        <w:t>に</w:t>
      </w:r>
      <w:r w:rsidRPr="00557903">
        <w:rPr>
          <w:rFonts w:hint="eastAsia"/>
        </w:rPr>
        <w:t>、エラーが発生すると、アプリケーションは適切な例外処理をする必要がある。</w:t>
      </w:r>
    </w:p>
    <w:p w14:paraId="7F3C066E" w14:textId="6E5E0C30" w:rsidR="005B6671" w:rsidRPr="0049256C" w:rsidRDefault="005B6671" w:rsidP="00EC7890">
      <w:r w:rsidRPr="007E4FA1">
        <w:rPr>
          <w:rFonts w:hint="eastAsia"/>
        </w:rPr>
        <w:t>エラーの原因を理解するためにはルールサービス</w:t>
      </w:r>
      <w:r w:rsidRPr="002127E5">
        <w:rPr>
          <w:rFonts w:hint="eastAsia"/>
        </w:rPr>
        <w:t>API</w:t>
      </w:r>
      <w:r w:rsidRPr="00A525EC">
        <w:rPr>
          <w:rFonts w:hint="eastAsia"/>
        </w:rPr>
        <w:t>またはルール作成方法に対する</w:t>
      </w:r>
      <w:r w:rsidRPr="0049256C">
        <w:rPr>
          <w:rFonts w:hint="eastAsia"/>
        </w:rPr>
        <w:t>理解が必要である。これについては</w:t>
      </w:r>
      <w:ins w:id="6704" w:author="IRK" w:date="2020-03-09T23:07:00Z">
        <w:r w:rsidR="001D52AE">
          <w:rPr>
            <w:rFonts w:hint="eastAsia"/>
          </w:rPr>
          <w:t>「</w:t>
        </w:r>
      </w:ins>
      <w:r w:rsidRPr="0049256C">
        <w:rPr>
          <w:rFonts w:eastAsiaTheme="minorEastAsia" w:hint="eastAsia"/>
        </w:rPr>
        <w:t>Inno</w:t>
      </w:r>
      <w:r w:rsidRPr="0049256C">
        <w:rPr>
          <w:rFonts w:hint="eastAsia"/>
        </w:rPr>
        <w:t>Rule</w:t>
      </w:r>
      <w:r w:rsidRPr="0049256C">
        <w:rPr>
          <w:rFonts w:eastAsiaTheme="minorEastAsia" w:hint="eastAsia"/>
        </w:rPr>
        <w:t>s</w:t>
      </w:r>
      <w:r w:rsidRPr="0049256C">
        <w:rPr>
          <w:rFonts w:hint="eastAsia"/>
        </w:rPr>
        <w:t xml:space="preserve"> Application Programming </w:t>
      </w:r>
      <w:r w:rsidR="005F6A7C">
        <w:rPr>
          <w:rFonts w:hint="eastAsia"/>
        </w:rPr>
        <w:t xml:space="preserve">Interface </w:t>
      </w:r>
      <w:r w:rsidRPr="0049256C">
        <w:rPr>
          <w:rFonts w:hint="eastAsia"/>
        </w:rPr>
        <w:t>Guide</w:t>
      </w:r>
      <w:ins w:id="6705" w:author="IRK" w:date="2020-04-16T14:41:00Z">
        <w:r w:rsidR="00D4323D">
          <w:rPr>
            <w:rFonts w:hint="eastAsia"/>
          </w:rPr>
          <w:t>」</w:t>
        </w:r>
      </w:ins>
      <w:r w:rsidRPr="0049256C">
        <w:rPr>
          <w:rFonts w:hint="eastAsia"/>
        </w:rPr>
        <w:t>と</w:t>
      </w:r>
      <w:ins w:id="6706" w:author="IRK" w:date="2020-04-16T14:41:00Z">
        <w:r w:rsidR="00D4323D">
          <w:rPr>
            <w:rFonts w:hint="eastAsia"/>
          </w:rPr>
          <w:t>「</w:t>
        </w:r>
      </w:ins>
      <w:r w:rsidRPr="0049256C">
        <w:rPr>
          <w:rFonts w:hint="eastAsia"/>
        </w:rPr>
        <w:t>InnoRules User's Guide of Rule Builder</w:t>
      </w:r>
      <w:ins w:id="6707" w:author="IRK" w:date="2020-03-09T23:07:00Z">
        <w:r w:rsidR="001D52AE">
          <w:rPr>
            <w:rFonts w:hint="eastAsia"/>
          </w:rPr>
          <w:t>」</w:t>
        </w:r>
      </w:ins>
      <w:r w:rsidRPr="0049256C">
        <w:rPr>
          <w:rFonts w:hint="eastAsia"/>
        </w:rPr>
        <w:t>を</w:t>
      </w:r>
      <w:del w:id="6708" w:author="IRK" w:date="2020-03-12T11:01:00Z">
        <w:r w:rsidRPr="0049256C" w:rsidDel="00B776CC">
          <w:rPr>
            <w:rFonts w:hint="eastAsia"/>
          </w:rPr>
          <w:delText>それぞれ</w:delText>
        </w:r>
      </w:del>
      <w:r w:rsidRPr="0049256C">
        <w:rPr>
          <w:rFonts w:hint="eastAsia"/>
        </w:rPr>
        <w:t>参照すること。</w:t>
      </w:r>
    </w:p>
    <w:p w14:paraId="1AF50732" w14:textId="77777777" w:rsidR="00197001" w:rsidRPr="0049256C" w:rsidRDefault="00197001" w:rsidP="00EC7890"/>
    <w:p w14:paraId="3CCFA6F1" w14:textId="77777777" w:rsidR="005B6671" w:rsidRPr="0049256C" w:rsidRDefault="005B6671">
      <w:pPr>
        <w:pStyle w:val="32"/>
        <w:rPr>
          <w:lang w:eastAsia="ja-JP"/>
        </w:rPr>
        <w:pPrChange w:id="6709" w:author="IRK" w:date="2020-05-11T09:46:00Z">
          <w:pPr>
            <w:pStyle w:val="32"/>
            <w:spacing w:before="12" w:after="12"/>
            <w:jc w:val="left"/>
          </w:pPr>
        </w:pPrChange>
      </w:pPr>
      <w:bookmarkStart w:id="6710" w:name="_Toc429066612"/>
      <w:bookmarkStart w:id="6711" w:name="_Toc441755367"/>
      <w:bookmarkStart w:id="6712" w:name="_Toc40449601"/>
      <w:r w:rsidRPr="0049256C">
        <w:rPr>
          <w:rFonts w:hint="eastAsia"/>
          <w:lang w:eastAsia="ja-JP"/>
        </w:rPr>
        <w:t>IRE-10000</w:t>
      </w:r>
      <w:bookmarkEnd w:id="6710"/>
      <w:bookmarkEnd w:id="6711"/>
      <w:bookmarkEnd w:id="6712"/>
    </w:p>
    <w:p w14:paraId="0544447F" w14:textId="77777777" w:rsidR="005B6671" w:rsidRPr="0049256C" w:rsidRDefault="005B6671" w:rsidP="00FB5979">
      <w:pPr>
        <w:pStyle w:val="10"/>
      </w:pPr>
      <w:r w:rsidRPr="0049256C">
        <w:rPr>
          <w:rFonts w:hint="eastAsia"/>
        </w:rPr>
        <w:t>エラーメッセージ</w:t>
      </w:r>
    </w:p>
    <w:p w14:paraId="2704608E" w14:textId="77777777" w:rsidR="005B6671" w:rsidRPr="0049256C" w:rsidRDefault="005B6671" w:rsidP="00FB5979">
      <w:pPr>
        <w:pStyle w:val="13"/>
      </w:pPr>
      <w:r w:rsidRPr="0049256C">
        <w:rPr>
          <w:rFonts w:hint="eastAsia"/>
        </w:rPr>
        <w:t>項目が入力されていません。</w:t>
      </w:r>
    </w:p>
    <w:p w14:paraId="6DF8E5B3" w14:textId="77777777" w:rsidR="005B6671" w:rsidRPr="0049256C" w:rsidRDefault="005B6671" w:rsidP="00FB5979">
      <w:pPr>
        <w:pStyle w:val="10"/>
      </w:pPr>
      <w:r w:rsidRPr="0049256C">
        <w:rPr>
          <w:rFonts w:hint="eastAsia"/>
        </w:rPr>
        <w:t>原因</w:t>
      </w:r>
    </w:p>
    <w:p w14:paraId="0090F420" w14:textId="04F4F07D" w:rsidR="005B6671" w:rsidRPr="0049256C" w:rsidRDefault="005B6671" w:rsidP="00FB5979">
      <w:pPr>
        <w:pStyle w:val="13"/>
      </w:pPr>
      <w:r w:rsidRPr="0049256C">
        <w:rPr>
          <w:rFonts w:hint="eastAsia"/>
        </w:rPr>
        <w:t>ルール実行に必要な項目がアプリケーションから入力されていない。その項目の</w:t>
      </w:r>
      <w:r w:rsidRPr="0049256C">
        <w:rPr>
          <w:rFonts w:hint="eastAsia"/>
        </w:rPr>
        <w:t>ID</w:t>
      </w:r>
      <w:r w:rsidRPr="0049256C">
        <w:rPr>
          <w:rFonts w:hint="eastAsia"/>
        </w:rPr>
        <w:t>、</w:t>
      </w:r>
      <w:r w:rsidR="00B26281">
        <w:rPr>
          <w:rFonts w:hint="eastAsia"/>
        </w:rPr>
        <w:t>名称</w:t>
      </w:r>
      <w:r w:rsidRPr="0049256C">
        <w:rPr>
          <w:rFonts w:hint="eastAsia"/>
        </w:rPr>
        <w:t>とエイリアスがあるとエイリアスがメッセージに含まれる。次の場合、項目が入力されていないと判定する。</w:t>
      </w:r>
    </w:p>
    <w:p w14:paraId="53F218E9" w14:textId="231CB2F9" w:rsidR="005B6671" w:rsidRPr="0049256C" w:rsidRDefault="005B6671" w:rsidP="00FB5979">
      <w:pPr>
        <w:pStyle w:val="23"/>
      </w:pPr>
      <w:r w:rsidRPr="0049256C">
        <w:rPr>
          <w:rFonts w:hint="eastAsia"/>
        </w:rPr>
        <w:t>I/O</w:t>
      </w:r>
      <w:r w:rsidRPr="0049256C">
        <w:rPr>
          <w:rFonts w:hint="eastAsia"/>
        </w:rPr>
        <w:t>オブジェクトの方式でルールを呼び出す場合、</w:t>
      </w:r>
      <w:r w:rsidRPr="0049256C">
        <w:rPr>
          <w:rFonts w:hint="eastAsia"/>
        </w:rPr>
        <w:t>RuleReq</w:t>
      </w:r>
      <w:r w:rsidRPr="0049256C">
        <w:rPr>
          <w:rFonts w:hint="eastAsia"/>
        </w:rPr>
        <w:t>オブジェクトに項目値が含まれていない</w:t>
      </w:r>
      <w:r w:rsidR="0098082E">
        <w:rPr>
          <w:rFonts w:hint="eastAsia"/>
        </w:rPr>
        <w:t>。</w:t>
      </w:r>
    </w:p>
    <w:p w14:paraId="19E0487B" w14:textId="1F9731C9" w:rsidR="0098082E" w:rsidRPr="00A17485" w:rsidRDefault="005B6671" w:rsidP="00FB5979">
      <w:pPr>
        <w:pStyle w:val="23"/>
      </w:pPr>
      <w:r w:rsidRPr="0049256C">
        <w:rPr>
          <w:rFonts w:hint="eastAsia"/>
        </w:rPr>
        <w:t>I/O</w:t>
      </w:r>
      <w:r w:rsidRPr="00557903">
        <w:rPr>
          <w:rFonts w:hint="eastAsia"/>
        </w:rPr>
        <w:t>アダプタ方式でルールを呼び出す場合、</w:t>
      </w:r>
      <w:r w:rsidRPr="00557903">
        <w:rPr>
          <w:rFonts w:hint="eastAsia"/>
        </w:rPr>
        <w:t>ItemProvider</w:t>
      </w:r>
      <w:r w:rsidRPr="00B505E6">
        <w:rPr>
          <w:rFonts w:hint="eastAsia"/>
        </w:rPr>
        <w:t>の</w:t>
      </w:r>
      <w:r w:rsidRPr="007E4FA1">
        <w:rPr>
          <w:rFonts w:hint="eastAsia"/>
        </w:rPr>
        <w:t>getAsXXX</w:t>
      </w:r>
      <w:r w:rsidRPr="002127E5">
        <w:rPr>
          <w:rFonts w:hint="eastAsia"/>
        </w:rPr>
        <w:t>メソッドが</w:t>
      </w:r>
      <w:r w:rsidRPr="00A525EC">
        <w:rPr>
          <w:rFonts w:hint="eastAsia"/>
        </w:rPr>
        <w:t>null</w:t>
      </w:r>
      <w:r w:rsidRPr="00557903">
        <w:rPr>
          <w:rFonts w:hint="eastAsia"/>
        </w:rPr>
        <w:t>を返却する</w:t>
      </w:r>
      <w:r w:rsidR="0098082E" w:rsidRPr="00A17485">
        <w:rPr>
          <w:rFonts w:eastAsiaTheme="minorEastAsia" w:hint="eastAsia"/>
        </w:rPr>
        <w:t>。</w:t>
      </w:r>
    </w:p>
    <w:p w14:paraId="0CEF6BC0" w14:textId="6629ECEB" w:rsidR="005B6671" w:rsidRPr="00557903" w:rsidRDefault="0091202A" w:rsidP="00FB5979">
      <w:pPr>
        <w:pStyle w:val="10"/>
      </w:pPr>
      <w:r w:rsidRPr="00086960">
        <w:rPr>
          <w:rFonts w:hint="eastAsia"/>
        </w:rPr>
        <w:t>処置</w:t>
      </w:r>
      <w:r w:rsidR="005B6671" w:rsidRPr="00557903">
        <w:rPr>
          <w:rFonts w:hint="eastAsia"/>
        </w:rPr>
        <w:t>方法</w:t>
      </w:r>
    </w:p>
    <w:p w14:paraId="58054C03" w14:textId="73643046" w:rsidR="005B6671" w:rsidRPr="0049256C" w:rsidRDefault="0091202A" w:rsidP="00FB5979">
      <w:pPr>
        <w:pStyle w:val="13"/>
      </w:pPr>
      <w:r w:rsidRPr="00B505E6">
        <w:rPr>
          <w:rFonts w:hint="eastAsia"/>
        </w:rPr>
        <w:t>ルールサービスを呼び出す際、</w:t>
      </w:r>
      <w:r w:rsidRPr="00086960">
        <w:rPr>
          <w:rFonts w:hint="eastAsia"/>
        </w:rPr>
        <w:t>不足した</w:t>
      </w:r>
      <w:r w:rsidR="005B6671" w:rsidRPr="00557903">
        <w:rPr>
          <w:rFonts w:hint="eastAsia"/>
        </w:rPr>
        <w:t>項目値</w:t>
      </w:r>
      <w:r w:rsidR="005B6671" w:rsidRPr="0049256C">
        <w:rPr>
          <w:rFonts w:hint="eastAsia"/>
        </w:rPr>
        <w:t>を入力するようにアプリケーションを修正する。</w:t>
      </w:r>
    </w:p>
    <w:p w14:paraId="2790F6F8" w14:textId="77777777" w:rsidR="00EC5476" w:rsidRPr="0049256C" w:rsidRDefault="00EC5476" w:rsidP="00EC7890"/>
    <w:p w14:paraId="229A383D" w14:textId="77777777" w:rsidR="005B6671" w:rsidRPr="0049256C" w:rsidRDefault="005B6671">
      <w:pPr>
        <w:pStyle w:val="32"/>
        <w:pPrChange w:id="6713" w:author="IRK" w:date="2020-05-11T09:46:00Z">
          <w:pPr>
            <w:pStyle w:val="32"/>
            <w:spacing w:before="12" w:after="12"/>
            <w:jc w:val="left"/>
          </w:pPr>
        </w:pPrChange>
      </w:pPr>
      <w:bookmarkStart w:id="6714" w:name="_Toc429066613"/>
      <w:bookmarkStart w:id="6715" w:name="_Toc441755368"/>
      <w:bookmarkStart w:id="6716" w:name="_Toc40449602"/>
      <w:r w:rsidRPr="0049256C">
        <w:rPr>
          <w:rFonts w:hint="eastAsia"/>
        </w:rPr>
        <w:t>IRE-10001</w:t>
      </w:r>
      <w:bookmarkEnd w:id="6714"/>
      <w:bookmarkEnd w:id="6715"/>
      <w:bookmarkEnd w:id="6716"/>
    </w:p>
    <w:p w14:paraId="116C33AF" w14:textId="77777777" w:rsidR="005B6671" w:rsidRPr="0049256C" w:rsidRDefault="005B6671" w:rsidP="00FB5979">
      <w:pPr>
        <w:pStyle w:val="10"/>
      </w:pPr>
      <w:r w:rsidRPr="0049256C">
        <w:rPr>
          <w:rFonts w:hint="eastAsia"/>
        </w:rPr>
        <w:t>エラーメッセージ</w:t>
      </w:r>
    </w:p>
    <w:p w14:paraId="7F078AE6" w14:textId="77777777" w:rsidR="005B6671" w:rsidRPr="0049256C" w:rsidRDefault="005B6671" w:rsidP="00FB5979">
      <w:pPr>
        <w:pStyle w:val="13"/>
      </w:pPr>
      <w:r w:rsidRPr="0049256C">
        <w:rPr>
          <w:rFonts w:hint="eastAsia"/>
        </w:rPr>
        <w:t>定義されていないルールです。</w:t>
      </w:r>
    </w:p>
    <w:p w14:paraId="5F68A0F3" w14:textId="77777777" w:rsidR="005B6671" w:rsidRPr="0049256C" w:rsidRDefault="005B6671" w:rsidP="00FB5979">
      <w:pPr>
        <w:pStyle w:val="10"/>
      </w:pPr>
      <w:r w:rsidRPr="0049256C">
        <w:rPr>
          <w:rFonts w:hint="eastAsia"/>
        </w:rPr>
        <w:t>原因</w:t>
      </w:r>
    </w:p>
    <w:p w14:paraId="4BF36CCF" w14:textId="5CE62F71" w:rsidR="005B6671" w:rsidRPr="00B505E6" w:rsidRDefault="005B6671" w:rsidP="00FB5979">
      <w:pPr>
        <w:pStyle w:val="13"/>
      </w:pPr>
      <w:r w:rsidRPr="0049256C">
        <w:rPr>
          <w:rFonts w:hint="eastAsia"/>
        </w:rPr>
        <w:t>アプリケーションがルールを呼び出す時、ルールのコードとして有効ではない</w:t>
      </w:r>
      <w:r w:rsidRPr="0049256C">
        <w:rPr>
          <w:rFonts w:hint="eastAsia"/>
        </w:rPr>
        <w:t>ID</w:t>
      </w:r>
      <w:r w:rsidRPr="0049256C">
        <w:rPr>
          <w:rFonts w:hint="eastAsia"/>
        </w:rPr>
        <w:t>、</w:t>
      </w:r>
      <w:r w:rsidR="00D243EB">
        <w:rPr>
          <w:rFonts w:hint="eastAsia"/>
        </w:rPr>
        <w:t>名称</w:t>
      </w:r>
      <w:r w:rsidRPr="0049256C">
        <w:rPr>
          <w:rFonts w:hint="eastAsia"/>
        </w:rPr>
        <w:t>、またはエイリアスを伝える。「有効ではない」</w:t>
      </w:r>
      <w:r w:rsidRPr="00557903">
        <w:rPr>
          <w:rFonts w:hint="eastAsia"/>
        </w:rPr>
        <w:t>の意味はその</w:t>
      </w:r>
      <w:r w:rsidRPr="00557903">
        <w:rPr>
          <w:rFonts w:hint="eastAsia"/>
        </w:rPr>
        <w:t>ID</w:t>
      </w:r>
      <w:r w:rsidRPr="00557903">
        <w:rPr>
          <w:rFonts w:hint="eastAsia"/>
        </w:rPr>
        <w:t>を持つルール</w:t>
      </w:r>
      <w:r w:rsidRPr="00557903">
        <w:rPr>
          <w:rFonts w:hint="eastAsia"/>
        </w:rPr>
        <w:t>(</w:t>
      </w:r>
      <w:del w:id="6717" w:author="IRK" w:date="2020-03-10T22:54:00Z">
        <w:r w:rsidRPr="00557903" w:rsidDel="001920D3">
          <w:rPr>
            <w:rFonts w:hint="eastAsia"/>
          </w:rPr>
          <w:delText>あるいは</w:delText>
        </w:r>
      </w:del>
      <w:ins w:id="6718" w:author="IRK" w:date="2020-03-10T22:54:00Z">
        <w:r w:rsidR="001920D3">
          <w:rPr>
            <w:rFonts w:hint="eastAsia"/>
          </w:rPr>
          <w:t>または</w:t>
        </w:r>
      </w:ins>
      <w:r w:rsidRPr="00557903">
        <w:rPr>
          <w:rFonts w:hint="eastAsia"/>
        </w:rPr>
        <w:t>、その</w:t>
      </w:r>
      <w:r w:rsidR="00D243EB">
        <w:rPr>
          <w:rFonts w:hint="eastAsia"/>
        </w:rPr>
        <w:t>名称</w:t>
      </w:r>
      <w:r w:rsidRPr="00557903">
        <w:rPr>
          <w:rFonts w:hint="eastAsia"/>
        </w:rPr>
        <w:t>のルール・エイリアスの持つルール</w:t>
      </w:r>
      <w:r w:rsidRPr="00B505E6">
        <w:rPr>
          <w:rFonts w:hint="eastAsia"/>
        </w:rPr>
        <w:t>)</w:t>
      </w:r>
      <w:r w:rsidR="0091202A" w:rsidRPr="007E4FA1">
        <w:rPr>
          <w:rFonts w:hint="eastAsia"/>
        </w:rPr>
        <w:t>が定義されていないことを示す。</w:t>
      </w:r>
      <w:r w:rsidR="0091202A" w:rsidRPr="00086960">
        <w:rPr>
          <w:rFonts w:hint="eastAsia"/>
        </w:rPr>
        <w:t>エラー</w:t>
      </w:r>
      <w:r w:rsidRPr="00557903">
        <w:rPr>
          <w:rFonts w:hint="eastAsia"/>
        </w:rPr>
        <w:t>になる</w:t>
      </w:r>
      <w:r w:rsidRPr="00557903">
        <w:rPr>
          <w:rFonts w:hint="eastAsia"/>
        </w:rPr>
        <w:t>ID(</w:t>
      </w:r>
      <w:del w:id="6719" w:author="IRK" w:date="2020-03-10T22:54:00Z">
        <w:r w:rsidRPr="00557903" w:rsidDel="001920D3">
          <w:rPr>
            <w:rFonts w:hint="eastAsia"/>
          </w:rPr>
          <w:delText>あるいは</w:delText>
        </w:r>
      </w:del>
      <w:ins w:id="6720" w:author="IRK" w:date="2020-03-10T22:55:00Z">
        <w:r w:rsidR="001920D3">
          <w:rPr>
            <w:rFonts w:hint="eastAsia"/>
          </w:rPr>
          <w:t>または</w:t>
        </w:r>
      </w:ins>
      <w:r w:rsidRPr="00557903">
        <w:rPr>
          <w:rFonts w:hint="eastAsia"/>
        </w:rPr>
        <w:t>、</w:t>
      </w:r>
      <w:r w:rsidR="00D243EB">
        <w:rPr>
          <w:rFonts w:hint="eastAsia"/>
        </w:rPr>
        <w:t>名称</w:t>
      </w:r>
      <w:r w:rsidRPr="00557903">
        <w:rPr>
          <w:rFonts w:hint="eastAsia"/>
        </w:rPr>
        <w:t>・エイリアス</w:t>
      </w:r>
      <w:r w:rsidRPr="00557903">
        <w:rPr>
          <w:rFonts w:hint="eastAsia"/>
        </w:rPr>
        <w:t>)</w:t>
      </w:r>
      <w:r w:rsidRPr="00557903">
        <w:rPr>
          <w:rFonts w:hint="eastAsia"/>
        </w:rPr>
        <w:t>がメッセージに含まれる。</w:t>
      </w:r>
    </w:p>
    <w:p w14:paraId="54A21591" w14:textId="0F517D5B" w:rsidR="005B6671" w:rsidRPr="00557903" w:rsidRDefault="0091202A" w:rsidP="00FB5979">
      <w:pPr>
        <w:pStyle w:val="10"/>
      </w:pPr>
      <w:r w:rsidRPr="00086960">
        <w:rPr>
          <w:rFonts w:hint="eastAsia"/>
        </w:rPr>
        <w:t>処置</w:t>
      </w:r>
      <w:r w:rsidR="005B6671" w:rsidRPr="00557903">
        <w:rPr>
          <w:rFonts w:hint="eastAsia"/>
        </w:rPr>
        <w:t>方法</w:t>
      </w:r>
    </w:p>
    <w:p w14:paraId="692249BE" w14:textId="77777777" w:rsidR="005B6671" w:rsidRPr="0049256C" w:rsidRDefault="005B6671" w:rsidP="00FB5979">
      <w:pPr>
        <w:pStyle w:val="13"/>
      </w:pPr>
      <w:r w:rsidRPr="00B505E6">
        <w:rPr>
          <w:rFonts w:hint="eastAsia"/>
        </w:rPr>
        <w:t>アプリケーション開発者はルール開発者から</w:t>
      </w:r>
      <w:r w:rsidRPr="0049256C">
        <w:rPr>
          <w:rFonts w:hint="eastAsia"/>
        </w:rPr>
        <w:t>呼び出すルールのコードを確認して、アプリケーションを修正する。</w:t>
      </w:r>
    </w:p>
    <w:p w14:paraId="6373F7B5" w14:textId="77777777" w:rsidR="005B6671" w:rsidRPr="0049256C" w:rsidRDefault="005B6671" w:rsidP="00EC7890"/>
    <w:p w14:paraId="72F2B3FE" w14:textId="77777777" w:rsidR="005B6671" w:rsidRPr="0049256C" w:rsidRDefault="005B6671">
      <w:pPr>
        <w:pStyle w:val="32"/>
        <w:pPrChange w:id="6721" w:author="IRK" w:date="2020-05-11T09:46:00Z">
          <w:pPr>
            <w:pStyle w:val="32"/>
            <w:spacing w:before="12" w:after="12"/>
            <w:jc w:val="left"/>
          </w:pPr>
        </w:pPrChange>
      </w:pPr>
      <w:bookmarkStart w:id="6722" w:name="_Toc429066614"/>
      <w:bookmarkStart w:id="6723" w:name="_Toc441755369"/>
      <w:bookmarkStart w:id="6724" w:name="_Toc40449603"/>
      <w:r w:rsidRPr="0049256C">
        <w:rPr>
          <w:rFonts w:hint="eastAsia"/>
        </w:rPr>
        <w:t>IRE-10002</w:t>
      </w:r>
      <w:bookmarkEnd w:id="6722"/>
      <w:bookmarkEnd w:id="6723"/>
      <w:bookmarkEnd w:id="6724"/>
    </w:p>
    <w:p w14:paraId="63EFFDEC" w14:textId="77777777" w:rsidR="005B6671" w:rsidRPr="0049256C" w:rsidRDefault="005B6671" w:rsidP="00FB5979">
      <w:pPr>
        <w:pStyle w:val="10"/>
      </w:pPr>
      <w:r w:rsidRPr="0049256C">
        <w:rPr>
          <w:rFonts w:hint="eastAsia"/>
        </w:rPr>
        <w:t>エラーメッセージ</w:t>
      </w:r>
    </w:p>
    <w:p w14:paraId="08ED413F" w14:textId="77777777" w:rsidR="005B6671" w:rsidRPr="0049256C" w:rsidRDefault="005B6671" w:rsidP="00FB5979">
      <w:pPr>
        <w:pStyle w:val="13"/>
      </w:pPr>
      <w:r w:rsidRPr="0049256C">
        <w:rPr>
          <w:rFonts w:hint="eastAsia"/>
        </w:rPr>
        <w:t>定義されていない項目です。</w:t>
      </w:r>
    </w:p>
    <w:p w14:paraId="10ECC0B1" w14:textId="77777777" w:rsidR="005B6671" w:rsidRPr="0049256C" w:rsidRDefault="005B6671" w:rsidP="00FB5979">
      <w:pPr>
        <w:pStyle w:val="10"/>
      </w:pPr>
      <w:r w:rsidRPr="0049256C">
        <w:rPr>
          <w:rFonts w:hint="eastAsia"/>
        </w:rPr>
        <w:t>原因</w:t>
      </w:r>
    </w:p>
    <w:p w14:paraId="65A8FF9E" w14:textId="62F28C7F" w:rsidR="005B6671" w:rsidRPr="00B505E6" w:rsidRDefault="005B6671" w:rsidP="00FB5979">
      <w:pPr>
        <w:pStyle w:val="13"/>
      </w:pPr>
      <w:r w:rsidRPr="0049256C">
        <w:rPr>
          <w:rFonts w:hint="eastAsia"/>
        </w:rPr>
        <w:t>アプリケーションがルールを呼び出す時、項目のコードとして有効ではない</w:t>
      </w:r>
      <w:r w:rsidRPr="0049256C">
        <w:rPr>
          <w:rFonts w:hint="eastAsia"/>
        </w:rPr>
        <w:t>ID</w:t>
      </w:r>
      <w:r w:rsidRPr="0049256C">
        <w:rPr>
          <w:rFonts w:hint="eastAsia"/>
        </w:rPr>
        <w:t>、</w:t>
      </w:r>
      <w:r w:rsidR="00D243EB">
        <w:rPr>
          <w:rFonts w:hint="eastAsia"/>
        </w:rPr>
        <w:t>名称</w:t>
      </w:r>
      <w:r w:rsidRPr="0049256C">
        <w:rPr>
          <w:rFonts w:hint="eastAsia"/>
        </w:rPr>
        <w:t>、またはエイリアスを伝える。「有効ではない」の意味は</w:t>
      </w:r>
      <w:r w:rsidRPr="00557903">
        <w:rPr>
          <w:rFonts w:hint="eastAsia"/>
        </w:rPr>
        <w:t>その</w:t>
      </w:r>
      <w:r w:rsidRPr="00557903">
        <w:rPr>
          <w:rFonts w:hint="eastAsia"/>
        </w:rPr>
        <w:t>ID</w:t>
      </w:r>
      <w:r w:rsidRPr="00557903">
        <w:rPr>
          <w:rFonts w:hint="eastAsia"/>
        </w:rPr>
        <w:t>を持つ項目</w:t>
      </w:r>
      <w:r w:rsidRPr="00B505E6">
        <w:rPr>
          <w:rFonts w:hint="eastAsia"/>
        </w:rPr>
        <w:t>(</w:t>
      </w:r>
      <w:del w:id="6725" w:author="IRK" w:date="2020-03-10T22:55:00Z">
        <w:r w:rsidRPr="007E4FA1" w:rsidDel="001920D3">
          <w:rPr>
            <w:rFonts w:hint="eastAsia"/>
          </w:rPr>
          <w:delText>あるいは</w:delText>
        </w:r>
      </w:del>
      <w:ins w:id="6726" w:author="IRK" w:date="2020-03-10T22:55:00Z">
        <w:r w:rsidR="001920D3">
          <w:rPr>
            <w:rFonts w:hint="eastAsia"/>
          </w:rPr>
          <w:t>または</w:t>
        </w:r>
      </w:ins>
      <w:r w:rsidRPr="007E4FA1">
        <w:rPr>
          <w:rFonts w:hint="eastAsia"/>
        </w:rPr>
        <w:t>、その</w:t>
      </w:r>
      <w:r w:rsidR="00D243EB">
        <w:rPr>
          <w:rFonts w:hint="eastAsia"/>
        </w:rPr>
        <w:t>名称</w:t>
      </w:r>
      <w:r w:rsidRPr="007E4FA1">
        <w:rPr>
          <w:rFonts w:hint="eastAsia"/>
        </w:rPr>
        <w:t>の項目・エイリアスの項目</w:t>
      </w:r>
      <w:r w:rsidRPr="002127E5">
        <w:rPr>
          <w:rFonts w:hint="eastAsia"/>
        </w:rPr>
        <w:t>)</w:t>
      </w:r>
      <w:r w:rsidR="0091202A" w:rsidRPr="00A525EC">
        <w:rPr>
          <w:rFonts w:hint="eastAsia"/>
        </w:rPr>
        <w:t>が定義されていないことを示す。メッセージに、</w:t>
      </w:r>
      <w:r w:rsidR="0091202A" w:rsidRPr="00086960">
        <w:rPr>
          <w:rFonts w:hint="eastAsia"/>
        </w:rPr>
        <w:t>エラー</w:t>
      </w:r>
      <w:r w:rsidRPr="00557903">
        <w:rPr>
          <w:rFonts w:hint="eastAsia"/>
        </w:rPr>
        <w:t>になる項目</w:t>
      </w:r>
      <w:del w:id="6727" w:author="IRK" w:date="2020-03-10T15:47:00Z">
        <w:r w:rsidRPr="00557903" w:rsidDel="00B41A46">
          <w:rPr>
            <w:rFonts w:hint="eastAsia"/>
          </w:rPr>
          <w:delText>（</w:delText>
        </w:r>
      </w:del>
      <w:ins w:id="6728" w:author="IRK" w:date="2020-03-10T15:47:00Z">
        <w:r w:rsidR="00B41A46">
          <w:rPr>
            <w:rFonts w:hint="eastAsia"/>
          </w:rPr>
          <w:t>(</w:t>
        </w:r>
      </w:ins>
      <w:del w:id="6729" w:author="IRK" w:date="2020-03-10T22:55:00Z">
        <w:r w:rsidRPr="00557903" w:rsidDel="001920D3">
          <w:rPr>
            <w:rFonts w:hint="eastAsia"/>
          </w:rPr>
          <w:delText>あるいは</w:delText>
        </w:r>
      </w:del>
      <w:ins w:id="6730" w:author="IRK" w:date="2020-03-10T22:55:00Z">
        <w:r w:rsidR="001920D3">
          <w:rPr>
            <w:rFonts w:hint="eastAsia"/>
          </w:rPr>
          <w:t>または</w:t>
        </w:r>
      </w:ins>
      <w:r w:rsidRPr="00557903">
        <w:rPr>
          <w:rFonts w:hint="eastAsia"/>
        </w:rPr>
        <w:t>、</w:t>
      </w:r>
      <w:r w:rsidR="00D243EB">
        <w:rPr>
          <w:rFonts w:hint="eastAsia"/>
        </w:rPr>
        <w:t>名称</w:t>
      </w:r>
      <w:r w:rsidRPr="00557903">
        <w:rPr>
          <w:rFonts w:hint="eastAsia"/>
        </w:rPr>
        <w:t>、エイリアス</w:t>
      </w:r>
      <w:del w:id="6731" w:author="IRK" w:date="2020-03-10T15:47:00Z">
        <w:r w:rsidRPr="00557903" w:rsidDel="00B41A46">
          <w:rPr>
            <w:rFonts w:hint="eastAsia"/>
          </w:rPr>
          <w:delText>）</w:delText>
        </w:r>
      </w:del>
      <w:ins w:id="6732" w:author="IRK" w:date="2020-03-10T15:47:00Z">
        <w:r w:rsidR="00B41A46">
          <w:rPr>
            <w:rFonts w:hint="eastAsia"/>
          </w:rPr>
          <w:t>)</w:t>
        </w:r>
      </w:ins>
      <w:r w:rsidRPr="00557903">
        <w:rPr>
          <w:rFonts w:hint="eastAsia"/>
        </w:rPr>
        <w:t>の</w:t>
      </w:r>
      <w:r w:rsidRPr="00557903">
        <w:rPr>
          <w:rFonts w:hint="eastAsia"/>
        </w:rPr>
        <w:t>ID</w:t>
      </w:r>
      <w:r w:rsidRPr="00557903">
        <w:rPr>
          <w:rFonts w:hint="eastAsia"/>
        </w:rPr>
        <w:t>が含まれる。</w:t>
      </w:r>
    </w:p>
    <w:p w14:paraId="1F634EE1" w14:textId="0B6E33AE" w:rsidR="005B6671" w:rsidRPr="00557903" w:rsidRDefault="0091202A" w:rsidP="00FB5979">
      <w:pPr>
        <w:pStyle w:val="10"/>
      </w:pPr>
      <w:r w:rsidRPr="00086960">
        <w:rPr>
          <w:rFonts w:hint="eastAsia"/>
        </w:rPr>
        <w:t>処置</w:t>
      </w:r>
      <w:r w:rsidR="005B6671" w:rsidRPr="00557903">
        <w:rPr>
          <w:rFonts w:hint="eastAsia"/>
        </w:rPr>
        <w:t>方法</w:t>
      </w:r>
    </w:p>
    <w:p w14:paraId="3FD5D898" w14:textId="3C3A0DF5" w:rsidR="005B6671" w:rsidRPr="0049256C" w:rsidRDefault="005B6671" w:rsidP="00FB5979">
      <w:pPr>
        <w:pStyle w:val="13"/>
      </w:pPr>
      <w:r w:rsidRPr="0049256C">
        <w:rPr>
          <w:rFonts w:hint="eastAsia"/>
        </w:rPr>
        <w:t>アプリケーション開発者はルール開発者から</w:t>
      </w:r>
      <w:r w:rsidR="00800688" w:rsidRPr="0049256C">
        <w:rPr>
          <w:rFonts w:hint="eastAsia"/>
        </w:rPr>
        <w:t>呼び出す</w:t>
      </w:r>
      <w:r w:rsidRPr="0049256C">
        <w:rPr>
          <w:rFonts w:hint="eastAsia"/>
        </w:rPr>
        <w:t>項目のコードを確認して、アプリケーションを修正する。</w:t>
      </w:r>
    </w:p>
    <w:p w14:paraId="09E3044E" w14:textId="77777777" w:rsidR="005B6671" w:rsidRPr="0049256C" w:rsidRDefault="005B6671" w:rsidP="00EC7890"/>
    <w:p w14:paraId="6528E9F1" w14:textId="77777777" w:rsidR="005B6671" w:rsidRPr="0049256C" w:rsidRDefault="005B6671">
      <w:pPr>
        <w:pStyle w:val="32"/>
        <w:pPrChange w:id="6733" w:author="IRK" w:date="2020-05-11T09:46:00Z">
          <w:pPr>
            <w:pStyle w:val="32"/>
            <w:spacing w:before="12" w:after="12"/>
            <w:jc w:val="left"/>
          </w:pPr>
        </w:pPrChange>
      </w:pPr>
      <w:bookmarkStart w:id="6734" w:name="_Toc429066615"/>
      <w:bookmarkStart w:id="6735" w:name="_Toc441755370"/>
      <w:bookmarkStart w:id="6736" w:name="_Toc40449604"/>
      <w:r w:rsidRPr="0049256C">
        <w:rPr>
          <w:rFonts w:hint="eastAsia"/>
        </w:rPr>
        <w:t>IRE-10003</w:t>
      </w:r>
      <w:bookmarkEnd w:id="6734"/>
      <w:bookmarkEnd w:id="6735"/>
      <w:bookmarkEnd w:id="6736"/>
    </w:p>
    <w:p w14:paraId="6DA3B8EF" w14:textId="77777777" w:rsidR="005B6671" w:rsidRPr="0049256C" w:rsidRDefault="005B6671" w:rsidP="00FB5979">
      <w:pPr>
        <w:pStyle w:val="10"/>
      </w:pPr>
      <w:r w:rsidRPr="0049256C">
        <w:rPr>
          <w:rFonts w:hint="eastAsia"/>
        </w:rPr>
        <w:t>エラーメッセージ</w:t>
      </w:r>
    </w:p>
    <w:p w14:paraId="3CFAA8BA" w14:textId="02BFCFA1" w:rsidR="005B6671" w:rsidRPr="0049256C" w:rsidRDefault="005B6671" w:rsidP="00FB5979">
      <w:pPr>
        <w:pStyle w:val="13"/>
      </w:pPr>
      <w:r w:rsidRPr="0049256C">
        <w:rPr>
          <w:rFonts w:hint="eastAsia"/>
        </w:rPr>
        <w:t>入力項目値が定義されたデータ</w:t>
      </w:r>
      <w:del w:id="6737" w:author="IRK" w:date="2020-04-22T16:55:00Z">
        <w:r w:rsidRPr="0049256C" w:rsidDel="00DA4E79">
          <w:rPr>
            <w:rFonts w:hint="eastAsia"/>
          </w:rPr>
          <w:delText>形式</w:delText>
        </w:r>
      </w:del>
      <w:ins w:id="6738" w:author="IRK" w:date="2020-04-22T16:55:00Z">
        <w:r w:rsidR="00DA4E79">
          <w:rPr>
            <w:rFonts w:hint="eastAsia"/>
          </w:rPr>
          <w:t>型</w:t>
        </w:r>
      </w:ins>
      <w:r w:rsidRPr="0049256C">
        <w:rPr>
          <w:rFonts w:hint="eastAsia"/>
        </w:rPr>
        <w:t>と異なります。</w:t>
      </w:r>
    </w:p>
    <w:p w14:paraId="7727C3CE" w14:textId="77777777" w:rsidR="005B6671" w:rsidRPr="0049256C" w:rsidRDefault="005B6671" w:rsidP="00FB5979">
      <w:pPr>
        <w:pStyle w:val="10"/>
      </w:pPr>
      <w:r w:rsidRPr="0049256C">
        <w:rPr>
          <w:rFonts w:hint="eastAsia"/>
        </w:rPr>
        <w:t>原因</w:t>
      </w:r>
    </w:p>
    <w:p w14:paraId="60FA29F7" w14:textId="559DA973" w:rsidR="005B6671" w:rsidRPr="00086960" w:rsidRDefault="005B6671" w:rsidP="00FB5979">
      <w:pPr>
        <w:pStyle w:val="13"/>
        <w:rPr>
          <w:rFonts w:eastAsia="Malgun Gothic"/>
        </w:rPr>
      </w:pPr>
      <w:r w:rsidRPr="0049256C">
        <w:rPr>
          <w:rFonts w:hint="eastAsia"/>
        </w:rPr>
        <w:t>アプリケーションが</w:t>
      </w:r>
      <w:r w:rsidRPr="0049256C">
        <w:rPr>
          <w:rFonts w:hint="eastAsia"/>
        </w:rPr>
        <w:t>I/O</w:t>
      </w:r>
      <w:r w:rsidRPr="0049256C">
        <w:rPr>
          <w:rFonts w:hint="eastAsia"/>
        </w:rPr>
        <w:t>オブジェクト方式でルールを呼び出す時、</w:t>
      </w:r>
      <w:r w:rsidRPr="0049256C">
        <w:rPr>
          <w:rFonts w:hint="eastAsia"/>
        </w:rPr>
        <w:t>I/O</w:t>
      </w:r>
      <w:r w:rsidRPr="0049256C">
        <w:rPr>
          <w:rFonts w:hint="eastAsia"/>
        </w:rPr>
        <w:t>オブジェクトに設定した値のデータ</w:t>
      </w:r>
      <w:del w:id="6739" w:author="IRK" w:date="2020-04-22T16:56:00Z">
        <w:r w:rsidRPr="00557903" w:rsidDel="00DA4E79">
          <w:rPr>
            <w:rFonts w:hint="eastAsia"/>
          </w:rPr>
          <w:delText>形式</w:delText>
        </w:r>
      </w:del>
      <w:ins w:id="6740" w:author="IRK" w:date="2020-04-22T16:56:00Z">
        <w:r w:rsidR="00DA4E79">
          <w:rPr>
            <w:rFonts w:hint="eastAsia"/>
          </w:rPr>
          <w:t>型</w:t>
        </w:r>
      </w:ins>
      <w:r w:rsidRPr="00557903">
        <w:rPr>
          <w:rFonts w:hint="eastAsia"/>
        </w:rPr>
        <w:t>がルールシステムに登録されているデータ</w:t>
      </w:r>
      <w:del w:id="6741" w:author="IRK" w:date="2020-04-22T16:56:00Z">
        <w:r w:rsidRPr="00557903" w:rsidDel="00DA4E79">
          <w:rPr>
            <w:rFonts w:hint="eastAsia"/>
          </w:rPr>
          <w:delText>形式</w:delText>
        </w:r>
      </w:del>
      <w:ins w:id="6742" w:author="IRK" w:date="2020-04-22T16:56:00Z">
        <w:r w:rsidR="00DA4E79">
          <w:rPr>
            <w:rFonts w:hint="eastAsia"/>
          </w:rPr>
          <w:t>型</w:t>
        </w:r>
      </w:ins>
      <w:r w:rsidRPr="00557903">
        <w:rPr>
          <w:rFonts w:hint="eastAsia"/>
        </w:rPr>
        <w:t>と異なる場合に発生する。例えば、ルールシステムに項目が文字型で登録されているがアプリケーションはその項目値で数値を設定した場合である。</w:t>
      </w:r>
    </w:p>
    <w:p w14:paraId="7828D0E1" w14:textId="3F36482F" w:rsidR="005B6671" w:rsidRPr="00557903" w:rsidRDefault="005C240B" w:rsidP="00FB5979">
      <w:pPr>
        <w:pStyle w:val="10"/>
      </w:pPr>
      <w:r w:rsidRPr="00086960">
        <w:rPr>
          <w:rFonts w:hint="eastAsia"/>
        </w:rPr>
        <w:t>処置</w:t>
      </w:r>
      <w:r w:rsidR="005B6671" w:rsidRPr="00557903">
        <w:rPr>
          <w:rFonts w:hint="eastAsia"/>
        </w:rPr>
        <w:t>方法</w:t>
      </w:r>
    </w:p>
    <w:p w14:paraId="50E23402" w14:textId="20E53FF0" w:rsidR="005B6671" w:rsidRPr="0049256C" w:rsidRDefault="0091202A" w:rsidP="00FB5979">
      <w:pPr>
        <w:pStyle w:val="13"/>
      </w:pPr>
      <w:r w:rsidRPr="00B505E6">
        <w:rPr>
          <w:rFonts w:hint="eastAsia"/>
        </w:rPr>
        <w:t>アプリケーション開発者はルール開発者から</w:t>
      </w:r>
      <w:r w:rsidRPr="00086960">
        <w:rPr>
          <w:rFonts w:hint="eastAsia"/>
        </w:rPr>
        <w:t>エラー</w:t>
      </w:r>
      <w:r w:rsidR="005B6671" w:rsidRPr="00557903">
        <w:rPr>
          <w:rFonts w:hint="eastAsia"/>
        </w:rPr>
        <w:t>になる項目</w:t>
      </w:r>
      <w:r w:rsidR="005B6671" w:rsidRPr="0049256C">
        <w:rPr>
          <w:rFonts w:hint="eastAsia"/>
        </w:rPr>
        <w:t>のデータ</w:t>
      </w:r>
      <w:del w:id="6743" w:author="IRK" w:date="2020-04-22T16:57:00Z">
        <w:r w:rsidR="005B6671" w:rsidRPr="0049256C" w:rsidDel="00DA4E79">
          <w:rPr>
            <w:rFonts w:hint="eastAsia"/>
          </w:rPr>
          <w:delText>形式</w:delText>
        </w:r>
      </w:del>
      <w:ins w:id="6744" w:author="IRK" w:date="2020-04-22T16:57:00Z">
        <w:r w:rsidR="00DA4E79">
          <w:rPr>
            <w:rFonts w:hint="eastAsia"/>
          </w:rPr>
          <w:t>型</w:t>
        </w:r>
      </w:ins>
      <w:r w:rsidR="005B6671" w:rsidRPr="0049256C">
        <w:rPr>
          <w:rFonts w:hint="eastAsia"/>
        </w:rPr>
        <w:t>を確認して、アプリケーションを修正する。</w:t>
      </w:r>
    </w:p>
    <w:p w14:paraId="017682DD" w14:textId="77777777" w:rsidR="00FD7149" w:rsidRPr="0049256C" w:rsidRDefault="00FD7149" w:rsidP="00EC7890"/>
    <w:p w14:paraId="3343CF0D" w14:textId="77777777" w:rsidR="005B6671" w:rsidRPr="0049256C" w:rsidRDefault="005B6671">
      <w:pPr>
        <w:pStyle w:val="32"/>
        <w:pPrChange w:id="6745" w:author="IRK" w:date="2020-05-11T09:47:00Z">
          <w:pPr>
            <w:pStyle w:val="32"/>
            <w:spacing w:before="12" w:after="12"/>
            <w:jc w:val="left"/>
          </w:pPr>
        </w:pPrChange>
      </w:pPr>
      <w:bookmarkStart w:id="6746" w:name="_Toc429066616"/>
      <w:bookmarkStart w:id="6747" w:name="_Toc441755371"/>
      <w:bookmarkStart w:id="6748" w:name="_Toc40449605"/>
      <w:r w:rsidRPr="0049256C">
        <w:rPr>
          <w:rFonts w:hint="eastAsia"/>
        </w:rPr>
        <w:t>IRE-10004</w:t>
      </w:r>
      <w:bookmarkEnd w:id="6746"/>
      <w:bookmarkEnd w:id="6747"/>
      <w:bookmarkEnd w:id="6748"/>
    </w:p>
    <w:p w14:paraId="4B6AFF43" w14:textId="77777777" w:rsidR="005B6671" w:rsidRPr="0049256C" w:rsidRDefault="005B6671" w:rsidP="00FB5979">
      <w:pPr>
        <w:pStyle w:val="10"/>
      </w:pPr>
      <w:r w:rsidRPr="0049256C">
        <w:rPr>
          <w:rFonts w:hint="eastAsia"/>
        </w:rPr>
        <w:t>エラーメッセージ</w:t>
      </w:r>
    </w:p>
    <w:p w14:paraId="62CF8980" w14:textId="77777777" w:rsidR="005B6671" w:rsidRPr="00086960" w:rsidRDefault="005B6671" w:rsidP="00FB5979">
      <w:pPr>
        <w:pStyle w:val="13"/>
      </w:pPr>
      <w:r w:rsidRPr="00086960">
        <w:rPr>
          <w:rFonts w:hint="eastAsia"/>
        </w:rPr>
        <w:t>項目値の誤り</w:t>
      </w:r>
    </w:p>
    <w:p w14:paraId="4EDADD60" w14:textId="77777777" w:rsidR="005B6671" w:rsidRPr="0049256C" w:rsidRDefault="005B6671" w:rsidP="00FB5979">
      <w:pPr>
        <w:pStyle w:val="10"/>
      </w:pPr>
      <w:r w:rsidRPr="0049256C">
        <w:rPr>
          <w:rFonts w:hint="eastAsia"/>
        </w:rPr>
        <w:t>原因</w:t>
      </w:r>
    </w:p>
    <w:p w14:paraId="3D6B789A" w14:textId="187DCC2E" w:rsidR="005B6671" w:rsidRPr="0049256C" w:rsidRDefault="005B6671" w:rsidP="00FB5979">
      <w:pPr>
        <w:pStyle w:val="13"/>
      </w:pPr>
      <w:r w:rsidRPr="0049256C">
        <w:rPr>
          <w:rFonts w:hint="eastAsia"/>
        </w:rPr>
        <w:t>ルールアプリケーションが</w:t>
      </w:r>
      <w:r w:rsidRPr="0049256C">
        <w:rPr>
          <w:rFonts w:hint="eastAsia"/>
        </w:rPr>
        <w:t>I/O</w:t>
      </w:r>
      <w:r w:rsidRPr="0049256C">
        <w:rPr>
          <w:rFonts w:hint="eastAsia"/>
        </w:rPr>
        <w:t>アダプタ方式でルールを呼び出す時に起こる。</w:t>
      </w:r>
      <w:r w:rsidRPr="0049256C">
        <w:rPr>
          <w:rFonts w:hint="eastAsia"/>
        </w:rPr>
        <w:t>ItemProvider</w:t>
      </w:r>
      <w:r w:rsidRPr="0049256C">
        <w:rPr>
          <w:rFonts w:hint="eastAsia"/>
        </w:rPr>
        <w:t>が項目値を配列で返却する場合は</w:t>
      </w:r>
    </w:p>
    <w:p w14:paraId="5EFE85C8" w14:textId="6F6FAF9A" w:rsidR="005B6671" w:rsidRPr="0049256C" w:rsidRDefault="005B6671" w:rsidP="00FB5979">
      <w:pPr>
        <w:pStyle w:val="23"/>
      </w:pPr>
      <w:r w:rsidRPr="0049256C">
        <w:rPr>
          <w:rFonts w:hint="eastAsia"/>
        </w:rPr>
        <w:t>数値型項目は</w:t>
      </w:r>
      <w:r w:rsidRPr="0049256C">
        <w:rPr>
          <w:rFonts w:hint="eastAsia"/>
        </w:rPr>
        <w:t xml:space="preserve"> getAsNumber</w:t>
      </w:r>
      <w:r w:rsidRPr="0049256C">
        <w:rPr>
          <w:rFonts w:hint="eastAsia"/>
        </w:rPr>
        <w:t>で</w:t>
      </w:r>
      <w:r w:rsidRPr="0049256C">
        <w:rPr>
          <w:rFonts w:hint="eastAsia"/>
        </w:rPr>
        <w:t>double</w:t>
      </w:r>
      <w:r w:rsidR="006E226D" w:rsidRPr="0049256C">
        <w:rPr>
          <w:rFonts w:hint="eastAsia"/>
        </w:rPr>
        <w:t>[</w:t>
      </w:r>
      <w:r w:rsidR="006E226D">
        <w:rPr>
          <w:rFonts w:hint="eastAsia"/>
        </w:rPr>
        <w:t xml:space="preserve"> </w:t>
      </w:r>
      <w:r w:rsidRPr="0049256C">
        <w:rPr>
          <w:rFonts w:hint="eastAsia"/>
        </w:rPr>
        <w:t>]</w:t>
      </w:r>
      <w:del w:id="6749" w:author="IRK" w:date="2020-03-10T15:24:00Z">
        <w:r w:rsidR="00356BD5" w:rsidRPr="0049256C" w:rsidDel="00330D2C">
          <w:rPr>
            <w:rFonts w:hint="eastAsia"/>
          </w:rPr>
          <w:delText xml:space="preserve"> </w:delText>
        </w:r>
      </w:del>
    </w:p>
    <w:p w14:paraId="424F644A" w14:textId="2AB09C0F" w:rsidR="00A17485" w:rsidRDefault="005B6671" w:rsidP="00FB5979">
      <w:pPr>
        <w:pStyle w:val="23"/>
      </w:pPr>
      <w:r w:rsidRPr="0049256C">
        <w:rPr>
          <w:rFonts w:hint="eastAsia"/>
        </w:rPr>
        <w:t>文字型項目は</w:t>
      </w:r>
      <w:r w:rsidRPr="0049256C">
        <w:rPr>
          <w:rFonts w:hint="eastAsia"/>
        </w:rPr>
        <w:t xml:space="preserve"> getAsString</w:t>
      </w:r>
      <w:r w:rsidRPr="0049256C">
        <w:rPr>
          <w:rFonts w:hint="eastAsia"/>
        </w:rPr>
        <w:t>で</w:t>
      </w:r>
      <w:r w:rsidRPr="0049256C">
        <w:rPr>
          <w:rFonts w:hint="eastAsia"/>
        </w:rPr>
        <w:t>String[</w:t>
      </w:r>
      <w:r w:rsidR="00FD7149" w:rsidRPr="0049256C">
        <w:t xml:space="preserve"> </w:t>
      </w:r>
      <w:r w:rsidRPr="0049256C">
        <w:rPr>
          <w:rFonts w:hint="eastAsia"/>
        </w:rPr>
        <w:t>]</w:t>
      </w:r>
    </w:p>
    <w:p w14:paraId="1267FCB1" w14:textId="3E208EE6" w:rsidR="005B6671" w:rsidRPr="0049256C" w:rsidRDefault="00356BD5" w:rsidP="00FB5979">
      <w:pPr>
        <w:pStyle w:val="13"/>
      </w:pPr>
      <w:r w:rsidRPr="0049256C">
        <w:rPr>
          <w:rFonts w:hint="eastAsia"/>
        </w:rPr>
        <w:t>を</w:t>
      </w:r>
      <w:r w:rsidR="005B6671" w:rsidRPr="0049256C">
        <w:rPr>
          <w:rFonts w:hint="eastAsia"/>
        </w:rPr>
        <w:t>返却する必要があり、配列の長さは</w:t>
      </w:r>
      <w:r w:rsidR="005B6671" w:rsidRPr="0049256C">
        <w:rPr>
          <w:rFonts w:hint="eastAsia"/>
        </w:rPr>
        <w:t>1</w:t>
      </w:r>
      <w:r w:rsidR="005B6671" w:rsidRPr="0049256C">
        <w:rPr>
          <w:rFonts w:hint="eastAsia"/>
        </w:rPr>
        <w:t>以上である。特に</w:t>
      </w:r>
      <w:r w:rsidR="005B6671" w:rsidRPr="0049256C">
        <w:rPr>
          <w:rFonts w:hint="eastAsia"/>
        </w:rPr>
        <w:t>String[]</w:t>
      </w:r>
      <w:r w:rsidR="005B6671" w:rsidRPr="0049256C">
        <w:rPr>
          <w:rFonts w:hint="eastAsia"/>
        </w:rPr>
        <w:t>の各要素は</w:t>
      </w:r>
      <w:r w:rsidR="005B6671" w:rsidRPr="0049256C">
        <w:rPr>
          <w:rFonts w:hint="eastAsia"/>
        </w:rPr>
        <w:t>null</w:t>
      </w:r>
      <w:r w:rsidR="00800688">
        <w:rPr>
          <w:rFonts w:hint="eastAsia"/>
        </w:rPr>
        <w:t>を許可しない</w:t>
      </w:r>
      <w:r w:rsidR="005B6671" w:rsidRPr="0049256C">
        <w:rPr>
          <w:rFonts w:hint="eastAsia"/>
        </w:rPr>
        <w:t>。配列の長さが</w:t>
      </w:r>
      <w:r w:rsidR="005B6671" w:rsidRPr="0049256C">
        <w:rPr>
          <w:rFonts w:hint="eastAsia"/>
        </w:rPr>
        <w:t>0</w:t>
      </w:r>
      <w:del w:id="6750" w:author="IRK" w:date="2020-03-10T22:56:00Z">
        <w:r w:rsidR="005B6671" w:rsidRPr="0049256C" w:rsidDel="007846FF">
          <w:rPr>
            <w:rFonts w:hint="eastAsia"/>
          </w:rPr>
          <w:delText>もしくは</w:delText>
        </w:r>
      </w:del>
      <w:r w:rsidR="005B6671" w:rsidRPr="0049256C">
        <w:rPr>
          <w:rFonts w:hint="eastAsia"/>
        </w:rPr>
        <w:t>、</w:t>
      </w:r>
      <w:ins w:id="6751" w:author="IRK" w:date="2020-03-10T22:56:00Z">
        <w:r w:rsidR="007846FF">
          <w:rPr>
            <w:rFonts w:hint="eastAsia"/>
          </w:rPr>
          <w:t>または</w:t>
        </w:r>
      </w:ins>
      <w:r w:rsidR="005B6671" w:rsidRPr="0049256C">
        <w:rPr>
          <w:rFonts w:hint="eastAsia"/>
        </w:rPr>
        <w:t>String[]</w:t>
      </w:r>
      <w:r w:rsidR="005B6671" w:rsidRPr="0049256C">
        <w:rPr>
          <w:rFonts w:hint="eastAsia"/>
        </w:rPr>
        <w:t>の要素中に</w:t>
      </w:r>
      <w:r w:rsidR="005B6671" w:rsidRPr="0049256C">
        <w:rPr>
          <w:rFonts w:hint="eastAsia"/>
        </w:rPr>
        <w:t>null</w:t>
      </w:r>
      <w:r w:rsidR="005B6671" w:rsidRPr="0049256C">
        <w:rPr>
          <w:rFonts w:hint="eastAsia"/>
        </w:rPr>
        <w:t>が含まれている場合にこのエラーが起こる。メッセージに問題になる項目の</w:t>
      </w:r>
      <w:r w:rsidR="005B6671" w:rsidRPr="0049256C">
        <w:rPr>
          <w:rFonts w:hint="eastAsia"/>
        </w:rPr>
        <w:t>ID</w:t>
      </w:r>
      <w:r w:rsidR="005B6671" w:rsidRPr="0049256C">
        <w:rPr>
          <w:rFonts w:hint="eastAsia"/>
        </w:rPr>
        <w:t>が含まれる。</w:t>
      </w:r>
    </w:p>
    <w:p w14:paraId="3A55E087" w14:textId="393A2C63" w:rsidR="005B6671" w:rsidRPr="00557903" w:rsidRDefault="005C240B" w:rsidP="00FB5979">
      <w:pPr>
        <w:pStyle w:val="10"/>
      </w:pPr>
      <w:r w:rsidRPr="00086960">
        <w:rPr>
          <w:rFonts w:hint="eastAsia"/>
        </w:rPr>
        <w:t>処置</w:t>
      </w:r>
      <w:r w:rsidR="005B6671" w:rsidRPr="00557903">
        <w:rPr>
          <w:rFonts w:hint="eastAsia"/>
        </w:rPr>
        <w:t>方法</w:t>
      </w:r>
    </w:p>
    <w:p w14:paraId="0B9366CD" w14:textId="40B03B39" w:rsidR="005B6671" w:rsidRPr="00557903" w:rsidRDefault="005B6671" w:rsidP="00FB5979">
      <w:pPr>
        <w:pStyle w:val="13"/>
      </w:pPr>
      <w:r w:rsidRPr="00B505E6">
        <w:rPr>
          <w:rFonts w:hint="eastAsia"/>
        </w:rPr>
        <w:t>アプリケーション開発者は</w:t>
      </w:r>
      <w:r w:rsidRPr="00B505E6">
        <w:rPr>
          <w:rFonts w:hint="eastAsia"/>
        </w:rPr>
        <w:t>ItemProvider</w:t>
      </w:r>
      <w:r w:rsidRPr="007E4FA1">
        <w:rPr>
          <w:rFonts w:hint="eastAsia"/>
        </w:rPr>
        <w:t>が指定された項目値で長さ</w:t>
      </w:r>
      <w:r w:rsidR="00522907">
        <w:rPr>
          <w:rFonts w:hint="eastAsia"/>
        </w:rPr>
        <w:t>0</w:t>
      </w:r>
      <w:r w:rsidRPr="007E4FA1">
        <w:rPr>
          <w:rFonts w:hint="eastAsia"/>
        </w:rPr>
        <w:t>の配列を返却するか、</w:t>
      </w:r>
      <w:r w:rsidRPr="002127E5">
        <w:rPr>
          <w:rFonts w:hint="eastAsia"/>
        </w:rPr>
        <w:t>null</w:t>
      </w:r>
      <w:r w:rsidRPr="00A525EC">
        <w:rPr>
          <w:rFonts w:hint="eastAsia"/>
        </w:rPr>
        <w:t>を含めた</w:t>
      </w:r>
      <w:r w:rsidRPr="00557903">
        <w:t>String[</w:t>
      </w:r>
      <w:r w:rsidR="00FD7149" w:rsidRPr="00557903">
        <w:t xml:space="preserve"> </w:t>
      </w:r>
      <w:r w:rsidRPr="00557903">
        <w:t>]</w:t>
      </w:r>
      <w:r w:rsidRPr="00557903">
        <w:rPr>
          <w:rFonts w:hint="eastAsia"/>
        </w:rPr>
        <w:t>を返却するかを確認して、必要であればアプリケーションを修正する。</w:t>
      </w:r>
    </w:p>
    <w:p w14:paraId="30DB6C17" w14:textId="364C65A3" w:rsidR="005B6671" w:rsidRPr="0049256C" w:rsidRDefault="005C240B" w:rsidP="00FB5979">
      <w:pPr>
        <w:pStyle w:val="13"/>
      </w:pPr>
      <w:r w:rsidRPr="00557903">
        <w:rPr>
          <w:rFonts w:hint="eastAsia"/>
        </w:rPr>
        <w:t>ルールサーバはルールサービスを実行</w:t>
      </w:r>
      <w:r w:rsidR="005B6671" w:rsidRPr="00086960">
        <w:rPr>
          <w:rFonts w:hint="eastAsia"/>
        </w:rPr>
        <w:t>中</w:t>
      </w:r>
      <w:r w:rsidRPr="00086960">
        <w:rPr>
          <w:rFonts w:hint="eastAsia"/>
        </w:rPr>
        <w:t>に</w:t>
      </w:r>
      <w:r w:rsidR="005B6671" w:rsidRPr="00557903">
        <w:rPr>
          <w:rFonts w:hint="eastAsia"/>
        </w:rPr>
        <w:t>、</w:t>
      </w:r>
      <w:r w:rsidR="005B6671" w:rsidRPr="00557903">
        <w:rPr>
          <w:rFonts w:hint="eastAsia"/>
        </w:rPr>
        <w:t>ArrayIndexOutOfBoundsException</w:t>
      </w:r>
      <w:r w:rsidR="005B6671" w:rsidRPr="00557903">
        <w:rPr>
          <w:rFonts w:hint="eastAsia"/>
        </w:rPr>
        <w:t>または</w:t>
      </w:r>
      <w:r w:rsidR="005B6671" w:rsidRPr="00557903">
        <w:rPr>
          <w:rFonts w:hint="eastAsia"/>
        </w:rPr>
        <w:t>NullPointerException</w:t>
      </w:r>
      <w:r w:rsidRPr="00557903">
        <w:rPr>
          <w:rFonts w:hint="eastAsia"/>
        </w:rPr>
        <w:t>が</w:t>
      </w:r>
      <w:r w:rsidRPr="00086960">
        <w:rPr>
          <w:rFonts w:hint="eastAsia"/>
        </w:rPr>
        <w:t>発生した場合</w:t>
      </w:r>
      <w:r w:rsidRPr="00557903">
        <w:rPr>
          <w:rFonts w:hint="eastAsia"/>
        </w:rPr>
        <w:t>、入力された項目の</w:t>
      </w:r>
      <w:r>
        <w:rPr>
          <w:rFonts w:hint="eastAsia"/>
        </w:rPr>
        <w:t>有効性を確認して、上記の</w:t>
      </w:r>
      <w:r w:rsidRPr="00086960">
        <w:rPr>
          <w:rFonts w:hint="eastAsia"/>
        </w:rPr>
        <w:t>エラー</w:t>
      </w:r>
      <w:r w:rsidR="005B6671" w:rsidRPr="00557903">
        <w:rPr>
          <w:rFonts w:hint="eastAsia"/>
        </w:rPr>
        <w:t>事項</w:t>
      </w:r>
      <w:r w:rsidR="005B6671" w:rsidRPr="0049256C">
        <w:rPr>
          <w:rFonts w:hint="eastAsia"/>
        </w:rPr>
        <w:t>があればこのエラーを発生させる。誤った項目値が</w:t>
      </w:r>
      <w:r w:rsidR="005B6671" w:rsidRPr="0049256C">
        <w:rPr>
          <w:rFonts w:hint="eastAsia"/>
        </w:rPr>
        <w:t>ArrayOutOfBoundsException</w:t>
      </w:r>
      <w:r w:rsidR="005B6671" w:rsidRPr="0049256C">
        <w:rPr>
          <w:rFonts w:hint="eastAsia"/>
        </w:rPr>
        <w:t>または</w:t>
      </w:r>
      <w:r w:rsidR="005B6671" w:rsidRPr="0049256C">
        <w:rPr>
          <w:rFonts w:hint="eastAsia"/>
        </w:rPr>
        <w:t>NullPointerException</w:t>
      </w:r>
      <w:r w:rsidR="005B6671" w:rsidRPr="0049256C">
        <w:rPr>
          <w:rFonts w:hint="eastAsia"/>
        </w:rPr>
        <w:t>を直接的な原因でない場合も存在するが</w:t>
      </w:r>
      <w:r>
        <w:rPr>
          <w:rFonts w:hint="eastAsia"/>
        </w:rPr>
        <w:t>、因果関</w:t>
      </w:r>
      <w:r w:rsidR="005B6671" w:rsidRPr="0049256C">
        <w:rPr>
          <w:rFonts w:hint="eastAsia"/>
        </w:rPr>
        <w:t>係がある</w:t>
      </w:r>
      <w:del w:id="6752" w:author="IRK" w:date="2020-03-11T15:55:00Z">
        <w:r w:rsidR="005B6671" w:rsidRPr="0049256C" w:rsidDel="003E7D05">
          <w:rPr>
            <w:rFonts w:hint="eastAsia"/>
          </w:rPr>
          <w:delText>ので</w:delText>
        </w:r>
      </w:del>
      <w:ins w:id="6753" w:author="IRK" w:date="2020-03-11T15:55:00Z">
        <w:r w:rsidR="003E7D05">
          <w:rPr>
            <w:rFonts w:hint="eastAsia"/>
          </w:rPr>
          <w:t>ため</w:t>
        </w:r>
      </w:ins>
      <w:r w:rsidR="005B6671" w:rsidRPr="0049256C">
        <w:rPr>
          <w:rFonts w:hint="eastAsia"/>
        </w:rPr>
        <w:t>項目値の有効性を優先して確認する。項目値が有効であるにも関わらず、このエラーが継続していた場合</w:t>
      </w:r>
      <w:r>
        <w:rPr>
          <w:rFonts w:hint="eastAsia"/>
        </w:rPr>
        <w:t>、</w:t>
      </w:r>
      <w:r w:rsidR="005B6671" w:rsidRPr="0049256C">
        <w:rPr>
          <w:rFonts w:hint="eastAsia"/>
        </w:rPr>
        <w:t>技術サポート</w:t>
      </w:r>
      <w:del w:id="6754" w:author="IRK" w:date="2020-04-16T13:42:00Z">
        <w:r w:rsidR="005B6671" w:rsidRPr="0049256C" w:rsidDel="008521CE">
          <w:rPr>
            <w:rFonts w:hint="eastAsia"/>
          </w:rPr>
          <w:delText>を要求する</w:delText>
        </w:r>
      </w:del>
      <w:ins w:id="6755" w:author="IRK" w:date="2020-04-16T13:42:00Z">
        <w:r w:rsidR="008521CE">
          <w:rPr>
            <w:rFonts w:hint="eastAsia"/>
          </w:rPr>
          <w:t>が必要である</w:t>
        </w:r>
      </w:ins>
      <w:r w:rsidR="005B6671" w:rsidRPr="0049256C">
        <w:rPr>
          <w:rFonts w:hint="eastAsia"/>
        </w:rPr>
        <w:t>。</w:t>
      </w:r>
    </w:p>
    <w:p w14:paraId="6CCE68DF" w14:textId="77777777" w:rsidR="005B6671" w:rsidRPr="0049256C" w:rsidRDefault="005B6671" w:rsidP="00EC7890"/>
    <w:p w14:paraId="459A2DE5" w14:textId="1F7B0E55" w:rsidR="005B6671" w:rsidRPr="0049256C" w:rsidRDefault="005B6671">
      <w:pPr>
        <w:pStyle w:val="32"/>
      </w:pPr>
      <w:bookmarkStart w:id="6756" w:name="_Toc429066617"/>
      <w:bookmarkStart w:id="6757" w:name="_Toc441755372"/>
      <w:bookmarkStart w:id="6758" w:name="_Toc40449606"/>
      <w:r w:rsidRPr="0049256C">
        <w:rPr>
          <w:rFonts w:hint="eastAsia"/>
        </w:rPr>
        <w:t>IRE-10006</w:t>
      </w:r>
      <w:bookmarkEnd w:id="6756"/>
      <w:bookmarkEnd w:id="6757"/>
      <w:bookmarkEnd w:id="6758"/>
    </w:p>
    <w:p w14:paraId="46DF7FD6" w14:textId="77777777" w:rsidR="005B6671" w:rsidRPr="0049256C" w:rsidRDefault="005B6671" w:rsidP="00FB5979">
      <w:pPr>
        <w:pStyle w:val="10"/>
      </w:pPr>
      <w:r w:rsidRPr="0049256C">
        <w:rPr>
          <w:rFonts w:hint="eastAsia"/>
        </w:rPr>
        <w:t>エラーメッセージ</w:t>
      </w:r>
    </w:p>
    <w:p w14:paraId="0737FFD3" w14:textId="4EE19E1B" w:rsidR="005B6671" w:rsidRPr="0049256C" w:rsidRDefault="00206831" w:rsidP="00FB5979">
      <w:pPr>
        <w:pStyle w:val="13"/>
      </w:pPr>
      <w:r w:rsidRPr="00206831">
        <w:rPr>
          <w:rFonts w:hint="eastAsia"/>
        </w:rPr>
        <w:t>内部関数の引数に誤りがあります。</w:t>
      </w:r>
    </w:p>
    <w:p w14:paraId="0A5DF548" w14:textId="77777777" w:rsidR="005B6671" w:rsidRPr="0049256C" w:rsidRDefault="005B6671" w:rsidP="00FB5979">
      <w:pPr>
        <w:pStyle w:val="10"/>
      </w:pPr>
      <w:r w:rsidRPr="0049256C">
        <w:rPr>
          <w:rFonts w:hint="eastAsia"/>
        </w:rPr>
        <w:t>原因</w:t>
      </w:r>
    </w:p>
    <w:p w14:paraId="51978467" w14:textId="5FBB6525" w:rsidR="005B6671" w:rsidRPr="007E4FA1" w:rsidRDefault="005C240B" w:rsidP="00FB5979">
      <w:pPr>
        <w:pStyle w:val="13"/>
      </w:pPr>
      <w:r>
        <w:rPr>
          <w:rFonts w:hint="eastAsia"/>
        </w:rPr>
        <w:t>ルール実行</w:t>
      </w:r>
      <w:r w:rsidR="005B6671" w:rsidRPr="0049256C">
        <w:rPr>
          <w:rFonts w:hint="eastAsia"/>
        </w:rPr>
        <w:t>中</w:t>
      </w:r>
      <w:r>
        <w:rPr>
          <w:rFonts w:hint="eastAsia"/>
        </w:rPr>
        <w:t>に</w:t>
      </w:r>
      <w:r w:rsidR="005B6671" w:rsidRPr="0049256C">
        <w:rPr>
          <w:rFonts w:hint="eastAsia"/>
        </w:rPr>
        <w:t>、</w:t>
      </w:r>
      <w:r w:rsidR="005B6671" w:rsidRPr="00557903">
        <w:rPr>
          <w:rFonts w:hint="eastAsia"/>
        </w:rPr>
        <w:t>許容され</w:t>
      </w:r>
      <w:r w:rsidRPr="00086960">
        <w:rPr>
          <w:rFonts w:hint="eastAsia"/>
        </w:rPr>
        <w:t>てい</w:t>
      </w:r>
      <w:r w:rsidRPr="00557903">
        <w:rPr>
          <w:rFonts w:hint="eastAsia"/>
        </w:rPr>
        <w:t>ない引数が内部関数に渡された</w:t>
      </w:r>
      <w:r w:rsidR="00522907">
        <w:rPr>
          <w:rFonts w:hint="eastAsia"/>
        </w:rPr>
        <w:t>時</w:t>
      </w:r>
      <w:r w:rsidRPr="00557903">
        <w:rPr>
          <w:rFonts w:hint="eastAsia"/>
        </w:rPr>
        <w:t>に</w:t>
      </w:r>
      <w:r w:rsidRPr="00086960">
        <w:rPr>
          <w:rFonts w:hint="eastAsia"/>
        </w:rPr>
        <w:t>発生する</w:t>
      </w:r>
      <w:r w:rsidR="005B6671" w:rsidRPr="00557903">
        <w:rPr>
          <w:rFonts w:hint="eastAsia"/>
        </w:rPr>
        <w:t>。内部関数の引数のデータ型式はルールを保存する</w:t>
      </w:r>
      <w:r w:rsidR="00522907">
        <w:rPr>
          <w:rFonts w:hint="eastAsia"/>
        </w:rPr>
        <w:t>時</w:t>
      </w:r>
      <w:r w:rsidR="005B6671" w:rsidRPr="00557903">
        <w:rPr>
          <w:rFonts w:hint="eastAsia"/>
        </w:rPr>
        <w:t>にチェックされるが、値の有効性・配列の長さ</w:t>
      </w:r>
      <w:r w:rsidR="005B6671" w:rsidRPr="00B505E6">
        <w:rPr>
          <w:rFonts w:hint="eastAsia"/>
        </w:rPr>
        <w:t>などはランタイムでチェックされる。エラーメッセージに関数名と</w:t>
      </w:r>
      <w:r w:rsidR="00A166B6" w:rsidRPr="00A166B6">
        <w:rPr>
          <w:rFonts w:hint="eastAsia"/>
        </w:rPr>
        <w:t>引数不正の</w:t>
      </w:r>
      <w:del w:id="6759" w:author="IRK" w:date="2020-03-12T13:35:00Z">
        <w:r w:rsidR="0022433E" w:rsidDel="00B97D19">
          <w:rPr>
            <w:rFonts w:hint="eastAsia"/>
          </w:rPr>
          <w:delText>理</w:delText>
        </w:r>
        <w:r w:rsidR="005B6671" w:rsidRPr="00B505E6" w:rsidDel="00B97D19">
          <w:rPr>
            <w:rFonts w:hint="eastAsia"/>
          </w:rPr>
          <w:delText>由</w:delText>
        </w:r>
      </w:del>
      <w:ins w:id="6760" w:author="IRK" w:date="2020-03-12T13:35:00Z">
        <w:r w:rsidR="00B97D19">
          <w:rPr>
            <w:rFonts w:hint="eastAsia"/>
          </w:rPr>
          <w:t>事由</w:t>
        </w:r>
      </w:ins>
      <w:r w:rsidR="005B6671" w:rsidRPr="00B505E6">
        <w:rPr>
          <w:rFonts w:hint="eastAsia"/>
        </w:rPr>
        <w:t>が含まれる。</w:t>
      </w:r>
    </w:p>
    <w:p w14:paraId="3CBF3491" w14:textId="645B83A2" w:rsidR="005B6671" w:rsidRPr="00557903" w:rsidRDefault="005C240B" w:rsidP="00FB5979">
      <w:pPr>
        <w:pStyle w:val="10"/>
      </w:pPr>
      <w:r w:rsidRPr="00086960">
        <w:rPr>
          <w:rFonts w:hint="eastAsia"/>
        </w:rPr>
        <w:t>処置</w:t>
      </w:r>
      <w:r w:rsidR="005B6671" w:rsidRPr="00557903">
        <w:rPr>
          <w:rFonts w:hint="eastAsia"/>
        </w:rPr>
        <w:t>方法</w:t>
      </w:r>
    </w:p>
    <w:p w14:paraId="0E506DA7" w14:textId="60F52C4D" w:rsidR="005B6671" w:rsidRPr="0049256C" w:rsidRDefault="005B6671" w:rsidP="00FB5979">
      <w:pPr>
        <w:pStyle w:val="13"/>
      </w:pPr>
      <w:r w:rsidRPr="00557903">
        <w:rPr>
          <w:rFonts w:hint="eastAsia"/>
        </w:rPr>
        <w:t>ルール開発者は許容され</w:t>
      </w:r>
      <w:r w:rsidR="005C240B" w:rsidRPr="00086960">
        <w:rPr>
          <w:rFonts w:hint="eastAsia"/>
        </w:rPr>
        <w:t>てい</w:t>
      </w:r>
      <w:r w:rsidRPr="00557903">
        <w:rPr>
          <w:rFonts w:hint="eastAsia"/>
        </w:rPr>
        <w:t>ない引数が渡された</w:t>
      </w:r>
      <w:del w:id="6761" w:author="IRK" w:date="2020-03-12T13:35:00Z">
        <w:r w:rsidRPr="00557903" w:rsidDel="00B97D19">
          <w:rPr>
            <w:rFonts w:hint="eastAsia"/>
          </w:rPr>
          <w:delText>理由</w:delText>
        </w:r>
      </w:del>
      <w:ins w:id="6762" w:author="IRK" w:date="2020-03-12T13:35:00Z">
        <w:r w:rsidR="00B97D19">
          <w:rPr>
            <w:rFonts w:hint="eastAsia"/>
          </w:rPr>
          <w:t>事由</w:t>
        </w:r>
      </w:ins>
      <w:r w:rsidRPr="00557903">
        <w:rPr>
          <w:rFonts w:hint="eastAsia"/>
        </w:rPr>
        <w:t>を</w:t>
      </w:r>
      <w:r w:rsidR="004E15D9" w:rsidRPr="004E15D9">
        <w:rPr>
          <w:rFonts w:hint="eastAsia"/>
        </w:rPr>
        <w:t>確認する</w:t>
      </w:r>
      <w:r w:rsidRPr="0049256C">
        <w:rPr>
          <w:rFonts w:hint="eastAsia"/>
        </w:rPr>
        <w:t>。その原因が、ルール作成にある場合はルールを修正して、アプリケーションからの入力値にある場合はアプリケーション開発者がアプリケーションを修正する。</w:t>
      </w:r>
    </w:p>
    <w:p w14:paraId="3E8B6461" w14:textId="77777777" w:rsidR="005B6671" w:rsidRPr="0049256C" w:rsidRDefault="005B6671" w:rsidP="00EC7890"/>
    <w:p w14:paraId="0496A65F" w14:textId="77777777" w:rsidR="005B6671" w:rsidRPr="0049256C" w:rsidRDefault="005B6671">
      <w:pPr>
        <w:pStyle w:val="32"/>
        <w:pPrChange w:id="6763" w:author="IRK" w:date="2020-05-11T09:47:00Z">
          <w:pPr>
            <w:pStyle w:val="32"/>
            <w:spacing w:before="12" w:after="12"/>
            <w:jc w:val="left"/>
          </w:pPr>
        </w:pPrChange>
      </w:pPr>
      <w:bookmarkStart w:id="6764" w:name="_Toc429066618"/>
      <w:bookmarkStart w:id="6765" w:name="_Toc441755373"/>
      <w:bookmarkStart w:id="6766" w:name="_Toc40449607"/>
      <w:r w:rsidRPr="0049256C">
        <w:rPr>
          <w:rFonts w:hint="eastAsia"/>
        </w:rPr>
        <w:t>IRE-10007</w:t>
      </w:r>
      <w:bookmarkEnd w:id="6764"/>
      <w:bookmarkEnd w:id="6765"/>
      <w:bookmarkEnd w:id="6766"/>
    </w:p>
    <w:p w14:paraId="227948C7" w14:textId="77777777" w:rsidR="005B6671" w:rsidRPr="0049256C" w:rsidRDefault="005B6671" w:rsidP="00FB5979">
      <w:pPr>
        <w:pStyle w:val="10"/>
      </w:pPr>
      <w:r w:rsidRPr="0049256C">
        <w:rPr>
          <w:rFonts w:hint="eastAsia"/>
        </w:rPr>
        <w:t>エラーメッセージ</w:t>
      </w:r>
    </w:p>
    <w:p w14:paraId="21E9D1F6" w14:textId="77777777" w:rsidR="005B6671" w:rsidRPr="0049256C" w:rsidRDefault="005B6671" w:rsidP="00FB5979">
      <w:pPr>
        <w:pStyle w:val="13"/>
      </w:pPr>
      <w:r w:rsidRPr="0049256C">
        <w:rPr>
          <w:rFonts w:hint="eastAsia"/>
        </w:rPr>
        <w:t>ユーザ定義関数がエラーを返しました。</w:t>
      </w:r>
    </w:p>
    <w:p w14:paraId="222891C7" w14:textId="77777777" w:rsidR="005B6671" w:rsidRPr="0049256C" w:rsidRDefault="005B6671" w:rsidP="00FB5979">
      <w:pPr>
        <w:pStyle w:val="10"/>
      </w:pPr>
      <w:r w:rsidRPr="0049256C">
        <w:rPr>
          <w:rFonts w:hint="eastAsia"/>
        </w:rPr>
        <w:t>原因</w:t>
      </w:r>
    </w:p>
    <w:p w14:paraId="096D36BE" w14:textId="51B77A60" w:rsidR="005B6671" w:rsidRPr="0049256C" w:rsidRDefault="005C240B" w:rsidP="00FB5979">
      <w:pPr>
        <w:pStyle w:val="13"/>
      </w:pPr>
      <w:r>
        <w:rPr>
          <w:rFonts w:hint="eastAsia"/>
        </w:rPr>
        <w:t>ルール実行</w:t>
      </w:r>
      <w:r w:rsidR="005B6671" w:rsidRPr="0049256C">
        <w:rPr>
          <w:rFonts w:hint="eastAsia"/>
        </w:rPr>
        <w:t>中</w:t>
      </w:r>
      <w:r>
        <w:rPr>
          <w:rFonts w:hint="eastAsia"/>
        </w:rPr>
        <w:t>に</w:t>
      </w:r>
      <w:r w:rsidR="005B6671" w:rsidRPr="0049256C">
        <w:rPr>
          <w:rFonts w:hint="eastAsia"/>
        </w:rPr>
        <w:t>、ユーザ定義関数から例外を投げた</w:t>
      </w:r>
      <w:r w:rsidR="00522907">
        <w:rPr>
          <w:rFonts w:hint="eastAsia"/>
        </w:rPr>
        <w:t>時</w:t>
      </w:r>
      <w:r w:rsidR="005B6671" w:rsidRPr="0049256C">
        <w:rPr>
          <w:rFonts w:hint="eastAsia"/>
        </w:rPr>
        <w:t>に発生する。関数のメッセージにエラーを返却したユーザ定義関数名が含まれる。</w:t>
      </w:r>
    </w:p>
    <w:p w14:paraId="3DD9DA62" w14:textId="79CB6535" w:rsidR="005B6671" w:rsidRPr="00557903" w:rsidRDefault="005C240B" w:rsidP="00FB5979">
      <w:pPr>
        <w:pStyle w:val="10"/>
      </w:pPr>
      <w:r w:rsidRPr="00086960">
        <w:rPr>
          <w:rFonts w:hint="eastAsia"/>
        </w:rPr>
        <w:t>処置</w:t>
      </w:r>
      <w:r w:rsidR="005B6671" w:rsidRPr="00557903">
        <w:rPr>
          <w:rFonts w:hint="eastAsia"/>
        </w:rPr>
        <w:t>方法</w:t>
      </w:r>
    </w:p>
    <w:p w14:paraId="699BC6C1" w14:textId="2F103168" w:rsidR="005B6671" w:rsidRPr="00557903" w:rsidRDefault="005B6671" w:rsidP="00FB5979">
      <w:pPr>
        <w:pStyle w:val="13"/>
      </w:pPr>
      <w:r w:rsidRPr="00557903">
        <w:rPr>
          <w:rFonts w:hint="eastAsia"/>
        </w:rPr>
        <w:t>ユーザ定義関数の開発者</w:t>
      </w:r>
      <w:r w:rsidR="005C240B" w:rsidRPr="00557903">
        <w:rPr>
          <w:rFonts w:hint="eastAsia"/>
        </w:rPr>
        <w:t>にエラーメッセージを伝えて、エラーの</w:t>
      </w:r>
      <w:del w:id="6767" w:author="IRK" w:date="2020-03-12T13:36:00Z">
        <w:r w:rsidR="0022433E" w:rsidDel="00B97D19">
          <w:rPr>
            <w:rFonts w:hint="eastAsia"/>
          </w:rPr>
          <w:delText>理</w:delText>
        </w:r>
        <w:r w:rsidR="005C240B" w:rsidRPr="00557903" w:rsidDel="00B97D19">
          <w:rPr>
            <w:rFonts w:hint="eastAsia"/>
          </w:rPr>
          <w:delText>由</w:delText>
        </w:r>
      </w:del>
      <w:ins w:id="6768" w:author="IRK" w:date="2020-03-12T13:36:00Z">
        <w:r w:rsidR="00B97D19">
          <w:rPr>
            <w:rFonts w:hint="eastAsia"/>
          </w:rPr>
          <w:t>事由</w:t>
        </w:r>
      </w:ins>
      <w:r w:rsidR="005C240B" w:rsidRPr="00557903">
        <w:rPr>
          <w:rFonts w:hint="eastAsia"/>
        </w:rPr>
        <w:t>を確認した後、適切な</w:t>
      </w:r>
      <w:r w:rsidR="005C240B" w:rsidRPr="00086960">
        <w:rPr>
          <w:rFonts w:hint="eastAsia"/>
        </w:rPr>
        <w:t>処置</w:t>
      </w:r>
      <w:r w:rsidRPr="00557903">
        <w:rPr>
          <w:rFonts w:hint="eastAsia"/>
        </w:rPr>
        <w:t>を行う。</w:t>
      </w:r>
    </w:p>
    <w:p w14:paraId="1824BC32" w14:textId="77777777" w:rsidR="005B6671" w:rsidRPr="00B505E6" w:rsidRDefault="005B6671" w:rsidP="00EC7890"/>
    <w:p w14:paraId="54549B16" w14:textId="77777777" w:rsidR="005B6671" w:rsidRPr="002127E5" w:rsidRDefault="005B6671">
      <w:pPr>
        <w:pStyle w:val="32"/>
        <w:pPrChange w:id="6769" w:author="IRK" w:date="2020-05-11T09:47:00Z">
          <w:pPr>
            <w:pStyle w:val="32"/>
            <w:spacing w:before="12" w:after="12"/>
            <w:jc w:val="left"/>
          </w:pPr>
        </w:pPrChange>
      </w:pPr>
      <w:bookmarkStart w:id="6770" w:name="_Toc429066619"/>
      <w:bookmarkStart w:id="6771" w:name="_Toc441755374"/>
      <w:bookmarkStart w:id="6772" w:name="_Toc40449608"/>
      <w:r w:rsidRPr="007E4FA1">
        <w:rPr>
          <w:rFonts w:hint="eastAsia"/>
        </w:rPr>
        <w:t>IRE-10008</w:t>
      </w:r>
      <w:bookmarkEnd w:id="6770"/>
      <w:bookmarkEnd w:id="6771"/>
      <w:bookmarkEnd w:id="6772"/>
    </w:p>
    <w:p w14:paraId="4CCE7B6D" w14:textId="77777777" w:rsidR="005B6671" w:rsidRPr="00557903" w:rsidRDefault="005B6671" w:rsidP="00FB5979">
      <w:pPr>
        <w:pStyle w:val="10"/>
      </w:pPr>
      <w:r w:rsidRPr="00A525EC">
        <w:rPr>
          <w:rFonts w:hint="eastAsia"/>
        </w:rPr>
        <w:t>エラーメッセージ</w:t>
      </w:r>
    </w:p>
    <w:p w14:paraId="2861D5AC" w14:textId="77777777" w:rsidR="005B6671" w:rsidRPr="00557903" w:rsidRDefault="005B6671" w:rsidP="00FB5979">
      <w:pPr>
        <w:pStyle w:val="13"/>
      </w:pPr>
      <w:r w:rsidRPr="00557903">
        <w:rPr>
          <w:rFonts w:hint="eastAsia"/>
        </w:rPr>
        <w:t>ユーザ定義エラーが発生しました。</w:t>
      </w:r>
    </w:p>
    <w:p w14:paraId="4C4EEF7D" w14:textId="77777777" w:rsidR="005B6671" w:rsidRPr="00557903" w:rsidRDefault="005B6671" w:rsidP="00FB5979">
      <w:pPr>
        <w:pStyle w:val="10"/>
      </w:pPr>
      <w:r w:rsidRPr="00557903">
        <w:rPr>
          <w:rFonts w:hint="eastAsia"/>
        </w:rPr>
        <w:t>原因</w:t>
      </w:r>
    </w:p>
    <w:p w14:paraId="0B467D9B" w14:textId="097EA80B" w:rsidR="005B6671" w:rsidRPr="00557903" w:rsidRDefault="00A166B6" w:rsidP="00FB5979">
      <w:pPr>
        <w:pStyle w:val="13"/>
      </w:pPr>
      <w:r w:rsidRPr="00A166B6">
        <w:rPr>
          <w:rFonts w:hint="eastAsia"/>
        </w:rPr>
        <w:t>ルールを開発する時、</w:t>
      </w:r>
      <w:r w:rsidR="005B6671" w:rsidRPr="00557903">
        <w:rPr>
          <w:rFonts w:hint="eastAsia"/>
        </w:rPr>
        <w:t>特定条件を満たす場合に、</w:t>
      </w:r>
      <w:r w:rsidR="005B6671" w:rsidRPr="00557903">
        <w:t>ERROR</w:t>
      </w:r>
      <w:r w:rsidR="005B6671" w:rsidRPr="00557903">
        <w:rPr>
          <w:rFonts w:hint="eastAsia"/>
        </w:rPr>
        <w:t>関数が呼び出されるようにしてルールの実行を防ぐことができる。</w:t>
      </w:r>
      <w:r w:rsidR="005B6671" w:rsidRPr="00557903">
        <w:t>ERROR</w:t>
      </w:r>
      <w:r w:rsidR="005B6671" w:rsidRPr="00557903">
        <w:rPr>
          <w:rFonts w:hint="eastAsia"/>
        </w:rPr>
        <w:t>関数にはメッセージとユーザ定義エラーコードを伝えられ</w:t>
      </w:r>
      <w:r w:rsidR="00800688">
        <w:rPr>
          <w:rFonts w:hint="eastAsia"/>
        </w:rPr>
        <w:t>る。</w:t>
      </w:r>
      <w:r w:rsidR="005B6671" w:rsidRPr="00557903">
        <w:rPr>
          <w:rFonts w:hint="eastAsia"/>
        </w:rPr>
        <w:t>エラーメッセージにはそのメッセージとユーザ定義エラーコード</w:t>
      </w:r>
      <w:del w:id="6773" w:author="IRK" w:date="2020-03-10T15:48:00Z">
        <w:r w:rsidR="005B6671" w:rsidRPr="00557903" w:rsidDel="00B41A46">
          <w:rPr>
            <w:rFonts w:hint="eastAsia"/>
          </w:rPr>
          <w:delText>（</w:delText>
        </w:r>
      </w:del>
      <w:ins w:id="6774" w:author="IRK" w:date="2020-03-10T15:48:00Z">
        <w:r w:rsidR="00B41A46">
          <w:rPr>
            <w:rFonts w:hint="eastAsia"/>
          </w:rPr>
          <w:t>(</w:t>
        </w:r>
      </w:ins>
      <w:r w:rsidR="005B6671" w:rsidRPr="00557903">
        <w:rPr>
          <w:rFonts w:hint="eastAsia"/>
        </w:rPr>
        <w:t>既に与えた場合</w:t>
      </w:r>
      <w:del w:id="6775" w:author="IRK" w:date="2020-03-10T15:48:00Z">
        <w:r w:rsidR="005B6671" w:rsidRPr="00557903" w:rsidDel="00B41A46">
          <w:rPr>
            <w:rFonts w:hint="eastAsia"/>
          </w:rPr>
          <w:delText>）</w:delText>
        </w:r>
      </w:del>
      <w:ins w:id="6776" w:author="IRK" w:date="2020-03-10T15:48:00Z">
        <w:r w:rsidR="00B41A46">
          <w:rPr>
            <w:rFonts w:hint="eastAsia"/>
          </w:rPr>
          <w:t>)</w:t>
        </w:r>
      </w:ins>
      <w:r w:rsidR="005B6671" w:rsidRPr="00557903">
        <w:rPr>
          <w:rFonts w:hint="eastAsia"/>
        </w:rPr>
        <w:t>が含まれる。</w:t>
      </w:r>
    </w:p>
    <w:p w14:paraId="2A4D6C11" w14:textId="6BFBD0DD" w:rsidR="005B6671" w:rsidRPr="00557903" w:rsidRDefault="005C240B" w:rsidP="00FB5979">
      <w:pPr>
        <w:pStyle w:val="10"/>
      </w:pPr>
      <w:r w:rsidRPr="00086960">
        <w:rPr>
          <w:rFonts w:hint="eastAsia"/>
        </w:rPr>
        <w:t>処置</w:t>
      </w:r>
      <w:r w:rsidR="005B6671" w:rsidRPr="00557903">
        <w:rPr>
          <w:rFonts w:hint="eastAsia"/>
        </w:rPr>
        <w:t>方法</w:t>
      </w:r>
    </w:p>
    <w:p w14:paraId="773789F6" w14:textId="602E4778" w:rsidR="005B6671" w:rsidRDefault="005C240B" w:rsidP="00FB5979">
      <w:pPr>
        <w:pStyle w:val="13"/>
      </w:pPr>
      <w:r w:rsidRPr="00557903">
        <w:rPr>
          <w:rFonts w:hint="eastAsia"/>
        </w:rPr>
        <w:t>このエラーは業務段階のエラーである</w:t>
      </w:r>
      <w:r w:rsidRPr="00086960">
        <w:rPr>
          <w:rFonts w:hint="eastAsia"/>
        </w:rPr>
        <w:t>ため</w:t>
      </w:r>
      <w:r w:rsidR="005B6671" w:rsidRPr="00557903">
        <w:rPr>
          <w:rFonts w:hint="eastAsia"/>
        </w:rPr>
        <w:t>、ルール開発者とアプリケーション開発者が協議して</w:t>
      </w:r>
      <w:r w:rsidRPr="00557903">
        <w:rPr>
          <w:rFonts w:hint="eastAsia"/>
        </w:rPr>
        <w:t>処理する。ルール開発者が例外処理のためにこのエラーを発生させた</w:t>
      </w:r>
      <w:r w:rsidRPr="00086960">
        <w:rPr>
          <w:rFonts w:hint="eastAsia"/>
        </w:rPr>
        <w:t>場合</w:t>
      </w:r>
      <w:r w:rsidRPr="00557903">
        <w:rPr>
          <w:rFonts w:hint="eastAsia"/>
        </w:rPr>
        <w:t>、アプリケーション</w:t>
      </w:r>
      <w:r>
        <w:rPr>
          <w:rFonts w:hint="eastAsia"/>
        </w:rPr>
        <w:t>開発者はアプリケーション</w:t>
      </w:r>
      <w:r w:rsidR="005B6671" w:rsidRPr="0049256C">
        <w:rPr>
          <w:rFonts w:hint="eastAsia"/>
        </w:rPr>
        <w:t>正常実行のために、このエラーコードに対する適切な処理を行う必要がある。</w:t>
      </w:r>
    </w:p>
    <w:p w14:paraId="6A78A321" w14:textId="77777777" w:rsidR="005C240B" w:rsidRPr="0049256C" w:rsidRDefault="005C240B">
      <w:pPr>
        <w:pPrChange w:id="6777" w:author="IRK" w:date="2020-04-16T15:56:00Z">
          <w:pPr>
            <w:ind w:left="910"/>
          </w:pPr>
        </w:pPrChange>
      </w:pPr>
    </w:p>
    <w:p w14:paraId="28B48EA4" w14:textId="77777777" w:rsidR="005B6671" w:rsidRPr="0049256C" w:rsidRDefault="005B6671">
      <w:pPr>
        <w:pStyle w:val="32"/>
        <w:pPrChange w:id="6778" w:author="IRK" w:date="2020-05-11T09:47:00Z">
          <w:pPr>
            <w:pStyle w:val="32"/>
            <w:spacing w:before="12" w:after="12"/>
            <w:jc w:val="left"/>
          </w:pPr>
        </w:pPrChange>
      </w:pPr>
      <w:bookmarkStart w:id="6779" w:name="_Toc429066620"/>
      <w:bookmarkStart w:id="6780" w:name="_Toc441755375"/>
      <w:bookmarkStart w:id="6781" w:name="_Toc40449609"/>
      <w:r w:rsidRPr="0049256C">
        <w:rPr>
          <w:rFonts w:hint="eastAsia"/>
        </w:rPr>
        <w:t>IRE-10009</w:t>
      </w:r>
      <w:bookmarkEnd w:id="6779"/>
      <w:bookmarkEnd w:id="6780"/>
      <w:bookmarkEnd w:id="6781"/>
    </w:p>
    <w:p w14:paraId="31D0EF30" w14:textId="77777777" w:rsidR="005B6671" w:rsidRPr="0049256C" w:rsidRDefault="005B6671" w:rsidP="00FB5979">
      <w:pPr>
        <w:pStyle w:val="10"/>
      </w:pPr>
      <w:r w:rsidRPr="0049256C">
        <w:rPr>
          <w:rFonts w:hint="eastAsia"/>
        </w:rPr>
        <w:t>エラーメッセージ</w:t>
      </w:r>
    </w:p>
    <w:p w14:paraId="3774D476" w14:textId="77777777" w:rsidR="005B6671" w:rsidRPr="0049256C" w:rsidRDefault="005B6671" w:rsidP="00FB5979">
      <w:pPr>
        <w:pStyle w:val="13"/>
      </w:pPr>
      <w:r w:rsidRPr="0049256C">
        <w:rPr>
          <w:rFonts w:hint="eastAsia"/>
        </w:rPr>
        <w:t>ルール呼び出し基準日付に適用できるバージョンがありません。</w:t>
      </w:r>
    </w:p>
    <w:p w14:paraId="18078C69" w14:textId="77777777" w:rsidR="005B6671" w:rsidRPr="0049256C" w:rsidRDefault="005B6671" w:rsidP="00FB5979">
      <w:pPr>
        <w:pStyle w:val="10"/>
      </w:pPr>
      <w:r w:rsidRPr="0049256C">
        <w:rPr>
          <w:rFonts w:hint="eastAsia"/>
        </w:rPr>
        <w:t>原因</w:t>
      </w:r>
    </w:p>
    <w:p w14:paraId="74A24DF1" w14:textId="1808227F" w:rsidR="005B6671" w:rsidRPr="00A525EC" w:rsidRDefault="005B6671" w:rsidP="00FB5979">
      <w:pPr>
        <w:pStyle w:val="13"/>
      </w:pPr>
      <w:r w:rsidRPr="0049256C">
        <w:rPr>
          <w:rFonts w:hint="eastAsia"/>
        </w:rPr>
        <w:t>ルールアプリケーションはルールを呼び出す</w:t>
      </w:r>
      <w:r w:rsidR="00522907">
        <w:rPr>
          <w:rFonts w:hint="eastAsia"/>
        </w:rPr>
        <w:t>時</w:t>
      </w:r>
      <w:r w:rsidRPr="0049256C">
        <w:rPr>
          <w:rFonts w:hint="eastAsia"/>
        </w:rPr>
        <w:t>に</w:t>
      </w:r>
      <w:r w:rsidRPr="00557903">
        <w:rPr>
          <w:rFonts w:hint="eastAsia"/>
        </w:rPr>
        <w:t>ルール実行の基準日付</w:t>
      </w:r>
      <w:r w:rsidR="005C240B" w:rsidRPr="00086960">
        <w:rPr>
          <w:rFonts w:hint="eastAsia"/>
        </w:rPr>
        <w:t>が通知され</w:t>
      </w:r>
      <w:r w:rsidR="005C240B" w:rsidRPr="00557903">
        <w:rPr>
          <w:rFonts w:hint="eastAsia"/>
        </w:rPr>
        <w:t>る。</w:t>
      </w:r>
      <w:r w:rsidR="005C240B" w:rsidRPr="00086960">
        <w:rPr>
          <w:rFonts w:hint="eastAsia"/>
        </w:rPr>
        <w:t>通知され</w:t>
      </w:r>
      <w:r w:rsidRPr="00557903">
        <w:rPr>
          <w:rFonts w:hint="eastAsia"/>
        </w:rPr>
        <w:t>ない場合は</w:t>
      </w:r>
      <w:r w:rsidR="0082051F" w:rsidRPr="00557903">
        <w:rPr>
          <w:rFonts w:hint="eastAsia"/>
        </w:rPr>
        <w:t>ルールサービス呼び出し日付がその基準日付になる。ルールサービス実行</w:t>
      </w:r>
      <w:r w:rsidRPr="00B505E6">
        <w:rPr>
          <w:rFonts w:hint="eastAsia"/>
        </w:rPr>
        <w:t>中</w:t>
      </w:r>
      <w:r w:rsidR="0082051F" w:rsidRPr="00B505E6">
        <w:rPr>
          <w:rFonts w:hint="eastAsia"/>
        </w:rPr>
        <w:t>に</w:t>
      </w:r>
      <w:r w:rsidRPr="007E4FA1">
        <w:rPr>
          <w:rFonts w:hint="eastAsia"/>
        </w:rPr>
        <w:t>、メインルール</w:t>
      </w:r>
      <w:del w:id="6782" w:author="IRK" w:date="2020-03-10T22:55:00Z">
        <w:r w:rsidRPr="007E4FA1" w:rsidDel="001920D3">
          <w:rPr>
            <w:rFonts w:hint="eastAsia"/>
          </w:rPr>
          <w:delText>あるいは</w:delText>
        </w:r>
      </w:del>
      <w:ins w:id="6783" w:author="IRK" w:date="2020-03-10T22:55:00Z">
        <w:r w:rsidR="001920D3">
          <w:rPr>
            <w:rFonts w:hint="eastAsia"/>
          </w:rPr>
          <w:t>、または</w:t>
        </w:r>
      </w:ins>
      <w:r w:rsidRPr="007E4FA1">
        <w:rPr>
          <w:rFonts w:hint="eastAsia"/>
        </w:rPr>
        <w:t>サブルー</w:t>
      </w:r>
      <w:r w:rsidRPr="002127E5">
        <w:rPr>
          <w:rFonts w:hint="eastAsia"/>
        </w:rPr>
        <w:t>ルに基準日付で適用可能なバージョンがない場合にこのエラーが発生する。このエラーの意味を業務的に解析すると「与えられた日付に適用できる規則がない」である。</w:t>
      </w:r>
    </w:p>
    <w:p w14:paraId="1195006D" w14:textId="38CDCB91" w:rsidR="005B6671" w:rsidRPr="00557903" w:rsidRDefault="005B6671" w:rsidP="00EC7890">
      <w:pPr>
        <w:ind w:left="910"/>
      </w:pPr>
      <w:r w:rsidRPr="00557903">
        <w:rPr>
          <w:rFonts w:hint="eastAsia"/>
        </w:rPr>
        <w:t>エ</w:t>
      </w:r>
      <w:r w:rsidR="0082051F" w:rsidRPr="00557903">
        <w:rPr>
          <w:rFonts w:hint="eastAsia"/>
        </w:rPr>
        <w:t>ラーメッセージに問題が発生したルール名とアプリケーションから通知さ</w:t>
      </w:r>
      <w:r w:rsidRPr="00557903">
        <w:rPr>
          <w:rFonts w:hint="eastAsia"/>
        </w:rPr>
        <w:t>れた基準日付が含まれる。</w:t>
      </w:r>
    </w:p>
    <w:p w14:paraId="1C3E2267" w14:textId="5E5773E1" w:rsidR="005B6671" w:rsidRPr="00557903" w:rsidRDefault="0082051F" w:rsidP="00EC7890">
      <w:pPr>
        <w:ind w:left="910"/>
      </w:pPr>
      <w:r w:rsidRPr="00086960">
        <w:rPr>
          <w:rFonts w:hint="eastAsia"/>
        </w:rPr>
        <w:t>処置</w:t>
      </w:r>
      <w:r w:rsidR="005B6671" w:rsidRPr="00557903">
        <w:rPr>
          <w:rFonts w:hint="eastAsia"/>
        </w:rPr>
        <w:t>方法</w:t>
      </w:r>
    </w:p>
    <w:p w14:paraId="16BA83DD" w14:textId="750353C6" w:rsidR="005B6671" w:rsidRPr="0049256C" w:rsidRDefault="005B6671" w:rsidP="00EC7890">
      <w:pPr>
        <w:ind w:left="910"/>
      </w:pPr>
      <w:r w:rsidRPr="00B505E6">
        <w:rPr>
          <w:rFonts w:hint="eastAsia"/>
        </w:rPr>
        <w:t>メインルールからエラーが起きた場合には、メインルールの開始時点前の日付でルールサービスが呼び出されないようにアプリケーションを修正する。また、業務的に可能であれば、メインルール</w:t>
      </w:r>
      <w:r w:rsidRPr="0049256C">
        <w:rPr>
          <w:rFonts w:hint="eastAsia"/>
        </w:rPr>
        <w:t>の開始時点を変更する。サブルールからエラーが発生した場合には、下位ルールの開始時点が実行された上位ルールバージョンの開始時点以降にならないよう、ルールを再構成する。例えば、次の場合を想定する。</w:t>
      </w:r>
    </w:p>
    <w:p w14:paraId="0C6182D7" w14:textId="1BB1D023" w:rsidR="005B6671" w:rsidRPr="0049256C" w:rsidRDefault="005B6671" w:rsidP="00FB5979">
      <w:pPr>
        <w:pStyle w:val="23"/>
      </w:pPr>
      <w:r w:rsidRPr="0049256C">
        <w:rPr>
          <w:rFonts w:hint="eastAsia"/>
        </w:rPr>
        <w:t>ルール実行の基準日付は</w:t>
      </w:r>
      <w:r w:rsidRPr="0049256C">
        <w:rPr>
          <w:rFonts w:hint="eastAsia"/>
        </w:rPr>
        <w:t>2015</w:t>
      </w:r>
      <w:r w:rsidR="00F16B6C" w:rsidRPr="0020390B">
        <w:rPr>
          <w:rFonts w:cs="Arial"/>
        </w:rPr>
        <w:t>/</w:t>
      </w:r>
      <w:r w:rsidRPr="0049256C">
        <w:rPr>
          <w:rFonts w:hint="eastAsia"/>
        </w:rPr>
        <w:t>05</w:t>
      </w:r>
      <w:r w:rsidR="00F16B6C" w:rsidRPr="0020390B">
        <w:rPr>
          <w:rFonts w:eastAsia="Malgun Gothic" w:cs="Arial"/>
        </w:rPr>
        <w:t>/</w:t>
      </w:r>
      <w:r w:rsidRPr="0049256C">
        <w:rPr>
          <w:rFonts w:hint="eastAsia"/>
        </w:rPr>
        <w:t>01</w:t>
      </w:r>
      <w:r w:rsidRPr="0049256C">
        <w:rPr>
          <w:rFonts w:hint="eastAsia"/>
        </w:rPr>
        <w:t>である。</w:t>
      </w:r>
    </w:p>
    <w:p w14:paraId="13E52582" w14:textId="3DB76921" w:rsidR="005B6671" w:rsidRPr="0049256C" w:rsidRDefault="005B6671" w:rsidP="00FB5979">
      <w:pPr>
        <w:pStyle w:val="23"/>
      </w:pPr>
      <w:r w:rsidRPr="0049256C">
        <w:rPr>
          <w:rFonts w:hint="eastAsia"/>
        </w:rPr>
        <w:t>上位ルールには開始時点が</w:t>
      </w:r>
      <w:r w:rsidRPr="0049256C">
        <w:rPr>
          <w:rFonts w:hint="eastAsia"/>
        </w:rPr>
        <w:t>2015</w:t>
      </w:r>
      <w:r w:rsidR="00F16B6C" w:rsidRPr="0020390B">
        <w:rPr>
          <w:rFonts w:eastAsia="Malgun Gothic" w:cs="Arial"/>
        </w:rPr>
        <w:t>/</w:t>
      </w:r>
      <w:r w:rsidRPr="0049256C">
        <w:rPr>
          <w:rFonts w:hint="eastAsia"/>
        </w:rPr>
        <w:t>01</w:t>
      </w:r>
      <w:r w:rsidR="00F16B6C" w:rsidRPr="0020390B">
        <w:rPr>
          <w:rFonts w:eastAsia="Malgun Gothic" w:cs="Arial"/>
        </w:rPr>
        <w:t>/</w:t>
      </w:r>
      <w:r w:rsidRPr="0049256C">
        <w:rPr>
          <w:rFonts w:hint="eastAsia"/>
        </w:rPr>
        <w:t>01</w:t>
      </w:r>
      <w:r w:rsidRPr="0049256C">
        <w:rPr>
          <w:rFonts w:hint="eastAsia"/>
        </w:rPr>
        <w:t>のバージョンのみある。</w:t>
      </w:r>
    </w:p>
    <w:p w14:paraId="58DCB6EE" w14:textId="2C66E231" w:rsidR="005B6671" w:rsidRPr="0049256C" w:rsidRDefault="005B6671" w:rsidP="00FB5979">
      <w:pPr>
        <w:pStyle w:val="23"/>
      </w:pPr>
      <w:r w:rsidRPr="0049256C">
        <w:rPr>
          <w:rFonts w:hint="eastAsia"/>
        </w:rPr>
        <w:t>下位ルールには開始時点が</w:t>
      </w:r>
      <w:r w:rsidRPr="0020390B">
        <w:rPr>
          <w:rFonts w:cs="Arial"/>
        </w:rPr>
        <w:t>2015</w:t>
      </w:r>
      <w:r w:rsidR="00F16B6C" w:rsidRPr="007A0D9A">
        <w:rPr>
          <w:rFonts w:eastAsia="Malgun Gothic" w:cs="Arial"/>
        </w:rPr>
        <w:t>/</w:t>
      </w:r>
      <w:r w:rsidRPr="007A0D9A">
        <w:rPr>
          <w:rFonts w:cs="Arial"/>
        </w:rPr>
        <w:t>06</w:t>
      </w:r>
      <w:r w:rsidR="00F16B6C" w:rsidRPr="00F14219">
        <w:rPr>
          <w:rFonts w:eastAsia="Malgun Gothic" w:cs="Arial"/>
        </w:rPr>
        <w:t>/</w:t>
      </w:r>
      <w:r w:rsidRPr="00F14219">
        <w:rPr>
          <w:rFonts w:cs="Arial"/>
        </w:rPr>
        <w:t>01</w:t>
      </w:r>
      <w:r w:rsidRPr="0049256C">
        <w:rPr>
          <w:rFonts w:hint="eastAsia"/>
        </w:rPr>
        <w:t>のバージョンのみある。</w:t>
      </w:r>
    </w:p>
    <w:p w14:paraId="2662A5F9" w14:textId="618F70C9" w:rsidR="005B6671" w:rsidRPr="0049256C" w:rsidRDefault="005B6671" w:rsidP="00FB5979">
      <w:pPr>
        <w:pStyle w:val="13"/>
      </w:pPr>
      <w:r w:rsidRPr="0049256C">
        <w:rPr>
          <w:rFonts w:hint="eastAsia"/>
        </w:rPr>
        <w:t>この場</w:t>
      </w:r>
      <w:r w:rsidR="0082051F">
        <w:rPr>
          <w:rFonts w:hint="eastAsia"/>
        </w:rPr>
        <w:t>合、上位ルールは基準日付で適用できないバージョンがある</w:t>
      </w:r>
      <w:del w:id="6784" w:author="IRK" w:date="2020-03-11T15:55:00Z">
        <w:r w:rsidR="0082051F" w:rsidDel="003E7D05">
          <w:rPr>
            <w:rFonts w:hint="eastAsia"/>
          </w:rPr>
          <w:delText>ので</w:delText>
        </w:r>
      </w:del>
      <w:ins w:id="6785" w:author="IRK" w:date="2020-03-11T15:55:00Z">
        <w:r w:rsidR="003E7D05">
          <w:rPr>
            <w:rFonts w:hint="eastAsia"/>
          </w:rPr>
          <w:t>ため</w:t>
        </w:r>
      </w:ins>
      <w:r w:rsidR="0082051F">
        <w:rPr>
          <w:rFonts w:hint="eastAsia"/>
        </w:rPr>
        <w:t>正常</w:t>
      </w:r>
      <w:r w:rsidRPr="0049256C">
        <w:rPr>
          <w:rFonts w:hint="eastAsia"/>
        </w:rPr>
        <w:t>に実行される。ただし、下位ルールは適用できるバージョンがない</w:t>
      </w:r>
      <w:del w:id="6786" w:author="IRK" w:date="2020-03-11T15:55:00Z">
        <w:r w:rsidRPr="0049256C" w:rsidDel="003E7D05">
          <w:rPr>
            <w:rFonts w:hint="eastAsia"/>
          </w:rPr>
          <w:delText>ので</w:delText>
        </w:r>
      </w:del>
      <w:ins w:id="6787" w:author="IRK" w:date="2020-03-11T15:55:00Z">
        <w:r w:rsidR="003E7D05">
          <w:rPr>
            <w:rFonts w:hint="eastAsia"/>
          </w:rPr>
          <w:t>ため</w:t>
        </w:r>
      </w:ins>
      <w:r w:rsidRPr="0049256C">
        <w:rPr>
          <w:rFonts w:hint="eastAsia"/>
        </w:rPr>
        <w:t>、下位ルールが呼び出される</w:t>
      </w:r>
      <w:r w:rsidR="00522907">
        <w:rPr>
          <w:rFonts w:hint="eastAsia"/>
        </w:rPr>
        <w:t>時</w:t>
      </w:r>
      <w:r w:rsidRPr="0049256C">
        <w:rPr>
          <w:rFonts w:hint="eastAsia"/>
        </w:rPr>
        <w:t>にこのエラーが発生する。これを解決するためには、上位ルールを</w:t>
      </w:r>
      <w:r w:rsidRPr="0049256C">
        <w:rPr>
          <w:rFonts w:hint="eastAsia"/>
        </w:rPr>
        <w:t>2015</w:t>
      </w:r>
      <w:r w:rsidR="00F16B6C">
        <w:rPr>
          <w:rFonts w:eastAsia="Malgun Gothic" w:hint="eastAsia"/>
        </w:rPr>
        <w:t>/</w:t>
      </w:r>
      <w:r w:rsidRPr="0049256C">
        <w:rPr>
          <w:rFonts w:hint="eastAsia"/>
        </w:rPr>
        <w:t>01</w:t>
      </w:r>
      <w:r w:rsidR="00F16B6C">
        <w:rPr>
          <w:rFonts w:eastAsia="Malgun Gothic" w:hint="eastAsia"/>
        </w:rPr>
        <w:t>/</w:t>
      </w:r>
      <w:r w:rsidRPr="0049256C">
        <w:rPr>
          <w:rFonts w:hint="eastAsia"/>
        </w:rPr>
        <w:t>01</w:t>
      </w:r>
      <w:r w:rsidRPr="0049256C">
        <w:rPr>
          <w:rFonts w:hint="eastAsia"/>
        </w:rPr>
        <w:t>に開始するバージョンと</w:t>
      </w:r>
      <w:r w:rsidRPr="0049256C">
        <w:rPr>
          <w:rFonts w:hint="eastAsia"/>
        </w:rPr>
        <w:t>2015</w:t>
      </w:r>
      <w:r w:rsidR="00F16B6C">
        <w:rPr>
          <w:rFonts w:eastAsia="Malgun Gothic" w:hint="eastAsia"/>
        </w:rPr>
        <w:t>/</w:t>
      </w:r>
      <w:r w:rsidRPr="0049256C">
        <w:rPr>
          <w:rFonts w:hint="eastAsia"/>
        </w:rPr>
        <w:t>06</w:t>
      </w:r>
      <w:r w:rsidR="00F16B6C">
        <w:rPr>
          <w:rFonts w:eastAsia="Malgun Gothic" w:hint="eastAsia"/>
        </w:rPr>
        <w:t>/</w:t>
      </w:r>
      <w:r w:rsidRPr="0049256C">
        <w:rPr>
          <w:rFonts w:hint="eastAsia"/>
        </w:rPr>
        <w:t>01</w:t>
      </w:r>
      <w:r w:rsidRPr="0049256C">
        <w:rPr>
          <w:rFonts w:hint="eastAsia"/>
        </w:rPr>
        <w:t>に開始するバージョンを分離し、前者では下位ルールを参照しないようにする</w:t>
      </w:r>
      <w:r w:rsidR="00A17485">
        <w:rPr>
          <w:rFonts w:hint="eastAsia"/>
        </w:rPr>
        <w:t>。</w:t>
      </w:r>
    </w:p>
    <w:p w14:paraId="31860F4F" w14:textId="77777777" w:rsidR="005B6671" w:rsidRPr="0049256C" w:rsidRDefault="005B6671" w:rsidP="00EC7890"/>
    <w:p w14:paraId="7F0618F8" w14:textId="77777777" w:rsidR="005B6671" w:rsidRPr="0049256C" w:rsidRDefault="005B6671">
      <w:pPr>
        <w:pStyle w:val="32"/>
        <w:pPrChange w:id="6788" w:author="IRK" w:date="2020-05-11T09:47:00Z">
          <w:pPr>
            <w:pStyle w:val="32"/>
            <w:spacing w:before="12" w:after="12"/>
            <w:jc w:val="left"/>
          </w:pPr>
        </w:pPrChange>
      </w:pPr>
      <w:bookmarkStart w:id="6789" w:name="_Toc458533826"/>
      <w:bookmarkStart w:id="6790" w:name="_Toc458780435"/>
      <w:bookmarkStart w:id="6791" w:name="_Toc458533827"/>
      <w:bookmarkStart w:id="6792" w:name="_Toc458780436"/>
      <w:bookmarkStart w:id="6793" w:name="_Toc429066621"/>
      <w:bookmarkStart w:id="6794" w:name="_Toc441755376"/>
      <w:bookmarkStart w:id="6795" w:name="_Toc40449610"/>
      <w:bookmarkEnd w:id="6789"/>
      <w:bookmarkEnd w:id="6790"/>
      <w:bookmarkEnd w:id="6791"/>
      <w:bookmarkEnd w:id="6792"/>
      <w:r w:rsidRPr="0049256C">
        <w:rPr>
          <w:rFonts w:hint="eastAsia"/>
        </w:rPr>
        <w:t>IRE-10011</w:t>
      </w:r>
      <w:bookmarkEnd w:id="6793"/>
      <w:bookmarkEnd w:id="6794"/>
      <w:bookmarkEnd w:id="6795"/>
    </w:p>
    <w:p w14:paraId="27F8E90B" w14:textId="77777777" w:rsidR="005B6671" w:rsidRPr="0049256C" w:rsidRDefault="005B6671" w:rsidP="00FB5979">
      <w:pPr>
        <w:pStyle w:val="10"/>
      </w:pPr>
      <w:r w:rsidRPr="0049256C">
        <w:rPr>
          <w:rFonts w:hint="eastAsia"/>
        </w:rPr>
        <w:t>エラーメッセージ</w:t>
      </w:r>
    </w:p>
    <w:p w14:paraId="131103B8" w14:textId="77777777" w:rsidR="005B6671" w:rsidRPr="0049256C" w:rsidRDefault="005B6671" w:rsidP="00FB5979">
      <w:pPr>
        <w:pStyle w:val="13"/>
      </w:pPr>
      <w:r w:rsidRPr="0049256C">
        <w:rPr>
          <w:rFonts w:hint="eastAsia"/>
        </w:rPr>
        <w:t>ルール結果を</w:t>
      </w:r>
      <w:r w:rsidRPr="0049256C">
        <w:t>I/O</w:t>
      </w:r>
      <w:r w:rsidRPr="0049256C">
        <w:t>アダプタに設定中にエラーが発生しました。</w:t>
      </w:r>
    </w:p>
    <w:p w14:paraId="0EC87094" w14:textId="77777777" w:rsidR="005B6671" w:rsidRPr="0049256C" w:rsidRDefault="005B6671" w:rsidP="00FB5979">
      <w:pPr>
        <w:pStyle w:val="10"/>
      </w:pPr>
      <w:r w:rsidRPr="0049256C">
        <w:rPr>
          <w:rFonts w:hint="eastAsia"/>
        </w:rPr>
        <w:t>原因</w:t>
      </w:r>
    </w:p>
    <w:p w14:paraId="3A93A33A" w14:textId="49270EBB" w:rsidR="005B6671" w:rsidRPr="0049256C" w:rsidRDefault="005B6671" w:rsidP="00FB5979">
      <w:pPr>
        <w:pStyle w:val="13"/>
      </w:pPr>
      <w:r w:rsidRPr="0049256C">
        <w:rPr>
          <w:rFonts w:hint="eastAsia"/>
        </w:rPr>
        <w:t>ルールアプリケーションが</w:t>
      </w:r>
      <w:r w:rsidRPr="0049256C">
        <w:rPr>
          <w:rFonts w:hint="eastAsia"/>
        </w:rPr>
        <w:t>I/O</w:t>
      </w:r>
      <w:r w:rsidRPr="0049256C">
        <w:rPr>
          <w:rFonts w:hint="eastAsia"/>
        </w:rPr>
        <w:t>アダプタ方式でルールを呼び出す場合、ルールサーバはルールが正常に実行された場合</w:t>
      </w:r>
      <w:r w:rsidR="00800688">
        <w:rPr>
          <w:rFonts w:hint="eastAsia"/>
        </w:rPr>
        <w:t>、</w:t>
      </w:r>
      <w:r w:rsidRPr="0049256C">
        <w:rPr>
          <w:rFonts w:hint="eastAsia"/>
        </w:rPr>
        <w:t>その結果を</w:t>
      </w:r>
      <w:r w:rsidRPr="0049256C">
        <w:rPr>
          <w:rFonts w:hint="eastAsia"/>
        </w:rPr>
        <w:t>ResultConsumer</w:t>
      </w:r>
      <w:r w:rsidRPr="0049256C">
        <w:rPr>
          <w:rFonts w:hint="eastAsia"/>
        </w:rPr>
        <w:t>の</w:t>
      </w:r>
      <w:r w:rsidRPr="0049256C">
        <w:rPr>
          <w:rFonts w:hint="eastAsia"/>
        </w:rPr>
        <w:t>set</w:t>
      </w:r>
      <w:r w:rsidRPr="0049256C">
        <w:rPr>
          <w:rFonts w:hint="eastAsia"/>
        </w:rPr>
        <w:t>メソッドを利用して</w:t>
      </w:r>
      <w:r w:rsidRPr="0049256C">
        <w:rPr>
          <w:rFonts w:hint="eastAsia"/>
        </w:rPr>
        <w:t>I/O</w:t>
      </w:r>
      <w:r w:rsidRPr="0049256C">
        <w:rPr>
          <w:rFonts w:hint="eastAsia"/>
        </w:rPr>
        <w:t>アダプタに設定する。この際、</w:t>
      </w:r>
      <w:r w:rsidRPr="0049256C">
        <w:rPr>
          <w:rFonts w:hint="eastAsia"/>
        </w:rPr>
        <w:t>set</w:t>
      </w:r>
      <w:r w:rsidRPr="0049256C">
        <w:rPr>
          <w:rFonts w:hint="eastAsia"/>
        </w:rPr>
        <w:t>メソッド内で例外が投げられて、このエラーが発生する。メッセージに例外のメッセージが含まれる。</w:t>
      </w:r>
    </w:p>
    <w:p w14:paraId="4CE9AA28" w14:textId="4C9E2BE6" w:rsidR="005B6671" w:rsidRPr="00557903" w:rsidRDefault="0082051F" w:rsidP="00FB5979">
      <w:pPr>
        <w:pStyle w:val="10"/>
      </w:pPr>
      <w:r w:rsidRPr="00086960">
        <w:rPr>
          <w:rFonts w:hint="eastAsia"/>
        </w:rPr>
        <w:t>処置</w:t>
      </w:r>
      <w:r w:rsidR="005B6671" w:rsidRPr="00557903">
        <w:rPr>
          <w:rFonts w:hint="eastAsia"/>
        </w:rPr>
        <w:t>方法</w:t>
      </w:r>
    </w:p>
    <w:p w14:paraId="3B31A250" w14:textId="4EE185E2" w:rsidR="005B6671" w:rsidRPr="00557903" w:rsidRDefault="005B6671" w:rsidP="00FB5979">
      <w:pPr>
        <w:pStyle w:val="13"/>
      </w:pPr>
      <w:r w:rsidRPr="00557903">
        <w:rPr>
          <w:rFonts w:hint="eastAsia"/>
        </w:rPr>
        <w:t>ResultConsumer</w:t>
      </w:r>
      <w:r w:rsidRPr="00557903">
        <w:rPr>
          <w:rFonts w:hint="eastAsia"/>
        </w:rPr>
        <w:t>開発者にこの</w:t>
      </w:r>
      <w:r w:rsidR="00F5629C" w:rsidRPr="00B505E6">
        <w:rPr>
          <w:rFonts w:hint="eastAsia"/>
        </w:rPr>
        <w:t>エラーメッセージに含まれたメッセージを伝えて、その原因によって</w:t>
      </w:r>
      <w:r w:rsidR="00F5629C" w:rsidRPr="00086960">
        <w:rPr>
          <w:rFonts w:hint="eastAsia"/>
        </w:rPr>
        <w:t>処置</w:t>
      </w:r>
      <w:r w:rsidRPr="00557903">
        <w:rPr>
          <w:rFonts w:hint="eastAsia"/>
        </w:rPr>
        <w:t>する。</w:t>
      </w:r>
    </w:p>
    <w:p w14:paraId="7A2CB279" w14:textId="77777777" w:rsidR="005B6671" w:rsidRPr="0049256C" w:rsidRDefault="005B6671" w:rsidP="00EC7890"/>
    <w:p w14:paraId="1FC7BCE0" w14:textId="77777777" w:rsidR="005B6671" w:rsidRPr="0049256C" w:rsidRDefault="005B6671">
      <w:pPr>
        <w:pStyle w:val="32"/>
        <w:pPrChange w:id="6796" w:author="IRK" w:date="2020-05-11T09:47:00Z">
          <w:pPr>
            <w:pStyle w:val="32"/>
            <w:spacing w:before="12" w:after="12"/>
            <w:jc w:val="left"/>
          </w:pPr>
        </w:pPrChange>
      </w:pPr>
      <w:bookmarkStart w:id="6797" w:name="_Toc429066622"/>
      <w:bookmarkStart w:id="6798" w:name="_Toc441755377"/>
      <w:bookmarkStart w:id="6799" w:name="_Toc40449611"/>
      <w:r w:rsidRPr="0049256C">
        <w:rPr>
          <w:rFonts w:hint="eastAsia"/>
        </w:rPr>
        <w:t>IRE-10012</w:t>
      </w:r>
      <w:bookmarkEnd w:id="6797"/>
      <w:bookmarkEnd w:id="6798"/>
      <w:bookmarkEnd w:id="6799"/>
    </w:p>
    <w:p w14:paraId="4CA5AD06" w14:textId="77777777" w:rsidR="005B6671" w:rsidRPr="0049256C" w:rsidRDefault="005B6671" w:rsidP="00FB5979">
      <w:pPr>
        <w:pStyle w:val="10"/>
      </w:pPr>
      <w:r w:rsidRPr="0049256C">
        <w:rPr>
          <w:rFonts w:hint="eastAsia"/>
        </w:rPr>
        <w:t>エラーメッセージ</w:t>
      </w:r>
    </w:p>
    <w:p w14:paraId="0AEB9C3F" w14:textId="572E58AA" w:rsidR="005B6671" w:rsidRPr="0049256C" w:rsidRDefault="00206831" w:rsidP="00FB5979">
      <w:pPr>
        <w:pStyle w:val="13"/>
      </w:pPr>
      <w:r w:rsidRPr="00206831">
        <w:rPr>
          <w:rFonts w:hint="eastAsia"/>
        </w:rPr>
        <w:t>0</w:t>
      </w:r>
      <w:r w:rsidRPr="00206831">
        <w:rPr>
          <w:rFonts w:hint="eastAsia"/>
        </w:rPr>
        <w:t>除算エラー</w:t>
      </w:r>
    </w:p>
    <w:p w14:paraId="0BD5C0EE" w14:textId="77777777" w:rsidR="005B6671" w:rsidRPr="0049256C" w:rsidRDefault="005B6671" w:rsidP="00FB5979">
      <w:pPr>
        <w:pStyle w:val="13"/>
      </w:pPr>
      <w:r w:rsidRPr="0049256C">
        <w:rPr>
          <w:rFonts w:hint="eastAsia"/>
        </w:rPr>
        <w:t>または</w:t>
      </w:r>
    </w:p>
    <w:p w14:paraId="22572C1A" w14:textId="56FC082B" w:rsidR="005B6671" w:rsidRPr="0049256C" w:rsidRDefault="00206831" w:rsidP="00FB5979">
      <w:pPr>
        <w:pStyle w:val="13"/>
      </w:pPr>
      <w:r w:rsidRPr="00206831">
        <w:rPr>
          <w:rFonts w:hint="eastAsia"/>
        </w:rPr>
        <w:t xml:space="preserve">^ </w:t>
      </w:r>
      <w:r w:rsidRPr="00206831">
        <w:rPr>
          <w:rFonts w:hint="eastAsia"/>
        </w:rPr>
        <w:t>演算の最初の被演算子には</w:t>
      </w:r>
      <w:r w:rsidRPr="00206831">
        <w:rPr>
          <w:rFonts w:hint="eastAsia"/>
        </w:rPr>
        <w:t>0</w:t>
      </w:r>
      <w:r w:rsidRPr="00206831">
        <w:rPr>
          <w:rFonts w:hint="eastAsia"/>
        </w:rPr>
        <w:t>を設定できません。</w:t>
      </w:r>
    </w:p>
    <w:p w14:paraId="0543996C" w14:textId="77777777" w:rsidR="005B6671" w:rsidRPr="0049256C" w:rsidRDefault="005B6671" w:rsidP="00FB5979">
      <w:pPr>
        <w:pStyle w:val="10"/>
      </w:pPr>
      <w:r w:rsidRPr="0049256C">
        <w:rPr>
          <w:rFonts w:hint="eastAsia"/>
        </w:rPr>
        <w:t>原因</w:t>
      </w:r>
    </w:p>
    <w:p w14:paraId="0D616BA6" w14:textId="76D1C27C" w:rsidR="005B6671" w:rsidRPr="0049256C" w:rsidRDefault="005B6671" w:rsidP="00FB5979">
      <w:pPr>
        <w:pStyle w:val="13"/>
      </w:pPr>
      <w:r w:rsidRPr="0049256C">
        <w:rPr>
          <w:rFonts w:hint="eastAsia"/>
        </w:rPr>
        <w:t>エラーメッセージによって原因が異なる。「</w:t>
      </w:r>
      <w:r w:rsidR="0023334C">
        <w:rPr>
          <w:rFonts w:hint="eastAsia"/>
        </w:rPr>
        <w:t>0</w:t>
      </w:r>
      <w:r w:rsidR="00274419" w:rsidRPr="00206831">
        <w:rPr>
          <w:rFonts w:hint="eastAsia"/>
        </w:rPr>
        <w:t>除算エラー</w:t>
      </w:r>
      <w:r w:rsidRPr="0049256C">
        <w:rPr>
          <w:rFonts w:hint="eastAsia"/>
        </w:rPr>
        <w:t>」は次の場合に発生する。</w:t>
      </w:r>
    </w:p>
    <w:p w14:paraId="6D6B879C" w14:textId="5CF6C40D" w:rsidR="005B6671" w:rsidRPr="0049256C" w:rsidRDefault="005B6671" w:rsidP="00FB5979">
      <w:pPr>
        <w:pStyle w:val="23"/>
      </w:pPr>
      <w:r w:rsidRPr="0049256C">
        <w:rPr>
          <w:rFonts w:hint="eastAsia"/>
        </w:rPr>
        <w:t>割り算で除数が数字である場合、その値が</w:t>
      </w:r>
      <w:r w:rsidRPr="0049256C">
        <w:rPr>
          <w:rFonts w:hint="eastAsia"/>
        </w:rPr>
        <w:t>0</w:t>
      </w:r>
      <w:r w:rsidRPr="0049256C">
        <w:rPr>
          <w:rFonts w:hint="eastAsia"/>
        </w:rPr>
        <w:t>である</w:t>
      </w:r>
      <w:r w:rsidR="00A17485" w:rsidRPr="0049256C">
        <w:rPr>
          <w:rFonts w:hint="eastAsia"/>
        </w:rPr>
        <w:t>時</w:t>
      </w:r>
    </w:p>
    <w:p w14:paraId="513E5060" w14:textId="681F1265" w:rsidR="005B6671" w:rsidRPr="0049256C" w:rsidRDefault="005B6671" w:rsidP="00FB5979">
      <w:pPr>
        <w:pStyle w:val="23"/>
      </w:pPr>
      <w:r w:rsidRPr="0049256C">
        <w:rPr>
          <w:rFonts w:hint="eastAsia"/>
        </w:rPr>
        <w:t>割り算で除数が多重値である場合、多重値の</w:t>
      </w:r>
      <w:r w:rsidR="00777D82">
        <w:rPr>
          <w:rFonts w:hint="eastAsia"/>
        </w:rPr>
        <w:t>中</w:t>
      </w:r>
      <w:r w:rsidRPr="0049256C">
        <w:rPr>
          <w:rFonts w:hint="eastAsia"/>
        </w:rPr>
        <w:t>に</w:t>
      </w:r>
      <w:r w:rsidRPr="0049256C">
        <w:rPr>
          <w:rFonts w:hint="eastAsia"/>
        </w:rPr>
        <w:t>0</w:t>
      </w:r>
      <w:r w:rsidRPr="0049256C">
        <w:rPr>
          <w:rFonts w:hint="eastAsia"/>
        </w:rPr>
        <w:t>がある</w:t>
      </w:r>
      <w:r w:rsidR="00A17485" w:rsidRPr="0049256C">
        <w:rPr>
          <w:rFonts w:hint="eastAsia"/>
        </w:rPr>
        <w:t>時</w:t>
      </w:r>
    </w:p>
    <w:p w14:paraId="5E9E5182" w14:textId="0B119692" w:rsidR="005B6671" w:rsidRPr="0049256C" w:rsidRDefault="005B6671" w:rsidP="00FB5979">
      <w:pPr>
        <w:pStyle w:val="23"/>
      </w:pPr>
      <w:r w:rsidRPr="0049256C">
        <w:rPr>
          <w:rFonts w:hint="eastAsia"/>
        </w:rPr>
        <w:t>割り算で除数の値が</w:t>
      </w:r>
      <w:r w:rsidR="0023334C">
        <w:rPr>
          <w:rFonts w:hint="eastAsia"/>
        </w:rPr>
        <w:t>0</w:t>
      </w:r>
      <w:r w:rsidRPr="0049256C">
        <w:rPr>
          <w:rFonts w:hint="eastAsia"/>
        </w:rPr>
        <w:t>である時</w:t>
      </w:r>
    </w:p>
    <w:p w14:paraId="7AA9D1DF" w14:textId="62092986" w:rsidR="005B6671" w:rsidRPr="00557903" w:rsidRDefault="005B6671" w:rsidP="00FB5979">
      <w:pPr>
        <w:pStyle w:val="28"/>
      </w:pPr>
      <w:r w:rsidRPr="00557903">
        <w:rPr>
          <w:rFonts w:hint="eastAsia"/>
        </w:rPr>
        <w:t>「</w:t>
      </w:r>
      <w:r w:rsidRPr="00557903">
        <w:rPr>
          <w:rFonts w:hint="eastAsia"/>
        </w:rPr>
        <w:t>^</w:t>
      </w:r>
      <w:r w:rsidR="00274419">
        <w:rPr>
          <w:rFonts w:hint="eastAsia"/>
        </w:rPr>
        <w:t xml:space="preserve"> </w:t>
      </w:r>
      <w:r w:rsidR="00274419" w:rsidRPr="00206831">
        <w:rPr>
          <w:rFonts w:hint="eastAsia"/>
        </w:rPr>
        <w:t>演算の最初の被演算子には</w:t>
      </w:r>
      <w:r w:rsidR="00274419" w:rsidRPr="00206831">
        <w:rPr>
          <w:rFonts w:hint="eastAsia"/>
        </w:rPr>
        <w:t>0</w:t>
      </w:r>
      <w:r w:rsidR="00274419" w:rsidRPr="00206831">
        <w:rPr>
          <w:rFonts w:hint="eastAsia"/>
        </w:rPr>
        <w:t>を設定できません</w:t>
      </w:r>
      <w:r w:rsidRPr="002127E5">
        <w:rPr>
          <w:rFonts w:hint="eastAsia"/>
        </w:rPr>
        <w:t>」は</w:t>
      </w:r>
      <w:del w:id="6800" w:author="IRK" w:date="2020-03-10T15:50:00Z">
        <w:r w:rsidRPr="002127E5" w:rsidDel="00014724">
          <w:rPr>
            <w:rFonts w:hint="eastAsia"/>
          </w:rPr>
          <w:delText>＾</w:delText>
        </w:r>
      </w:del>
      <w:ins w:id="6801" w:author="IRK" w:date="2020-03-10T15:50:00Z">
        <w:r w:rsidR="00014724">
          <w:rPr>
            <w:rFonts w:hint="eastAsia"/>
          </w:rPr>
          <w:t>^</w:t>
        </w:r>
      </w:ins>
      <w:r w:rsidRPr="002127E5">
        <w:rPr>
          <w:rFonts w:hint="eastAsia"/>
        </w:rPr>
        <w:t>演算の基数</w:t>
      </w:r>
      <w:r w:rsidRPr="00A525EC">
        <w:rPr>
          <w:rFonts w:hint="eastAsia"/>
        </w:rPr>
        <w:t>(</w:t>
      </w:r>
      <w:r w:rsidR="00274419">
        <w:rPr>
          <w:rFonts w:hint="eastAsia"/>
        </w:rPr>
        <w:t>最初</w:t>
      </w:r>
      <w:r w:rsidRPr="00557903">
        <w:rPr>
          <w:rFonts w:hint="eastAsia"/>
        </w:rPr>
        <w:t>の被演算子</w:t>
      </w:r>
      <w:r w:rsidRPr="00557903">
        <w:t>)</w:t>
      </w:r>
      <w:r w:rsidRPr="00557903">
        <w:rPr>
          <w:rFonts w:hint="eastAsia"/>
        </w:rPr>
        <w:t>が</w:t>
      </w:r>
      <w:r w:rsidRPr="00557903">
        <w:t>0</w:t>
      </w:r>
      <w:r w:rsidRPr="00557903">
        <w:rPr>
          <w:rFonts w:hint="eastAsia"/>
        </w:rPr>
        <w:t>の時に発生する。</w:t>
      </w:r>
    </w:p>
    <w:p w14:paraId="5FE55C8F" w14:textId="2D18E84E" w:rsidR="005B6671" w:rsidRPr="00557903" w:rsidRDefault="00B40B5A" w:rsidP="00FB5979">
      <w:pPr>
        <w:pStyle w:val="10"/>
      </w:pPr>
      <w:r w:rsidRPr="00086960">
        <w:rPr>
          <w:rFonts w:hint="eastAsia"/>
        </w:rPr>
        <w:t>処置</w:t>
      </w:r>
      <w:r w:rsidR="005B6671" w:rsidRPr="00557903">
        <w:rPr>
          <w:rFonts w:hint="eastAsia"/>
        </w:rPr>
        <w:t>方法</w:t>
      </w:r>
    </w:p>
    <w:p w14:paraId="7D1CC039" w14:textId="518ADEA9" w:rsidR="005B6671" w:rsidRPr="00557903" w:rsidRDefault="005B6671" w:rsidP="00FB5979">
      <w:pPr>
        <w:pStyle w:val="13"/>
      </w:pPr>
      <w:r w:rsidRPr="00B505E6">
        <w:rPr>
          <w:rFonts w:hint="eastAsia"/>
        </w:rPr>
        <w:t>被演算子に</w:t>
      </w:r>
      <w:r w:rsidRPr="00B505E6">
        <w:rPr>
          <w:rFonts w:hint="eastAsia"/>
        </w:rPr>
        <w:t>0</w:t>
      </w:r>
      <w:r w:rsidR="00B40B5A" w:rsidRPr="007E4FA1">
        <w:rPr>
          <w:rFonts w:hint="eastAsia"/>
        </w:rPr>
        <w:t>を与えないよう</w:t>
      </w:r>
      <w:r w:rsidR="00B40B5A" w:rsidRPr="00086960">
        <w:rPr>
          <w:rFonts w:hint="eastAsia"/>
        </w:rPr>
        <w:t>処置</w:t>
      </w:r>
      <w:r w:rsidRPr="00557903">
        <w:rPr>
          <w:rFonts w:hint="eastAsia"/>
        </w:rPr>
        <w:t>する。</w:t>
      </w:r>
    </w:p>
    <w:p w14:paraId="53074896" w14:textId="77777777" w:rsidR="005B6671" w:rsidRPr="00B505E6" w:rsidRDefault="005B6671" w:rsidP="00EC7890"/>
    <w:p w14:paraId="59788253" w14:textId="77777777" w:rsidR="005B6671" w:rsidRPr="002127E5" w:rsidRDefault="005B6671">
      <w:pPr>
        <w:pStyle w:val="32"/>
        <w:pPrChange w:id="6802" w:author="IRK" w:date="2020-05-11T09:47:00Z">
          <w:pPr>
            <w:pStyle w:val="32"/>
            <w:spacing w:before="12" w:after="12"/>
            <w:jc w:val="left"/>
          </w:pPr>
        </w:pPrChange>
      </w:pPr>
      <w:bookmarkStart w:id="6803" w:name="_Toc429066623"/>
      <w:bookmarkStart w:id="6804" w:name="_Toc441755378"/>
      <w:bookmarkStart w:id="6805" w:name="_Toc40449612"/>
      <w:r w:rsidRPr="007E4FA1">
        <w:rPr>
          <w:rFonts w:hint="eastAsia"/>
        </w:rPr>
        <w:t>IRE-10013</w:t>
      </w:r>
      <w:bookmarkEnd w:id="6803"/>
      <w:bookmarkEnd w:id="6804"/>
      <w:bookmarkEnd w:id="6805"/>
    </w:p>
    <w:p w14:paraId="7F2C9033" w14:textId="77777777" w:rsidR="005B6671" w:rsidRPr="00557903" w:rsidRDefault="005B6671" w:rsidP="00FB5979">
      <w:pPr>
        <w:pStyle w:val="10"/>
      </w:pPr>
      <w:r w:rsidRPr="00A525EC">
        <w:rPr>
          <w:rFonts w:hint="eastAsia"/>
        </w:rPr>
        <w:t>エラーメッセージ</w:t>
      </w:r>
    </w:p>
    <w:p w14:paraId="6BA503DD" w14:textId="77777777" w:rsidR="005B6671" w:rsidRPr="00557903" w:rsidRDefault="005B6671" w:rsidP="00FB5979">
      <w:pPr>
        <w:pStyle w:val="13"/>
      </w:pPr>
      <w:r w:rsidRPr="00557903">
        <w:rPr>
          <w:rFonts w:hint="eastAsia"/>
        </w:rPr>
        <w:t>ブランチルールの分岐条件結果と一致するブランチノードがありません。</w:t>
      </w:r>
    </w:p>
    <w:p w14:paraId="3492218F" w14:textId="77777777" w:rsidR="005B6671" w:rsidRPr="00557903" w:rsidRDefault="005B6671" w:rsidP="00FB5979">
      <w:pPr>
        <w:pStyle w:val="10"/>
      </w:pPr>
      <w:r w:rsidRPr="00557903">
        <w:rPr>
          <w:rFonts w:hint="eastAsia"/>
        </w:rPr>
        <w:t>原因</w:t>
      </w:r>
    </w:p>
    <w:p w14:paraId="651E308E" w14:textId="72379937" w:rsidR="005B6671" w:rsidRPr="00557903" w:rsidRDefault="005B6671" w:rsidP="00FB5979">
      <w:pPr>
        <w:pStyle w:val="13"/>
      </w:pPr>
      <w:r w:rsidRPr="00557903">
        <w:rPr>
          <w:rFonts w:hint="eastAsia"/>
        </w:rPr>
        <w:t>ブランチルールは分岐条件を実行してその結果と一致する名前のブランチルールを実行するルールである。分岐条件を実行したが</w:t>
      </w:r>
      <w:r w:rsidR="00A166B6" w:rsidRPr="00A166B6">
        <w:rPr>
          <w:rFonts w:hint="eastAsia"/>
        </w:rPr>
        <w:t>指定した名前の</w:t>
      </w:r>
      <w:r w:rsidRPr="00557903">
        <w:rPr>
          <w:rFonts w:hint="eastAsia"/>
        </w:rPr>
        <w:t>ルールがない場合、またはルールはあるがそのルールがブランチノードで設定されていない場合、このエラーが発生する。ただし、デフォルト値がある場合にはエラーが発生せずデフォルト値が実行される。メッセージには分岐条件の結果が含まれる。</w:t>
      </w:r>
      <w:del w:id="6806" w:author="IRK" w:date="2020-03-10T15:24:00Z">
        <w:r w:rsidRPr="00557903" w:rsidDel="00330D2C">
          <w:delText xml:space="preserve"> </w:delText>
        </w:r>
      </w:del>
    </w:p>
    <w:p w14:paraId="5239ADF9" w14:textId="7298603E" w:rsidR="005B6671" w:rsidRPr="00557903" w:rsidRDefault="00B40B5A" w:rsidP="00FB5979">
      <w:pPr>
        <w:pStyle w:val="10"/>
      </w:pPr>
      <w:r w:rsidRPr="00086960">
        <w:rPr>
          <w:rFonts w:hint="eastAsia"/>
        </w:rPr>
        <w:t>処置</w:t>
      </w:r>
      <w:r w:rsidR="005B6671" w:rsidRPr="00557903">
        <w:rPr>
          <w:rFonts w:hint="eastAsia"/>
        </w:rPr>
        <w:t>方法</w:t>
      </w:r>
    </w:p>
    <w:p w14:paraId="09D40300" w14:textId="77777777" w:rsidR="005B6671" w:rsidRPr="0049256C" w:rsidRDefault="005B6671" w:rsidP="00FB5979">
      <w:pPr>
        <w:pStyle w:val="13"/>
      </w:pPr>
      <w:r w:rsidRPr="0049256C">
        <w:rPr>
          <w:rFonts w:hint="eastAsia"/>
        </w:rPr>
        <w:t>ルール開発者は次の順番でチェックする。</w:t>
      </w:r>
    </w:p>
    <w:p w14:paraId="2583CCCD" w14:textId="77777777" w:rsidR="005B6671" w:rsidRPr="0049256C" w:rsidRDefault="005B6671" w:rsidP="00FB5979">
      <w:pPr>
        <w:pStyle w:val="23"/>
      </w:pPr>
      <w:r w:rsidRPr="0049256C">
        <w:rPr>
          <w:rFonts w:hint="eastAsia"/>
        </w:rPr>
        <w:t>分岐条件を満たすかを確認する。</w:t>
      </w:r>
    </w:p>
    <w:p w14:paraId="4C5497FC" w14:textId="77777777" w:rsidR="005B6671" w:rsidRPr="0049256C" w:rsidRDefault="005B6671" w:rsidP="00FB5979">
      <w:pPr>
        <w:pStyle w:val="23"/>
      </w:pPr>
      <w:r w:rsidRPr="0049256C">
        <w:rPr>
          <w:rFonts w:hint="eastAsia"/>
        </w:rPr>
        <w:t>分岐条件に使用される項目の値が有効の値であるかを確認する。</w:t>
      </w:r>
    </w:p>
    <w:p w14:paraId="64576B46" w14:textId="77777777" w:rsidR="005B6671" w:rsidRPr="0049256C" w:rsidRDefault="005B6671" w:rsidP="00FB5979">
      <w:pPr>
        <w:pStyle w:val="23"/>
      </w:pPr>
      <w:r w:rsidRPr="0049256C">
        <w:rPr>
          <w:rFonts w:hint="eastAsia"/>
        </w:rPr>
        <w:t>新しいブランチノードの追加や、既存のルールをブランチノードで設定するかどうかを確認する。</w:t>
      </w:r>
    </w:p>
    <w:p w14:paraId="08BB3646" w14:textId="77777777" w:rsidR="005B6671" w:rsidRPr="0049256C" w:rsidRDefault="005B6671" w:rsidP="00FB5979">
      <w:pPr>
        <w:pStyle w:val="23"/>
      </w:pPr>
      <w:r w:rsidRPr="0049256C">
        <w:rPr>
          <w:rFonts w:hint="eastAsia"/>
        </w:rPr>
        <w:t>業務的にデフォルト値を設定するかどうかを確認する。</w:t>
      </w:r>
    </w:p>
    <w:p w14:paraId="111DC6BE" w14:textId="77777777" w:rsidR="005B6671" w:rsidRPr="0049256C" w:rsidRDefault="005B6671" w:rsidP="00EC7890"/>
    <w:p w14:paraId="3E5E1A0D" w14:textId="77777777" w:rsidR="005B6671" w:rsidRPr="0049256C" w:rsidRDefault="005B6671">
      <w:pPr>
        <w:pStyle w:val="32"/>
        <w:pPrChange w:id="6807" w:author="IRK" w:date="2020-05-11T09:47:00Z">
          <w:pPr>
            <w:pStyle w:val="32"/>
            <w:spacing w:before="12" w:after="12"/>
            <w:jc w:val="left"/>
          </w:pPr>
        </w:pPrChange>
      </w:pPr>
      <w:bookmarkStart w:id="6808" w:name="_Toc429066624"/>
      <w:bookmarkStart w:id="6809" w:name="_Toc441755379"/>
      <w:bookmarkStart w:id="6810" w:name="_Toc40449613"/>
      <w:r w:rsidRPr="0049256C">
        <w:rPr>
          <w:rFonts w:hint="eastAsia"/>
        </w:rPr>
        <w:t>IRE-10015</w:t>
      </w:r>
      <w:bookmarkEnd w:id="6808"/>
      <w:bookmarkEnd w:id="6809"/>
      <w:bookmarkEnd w:id="6810"/>
    </w:p>
    <w:p w14:paraId="3B1A32F3" w14:textId="77777777" w:rsidR="005B6671" w:rsidRPr="0049256C" w:rsidRDefault="005B6671" w:rsidP="00FB5979">
      <w:pPr>
        <w:pStyle w:val="10"/>
      </w:pPr>
      <w:r w:rsidRPr="0049256C">
        <w:rPr>
          <w:rFonts w:hint="eastAsia"/>
        </w:rPr>
        <w:t>エラーメッセージ</w:t>
      </w:r>
    </w:p>
    <w:p w14:paraId="77216007" w14:textId="77777777" w:rsidR="005B6671" w:rsidRPr="0049256C" w:rsidRDefault="005B6671" w:rsidP="00FB5979">
      <w:pPr>
        <w:pStyle w:val="13"/>
      </w:pPr>
      <w:r w:rsidRPr="0049256C">
        <w:rPr>
          <w:rFonts w:hint="eastAsia"/>
        </w:rPr>
        <w:t>文法エラーによりルールを実行できません。</w:t>
      </w:r>
    </w:p>
    <w:p w14:paraId="566DDEE2" w14:textId="77777777" w:rsidR="005B6671" w:rsidRPr="0049256C" w:rsidRDefault="005B6671" w:rsidP="00FB5979">
      <w:pPr>
        <w:pStyle w:val="10"/>
      </w:pPr>
      <w:r w:rsidRPr="0049256C">
        <w:rPr>
          <w:rFonts w:hint="eastAsia"/>
        </w:rPr>
        <w:t>原因</w:t>
      </w:r>
    </w:p>
    <w:p w14:paraId="500C6522" w14:textId="0442BC63" w:rsidR="005B6671" w:rsidRPr="0049256C" w:rsidRDefault="005B6671" w:rsidP="00FB5979">
      <w:pPr>
        <w:pStyle w:val="13"/>
      </w:pPr>
      <w:r w:rsidRPr="0049256C">
        <w:rPr>
          <w:rFonts w:hint="eastAsia"/>
        </w:rPr>
        <w:t>ルールサー</w:t>
      </w:r>
      <w:r w:rsidR="00B40B5A">
        <w:rPr>
          <w:rFonts w:hint="eastAsia"/>
        </w:rPr>
        <w:t>ビス実行中に</w:t>
      </w:r>
      <w:r w:rsidRPr="0049256C">
        <w:rPr>
          <w:rFonts w:hint="eastAsia"/>
        </w:rPr>
        <w:t>実行するメインルール、またはその下位ルールに文法エラーがあって実行できない場合発生する。メッセージにエラーがあるルールの情報が含まれる。</w:t>
      </w:r>
    </w:p>
    <w:p w14:paraId="0690ABD0" w14:textId="403C230B" w:rsidR="005B6671" w:rsidRPr="00557903" w:rsidRDefault="00B40B5A" w:rsidP="00FB5979">
      <w:pPr>
        <w:pStyle w:val="10"/>
      </w:pPr>
      <w:r w:rsidRPr="00086960">
        <w:rPr>
          <w:rFonts w:hint="eastAsia"/>
        </w:rPr>
        <w:t>処置</w:t>
      </w:r>
      <w:r w:rsidR="005B6671" w:rsidRPr="00557903">
        <w:rPr>
          <w:rFonts w:hint="eastAsia"/>
        </w:rPr>
        <w:t>方法</w:t>
      </w:r>
    </w:p>
    <w:p w14:paraId="771BF199" w14:textId="2A005BF5" w:rsidR="005B6671" w:rsidRPr="007E4FA1" w:rsidRDefault="00B40B5A" w:rsidP="00FB5979">
      <w:pPr>
        <w:pStyle w:val="13"/>
      </w:pPr>
      <w:r w:rsidRPr="00B505E6">
        <w:rPr>
          <w:rFonts w:hint="eastAsia"/>
        </w:rPr>
        <w:t>ルール開発者にエラーが発生したルールの情報を伝え</w:t>
      </w:r>
      <w:r w:rsidR="005B6671" w:rsidRPr="00B505E6">
        <w:rPr>
          <w:rFonts w:hint="eastAsia"/>
        </w:rPr>
        <w:t>て文法エラーを修正する。</w:t>
      </w:r>
    </w:p>
    <w:p w14:paraId="3F29BAE0" w14:textId="77777777" w:rsidR="005B6671" w:rsidRPr="00A525EC" w:rsidRDefault="005B6671" w:rsidP="00EC7890"/>
    <w:p w14:paraId="3EF30023" w14:textId="77777777" w:rsidR="005B6671" w:rsidRPr="00557903" w:rsidRDefault="005B6671">
      <w:pPr>
        <w:pStyle w:val="32"/>
        <w:pPrChange w:id="6811" w:author="IRK" w:date="2020-05-11T09:47:00Z">
          <w:pPr>
            <w:pStyle w:val="32"/>
            <w:spacing w:before="12" w:after="12"/>
            <w:jc w:val="left"/>
          </w:pPr>
        </w:pPrChange>
      </w:pPr>
      <w:bookmarkStart w:id="6812" w:name="_Toc429066625"/>
      <w:bookmarkStart w:id="6813" w:name="_Toc441755380"/>
      <w:bookmarkStart w:id="6814" w:name="_Toc40449614"/>
      <w:r w:rsidRPr="00557903">
        <w:t>IRE-10016</w:t>
      </w:r>
      <w:bookmarkEnd w:id="6812"/>
      <w:bookmarkEnd w:id="6813"/>
      <w:bookmarkEnd w:id="6814"/>
    </w:p>
    <w:p w14:paraId="0B59139D" w14:textId="77777777" w:rsidR="005B6671" w:rsidRPr="00557903" w:rsidRDefault="005B6671" w:rsidP="00FB5979">
      <w:pPr>
        <w:pStyle w:val="10"/>
      </w:pPr>
      <w:r w:rsidRPr="00557903">
        <w:rPr>
          <w:rFonts w:hint="eastAsia"/>
        </w:rPr>
        <w:t>エラーメッセージ</w:t>
      </w:r>
    </w:p>
    <w:p w14:paraId="735219CA" w14:textId="7E396EB2" w:rsidR="005B6671" w:rsidRPr="00557903" w:rsidRDefault="005B6671" w:rsidP="00FB5979">
      <w:pPr>
        <w:pStyle w:val="13"/>
      </w:pPr>
      <w:r w:rsidRPr="00557903">
        <w:rPr>
          <w:rFonts w:hint="eastAsia"/>
        </w:rPr>
        <w:t>項目値に</w:t>
      </w:r>
      <w:r w:rsidR="002C0E8C">
        <w:t>null</w:t>
      </w:r>
      <w:r w:rsidRPr="00557903">
        <w:rPr>
          <w:rFonts w:hint="eastAsia"/>
        </w:rPr>
        <w:t>が含まれています。</w:t>
      </w:r>
    </w:p>
    <w:p w14:paraId="2FB45D95" w14:textId="77777777" w:rsidR="005B6671" w:rsidRPr="00557903" w:rsidRDefault="005B6671" w:rsidP="00FB5979">
      <w:pPr>
        <w:pStyle w:val="10"/>
      </w:pPr>
      <w:r w:rsidRPr="00557903">
        <w:rPr>
          <w:rFonts w:hint="eastAsia"/>
        </w:rPr>
        <w:t>原因</w:t>
      </w:r>
    </w:p>
    <w:p w14:paraId="3576F911" w14:textId="7C58A02A" w:rsidR="005B6671" w:rsidRPr="00557903" w:rsidRDefault="005B6671" w:rsidP="00FB5979">
      <w:pPr>
        <w:pStyle w:val="13"/>
      </w:pPr>
      <w:r w:rsidRPr="00557903">
        <w:rPr>
          <w:rFonts w:hint="eastAsia"/>
        </w:rPr>
        <w:t>ユーザ定義関数からルールを呼び出す</w:t>
      </w:r>
      <w:r w:rsidR="00522907">
        <w:rPr>
          <w:rFonts w:hint="eastAsia"/>
        </w:rPr>
        <w:t>時</w:t>
      </w:r>
      <w:r w:rsidRPr="00557903">
        <w:rPr>
          <w:rFonts w:hint="eastAsia"/>
        </w:rPr>
        <w:t>に、引き渡された項目が</w:t>
      </w:r>
      <w:r w:rsidRPr="00557903">
        <w:t>null</w:t>
      </w:r>
      <w:r w:rsidRPr="00557903">
        <w:rPr>
          <w:rFonts w:hint="eastAsia"/>
        </w:rPr>
        <w:t>である場合に発生する。</w:t>
      </w:r>
    </w:p>
    <w:p w14:paraId="303DD625" w14:textId="31F00FDA" w:rsidR="005B6671" w:rsidRPr="00557903" w:rsidRDefault="00B40B5A" w:rsidP="00FB5979">
      <w:pPr>
        <w:pStyle w:val="10"/>
      </w:pPr>
      <w:r w:rsidRPr="00086960">
        <w:rPr>
          <w:rFonts w:hint="eastAsia"/>
        </w:rPr>
        <w:t>処置</w:t>
      </w:r>
      <w:r w:rsidR="005B6671" w:rsidRPr="00557903">
        <w:rPr>
          <w:rFonts w:hint="eastAsia"/>
        </w:rPr>
        <w:t>方法</w:t>
      </w:r>
    </w:p>
    <w:p w14:paraId="4F4D2288" w14:textId="6F05750C" w:rsidR="005B6671" w:rsidRPr="0049256C" w:rsidRDefault="005B6671" w:rsidP="00B3680B">
      <w:pPr>
        <w:pStyle w:val="13"/>
      </w:pPr>
      <w:r w:rsidRPr="0049256C">
        <w:rPr>
          <w:rFonts w:hint="eastAsia"/>
        </w:rPr>
        <w:t>ユーザ定義関数の開発者はルールを呼び出す</w:t>
      </w:r>
      <w:r w:rsidR="00522907">
        <w:rPr>
          <w:rFonts w:hint="eastAsia"/>
        </w:rPr>
        <w:t>時</w:t>
      </w:r>
      <w:r w:rsidRPr="0049256C">
        <w:rPr>
          <w:rFonts w:hint="eastAsia"/>
        </w:rPr>
        <w:t>に項目値に</w:t>
      </w:r>
      <w:r w:rsidRPr="0049256C">
        <w:rPr>
          <w:rFonts w:hint="eastAsia"/>
        </w:rPr>
        <w:t>null</w:t>
      </w:r>
      <w:r w:rsidRPr="0049256C">
        <w:rPr>
          <w:rFonts w:hint="eastAsia"/>
        </w:rPr>
        <w:t>を渡さないように関数を修正する。</w:t>
      </w:r>
    </w:p>
    <w:p w14:paraId="5D32941F" w14:textId="1801D4C0" w:rsidR="005B6671" w:rsidRPr="0049256C" w:rsidRDefault="005B6671" w:rsidP="00B3680B">
      <w:pPr>
        <w:pStyle w:val="13"/>
      </w:pPr>
      <w:r w:rsidRPr="0049256C">
        <w:rPr>
          <w:rFonts w:hint="eastAsia"/>
        </w:rPr>
        <w:t>ユーザ定義関数の</w:t>
      </w:r>
      <w:r w:rsidRPr="0049256C">
        <w:rPr>
          <w:rFonts w:hint="eastAsia"/>
        </w:rPr>
        <w:t>execute</w:t>
      </w:r>
      <w:r w:rsidRPr="0049256C">
        <w:rPr>
          <w:rFonts w:hint="eastAsia"/>
        </w:rPr>
        <w:t>メソッドには</w:t>
      </w:r>
      <w:r w:rsidRPr="0049256C">
        <w:rPr>
          <w:rFonts w:hint="eastAsia"/>
        </w:rPr>
        <w:t>com.innoexpert.innorulesj.suite.udf.Engine</w:t>
      </w:r>
      <w:r w:rsidRPr="0049256C">
        <w:rPr>
          <w:rFonts w:hint="eastAsia"/>
        </w:rPr>
        <w:t>オブジェクトが渡されて、このオブジェクトの</w:t>
      </w:r>
      <w:r w:rsidRPr="0049256C">
        <w:rPr>
          <w:rFonts w:hint="eastAsia"/>
        </w:rPr>
        <w:t>executeRule</w:t>
      </w:r>
      <w:r w:rsidR="00274419">
        <w:rPr>
          <w:rFonts w:hint="eastAsia"/>
        </w:rPr>
        <w:t>、</w:t>
      </w:r>
      <w:r w:rsidRPr="0049256C">
        <w:rPr>
          <w:rFonts w:hint="eastAsia"/>
        </w:rPr>
        <w:t>executeRuleByName</w:t>
      </w:r>
      <w:r w:rsidR="00274419">
        <w:rPr>
          <w:rFonts w:hint="eastAsia"/>
        </w:rPr>
        <w:t>、</w:t>
      </w:r>
      <w:r w:rsidRPr="0049256C">
        <w:rPr>
          <w:rFonts w:hint="eastAsia"/>
        </w:rPr>
        <w:t>executeRuleAlias</w:t>
      </w:r>
      <w:r w:rsidRPr="0049256C">
        <w:rPr>
          <w:rFonts w:hint="eastAsia"/>
        </w:rPr>
        <w:t>メソッドを利用して下位ルールが呼び出せる。この際、追加的な項目を渡すことができるが、この項目値</w:t>
      </w:r>
      <w:r w:rsidR="00274419">
        <w:rPr>
          <w:rFonts w:hint="eastAsia"/>
        </w:rPr>
        <w:t>は</w:t>
      </w:r>
      <w:r w:rsidRPr="0049256C">
        <w:rPr>
          <w:rFonts w:hint="eastAsia"/>
        </w:rPr>
        <w:t>null</w:t>
      </w:r>
      <w:r w:rsidR="00274419">
        <w:rPr>
          <w:rFonts w:hint="eastAsia"/>
        </w:rPr>
        <w:t>を</w:t>
      </w:r>
      <w:r w:rsidR="00B40B5A">
        <w:rPr>
          <w:rFonts w:hint="eastAsia"/>
        </w:rPr>
        <w:t>許可しない。ユーザ定義関数に対する詳細</w:t>
      </w:r>
      <w:r w:rsidRPr="0049256C">
        <w:rPr>
          <w:rFonts w:hint="eastAsia"/>
        </w:rPr>
        <w:t>は</w:t>
      </w:r>
      <w:ins w:id="6815" w:author="IRK" w:date="2020-03-12T11:01:00Z">
        <w:r w:rsidR="00B776CC">
          <w:rPr>
            <w:rFonts w:hint="eastAsia"/>
          </w:rPr>
          <w:t>「</w:t>
        </w:r>
      </w:ins>
      <w:r w:rsidRPr="0049256C">
        <w:t>Inno</w:t>
      </w:r>
      <w:r w:rsidRPr="0049256C">
        <w:rPr>
          <w:rFonts w:hint="eastAsia"/>
        </w:rPr>
        <w:t>Rule</w:t>
      </w:r>
      <w:r w:rsidRPr="0049256C">
        <w:t>s</w:t>
      </w:r>
      <w:r w:rsidRPr="0049256C">
        <w:rPr>
          <w:rFonts w:hint="eastAsia"/>
        </w:rPr>
        <w:t xml:space="preserve"> Application Programming </w:t>
      </w:r>
      <w:r w:rsidR="005F6A7C">
        <w:rPr>
          <w:rFonts w:hint="eastAsia"/>
        </w:rPr>
        <w:t xml:space="preserve">Interface </w:t>
      </w:r>
      <w:r w:rsidRPr="0049256C">
        <w:rPr>
          <w:rFonts w:hint="eastAsia"/>
        </w:rPr>
        <w:t>Guide</w:t>
      </w:r>
      <w:ins w:id="6816" w:author="IRK" w:date="2020-03-12T11:01:00Z">
        <w:r w:rsidR="00B776CC">
          <w:rPr>
            <w:rFonts w:hint="eastAsia"/>
          </w:rPr>
          <w:t>」</w:t>
        </w:r>
      </w:ins>
      <w:r w:rsidRPr="0049256C">
        <w:rPr>
          <w:rFonts w:hint="eastAsia"/>
        </w:rPr>
        <w:t>を参照のこと。</w:t>
      </w:r>
    </w:p>
    <w:p w14:paraId="7869457F" w14:textId="77777777" w:rsidR="005B6671" w:rsidRPr="0049256C" w:rsidRDefault="005B6671">
      <w:pPr>
        <w:pPrChange w:id="6817" w:author="IRK" w:date="2020-04-16T15:56:00Z">
          <w:pPr>
            <w:ind w:left="910"/>
          </w:pPr>
        </w:pPrChange>
      </w:pPr>
    </w:p>
    <w:p w14:paraId="799C09FA" w14:textId="77777777" w:rsidR="005B6671" w:rsidRPr="0049256C" w:rsidRDefault="005B6671">
      <w:pPr>
        <w:pStyle w:val="32"/>
        <w:pPrChange w:id="6818" w:author="IRK" w:date="2020-05-11T09:47:00Z">
          <w:pPr>
            <w:pStyle w:val="32"/>
            <w:spacing w:before="12" w:after="12"/>
            <w:jc w:val="left"/>
          </w:pPr>
        </w:pPrChange>
      </w:pPr>
      <w:bookmarkStart w:id="6819" w:name="_Toc429066626"/>
      <w:bookmarkStart w:id="6820" w:name="_Toc441755381"/>
      <w:bookmarkStart w:id="6821" w:name="_Toc40449615"/>
      <w:r w:rsidRPr="0049256C">
        <w:rPr>
          <w:rFonts w:hint="eastAsia"/>
        </w:rPr>
        <w:t>IRE-10017</w:t>
      </w:r>
      <w:bookmarkEnd w:id="6819"/>
      <w:bookmarkEnd w:id="6820"/>
      <w:bookmarkEnd w:id="6821"/>
    </w:p>
    <w:p w14:paraId="7237AAF0" w14:textId="77777777" w:rsidR="005B6671" w:rsidRPr="0049256C" w:rsidRDefault="005B6671" w:rsidP="00B3680B">
      <w:pPr>
        <w:pStyle w:val="10"/>
      </w:pPr>
      <w:r w:rsidRPr="0049256C">
        <w:rPr>
          <w:rFonts w:hint="eastAsia"/>
        </w:rPr>
        <w:t>エラーメッセージ</w:t>
      </w:r>
    </w:p>
    <w:p w14:paraId="5CA5A169" w14:textId="77777777" w:rsidR="005B6671" w:rsidRPr="0049256C" w:rsidRDefault="005B6671" w:rsidP="00B3680B">
      <w:pPr>
        <w:pStyle w:val="13"/>
      </w:pPr>
      <w:r w:rsidRPr="0049256C">
        <w:rPr>
          <w:rFonts w:hint="eastAsia"/>
        </w:rPr>
        <w:t>定義されていないルールです。</w:t>
      </w:r>
    </w:p>
    <w:p w14:paraId="592E2C75" w14:textId="77777777" w:rsidR="005B6671" w:rsidRPr="0049256C" w:rsidRDefault="005B6671" w:rsidP="00B3680B">
      <w:pPr>
        <w:pStyle w:val="10"/>
      </w:pPr>
      <w:r w:rsidRPr="0049256C">
        <w:rPr>
          <w:rFonts w:hint="eastAsia"/>
        </w:rPr>
        <w:t>原因</w:t>
      </w:r>
    </w:p>
    <w:p w14:paraId="5B6C733F" w14:textId="333E5A73" w:rsidR="005B6671" w:rsidRPr="0049256C" w:rsidRDefault="00B40B5A" w:rsidP="00B3680B">
      <w:pPr>
        <w:pStyle w:val="13"/>
      </w:pPr>
      <w:r>
        <w:rPr>
          <w:rFonts w:hint="eastAsia"/>
        </w:rPr>
        <w:t>ユーザ定義関数から呼び出す</w:t>
      </w:r>
      <w:r w:rsidR="005B6671" w:rsidRPr="0049256C">
        <w:rPr>
          <w:rFonts w:hint="eastAsia"/>
        </w:rPr>
        <w:t>ルールが、定義されていない場合に発生する。メッセージにユーザ定義関数が要求したルールの</w:t>
      </w:r>
      <w:r w:rsidR="005B6671" w:rsidRPr="0049256C">
        <w:rPr>
          <w:rFonts w:hint="eastAsia"/>
        </w:rPr>
        <w:t>ID</w:t>
      </w:r>
      <w:r w:rsidR="005B6671" w:rsidRPr="0049256C">
        <w:rPr>
          <w:rFonts w:hint="eastAsia"/>
        </w:rPr>
        <w:t>、ルール名およびルールのエイリアスが含まれる。</w:t>
      </w:r>
    </w:p>
    <w:p w14:paraId="6A8E238E" w14:textId="45AD7D34" w:rsidR="005B6671" w:rsidRPr="00557903" w:rsidRDefault="00B40B5A" w:rsidP="00B3680B">
      <w:pPr>
        <w:pStyle w:val="10"/>
      </w:pPr>
      <w:r w:rsidRPr="00086960">
        <w:rPr>
          <w:rFonts w:hint="eastAsia"/>
        </w:rPr>
        <w:t>処置</w:t>
      </w:r>
      <w:r w:rsidR="005B6671" w:rsidRPr="00557903">
        <w:rPr>
          <w:rFonts w:hint="eastAsia"/>
        </w:rPr>
        <w:t>方法</w:t>
      </w:r>
    </w:p>
    <w:p w14:paraId="69F6FF76" w14:textId="77777777" w:rsidR="005B6671" w:rsidRPr="0049256C" w:rsidRDefault="005B6671" w:rsidP="00B3680B">
      <w:pPr>
        <w:pStyle w:val="13"/>
      </w:pPr>
      <w:r w:rsidRPr="0049256C">
        <w:rPr>
          <w:rFonts w:hint="eastAsia"/>
        </w:rPr>
        <w:t>ユーザ定義関数の開発者はルール内部を確認して関数を修正する。</w:t>
      </w:r>
    </w:p>
    <w:p w14:paraId="43B33BE4" w14:textId="77777777" w:rsidR="005B6671" w:rsidRPr="0049256C" w:rsidRDefault="005B6671" w:rsidP="00EC7890"/>
    <w:p w14:paraId="4E0D747E" w14:textId="77777777" w:rsidR="005B6671" w:rsidRPr="0049256C" w:rsidRDefault="005B6671">
      <w:pPr>
        <w:pStyle w:val="32"/>
        <w:pPrChange w:id="6822" w:author="IRK" w:date="2020-05-11T09:47:00Z">
          <w:pPr>
            <w:pStyle w:val="32"/>
            <w:spacing w:before="12" w:after="12"/>
            <w:jc w:val="left"/>
          </w:pPr>
        </w:pPrChange>
      </w:pPr>
      <w:bookmarkStart w:id="6823" w:name="_Toc458533834"/>
      <w:bookmarkStart w:id="6824" w:name="_Toc458780443"/>
      <w:bookmarkStart w:id="6825" w:name="_Toc458533835"/>
      <w:bookmarkStart w:id="6826" w:name="_Toc458780444"/>
      <w:bookmarkStart w:id="6827" w:name="_Toc458533836"/>
      <w:bookmarkStart w:id="6828" w:name="_Toc458780445"/>
      <w:bookmarkStart w:id="6829" w:name="_Toc458533837"/>
      <w:bookmarkStart w:id="6830" w:name="_Toc458780446"/>
      <w:bookmarkStart w:id="6831" w:name="_Toc458533838"/>
      <w:bookmarkStart w:id="6832" w:name="_Toc458780447"/>
      <w:bookmarkStart w:id="6833" w:name="_Toc429066627"/>
      <w:bookmarkStart w:id="6834" w:name="_Toc441755382"/>
      <w:bookmarkStart w:id="6835" w:name="_Toc40449616"/>
      <w:bookmarkEnd w:id="6823"/>
      <w:bookmarkEnd w:id="6824"/>
      <w:bookmarkEnd w:id="6825"/>
      <w:bookmarkEnd w:id="6826"/>
      <w:bookmarkEnd w:id="6827"/>
      <w:bookmarkEnd w:id="6828"/>
      <w:bookmarkEnd w:id="6829"/>
      <w:bookmarkEnd w:id="6830"/>
      <w:bookmarkEnd w:id="6831"/>
      <w:bookmarkEnd w:id="6832"/>
      <w:r w:rsidRPr="0049256C">
        <w:rPr>
          <w:rFonts w:hint="eastAsia"/>
        </w:rPr>
        <w:t>IRE-10018</w:t>
      </w:r>
      <w:bookmarkEnd w:id="6833"/>
      <w:bookmarkEnd w:id="6834"/>
      <w:bookmarkEnd w:id="6835"/>
    </w:p>
    <w:p w14:paraId="753AD75E" w14:textId="77777777" w:rsidR="005B6671" w:rsidRPr="0049256C" w:rsidRDefault="005B6671" w:rsidP="00B3680B">
      <w:pPr>
        <w:pStyle w:val="10"/>
      </w:pPr>
      <w:r w:rsidRPr="0049256C">
        <w:rPr>
          <w:rFonts w:hint="eastAsia"/>
        </w:rPr>
        <w:t>エラーメッセージ</w:t>
      </w:r>
    </w:p>
    <w:p w14:paraId="6D6529EE" w14:textId="77777777" w:rsidR="005B6671" w:rsidRPr="0049256C" w:rsidRDefault="005B6671" w:rsidP="00B3680B">
      <w:pPr>
        <w:pStyle w:val="13"/>
      </w:pPr>
      <w:r w:rsidRPr="0049256C">
        <w:rPr>
          <w:rFonts w:hint="eastAsia"/>
        </w:rPr>
        <w:t>定義されていない項目です。</w:t>
      </w:r>
    </w:p>
    <w:p w14:paraId="5D06882B" w14:textId="77777777" w:rsidR="005B6671" w:rsidRPr="0049256C" w:rsidRDefault="005B6671" w:rsidP="00B3680B">
      <w:pPr>
        <w:pStyle w:val="10"/>
      </w:pPr>
      <w:r w:rsidRPr="0049256C">
        <w:rPr>
          <w:rFonts w:hint="eastAsia"/>
        </w:rPr>
        <w:t>原因</w:t>
      </w:r>
    </w:p>
    <w:p w14:paraId="5EA2CB70" w14:textId="39F6645C" w:rsidR="005B6671" w:rsidRPr="0049256C" w:rsidRDefault="005B6671" w:rsidP="00B3680B">
      <w:pPr>
        <w:pStyle w:val="13"/>
      </w:pPr>
      <w:r w:rsidRPr="0049256C">
        <w:rPr>
          <w:rFonts w:hint="eastAsia"/>
        </w:rPr>
        <w:t>ユーザ定義関数からルールを呼び出す</w:t>
      </w:r>
      <w:r w:rsidR="00522907">
        <w:rPr>
          <w:rFonts w:hint="eastAsia"/>
        </w:rPr>
        <w:t>時</w:t>
      </w:r>
      <w:r w:rsidRPr="0049256C">
        <w:rPr>
          <w:rFonts w:hint="eastAsia"/>
        </w:rPr>
        <w:t>に渡した項目が、定義されていない項目である場合に発生する。メッセージにユーザ定義関数が渡した項目の</w:t>
      </w:r>
      <w:r w:rsidRPr="0049256C">
        <w:rPr>
          <w:rFonts w:hint="eastAsia"/>
        </w:rPr>
        <w:t>ID</w:t>
      </w:r>
      <w:r w:rsidRPr="0049256C">
        <w:rPr>
          <w:rFonts w:hint="eastAsia"/>
        </w:rPr>
        <w:t>、項目名および項目のエイリアスが含まれる。</w:t>
      </w:r>
    </w:p>
    <w:p w14:paraId="26635E28" w14:textId="3CF6A306" w:rsidR="005B6671" w:rsidRPr="00557903" w:rsidRDefault="00B40B5A" w:rsidP="00B3680B">
      <w:pPr>
        <w:pStyle w:val="10"/>
      </w:pPr>
      <w:r w:rsidRPr="00086960">
        <w:rPr>
          <w:rFonts w:hint="eastAsia"/>
        </w:rPr>
        <w:t>処置</w:t>
      </w:r>
      <w:r w:rsidR="005B6671" w:rsidRPr="00557903">
        <w:rPr>
          <w:rFonts w:hint="eastAsia"/>
        </w:rPr>
        <w:t>方法</w:t>
      </w:r>
    </w:p>
    <w:p w14:paraId="4D1FEF89" w14:textId="77777777" w:rsidR="005B6671" w:rsidRPr="00B505E6" w:rsidRDefault="005B6671" w:rsidP="00B3680B">
      <w:pPr>
        <w:pStyle w:val="13"/>
      </w:pPr>
      <w:r w:rsidRPr="00B505E6">
        <w:rPr>
          <w:rFonts w:hint="eastAsia"/>
        </w:rPr>
        <w:t>ユーザ定義関数の開発者は項目コードを確認して関数を修正する。</w:t>
      </w:r>
    </w:p>
    <w:p w14:paraId="5D352DCA" w14:textId="77777777" w:rsidR="005B6671" w:rsidRPr="007E4FA1" w:rsidRDefault="005B6671">
      <w:pPr>
        <w:pPrChange w:id="6836" w:author="IRK" w:date="2020-04-16T15:56:00Z">
          <w:pPr>
            <w:ind w:left="910"/>
          </w:pPr>
        </w:pPrChange>
      </w:pPr>
    </w:p>
    <w:p w14:paraId="5C2A821C" w14:textId="77777777" w:rsidR="005B6671" w:rsidRPr="002127E5" w:rsidRDefault="005B6671">
      <w:pPr>
        <w:pStyle w:val="32"/>
        <w:pPrChange w:id="6837" w:author="IRK" w:date="2020-05-11T09:47:00Z">
          <w:pPr>
            <w:pStyle w:val="32"/>
            <w:spacing w:before="12" w:after="12"/>
            <w:jc w:val="left"/>
          </w:pPr>
        </w:pPrChange>
      </w:pPr>
      <w:bookmarkStart w:id="6838" w:name="_Toc429066628"/>
      <w:bookmarkStart w:id="6839" w:name="_Toc441755383"/>
      <w:bookmarkStart w:id="6840" w:name="_Toc40449617"/>
      <w:r w:rsidRPr="002127E5">
        <w:rPr>
          <w:rFonts w:hint="eastAsia"/>
        </w:rPr>
        <w:t>IRE-10019</w:t>
      </w:r>
      <w:bookmarkEnd w:id="6838"/>
      <w:bookmarkEnd w:id="6839"/>
      <w:bookmarkEnd w:id="6840"/>
    </w:p>
    <w:p w14:paraId="65CE634E" w14:textId="77777777" w:rsidR="005B6671" w:rsidRPr="00A525EC" w:rsidRDefault="005B6671" w:rsidP="00B3680B">
      <w:pPr>
        <w:pStyle w:val="10"/>
      </w:pPr>
      <w:r w:rsidRPr="00A525EC">
        <w:rPr>
          <w:rFonts w:hint="eastAsia"/>
        </w:rPr>
        <w:t>エラーメッセージ</w:t>
      </w:r>
    </w:p>
    <w:p w14:paraId="39C4A032" w14:textId="77777777" w:rsidR="005B6671" w:rsidRPr="00557903" w:rsidRDefault="005B6671" w:rsidP="00B3680B">
      <w:pPr>
        <w:pStyle w:val="13"/>
      </w:pPr>
      <w:r w:rsidRPr="00557903">
        <w:rPr>
          <w:rFonts w:hint="eastAsia"/>
        </w:rPr>
        <w:t>項目のデータ型に誤りがあります。</w:t>
      </w:r>
    </w:p>
    <w:p w14:paraId="4742777A" w14:textId="77777777" w:rsidR="005B6671" w:rsidRPr="00557903" w:rsidRDefault="005B6671" w:rsidP="00B3680B">
      <w:pPr>
        <w:pStyle w:val="10"/>
      </w:pPr>
      <w:r w:rsidRPr="00557903">
        <w:rPr>
          <w:rFonts w:hint="eastAsia"/>
        </w:rPr>
        <w:t>原因</w:t>
      </w:r>
    </w:p>
    <w:p w14:paraId="5BEE70F0" w14:textId="1D74D2AD" w:rsidR="005B6671" w:rsidRPr="00557903" w:rsidRDefault="005B6671" w:rsidP="00B3680B">
      <w:pPr>
        <w:pStyle w:val="13"/>
      </w:pPr>
      <w:r w:rsidRPr="00557903">
        <w:rPr>
          <w:rFonts w:hint="eastAsia"/>
        </w:rPr>
        <w:t>ユーザ定義関数からルールを呼び出す</w:t>
      </w:r>
      <w:r w:rsidR="00522907">
        <w:rPr>
          <w:rFonts w:hint="eastAsia"/>
        </w:rPr>
        <w:t>時</w:t>
      </w:r>
      <w:r w:rsidRPr="00557903">
        <w:rPr>
          <w:rFonts w:hint="eastAsia"/>
        </w:rPr>
        <w:t>に渡した項目のデータ</w:t>
      </w:r>
      <w:del w:id="6841" w:author="IRK" w:date="2020-04-22T16:57:00Z">
        <w:r w:rsidRPr="00557903" w:rsidDel="00DA4E79">
          <w:rPr>
            <w:rFonts w:hint="eastAsia"/>
          </w:rPr>
          <w:delText>形式</w:delText>
        </w:r>
      </w:del>
      <w:ins w:id="6842" w:author="IRK" w:date="2020-04-22T16:57:00Z">
        <w:r w:rsidR="00DA4E79">
          <w:rPr>
            <w:rFonts w:hint="eastAsia"/>
          </w:rPr>
          <w:t>型</w:t>
        </w:r>
      </w:ins>
      <w:r w:rsidRPr="00557903">
        <w:rPr>
          <w:rFonts w:hint="eastAsia"/>
        </w:rPr>
        <w:t>が、ルールシステムに登録されたデータ</w:t>
      </w:r>
      <w:del w:id="6843" w:author="IRK" w:date="2020-04-22T16:57:00Z">
        <w:r w:rsidRPr="00557903" w:rsidDel="00DA4E79">
          <w:rPr>
            <w:rFonts w:hint="eastAsia"/>
          </w:rPr>
          <w:delText>形式</w:delText>
        </w:r>
      </w:del>
      <w:ins w:id="6844" w:author="IRK" w:date="2020-04-22T16:57:00Z">
        <w:r w:rsidR="00DA4E79">
          <w:rPr>
            <w:rFonts w:hint="eastAsia"/>
          </w:rPr>
          <w:t>型</w:t>
        </w:r>
      </w:ins>
      <w:r w:rsidRPr="00557903">
        <w:rPr>
          <w:rFonts w:hint="eastAsia"/>
        </w:rPr>
        <w:t>とは異なる場合に発生する。メッセージにその項目の</w:t>
      </w:r>
      <w:r w:rsidRPr="00557903">
        <w:t>ID</w:t>
      </w:r>
      <w:r w:rsidRPr="00557903">
        <w:rPr>
          <w:rFonts w:hint="eastAsia"/>
        </w:rPr>
        <w:t>、項目名および項目エイリアスが含まれる。</w:t>
      </w:r>
    </w:p>
    <w:p w14:paraId="656F9D6C" w14:textId="64647056" w:rsidR="005B6671" w:rsidRPr="00557903" w:rsidRDefault="00B40B5A" w:rsidP="00B3680B">
      <w:pPr>
        <w:pStyle w:val="10"/>
      </w:pPr>
      <w:r w:rsidRPr="00086960">
        <w:rPr>
          <w:rFonts w:hint="eastAsia"/>
        </w:rPr>
        <w:t>処置</w:t>
      </w:r>
      <w:r w:rsidR="005B6671" w:rsidRPr="00557903">
        <w:rPr>
          <w:rFonts w:hint="eastAsia"/>
        </w:rPr>
        <w:t>方法</w:t>
      </w:r>
    </w:p>
    <w:p w14:paraId="05F72A34" w14:textId="72C28660" w:rsidR="005B6671" w:rsidRDefault="005B6671" w:rsidP="00B3680B">
      <w:pPr>
        <w:pStyle w:val="13"/>
        <w:rPr>
          <w:ins w:id="6845" w:author="IRK" w:date="2020-04-16T15:57:00Z"/>
        </w:rPr>
      </w:pPr>
      <w:r w:rsidRPr="0049256C">
        <w:rPr>
          <w:rFonts w:hint="eastAsia"/>
        </w:rPr>
        <w:t>ユーザ定義関数の開発者は項目のデータ</w:t>
      </w:r>
      <w:del w:id="6846" w:author="IRK" w:date="2020-04-22T16:57:00Z">
        <w:r w:rsidRPr="0049256C" w:rsidDel="00DA4E79">
          <w:rPr>
            <w:rFonts w:hint="eastAsia"/>
          </w:rPr>
          <w:delText>形式</w:delText>
        </w:r>
      </w:del>
      <w:ins w:id="6847" w:author="IRK" w:date="2020-04-22T16:57:00Z">
        <w:r w:rsidR="00DA4E79">
          <w:rPr>
            <w:rFonts w:hint="eastAsia"/>
          </w:rPr>
          <w:t>型</w:t>
        </w:r>
      </w:ins>
      <w:r w:rsidRPr="0049256C">
        <w:rPr>
          <w:rFonts w:hint="eastAsia"/>
        </w:rPr>
        <w:t>を確認して関数を修正する。</w:t>
      </w:r>
    </w:p>
    <w:p w14:paraId="6F2B3611" w14:textId="77777777" w:rsidR="00425419" w:rsidRPr="0049256C" w:rsidRDefault="00425419">
      <w:pPr>
        <w:pPrChange w:id="6848" w:author="IRK" w:date="2020-04-16T15:57:00Z">
          <w:pPr>
            <w:ind w:left="910"/>
          </w:pPr>
        </w:pPrChange>
      </w:pPr>
    </w:p>
    <w:p w14:paraId="7CE7F595" w14:textId="77777777" w:rsidR="005B6671" w:rsidRPr="0049256C" w:rsidRDefault="005B6671">
      <w:pPr>
        <w:pStyle w:val="32"/>
        <w:pPrChange w:id="6849" w:author="IRK" w:date="2020-05-11T09:47:00Z">
          <w:pPr>
            <w:pStyle w:val="32"/>
            <w:spacing w:before="12" w:after="12"/>
            <w:jc w:val="left"/>
          </w:pPr>
        </w:pPrChange>
      </w:pPr>
      <w:bookmarkStart w:id="6850" w:name="_Toc465092165"/>
      <w:bookmarkStart w:id="6851" w:name="_Toc429066629"/>
      <w:bookmarkStart w:id="6852" w:name="_Toc441755384"/>
      <w:bookmarkStart w:id="6853" w:name="_Toc40449618"/>
      <w:bookmarkEnd w:id="6850"/>
      <w:r w:rsidRPr="0049256C">
        <w:rPr>
          <w:rFonts w:hint="eastAsia"/>
        </w:rPr>
        <w:t>IRE-10020</w:t>
      </w:r>
      <w:bookmarkEnd w:id="6851"/>
      <w:bookmarkEnd w:id="6852"/>
      <w:bookmarkEnd w:id="6853"/>
    </w:p>
    <w:p w14:paraId="69C54F56" w14:textId="77777777" w:rsidR="005B6671" w:rsidRPr="0049256C" w:rsidRDefault="005B6671" w:rsidP="00B3680B">
      <w:pPr>
        <w:pStyle w:val="10"/>
      </w:pPr>
      <w:r w:rsidRPr="0049256C">
        <w:rPr>
          <w:rFonts w:hint="eastAsia"/>
        </w:rPr>
        <w:t>エラーメッセージ</w:t>
      </w:r>
    </w:p>
    <w:p w14:paraId="518179F9" w14:textId="77777777" w:rsidR="005B6671" w:rsidRPr="0049256C" w:rsidRDefault="005B6671" w:rsidP="00B3680B">
      <w:pPr>
        <w:pStyle w:val="13"/>
      </w:pPr>
      <w:r w:rsidRPr="0049256C">
        <w:rPr>
          <w:rFonts w:hint="eastAsia"/>
        </w:rPr>
        <w:t>再帰ルールの呼び出しが発生しました。</w:t>
      </w:r>
    </w:p>
    <w:p w14:paraId="6F31163A" w14:textId="77777777" w:rsidR="005B6671" w:rsidRPr="0049256C" w:rsidRDefault="005B6671" w:rsidP="00B3680B">
      <w:pPr>
        <w:pStyle w:val="10"/>
      </w:pPr>
      <w:r w:rsidRPr="0049256C">
        <w:rPr>
          <w:rFonts w:hint="eastAsia"/>
        </w:rPr>
        <w:t>原因</w:t>
      </w:r>
    </w:p>
    <w:p w14:paraId="492EA7EE" w14:textId="5BB279B7" w:rsidR="005B6671" w:rsidRPr="0049256C" w:rsidRDefault="005B6671" w:rsidP="00B3680B">
      <w:pPr>
        <w:pStyle w:val="13"/>
      </w:pPr>
      <w:r w:rsidRPr="0049256C">
        <w:rPr>
          <w:rFonts w:hint="eastAsia"/>
        </w:rPr>
        <w:t>1</w:t>
      </w:r>
      <w:r w:rsidRPr="0049256C">
        <w:rPr>
          <w:rFonts w:hint="eastAsia"/>
        </w:rPr>
        <w:t>つのルールは実行中に他のルールを呼び出すことができる。この呼び出し関係で、自分が呼び出したルール、またはそのルールの下位から呼び出されたルールが、自分をまた呼び出すことを再帰呼び出しという。このエラーは再帰呼び出しが発生した際に発生する。メッセージには再帰呼び出</w:t>
      </w:r>
      <w:r w:rsidR="00274419">
        <w:rPr>
          <w:rFonts w:hint="eastAsia"/>
        </w:rPr>
        <w:t>し</w:t>
      </w:r>
      <w:r w:rsidRPr="0049256C">
        <w:rPr>
          <w:rFonts w:hint="eastAsia"/>
        </w:rPr>
        <w:t>されたルールの</w:t>
      </w:r>
      <w:r w:rsidRPr="0049256C">
        <w:rPr>
          <w:rFonts w:hint="eastAsia"/>
        </w:rPr>
        <w:t>ID</w:t>
      </w:r>
      <w:r w:rsidRPr="0049256C">
        <w:rPr>
          <w:rFonts w:hint="eastAsia"/>
        </w:rPr>
        <w:t>が含まれる。</w:t>
      </w:r>
    </w:p>
    <w:p w14:paraId="1DED2EDA" w14:textId="3C004840" w:rsidR="005B6671" w:rsidRPr="00B505E6" w:rsidRDefault="005B6671" w:rsidP="00B3680B">
      <w:pPr>
        <w:pStyle w:val="13"/>
      </w:pPr>
      <w:r w:rsidRPr="0049256C">
        <w:rPr>
          <w:rFonts w:hint="eastAsia"/>
        </w:rPr>
        <w:t>InnoRules</w:t>
      </w:r>
      <w:r w:rsidRPr="0049256C">
        <w:rPr>
          <w:rFonts w:hint="eastAsia"/>
        </w:rPr>
        <w:t>はルールを保存する</w:t>
      </w:r>
      <w:r w:rsidR="00522907">
        <w:rPr>
          <w:rFonts w:hint="eastAsia"/>
        </w:rPr>
        <w:t>時</w:t>
      </w:r>
      <w:r w:rsidRPr="0049256C">
        <w:rPr>
          <w:rFonts w:hint="eastAsia"/>
        </w:rPr>
        <w:t>に、呼び出し</w:t>
      </w:r>
      <w:r w:rsidR="00274419" w:rsidRPr="0049256C">
        <w:rPr>
          <w:rFonts w:hint="eastAsia"/>
        </w:rPr>
        <w:t>可能な</w:t>
      </w:r>
      <w:r w:rsidRPr="0049256C">
        <w:rPr>
          <w:rFonts w:hint="eastAsia"/>
        </w:rPr>
        <w:t>関係を確認して、再帰呼び出しが発生する可能性がある場合にはエラーを発生させる。ただし、</w:t>
      </w:r>
      <w:r w:rsidRPr="0049256C">
        <w:rPr>
          <w:rFonts w:hint="eastAsia"/>
        </w:rPr>
        <w:t>EXEC</w:t>
      </w:r>
      <w:r w:rsidRPr="0049256C">
        <w:rPr>
          <w:rFonts w:hint="eastAsia"/>
        </w:rPr>
        <w:t>関数、または</w:t>
      </w:r>
      <w:r w:rsidRPr="0049256C">
        <w:rPr>
          <w:rFonts w:hint="eastAsia"/>
        </w:rPr>
        <w:t>EXECRULE</w:t>
      </w:r>
      <w:r w:rsidRPr="0049256C">
        <w:rPr>
          <w:rFonts w:hint="eastAsia"/>
        </w:rPr>
        <w:t>関数を利用する場合やユーザ定義関数で動的にルールを</w:t>
      </w:r>
      <w:r w:rsidRPr="00333D18">
        <w:rPr>
          <w:rFonts w:hint="eastAsia"/>
        </w:rPr>
        <w:t>呼び出す場合には、</w:t>
      </w:r>
      <w:r w:rsidR="004E15D9" w:rsidRPr="004E15D9">
        <w:rPr>
          <w:rFonts w:hint="eastAsia"/>
        </w:rPr>
        <w:t>ランタイムにより呼び出しルールが決まる</w:t>
      </w:r>
      <w:del w:id="6854" w:author="IRK" w:date="2020-03-11T15:55:00Z">
        <w:r w:rsidR="004E15D9" w:rsidRPr="004E15D9" w:rsidDel="003E7D05">
          <w:rPr>
            <w:rFonts w:hint="eastAsia"/>
          </w:rPr>
          <w:delText>ので</w:delText>
        </w:r>
      </w:del>
      <w:ins w:id="6855" w:author="IRK" w:date="2020-03-11T15:55:00Z">
        <w:r w:rsidR="003E7D05">
          <w:rPr>
            <w:rFonts w:hint="eastAsia"/>
          </w:rPr>
          <w:t>ため</w:t>
        </w:r>
      </w:ins>
      <w:r w:rsidR="004E15D9" w:rsidRPr="004E15D9">
        <w:rPr>
          <w:rFonts w:hint="eastAsia"/>
        </w:rPr>
        <w:t>、ルール保存時に再帰呼び出しを検出できない。</w:t>
      </w:r>
    </w:p>
    <w:p w14:paraId="2F2B2F6C" w14:textId="6BFC5D89" w:rsidR="005B6671" w:rsidRPr="00333D18" w:rsidRDefault="00B40B5A" w:rsidP="00B3680B">
      <w:pPr>
        <w:pStyle w:val="10"/>
      </w:pPr>
      <w:r w:rsidRPr="00086960">
        <w:rPr>
          <w:rFonts w:hint="eastAsia"/>
        </w:rPr>
        <w:t>処置</w:t>
      </w:r>
      <w:r w:rsidR="005B6671" w:rsidRPr="00333D18">
        <w:rPr>
          <w:rFonts w:hint="eastAsia"/>
        </w:rPr>
        <w:t>方法</w:t>
      </w:r>
    </w:p>
    <w:p w14:paraId="26C70DFD" w14:textId="6D4A2E94" w:rsidR="005B6671" w:rsidRPr="0049256C" w:rsidRDefault="005B6671" w:rsidP="00B3680B">
      <w:pPr>
        <w:pStyle w:val="13"/>
      </w:pPr>
      <w:r w:rsidRPr="00B505E6">
        <w:rPr>
          <w:rFonts w:hint="eastAsia"/>
        </w:rPr>
        <w:t>ルール開発者は</w:t>
      </w:r>
      <w:r w:rsidRPr="00B505E6">
        <w:rPr>
          <w:rFonts w:hint="eastAsia"/>
        </w:rPr>
        <w:t>EXEC</w:t>
      </w:r>
      <w:r w:rsidRPr="007E4FA1">
        <w:rPr>
          <w:rFonts w:hint="eastAsia"/>
        </w:rPr>
        <w:t>関数、</w:t>
      </w:r>
      <w:r w:rsidRPr="007E4FA1">
        <w:rPr>
          <w:rFonts w:hint="eastAsia"/>
        </w:rPr>
        <w:t>EXECRULE</w:t>
      </w:r>
      <w:r w:rsidRPr="002127E5">
        <w:rPr>
          <w:rFonts w:hint="eastAsia"/>
        </w:rPr>
        <w:t>関数、またはユーザ定義</w:t>
      </w:r>
      <w:r w:rsidRPr="0049256C">
        <w:rPr>
          <w:rFonts w:hint="eastAsia"/>
        </w:rPr>
        <w:t>関数が再帰呼び出しを発生させるかを確認して、再帰呼び出しが発生しないように修正する。このような処置を行ったにも関わらず、エラーが発生し続けた場合、技術サポート</w:t>
      </w:r>
      <w:del w:id="6856" w:author="IRK" w:date="2020-04-16T13:42:00Z">
        <w:r w:rsidRPr="0049256C" w:rsidDel="008521CE">
          <w:rPr>
            <w:rFonts w:hint="eastAsia"/>
          </w:rPr>
          <w:delText>を要求する</w:delText>
        </w:r>
      </w:del>
      <w:ins w:id="6857" w:author="IRK" w:date="2020-04-16T13:42:00Z">
        <w:r w:rsidR="008521CE">
          <w:rPr>
            <w:rFonts w:hint="eastAsia"/>
          </w:rPr>
          <w:t>が必要である</w:t>
        </w:r>
      </w:ins>
      <w:r w:rsidRPr="0049256C">
        <w:rPr>
          <w:rFonts w:hint="eastAsia"/>
        </w:rPr>
        <w:t>。</w:t>
      </w:r>
    </w:p>
    <w:p w14:paraId="7324C0D4" w14:textId="77777777" w:rsidR="00F76616" w:rsidRPr="0049256C" w:rsidRDefault="00F76616" w:rsidP="00EC7890"/>
    <w:p w14:paraId="1D5ADB59" w14:textId="77777777" w:rsidR="005B6671" w:rsidRPr="0049256C" w:rsidRDefault="005B6671">
      <w:pPr>
        <w:pStyle w:val="32"/>
        <w:pPrChange w:id="6858" w:author="IRK" w:date="2020-05-11T09:48:00Z">
          <w:pPr>
            <w:pStyle w:val="32"/>
            <w:spacing w:before="12" w:after="12"/>
            <w:jc w:val="left"/>
          </w:pPr>
        </w:pPrChange>
      </w:pPr>
      <w:bookmarkStart w:id="6859" w:name="_Toc429066630"/>
      <w:bookmarkStart w:id="6860" w:name="_Toc441755385"/>
      <w:bookmarkStart w:id="6861" w:name="_Toc40449619"/>
      <w:r w:rsidRPr="0049256C">
        <w:rPr>
          <w:rFonts w:hint="eastAsia"/>
        </w:rPr>
        <w:t>IRE-10021</w:t>
      </w:r>
      <w:bookmarkEnd w:id="6859"/>
      <w:bookmarkEnd w:id="6860"/>
      <w:bookmarkEnd w:id="6861"/>
    </w:p>
    <w:p w14:paraId="419DB9DA" w14:textId="77777777" w:rsidR="005B6671" w:rsidRPr="0049256C" w:rsidRDefault="005B6671" w:rsidP="00B3680B">
      <w:pPr>
        <w:pStyle w:val="10"/>
      </w:pPr>
      <w:r w:rsidRPr="0049256C">
        <w:rPr>
          <w:rFonts w:hint="eastAsia"/>
        </w:rPr>
        <w:t>エラーメッセージ</w:t>
      </w:r>
    </w:p>
    <w:p w14:paraId="5AEFB5D6" w14:textId="77777777" w:rsidR="005B6671" w:rsidRPr="0049256C" w:rsidRDefault="005B6671" w:rsidP="00B3680B">
      <w:pPr>
        <w:pStyle w:val="13"/>
      </w:pPr>
      <w:r w:rsidRPr="0049256C">
        <w:rPr>
          <w:rFonts w:hint="eastAsia"/>
        </w:rPr>
        <w:t>定義されていないコード体系です。</w:t>
      </w:r>
    </w:p>
    <w:p w14:paraId="391FC42F" w14:textId="77777777" w:rsidR="005B6671" w:rsidRPr="0049256C" w:rsidRDefault="005B6671" w:rsidP="00B3680B">
      <w:pPr>
        <w:pStyle w:val="10"/>
      </w:pPr>
      <w:r w:rsidRPr="0049256C">
        <w:rPr>
          <w:rFonts w:hint="eastAsia"/>
        </w:rPr>
        <w:t>原因</w:t>
      </w:r>
    </w:p>
    <w:p w14:paraId="12B61911" w14:textId="77777777" w:rsidR="005B6671" w:rsidRPr="0049256C" w:rsidRDefault="005B6671" w:rsidP="00B3680B">
      <w:pPr>
        <w:pStyle w:val="13"/>
      </w:pPr>
      <w:r w:rsidRPr="0049256C">
        <w:rPr>
          <w:rFonts w:hint="eastAsia"/>
        </w:rPr>
        <w:t>ユーザ定義関数で</w:t>
      </w:r>
      <w:r w:rsidRPr="0049256C">
        <w:rPr>
          <w:rFonts w:hint="eastAsia"/>
        </w:rPr>
        <w:t>com.innoexpert.innorulesj.suite.udf.Engine.execute</w:t>
      </w:r>
      <w:r w:rsidRPr="0049256C">
        <w:rPr>
          <w:rFonts w:hint="eastAsia"/>
        </w:rPr>
        <w:t>メソッドに渡されたコード体系が有効ではない場合に発生する。ユーザ定義関数から渡されたコード体系の値がメッセージに含まれる。</w:t>
      </w:r>
    </w:p>
    <w:p w14:paraId="6EEC5A6B" w14:textId="2780D1FD" w:rsidR="005B6671" w:rsidRPr="00333D18" w:rsidRDefault="00B40B5A" w:rsidP="00B3680B">
      <w:pPr>
        <w:pStyle w:val="10"/>
      </w:pPr>
      <w:r w:rsidRPr="00086960">
        <w:rPr>
          <w:rFonts w:hint="eastAsia"/>
        </w:rPr>
        <w:t>処置</w:t>
      </w:r>
      <w:r w:rsidR="005B6671" w:rsidRPr="00333D18">
        <w:rPr>
          <w:rFonts w:hint="eastAsia"/>
        </w:rPr>
        <w:t>方法</w:t>
      </w:r>
    </w:p>
    <w:p w14:paraId="7C55B261" w14:textId="0223B3D2" w:rsidR="005B6671" w:rsidRDefault="005B6671" w:rsidP="00B3680B">
      <w:pPr>
        <w:pStyle w:val="13"/>
      </w:pPr>
      <w:r w:rsidRPr="00B505E6">
        <w:rPr>
          <w:rFonts w:hint="eastAsia"/>
        </w:rPr>
        <w:t>ユーザ定義関数の開発者はコード体系の値を確認して関数を修正する。サポートするコード体系は</w:t>
      </w:r>
      <w:r w:rsidRPr="00B505E6">
        <w:rPr>
          <w:rFonts w:eastAsiaTheme="minorEastAsia" w:hint="eastAsia"/>
        </w:rPr>
        <w:t xml:space="preserve"> </w:t>
      </w:r>
      <w:ins w:id="6862" w:author="IRK" w:date="2020-03-12T11:01:00Z">
        <w:r w:rsidR="00B776CC">
          <w:rPr>
            <w:rFonts w:eastAsiaTheme="minorEastAsia" w:hint="eastAsia"/>
          </w:rPr>
          <w:t>「</w:t>
        </w:r>
      </w:ins>
      <w:r w:rsidRPr="007E4FA1">
        <w:rPr>
          <w:rFonts w:hint="eastAsia"/>
        </w:rPr>
        <w:t xml:space="preserve">InnoRules Application Programming </w:t>
      </w:r>
      <w:r w:rsidR="005F6A7C">
        <w:rPr>
          <w:rFonts w:hint="eastAsia"/>
        </w:rPr>
        <w:t xml:space="preserve">Interface </w:t>
      </w:r>
      <w:r w:rsidRPr="007E4FA1">
        <w:rPr>
          <w:rFonts w:hint="eastAsia"/>
        </w:rPr>
        <w:t>Guide</w:t>
      </w:r>
      <w:ins w:id="6863" w:author="IRK" w:date="2020-03-12T11:01:00Z">
        <w:r w:rsidR="00B776CC">
          <w:rPr>
            <w:rFonts w:hint="eastAsia"/>
          </w:rPr>
          <w:t>」</w:t>
        </w:r>
      </w:ins>
      <w:r w:rsidRPr="002127E5">
        <w:rPr>
          <w:rFonts w:hint="eastAsia"/>
        </w:rPr>
        <w:t>を参照のこと。</w:t>
      </w:r>
    </w:p>
    <w:p w14:paraId="4BE7E10A" w14:textId="26053863" w:rsidR="0098082E" w:rsidRPr="002127E5" w:rsidRDefault="0098082E" w:rsidP="00EC7890">
      <w:pPr>
        <w:jc w:val="left"/>
      </w:pPr>
    </w:p>
    <w:p w14:paraId="3A895A6C" w14:textId="77777777" w:rsidR="005B6671" w:rsidRPr="00333D18" w:rsidRDefault="005B6671">
      <w:pPr>
        <w:pStyle w:val="32"/>
        <w:pPrChange w:id="6864" w:author="IRK" w:date="2020-05-11T09:48:00Z">
          <w:pPr>
            <w:pStyle w:val="32"/>
            <w:spacing w:before="12" w:after="12"/>
            <w:jc w:val="left"/>
          </w:pPr>
        </w:pPrChange>
      </w:pPr>
      <w:bookmarkStart w:id="6865" w:name="_Toc458533843"/>
      <w:bookmarkStart w:id="6866" w:name="_Toc458780452"/>
      <w:bookmarkStart w:id="6867" w:name="_Toc429066631"/>
      <w:bookmarkStart w:id="6868" w:name="_Toc441755386"/>
      <w:bookmarkStart w:id="6869" w:name="_Toc40449620"/>
      <w:bookmarkEnd w:id="6865"/>
      <w:bookmarkEnd w:id="6866"/>
      <w:r w:rsidRPr="00333D18">
        <w:t>IRE-10022</w:t>
      </w:r>
      <w:bookmarkEnd w:id="6867"/>
      <w:bookmarkEnd w:id="6868"/>
      <w:bookmarkEnd w:id="6869"/>
    </w:p>
    <w:p w14:paraId="425EAD49" w14:textId="77777777" w:rsidR="005B6671" w:rsidRPr="00333D18" w:rsidRDefault="005B6671" w:rsidP="00B3680B">
      <w:pPr>
        <w:pStyle w:val="10"/>
      </w:pPr>
      <w:r w:rsidRPr="00333D18">
        <w:rPr>
          <w:rFonts w:hint="eastAsia"/>
        </w:rPr>
        <w:t>エラーメッセージ</w:t>
      </w:r>
    </w:p>
    <w:p w14:paraId="452AB15F" w14:textId="77777777" w:rsidR="005B6671" w:rsidRPr="00333D18" w:rsidRDefault="005B6671" w:rsidP="00B3680B">
      <w:pPr>
        <w:pStyle w:val="13"/>
      </w:pPr>
      <w:r w:rsidRPr="00333D18">
        <w:rPr>
          <w:rFonts w:hint="eastAsia"/>
        </w:rPr>
        <w:t>文法に合わない表現式です。</w:t>
      </w:r>
    </w:p>
    <w:p w14:paraId="11E359EA" w14:textId="77777777" w:rsidR="005B6671" w:rsidRPr="00333D18" w:rsidRDefault="005B6671" w:rsidP="00B3680B">
      <w:pPr>
        <w:pStyle w:val="10"/>
      </w:pPr>
      <w:r w:rsidRPr="00333D18">
        <w:rPr>
          <w:rFonts w:hint="eastAsia"/>
        </w:rPr>
        <w:t>原因</w:t>
      </w:r>
    </w:p>
    <w:p w14:paraId="59FD15A9" w14:textId="4CB058E1" w:rsidR="005B6671" w:rsidRPr="00333D18" w:rsidRDefault="005B6671" w:rsidP="00B3680B">
      <w:pPr>
        <w:pStyle w:val="13"/>
      </w:pPr>
      <w:r w:rsidRPr="00333D18">
        <w:rPr>
          <w:rFonts w:hint="eastAsia"/>
        </w:rPr>
        <w:t>ユーザ定義関数の</w:t>
      </w:r>
      <w:r w:rsidR="00777D82">
        <w:rPr>
          <w:rFonts w:hint="eastAsia"/>
        </w:rPr>
        <w:t>中</w:t>
      </w:r>
      <w:r w:rsidRPr="00333D18">
        <w:rPr>
          <w:rFonts w:hint="eastAsia"/>
        </w:rPr>
        <w:t>で</w:t>
      </w:r>
      <w:r w:rsidRPr="00333D18">
        <w:t>com.innoexpert.innorulesj.suite.udf.Engine.execute</w:t>
      </w:r>
      <w:r w:rsidRPr="00333D18">
        <w:rPr>
          <w:rFonts w:hint="eastAsia"/>
        </w:rPr>
        <w:t>メソッドによって実行するルール表現式に文法エラーがある場合に発生する。メッセージに文法エラーメッセージが含まれる。</w:t>
      </w:r>
    </w:p>
    <w:p w14:paraId="5D34E250" w14:textId="766C4DBA" w:rsidR="005B6671" w:rsidRPr="00333D18" w:rsidRDefault="00B40B5A" w:rsidP="00B3680B">
      <w:pPr>
        <w:pStyle w:val="10"/>
      </w:pPr>
      <w:r w:rsidRPr="00086960">
        <w:rPr>
          <w:rFonts w:hint="eastAsia"/>
        </w:rPr>
        <w:t>処置</w:t>
      </w:r>
      <w:r w:rsidR="005B6671" w:rsidRPr="00333D18">
        <w:rPr>
          <w:rFonts w:hint="eastAsia"/>
        </w:rPr>
        <w:t>方法</w:t>
      </w:r>
    </w:p>
    <w:p w14:paraId="50DB02CF" w14:textId="77777777" w:rsidR="005B6671" w:rsidRPr="0049256C" w:rsidRDefault="005B6671" w:rsidP="00B3680B">
      <w:pPr>
        <w:pStyle w:val="13"/>
      </w:pPr>
      <w:r w:rsidRPr="0049256C">
        <w:rPr>
          <w:rFonts w:hint="eastAsia"/>
        </w:rPr>
        <w:t>ユーザ定義関数の開発者は文法エラーメッセージを確認して、文法に合わない表現式が伝達されないように修正する。</w:t>
      </w:r>
    </w:p>
    <w:p w14:paraId="7D07A0AD" w14:textId="4D64A7A7" w:rsidR="00404274" w:rsidRDefault="00404274">
      <w:pPr>
        <w:jc w:val="left"/>
        <w:rPr>
          <w:rFonts w:cs="Arial"/>
          <w:b/>
          <w:bCs/>
          <w:spacing w:val="0"/>
          <w:sz w:val="22"/>
          <w:szCs w:val="24"/>
        </w:rPr>
      </w:pPr>
      <w:del w:id="6870" w:author="IRK" w:date="2020-04-16T14:39:00Z">
        <w:r w:rsidDel="00D4323D">
          <w:br w:type="page"/>
        </w:r>
      </w:del>
    </w:p>
    <w:p w14:paraId="28AC191D" w14:textId="77777777" w:rsidR="005B6671" w:rsidRPr="0049256C" w:rsidRDefault="005B6671">
      <w:pPr>
        <w:pStyle w:val="32"/>
        <w:pPrChange w:id="6871" w:author="IRK" w:date="2020-05-11T09:48:00Z">
          <w:pPr>
            <w:pStyle w:val="32"/>
            <w:spacing w:before="12" w:after="12"/>
            <w:jc w:val="left"/>
          </w:pPr>
        </w:pPrChange>
      </w:pPr>
      <w:bookmarkStart w:id="6872" w:name="_Toc465092169"/>
      <w:bookmarkStart w:id="6873" w:name="_Toc429066632"/>
      <w:bookmarkStart w:id="6874" w:name="_Toc441755387"/>
      <w:bookmarkStart w:id="6875" w:name="_Toc40449621"/>
      <w:bookmarkEnd w:id="6872"/>
      <w:r w:rsidRPr="0049256C">
        <w:rPr>
          <w:rFonts w:hint="eastAsia"/>
        </w:rPr>
        <w:t>IRE-10023</w:t>
      </w:r>
      <w:bookmarkEnd w:id="6873"/>
      <w:bookmarkEnd w:id="6874"/>
      <w:bookmarkEnd w:id="6875"/>
    </w:p>
    <w:p w14:paraId="6D4C4892" w14:textId="77777777" w:rsidR="005B6671" w:rsidRPr="0049256C" w:rsidRDefault="005B6671" w:rsidP="00B3680B">
      <w:pPr>
        <w:pStyle w:val="10"/>
      </w:pPr>
      <w:r w:rsidRPr="0049256C">
        <w:rPr>
          <w:rFonts w:hint="eastAsia"/>
        </w:rPr>
        <w:t>エラーメッセージ</w:t>
      </w:r>
    </w:p>
    <w:p w14:paraId="2288FD7B" w14:textId="77777777" w:rsidR="005B6671" w:rsidRPr="0049256C" w:rsidRDefault="005B6671" w:rsidP="00B3680B">
      <w:pPr>
        <w:pStyle w:val="13"/>
      </w:pPr>
      <w:r w:rsidRPr="0049256C">
        <w:rPr>
          <w:rFonts w:hint="eastAsia"/>
        </w:rPr>
        <w:t>項目値の入力が重複しました。</w:t>
      </w:r>
    </w:p>
    <w:p w14:paraId="7C7115A5" w14:textId="77777777" w:rsidR="005B6671" w:rsidRPr="0049256C" w:rsidRDefault="005B6671" w:rsidP="00B3680B">
      <w:pPr>
        <w:pStyle w:val="10"/>
      </w:pPr>
      <w:r w:rsidRPr="0049256C">
        <w:rPr>
          <w:rFonts w:hint="eastAsia"/>
        </w:rPr>
        <w:t>原因</w:t>
      </w:r>
    </w:p>
    <w:p w14:paraId="19586377" w14:textId="0D775ED9" w:rsidR="005B6671" w:rsidRPr="00282BFB" w:rsidRDefault="005B6671" w:rsidP="00B3680B">
      <w:pPr>
        <w:pStyle w:val="13"/>
      </w:pPr>
      <w:r w:rsidRPr="0049256C">
        <w:rPr>
          <w:rFonts w:hint="eastAsia"/>
        </w:rPr>
        <w:t>ルールアプリケーションが</w:t>
      </w:r>
      <w:r w:rsidRPr="0049256C">
        <w:rPr>
          <w:rFonts w:hint="eastAsia"/>
        </w:rPr>
        <w:t>I/O</w:t>
      </w:r>
      <w:r w:rsidRPr="0049256C">
        <w:rPr>
          <w:rFonts w:hint="eastAsia"/>
        </w:rPr>
        <w:t>オブジェクト方式でルールを呼び出す</w:t>
      </w:r>
      <w:r w:rsidR="00522907">
        <w:rPr>
          <w:rFonts w:hint="eastAsia"/>
        </w:rPr>
        <w:t>時</w:t>
      </w:r>
      <w:r w:rsidRPr="0049256C">
        <w:rPr>
          <w:rFonts w:hint="eastAsia"/>
        </w:rPr>
        <w:t>に、</w:t>
      </w:r>
      <w:r w:rsidRPr="0049256C">
        <w:rPr>
          <w:rFonts w:hint="eastAsia"/>
        </w:rPr>
        <w:t>RuleReq</w:t>
      </w:r>
      <w:r w:rsidR="00A8547A">
        <w:rPr>
          <w:rFonts w:hint="eastAsia"/>
        </w:rPr>
        <w:t>オブジェクトに渡された項目の</w:t>
      </w:r>
      <w:r w:rsidR="00777D82">
        <w:rPr>
          <w:rFonts w:hint="eastAsia"/>
        </w:rPr>
        <w:t>中</w:t>
      </w:r>
      <w:r w:rsidR="00A8547A">
        <w:rPr>
          <w:rFonts w:hint="eastAsia"/>
        </w:rPr>
        <w:t>でコードが</w:t>
      </w:r>
      <w:r w:rsidR="00A8547A" w:rsidRPr="00282BFB">
        <w:rPr>
          <w:rFonts w:hint="eastAsia"/>
        </w:rPr>
        <w:t>重複された</w:t>
      </w:r>
      <w:r w:rsidR="00A8547A" w:rsidRPr="00086960">
        <w:rPr>
          <w:rFonts w:hint="eastAsia"/>
        </w:rPr>
        <w:t>場合に</w:t>
      </w:r>
      <w:r w:rsidRPr="00282BFB">
        <w:rPr>
          <w:rFonts w:hint="eastAsia"/>
        </w:rPr>
        <w:t>発生する。</w:t>
      </w:r>
    </w:p>
    <w:p w14:paraId="6EEC7DE8" w14:textId="151E1E5B" w:rsidR="005B6671" w:rsidRPr="00282BFB" w:rsidRDefault="00A8547A" w:rsidP="00B3680B">
      <w:pPr>
        <w:pStyle w:val="10"/>
      </w:pPr>
      <w:r w:rsidRPr="00086960">
        <w:rPr>
          <w:rFonts w:hint="eastAsia"/>
        </w:rPr>
        <w:t>処置</w:t>
      </w:r>
      <w:r w:rsidR="005B6671" w:rsidRPr="00282BFB">
        <w:rPr>
          <w:rFonts w:hint="eastAsia"/>
        </w:rPr>
        <w:t>方法</w:t>
      </w:r>
    </w:p>
    <w:p w14:paraId="01A71789" w14:textId="77777777" w:rsidR="005B6671" w:rsidRPr="002127E5" w:rsidRDefault="005B6671" w:rsidP="00B3680B">
      <w:pPr>
        <w:pStyle w:val="13"/>
      </w:pPr>
      <w:r w:rsidRPr="00B505E6">
        <w:rPr>
          <w:rFonts w:hint="eastAsia"/>
        </w:rPr>
        <w:t>ルールアプリケーションの開発者は</w:t>
      </w:r>
      <w:r w:rsidRPr="00B505E6">
        <w:rPr>
          <w:rFonts w:hint="eastAsia"/>
        </w:rPr>
        <w:t>RuleReq</w:t>
      </w:r>
      <w:r w:rsidRPr="007E4FA1">
        <w:rPr>
          <w:rFonts w:hint="eastAsia"/>
        </w:rPr>
        <w:t>オブジェクトに同一コードの項目が一回のみ保存されるようにアプリケーションを修正する。</w:t>
      </w:r>
    </w:p>
    <w:p w14:paraId="023E85C4" w14:textId="77777777" w:rsidR="005B6671" w:rsidRPr="0049256C" w:rsidRDefault="005B6671" w:rsidP="00EC7890"/>
    <w:p w14:paraId="339E5D03" w14:textId="77777777" w:rsidR="005B6671" w:rsidRPr="0049256C" w:rsidRDefault="005B6671">
      <w:pPr>
        <w:pStyle w:val="32"/>
        <w:pPrChange w:id="6876" w:author="IRK" w:date="2020-05-11T09:48:00Z">
          <w:pPr>
            <w:pStyle w:val="32"/>
            <w:spacing w:before="12" w:after="12"/>
            <w:jc w:val="left"/>
          </w:pPr>
        </w:pPrChange>
      </w:pPr>
      <w:bookmarkStart w:id="6877" w:name="_Toc429066633"/>
      <w:bookmarkStart w:id="6878" w:name="_Toc441755388"/>
      <w:bookmarkStart w:id="6879" w:name="_Toc40449622"/>
      <w:r w:rsidRPr="0049256C">
        <w:rPr>
          <w:rFonts w:hint="eastAsia"/>
        </w:rPr>
        <w:t>IRE-10024</w:t>
      </w:r>
      <w:bookmarkEnd w:id="6877"/>
      <w:bookmarkEnd w:id="6878"/>
      <w:bookmarkEnd w:id="6879"/>
    </w:p>
    <w:p w14:paraId="5D6312E4" w14:textId="77777777" w:rsidR="005B6671" w:rsidRPr="0049256C" w:rsidRDefault="005B6671" w:rsidP="00B3680B">
      <w:pPr>
        <w:pStyle w:val="10"/>
      </w:pPr>
      <w:r w:rsidRPr="0049256C">
        <w:rPr>
          <w:rFonts w:hint="eastAsia"/>
        </w:rPr>
        <w:t>エラーメッセージ</w:t>
      </w:r>
    </w:p>
    <w:p w14:paraId="3CD89B5E" w14:textId="77777777" w:rsidR="005B6671" w:rsidRPr="0049256C" w:rsidRDefault="005B6671" w:rsidP="00B3680B">
      <w:pPr>
        <w:pStyle w:val="13"/>
      </w:pPr>
      <w:r w:rsidRPr="0049256C">
        <w:rPr>
          <w:rFonts w:hint="eastAsia"/>
        </w:rPr>
        <w:t>アイテムプロバイダが許容していないオブジェクト型を返しました。</w:t>
      </w:r>
    </w:p>
    <w:p w14:paraId="5CCD41E9" w14:textId="77777777" w:rsidR="005B6671" w:rsidRPr="0049256C" w:rsidRDefault="005B6671" w:rsidP="00B3680B">
      <w:pPr>
        <w:pStyle w:val="10"/>
      </w:pPr>
      <w:r w:rsidRPr="0049256C">
        <w:rPr>
          <w:rFonts w:hint="eastAsia"/>
        </w:rPr>
        <w:t>原因</w:t>
      </w:r>
    </w:p>
    <w:p w14:paraId="49665C8A" w14:textId="441A7982" w:rsidR="005B6671" w:rsidRPr="0049256C" w:rsidRDefault="005B6671" w:rsidP="00B3680B">
      <w:pPr>
        <w:pStyle w:val="13"/>
      </w:pPr>
      <w:r w:rsidRPr="0049256C">
        <w:rPr>
          <w:rFonts w:hint="eastAsia"/>
        </w:rPr>
        <w:t>ルールアプリケーションが</w:t>
      </w:r>
      <w:r w:rsidRPr="0049256C">
        <w:rPr>
          <w:rFonts w:hint="eastAsia"/>
        </w:rPr>
        <w:t>I/O</w:t>
      </w:r>
      <w:r w:rsidR="00A8547A">
        <w:rPr>
          <w:rFonts w:hint="eastAsia"/>
        </w:rPr>
        <w:t>アダプタ方式でルールを呼び出す</w:t>
      </w:r>
      <w:r w:rsidR="00522907">
        <w:rPr>
          <w:rFonts w:hint="eastAsia"/>
        </w:rPr>
        <w:t>時</w:t>
      </w:r>
      <w:r w:rsidR="00A8547A" w:rsidRPr="00282BFB">
        <w:rPr>
          <w:rFonts w:hint="eastAsia"/>
        </w:rPr>
        <w:t>に</w:t>
      </w:r>
      <w:r w:rsidR="00A8547A" w:rsidRPr="00086960">
        <w:rPr>
          <w:rFonts w:hint="eastAsia"/>
        </w:rPr>
        <w:t>使用した</w:t>
      </w:r>
      <w:r w:rsidRPr="00282BFB">
        <w:rPr>
          <w:rFonts w:hint="eastAsia"/>
        </w:rPr>
        <w:t>ItemProvider</w:t>
      </w:r>
      <w:r w:rsidRPr="0049256C">
        <w:rPr>
          <w:rFonts w:hint="eastAsia"/>
        </w:rPr>
        <w:t>が、許容されないオブジェクト</w:t>
      </w:r>
      <w:del w:id="6880" w:author="IRK" w:date="2020-04-22T16:58:00Z">
        <w:r w:rsidRPr="0049256C" w:rsidDel="00DA4E79">
          <w:rPr>
            <w:rFonts w:hint="eastAsia"/>
          </w:rPr>
          <w:delText>形式</w:delText>
        </w:r>
      </w:del>
      <w:ins w:id="6881" w:author="IRK" w:date="2020-04-22T16:58:00Z">
        <w:r w:rsidR="00DA4E79">
          <w:rPr>
            <w:rFonts w:hint="eastAsia"/>
          </w:rPr>
          <w:t>型</w:t>
        </w:r>
      </w:ins>
      <w:r w:rsidRPr="0049256C">
        <w:rPr>
          <w:rFonts w:hint="eastAsia"/>
        </w:rPr>
        <w:t>を返却した</w:t>
      </w:r>
      <w:r w:rsidR="00522907">
        <w:rPr>
          <w:rFonts w:hint="eastAsia"/>
        </w:rPr>
        <w:t>時</w:t>
      </w:r>
      <w:r w:rsidRPr="0049256C">
        <w:rPr>
          <w:rFonts w:hint="eastAsia"/>
        </w:rPr>
        <w:t>にこのエラーが発生する。項目のデータ</w:t>
      </w:r>
      <w:del w:id="6882" w:author="IRK" w:date="2020-04-22T16:58:00Z">
        <w:r w:rsidRPr="0049256C" w:rsidDel="00DA4E79">
          <w:rPr>
            <w:rFonts w:hint="eastAsia"/>
          </w:rPr>
          <w:delText>形式</w:delText>
        </w:r>
      </w:del>
      <w:ins w:id="6883" w:author="IRK" w:date="2020-04-22T16:58:00Z">
        <w:r w:rsidR="00DA4E79">
          <w:rPr>
            <w:rFonts w:hint="eastAsia"/>
          </w:rPr>
          <w:t>型</w:t>
        </w:r>
      </w:ins>
      <w:r w:rsidRPr="0049256C">
        <w:rPr>
          <w:rFonts w:hint="eastAsia"/>
        </w:rPr>
        <w:t>によって</w:t>
      </w:r>
      <w:r w:rsidRPr="0049256C">
        <w:rPr>
          <w:rFonts w:hint="eastAsia"/>
        </w:rPr>
        <w:t>ItemProvier</w:t>
      </w:r>
      <w:r w:rsidRPr="0049256C">
        <w:rPr>
          <w:rFonts w:hint="eastAsia"/>
        </w:rPr>
        <w:t>は</w:t>
      </w:r>
      <w:r w:rsidRPr="0049256C">
        <w:rPr>
          <w:rFonts w:hint="eastAsia"/>
        </w:rPr>
        <w:t>get</w:t>
      </w:r>
      <w:r w:rsidR="00274419">
        <w:rPr>
          <w:rFonts w:hint="eastAsia"/>
        </w:rPr>
        <w:t>XXX</w:t>
      </w:r>
      <w:r w:rsidRPr="0049256C">
        <w:rPr>
          <w:rFonts w:hint="eastAsia"/>
        </w:rPr>
        <w:t>メソッドで次の</w:t>
      </w:r>
      <w:r w:rsidRPr="0049256C">
        <w:rPr>
          <w:rFonts w:hint="eastAsia"/>
        </w:rPr>
        <w:t>Java</w:t>
      </w:r>
      <w:r w:rsidRPr="0049256C">
        <w:rPr>
          <w:rFonts w:hint="eastAsia"/>
        </w:rPr>
        <w:t>オブジェクトを返却する。</w:t>
      </w:r>
    </w:p>
    <w:p w14:paraId="76F8EC40" w14:textId="77777777" w:rsidR="005B6671" w:rsidRPr="0049256C" w:rsidRDefault="005B6671" w:rsidP="00B3680B">
      <w:pPr>
        <w:pStyle w:val="23"/>
      </w:pPr>
      <w:r w:rsidRPr="0049256C">
        <w:rPr>
          <w:rFonts w:hint="eastAsia"/>
        </w:rPr>
        <w:t>数値型項目</w:t>
      </w:r>
    </w:p>
    <w:p w14:paraId="468C5673" w14:textId="35BB46FA" w:rsidR="005B6671" w:rsidRPr="0049256C" w:rsidRDefault="005B6671" w:rsidP="00B3680B">
      <w:pPr>
        <w:pStyle w:val="28"/>
      </w:pPr>
      <w:r w:rsidRPr="0049256C">
        <w:rPr>
          <w:rFonts w:hint="eastAsia"/>
        </w:rPr>
        <w:t>getAsNumber</w:t>
      </w:r>
      <w:r w:rsidRPr="0049256C">
        <w:rPr>
          <w:rFonts w:hint="eastAsia"/>
        </w:rPr>
        <w:t>メソッドは</w:t>
      </w:r>
      <w:r w:rsidRPr="0049256C">
        <w:rPr>
          <w:rFonts w:hint="eastAsia"/>
        </w:rPr>
        <w:t>java.lang.Double</w:t>
      </w:r>
      <w:r w:rsidRPr="0049256C">
        <w:rPr>
          <w:rFonts w:hint="eastAsia"/>
        </w:rPr>
        <w:t>または</w:t>
      </w:r>
      <w:r w:rsidRPr="0049256C">
        <w:rPr>
          <w:rFonts w:hint="eastAsia"/>
        </w:rPr>
        <w:t>double[</w:t>
      </w:r>
      <w:r w:rsidR="00965607" w:rsidRPr="0049256C">
        <w:t xml:space="preserve"> </w:t>
      </w:r>
      <w:r w:rsidRPr="0049256C">
        <w:rPr>
          <w:rFonts w:hint="eastAsia"/>
        </w:rPr>
        <w:t>]</w:t>
      </w:r>
      <w:r w:rsidRPr="0049256C">
        <w:rPr>
          <w:rFonts w:hint="eastAsia"/>
        </w:rPr>
        <w:t>を返却する。</w:t>
      </w:r>
    </w:p>
    <w:p w14:paraId="10DD55B8" w14:textId="77777777" w:rsidR="005B6671" w:rsidRPr="0049256C" w:rsidRDefault="005B6671" w:rsidP="00B3680B">
      <w:pPr>
        <w:pStyle w:val="23"/>
      </w:pPr>
      <w:r w:rsidRPr="0049256C">
        <w:rPr>
          <w:rFonts w:hint="eastAsia"/>
        </w:rPr>
        <w:t>文字型項目</w:t>
      </w:r>
    </w:p>
    <w:p w14:paraId="162E2274" w14:textId="6C9EBCA2" w:rsidR="005B6671" w:rsidRPr="0049256C" w:rsidRDefault="005B6671" w:rsidP="00B3680B">
      <w:pPr>
        <w:pStyle w:val="28"/>
      </w:pPr>
      <w:r w:rsidRPr="0049256C">
        <w:rPr>
          <w:rFonts w:hint="eastAsia"/>
        </w:rPr>
        <w:t>getAsString</w:t>
      </w:r>
      <w:r w:rsidRPr="0049256C">
        <w:rPr>
          <w:rFonts w:hint="eastAsia"/>
        </w:rPr>
        <w:t>メソッドは</w:t>
      </w:r>
      <w:r w:rsidRPr="0049256C">
        <w:rPr>
          <w:rFonts w:hint="eastAsia"/>
        </w:rPr>
        <w:t>java.lang.String</w:t>
      </w:r>
      <w:r w:rsidRPr="0049256C">
        <w:rPr>
          <w:rFonts w:hint="eastAsia"/>
        </w:rPr>
        <w:t>または</w:t>
      </w:r>
      <w:r w:rsidRPr="0049256C">
        <w:rPr>
          <w:rFonts w:hint="eastAsia"/>
        </w:rPr>
        <w:t>java.lang.String[</w:t>
      </w:r>
      <w:r w:rsidR="00965607" w:rsidRPr="0049256C">
        <w:t xml:space="preserve"> </w:t>
      </w:r>
      <w:r w:rsidRPr="0049256C">
        <w:rPr>
          <w:rFonts w:hint="eastAsia"/>
        </w:rPr>
        <w:t>]</w:t>
      </w:r>
      <w:r w:rsidRPr="0049256C">
        <w:rPr>
          <w:rFonts w:hint="eastAsia"/>
        </w:rPr>
        <w:t>を返却する。</w:t>
      </w:r>
    </w:p>
    <w:p w14:paraId="4366135D" w14:textId="68B48581" w:rsidR="005B6671" w:rsidRPr="0049256C" w:rsidRDefault="005B6671" w:rsidP="00B3680B">
      <w:pPr>
        <w:pStyle w:val="28"/>
      </w:pPr>
      <w:r w:rsidRPr="0049256C">
        <w:rPr>
          <w:rFonts w:hint="eastAsia"/>
        </w:rPr>
        <w:t>エラーメッセージには実際に返却されたオブジェクトのデータ</w:t>
      </w:r>
      <w:del w:id="6884" w:author="IRK" w:date="2020-04-22T16:59:00Z">
        <w:r w:rsidRPr="0049256C" w:rsidDel="00DA4E79">
          <w:rPr>
            <w:rFonts w:hint="eastAsia"/>
          </w:rPr>
          <w:delText>形式</w:delText>
        </w:r>
      </w:del>
      <w:ins w:id="6885" w:author="IRK" w:date="2020-04-22T16:59:00Z">
        <w:r w:rsidR="00DA4E79">
          <w:rPr>
            <w:rFonts w:hint="eastAsia"/>
          </w:rPr>
          <w:t>型</w:t>
        </w:r>
      </w:ins>
      <w:r w:rsidRPr="0049256C">
        <w:rPr>
          <w:rFonts w:hint="eastAsia"/>
        </w:rPr>
        <w:t>が含まれる。</w:t>
      </w:r>
    </w:p>
    <w:p w14:paraId="3E01B306" w14:textId="4B886360" w:rsidR="005B6671" w:rsidRPr="00282BFB" w:rsidRDefault="00A8547A" w:rsidP="00B3680B">
      <w:pPr>
        <w:pStyle w:val="10"/>
      </w:pPr>
      <w:r w:rsidRPr="00086960">
        <w:rPr>
          <w:rFonts w:hint="eastAsia"/>
        </w:rPr>
        <w:t>処置</w:t>
      </w:r>
      <w:r w:rsidR="005B6671" w:rsidRPr="00282BFB">
        <w:rPr>
          <w:rFonts w:hint="eastAsia"/>
        </w:rPr>
        <w:t>方法</w:t>
      </w:r>
    </w:p>
    <w:p w14:paraId="623DCEA9" w14:textId="4998EF0B" w:rsidR="005B6671" w:rsidRPr="002127E5" w:rsidRDefault="005B6671" w:rsidP="00B3680B">
      <w:pPr>
        <w:pStyle w:val="13"/>
      </w:pPr>
      <w:r w:rsidRPr="00B505E6">
        <w:rPr>
          <w:rFonts w:hint="eastAsia"/>
        </w:rPr>
        <w:t>ルールアプリケーションの開発者は許容された</w:t>
      </w:r>
      <w:del w:id="6886" w:author="IRK" w:date="2020-04-22T16:59:00Z">
        <w:r w:rsidRPr="00B505E6" w:rsidDel="00DA4E79">
          <w:rPr>
            <w:rFonts w:hint="eastAsia"/>
          </w:rPr>
          <w:delText>形式</w:delText>
        </w:r>
      </w:del>
      <w:ins w:id="6887" w:author="IRK" w:date="2020-04-22T16:59:00Z">
        <w:r w:rsidR="00DA4E79">
          <w:rPr>
            <w:rFonts w:hint="eastAsia"/>
          </w:rPr>
          <w:t>型</w:t>
        </w:r>
      </w:ins>
      <w:r w:rsidRPr="00B505E6">
        <w:rPr>
          <w:rFonts w:hint="eastAsia"/>
        </w:rPr>
        <w:t>のオブジェクトのみを返却するように</w:t>
      </w:r>
      <w:r w:rsidRPr="007E4FA1">
        <w:rPr>
          <w:rFonts w:hint="eastAsia"/>
        </w:rPr>
        <w:t>ItemProvider</w:t>
      </w:r>
      <w:r w:rsidRPr="007E4FA1">
        <w:rPr>
          <w:rFonts w:hint="eastAsia"/>
        </w:rPr>
        <w:t>を修正する。</w:t>
      </w:r>
    </w:p>
    <w:p w14:paraId="782E0F4B" w14:textId="77777777" w:rsidR="005B6671" w:rsidRPr="00A525EC" w:rsidRDefault="005B6671" w:rsidP="00EC7890"/>
    <w:p w14:paraId="1A0DB1A6" w14:textId="77777777" w:rsidR="005B6671" w:rsidRPr="00282BFB" w:rsidRDefault="005B6671">
      <w:pPr>
        <w:pStyle w:val="32"/>
        <w:pPrChange w:id="6888" w:author="IRK" w:date="2020-05-11T09:48:00Z">
          <w:pPr>
            <w:pStyle w:val="32"/>
            <w:spacing w:before="12" w:after="12"/>
            <w:jc w:val="left"/>
          </w:pPr>
        </w:pPrChange>
      </w:pPr>
      <w:bookmarkStart w:id="6889" w:name="_Toc429066634"/>
      <w:bookmarkStart w:id="6890" w:name="_Toc441755389"/>
      <w:bookmarkStart w:id="6891" w:name="_Toc40449623"/>
      <w:r w:rsidRPr="00282BFB">
        <w:t>IRE-10025</w:t>
      </w:r>
      <w:bookmarkEnd w:id="6889"/>
      <w:bookmarkEnd w:id="6890"/>
      <w:bookmarkEnd w:id="6891"/>
    </w:p>
    <w:p w14:paraId="1A64FB75" w14:textId="77777777" w:rsidR="005B6671" w:rsidRPr="00282BFB" w:rsidRDefault="005B6671" w:rsidP="00B3680B">
      <w:pPr>
        <w:pStyle w:val="10"/>
      </w:pPr>
      <w:r w:rsidRPr="00282BFB">
        <w:rPr>
          <w:rFonts w:hint="eastAsia"/>
        </w:rPr>
        <w:t>エラーメッセージ</w:t>
      </w:r>
    </w:p>
    <w:p w14:paraId="2F0F7C4A" w14:textId="1DD2485E" w:rsidR="005B6671" w:rsidRPr="00282BFB" w:rsidRDefault="00206831" w:rsidP="00B3680B">
      <w:pPr>
        <w:pStyle w:val="13"/>
      </w:pPr>
      <w:r w:rsidRPr="00206831">
        <w:rPr>
          <w:rFonts w:hint="eastAsia"/>
        </w:rPr>
        <w:t>項目値のクエリ中にアイテムプロバイダが例外をスローしました。</w:t>
      </w:r>
    </w:p>
    <w:p w14:paraId="001FF2FC" w14:textId="77777777" w:rsidR="005B6671" w:rsidRPr="00282BFB" w:rsidRDefault="005B6671" w:rsidP="00B3680B">
      <w:pPr>
        <w:pStyle w:val="10"/>
      </w:pPr>
      <w:r w:rsidRPr="00282BFB">
        <w:rPr>
          <w:rFonts w:hint="eastAsia"/>
        </w:rPr>
        <w:t>原因</w:t>
      </w:r>
    </w:p>
    <w:p w14:paraId="64B967B0" w14:textId="0412860E" w:rsidR="005B6671" w:rsidRPr="00282BFB" w:rsidRDefault="005B6671" w:rsidP="00B3680B">
      <w:pPr>
        <w:pStyle w:val="13"/>
      </w:pPr>
      <w:r w:rsidRPr="00282BFB">
        <w:rPr>
          <w:rFonts w:hint="eastAsia"/>
        </w:rPr>
        <w:t>ルールアプリケーションが</w:t>
      </w:r>
      <w:r w:rsidRPr="00282BFB">
        <w:t>I/O</w:t>
      </w:r>
      <w:r w:rsidRPr="00282BFB">
        <w:rPr>
          <w:rFonts w:hint="eastAsia"/>
        </w:rPr>
        <w:t>アダプタ形式でルールを呼び出す</w:t>
      </w:r>
      <w:r w:rsidR="00522907" w:rsidRPr="00EC7890">
        <w:rPr>
          <w:rFonts w:hint="eastAsia"/>
        </w:rPr>
        <w:t>時</w:t>
      </w:r>
      <w:r w:rsidRPr="00282BFB">
        <w:rPr>
          <w:rFonts w:hint="eastAsia"/>
        </w:rPr>
        <w:t>に発生する。ルールサーバがルールサービスを実行する途中に項目値をクエリするために</w:t>
      </w:r>
      <w:r w:rsidRPr="00282BFB">
        <w:t>ItemProvider</w:t>
      </w:r>
      <w:r w:rsidRPr="00282BFB">
        <w:rPr>
          <w:rFonts w:hint="eastAsia"/>
        </w:rPr>
        <w:t>の</w:t>
      </w:r>
      <w:r w:rsidRPr="00282BFB">
        <w:t>get</w:t>
      </w:r>
      <w:r w:rsidR="00274419">
        <w:rPr>
          <w:rFonts w:hint="eastAsia"/>
        </w:rPr>
        <w:t>XXX</w:t>
      </w:r>
      <w:r w:rsidRPr="00282BFB">
        <w:rPr>
          <w:rFonts w:hint="eastAsia"/>
        </w:rPr>
        <w:t>メソッドを呼び出したが、このメソッドから例外が投げられた</w:t>
      </w:r>
      <w:r w:rsidR="00522907">
        <w:rPr>
          <w:rFonts w:hint="eastAsia"/>
        </w:rPr>
        <w:t>時</w:t>
      </w:r>
      <w:r w:rsidRPr="00282BFB">
        <w:rPr>
          <w:rFonts w:hint="eastAsia"/>
        </w:rPr>
        <w:t>にこのエラーが発生する。例外のメッセージがエラーメッセージに含まれる。</w:t>
      </w:r>
    </w:p>
    <w:p w14:paraId="37CBC958" w14:textId="4E8DBBA1" w:rsidR="005B6671" w:rsidRPr="00282BFB" w:rsidRDefault="00A8547A" w:rsidP="00B3680B">
      <w:pPr>
        <w:pStyle w:val="10"/>
      </w:pPr>
      <w:r w:rsidRPr="00086960">
        <w:rPr>
          <w:rFonts w:hint="eastAsia"/>
        </w:rPr>
        <w:t>処置</w:t>
      </w:r>
      <w:r w:rsidR="005B6671" w:rsidRPr="00282BFB">
        <w:rPr>
          <w:rFonts w:hint="eastAsia"/>
        </w:rPr>
        <w:t>方法</w:t>
      </w:r>
    </w:p>
    <w:p w14:paraId="1FF8073E" w14:textId="6101A29E" w:rsidR="005B6671" w:rsidRPr="0049256C" w:rsidRDefault="005B6671" w:rsidP="00B3680B">
      <w:pPr>
        <w:pStyle w:val="13"/>
      </w:pPr>
      <w:r w:rsidRPr="00282BFB">
        <w:rPr>
          <w:rFonts w:hint="eastAsia"/>
        </w:rPr>
        <w:t>ItemProvider</w:t>
      </w:r>
      <w:r w:rsidR="00A8547A" w:rsidRPr="00282BFB">
        <w:rPr>
          <w:rFonts w:hint="eastAsia"/>
        </w:rPr>
        <w:t>の開発</w:t>
      </w:r>
      <w:r w:rsidR="00A8547A" w:rsidRPr="00B505E6">
        <w:rPr>
          <w:rFonts w:hint="eastAsia"/>
        </w:rPr>
        <w:t>者に例外メッセージを伝えて</w:t>
      </w:r>
      <w:r w:rsidR="00A8547A" w:rsidRPr="00086960">
        <w:rPr>
          <w:rFonts w:hint="eastAsia"/>
        </w:rPr>
        <w:t>処置</w:t>
      </w:r>
      <w:r w:rsidRPr="00282BFB">
        <w:rPr>
          <w:rFonts w:hint="eastAsia"/>
        </w:rPr>
        <w:t>方法を</w:t>
      </w:r>
      <w:r w:rsidRPr="0049256C">
        <w:rPr>
          <w:rFonts w:hint="eastAsia"/>
        </w:rPr>
        <w:t>問い合わせする。</w:t>
      </w:r>
    </w:p>
    <w:p w14:paraId="093A99F0" w14:textId="298097DF" w:rsidR="00404274" w:rsidRDefault="00404274">
      <w:pPr>
        <w:jc w:val="left"/>
        <w:rPr>
          <w:rFonts w:cs="Arial"/>
          <w:b/>
          <w:bCs/>
          <w:spacing w:val="0"/>
          <w:sz w:val="22"/>
          <w:szCs w:val="24"/>
        </w:rPr>
      </w:pPr>
      <w:del w:id="6892" w:author="IRK" w:date="2020-04-16T14:39:00Z">
        <w:r w:rsidDel="00D4323D">
          <w:br w:type="page"/>
        </w:r>
      </w:del>
    </w:p>
    <w:p w14:paraId="28303972" w14:textId="77777777" w:rsidR="005B6671" w:rsidRPr="0049256C" w:rsidRDefault="005B6671">
      <w:pPr>
        <w:pStyle w:val="32"/>
        <w:pPrChange w:id="6893" w:author="IRK" w:date="2020-05-11T09:48:00Z">
          <w:pPr>
            <w:pStyle w:val="32"/>
            <w:spacing w:before="12" w:after="12"/>
            <w:jc w:val="left"/>
          </w:pPr>
        </w:pPrChange>
      </w:pPr>
      <w:bookmarkStart w:id="6894" w:name="_Toc465092173"/>
      <w:bookmarkStart w:id="6895" w:name="_Toc429066635"/>
      <w:bookmarkStart w:id="6896" w:name="_Toc441755390"/>
      <w:bookmarkStart w:id="6897" w:name="_Toc40449624"/>
      <w:bookmarkEnd w:id="6894"/>
      <w:r w:rsidRPr="0049256C">
        <w:rPr>
          <w:rFonts w:hint="eastAsia"/>
        </w:rPr>
        <w:t>IRE-10026</w:t>
      </w:r>
      <w:bookmarkEnd w:id="6895"/>
      <w:bookmarkEnd w:id="6896"/>
      <w:bookmarkEnd w:id="6897"/>
    </w:p>
    <w:p w14:paraId="5D18992A" w14:textId="77777777" w:rsidR="005B6671" w:rsidRPr="0049256C" w:rsidRDefault="005B6671" w:rsidP="00B3680B">
      <w:pPr>
        <w:pStyle w:val="10"/>
      </w:pPr>
      <w:r w:rsidRPr="0049256C">
        <w:rPr>
          <w:rFonts w:hint="eastAsia"/>
        </w:rPr>
        <w:t>エラーメッセージ</w:t>
      </w:r>
    </w:p>
    <w:p w14:paraId="13B8B66E" w14:textId="77777777" w:rsidR="005B6671" w:rsidRPr="0049256C" w:rsidRDefault="005B6671" w:rsidP="00B3680B">
      <w:pPr>
        <w:pStyle w:val="13"/>
      </w:pPr>
      <w:r w:rsidRPr="0049256C">
        <w:rPr>
          <w:rFonts w:hint="eastAsia"/>
        </w:rPr>
        <w:t>要求されるデータ型で、</w:t>
      </w:r>
      <w:r w:rsidRPr="0049256C">
        <w:t>EXEC</w:t>
      </w:r>
      <w:r w:rsidRPr="0049256C">
        <w:t>関数実行結果を変換できません。</w:t>
      </w:r>
    </w:p>
    <w:p w14:paraId="303B4918" w14:textId="77777777" w:rsidR="005B6671" w:rsidRPr="0049256C" w:rsidRDefault="005B6671" w:rsidP="00B3680B">
      <w:pPr>
        <w:pStyle w:val="10"/>
      </w:pPr>
      <w:r w:rsidRPr="0049256C">
        <w:rPr>
          <w:rFonts w:hint="eastAsia"/>
        </w:rPr>
        <w:t>原因</w:t>
      </w:r>
    </w:p>
    <w:p w14:paraId="6D6FDADC" w14:textId="4A7C8113" w:rsidR="005B6671" w:rsidRPr="0049256C" w:rsidRDefault="005B6671" w:rsidP="00B3680B">
      <w:pPr>
        <w:pStyle w:val="13"/>
      </w:pPr>
      <w:r w:rsidRPr="0049256C">
        <w:rPr>
          <w:rFonts w:hint="eastAsia"/>
        </w:rPr>
        <w:t>EXEC</w:t>
      </w:r>
      <w:r w:rsidR="002C0E8C">
        <w:rPr>
          <w:rFonts w:hint="eastAsia"/>
        </w:rPr>
        <w:t>、</w:t>
      </w:r>
      <w:r w:rsidRPr="0049256C">
        <w:rPr>
          <w:rFonts w:hint="eastAsia"/>
        </w:rPr>
        <w:t>EXECRULE</w:t>
      </w:r>
      <w:r w:rsidRPr="0049256C">
        <w:rPr>
          <w:rFonts w:hint="eastAsia"/>
        </w:rPr>
        <w:t>関数はテーブルルールの条件セル、結果セル、</w:t>
      </w:r>
      <w:del w:id="6898" w:author="IRK" w:date="2020-03-10T15:26:00Z">
        <w:r w:rsidRPr="0049256C" w:rsidDel="00330D2C">
          <w:rPr>
            <w:rFonts w:hint="eastAsia"/>
          </w:rPr>
          <w:delText>ＤＢ</w:delText>
        </w:r>
      </w:del>
      <w:ins w:id="6899" w:author="IRK" w:date="2020-03-10T15:26:00Z">
        <w:r w:rsidR="00330D2C">
          <w:rPr>
            <w:rFonts w:hint="eastAsia"/>
          </w:rPr>
          <w:t>DB</w:t>
        </w:r>
      </w:ins>
      <w:r w:rsidRPr="0049256C">
        <w:rPr>
          <w:rFonts w:hint="eastAsia"/>
        </w:rPr>
        <w:t>ルール、またはブランチルールなどの</w:t>
      </w:r>
      <w:r w:rsidR="000134A1" w:rsidRPr="000134A1">
        <w:rPr>
          <w:rFonts w:hint="eastAsia"/>
        </w:rPr>
        <w:t>デフォルト値</w:t>
      </w:r>
      <w:r w:rsidRPr="0049256C">
        <w:rPr>
          <w:rFonts w:hint="eastAsia"/>
        </w:rPr>
        <w:t>のセルで使用できる。このセルは特定のデータ</w:t>
      </w:r>
      <w:del w:id="6900" w:author="IRK" w:date="2020-04-22T16:59:00Z">
        <w:r w:rsidRPr="0049256C" w:rsidDel="00DA4E79">
          <w:rPr>
            <w:rFonts w:hint="eastAsia"/>
          </w:rPr>
          <w:delText>形式</w:delText>
        </w:r>
      </w:del>
      <w:ins w:id="6901" w:author="IRK" w:date="2020-04-22T16:59:00Z">
        <w:r w:rsidR="00DA4E79">
          <w:rPr>
            <w:rFonts w:hint="eastAsia"/>
          </w:rPr>
          <w:t>型</w:t>
        </w:r>
      </w:ins>
      <w:r w:rsidRPr="0049256C">
        <w:rPr>
          <w:rFonts w:hint="eastAsia"/>
        </w:rPr>
        <w:t>を持つ。例えば、テーブルルールの条件セルは論理値を持つ。テーブルルールの結果セルまたは</w:t>
      </w:r>
      <w:r w:rsidR="000134A1" w:rsidRPr="000134A1">
        <w:rPr>
          <w:rFonts w:hint="eastAsia"/>
        </w:rPr>
        <w:t>デフォルト値</w:t>
      </w:r>
      <w:r w:rsidRPr="0049256C">
        <w:rPr>
          <w:rFonts w:hint="eastAsia"/>
        </w:rPr>
        <w:t>セルはルールデータ</w:t>
      </w:r>
      <w:del w:id="6902" w:author="IRK" w:date="2020-04-22T17:00:00Z">
        <w:r w:rsidRPr="0049256C" w:rsidDel="00DA4E79">
          <w:rPr>
            <w:rFonts w:hint="eastAsia"/>
          </w:rPr>
          <w:delText>形式</w:delText>
        </w:r>
      </w:del>
      <w:ins w:id="6903" w:author="IRK" w:date="2020-04-22T17:00:00Z">
        <w:r w:rsidR="00DA4E79">
          <w:rPr>
            <w:rFonts w:hint="eastAsia"/>
          </w:rPr>
          <w:t>型</w:t>
        </w:r>
      </w:ins>
      <w:r w:rsidRPr="0049256C">
        <w:rPr>
          <w:rFonts w:hint="eastAsia"/>
        </w:rPr>
        <w:t>と互換する値を持つ。</w:t>
      </w:r>
      <w:r w:rsidRPr="0049256C">
        <w:rPr>
          <w:rFonts w:hint="eastAsia"/>
        </w:rPr>
        <w:t>EXEC</w:t>
      </w:r>
      <w:r w:rsidR="002C0E8C">
        <w:rPr>
          <w:rFonts w:hint="eastAsia"/>
        </w:rPr>
        <w:t>、</w:t>
      </w:r>
      <w:r w:rsidRPr="0049256C">
        <w:rPr>
          <w:rFonts w:hint="eastAsia"/>
        </w:rPr>
        <w:t>EXECRULE</w:t>
      </w:r>
      <w:r w:rsidRPr="0049256C">
        <w:rPr>
          <w:rFonts w:hint="eastAsia"/>
        </w:rPr>
        <w:t>関数の結果がこの条件を満たさない時このエラーが発生する。セルが要求するデータ</w:t>
      </w:r>
      <w:del w:id="6904" w:author="IRK" w:date="2020-04-22T17:00:00Z">
        <w:r w:rsidRPr="0049256C" w:rsidDel="00DA4E79">
          <w:rPr>
            <w:rFonts w:hint="eastAsia"/>
          </w:rPr>
          <w:delText>形式</w:delText>
        </w:r>
      </w:del>
      <w:ins w:id="6905" w:author="IRK" w:date="2020-04-22T17:00:00Z">
        <w:r w:rsidR="00DA4E79">
          <w:rPr>
            <w:rFonts w:hint="eastAsia"/>
          </w:rPr>
          <w:t>型</w:t>
        </w:r>
      </w:ins>
      <w:r w:rsidRPr="0049256C">
        <w:rPr>
          <w:rFonts w:hint="eastAsia"/>
        </w:rPr>
        <w:t>と関数結果のデータ</w:t>
      </w:r>
      <w:del w:id="6906" w:author="IRK" w:date="2020-04-22T17:00:00Z">
        <w:r w:rsidRPr="0049256C" w:rsidDel="00DA4E79">
          <w:rPr>
            <w:rFonts w:hint="eastAsia"/>
          </w:rPr>
          <w:delText>形式</w:delText>
        </w:r>
      </w:del>
      <w:ins w:id="6907" w:author="IRK" w:date="2020-04-22T17:00:00Z">
        <w:r w:rsidR="00DA4E79">
          <w:rPr>
            <w:rFonts w:hint="eastAsia"/>
          </w:rPr>
          <w:t>型</w:t>
        </w:r>
      </w:ins>
      <w:r w:rsidRPr="0049256C">
        <w:rPr>
          <w:rFonts w:hint="eastAsia"/>
        </w:rPr>
        <w:t>がメッセージに出力される。</w:t>
      </w:r>
    </w:p>
    <w:p w14:paraId="772C0C26" w14:textId="61E719C3" w:rsidR="005B6671" w:rsidRPr="00282BFB" w:rsidRDefault="003B1D8E" w:rsidP="00B3680B">
      <w:pPr>
        <w:pStyle w:val="10"/>
      </w:pPr>
      <w:r w:rsidRPr="00086960">
        <w:rPr>
          <w:rFonts w:hint="eastAsia"/>
        </w:rPr>
        <w:t>処置</w:t>
      </w:r>
      <w:r w:rsidR="005B6671" w:rsidRPr="00282BFB">
        <w:rPr>
          <w:rFonts w:hint="eastAsia"/>
        </w:rPr>
        <w:t>方法</w:t>
      </w:r>
    </w:p>
    <w:p w14:paraId="6FDB1319" w14:textId="3D4DE452" w:rsidR="005B6671" w:rsidRPr="0049256C" w:rsidRDefault="005B6671" w:rsidP="00B3680B">
      <w:pPr>
        <w:pStyle w:val="13"/>
      </w:pPr>
      <w:r w:rsidRPr="0049256C">
        <w:rPr>
          <w:rFonts w:hint="eastAsia"/>
        </w:rPr>
        <w:t>ルール開発者はセルが要求するデータ</w:t>
      </w:r>
      <w:del w:id="6908" w:author="IRK" w:date="2020-04-22T17:00:00Z">
        <w:r w:rsidRPr="0049256C" w:rsidDel="00DA4E79">
          <w:rPr>
            <w:rFonts w:hint="eastAsia"/>
          </w:rPr>
          <w:delText>形式</w:delText>
        </w:r>
      </w:del>
      <w:ins w:id="6909" w:author="IRK" w:date="2020-04-22T17:00:00Z">
        <w:r w:rsidR="00DA4E79">
          <w:rPr>
            <w:rFonts w:hint="eastAsia"/>
          </w:rPr>
          <w:t>型</w:t>
        </w:r>
      </w:ins>
      <w:r w:rsidRPr="0049256C">
        <w:rPr>
          <w:rFonts w:hint="eastAsia"/>
        </w:rPr>
        <w:t>を返却するように</w:t>
      </w:r>
      <w:r w:rsidRPr="0049256C">
        <w:rPr>
          <w:rFonts w:hint="eastAsia"/>
        </w:rPr>
        <w:t>EXEC</w:t>
      </w:r>
      <w:r w:rsidRPr="0049256C">
        <w:rPr>
          <w:rFonts w:hint="eastAsia"/>
        </w:rPr>
        <w:t>または</w:t>
      </w:r>
      <w:r w:rsidRPr="0049256C">
        <w:rPr>
          <w:rFonts w:hint="eastAsia"/>
        </w:rPr>
        <w:t>EXECRULE</w:t>
      </w:r>
      <w:r w:rsidRPr="0049256C">
        <w:rPr>
          <w:rFonts w:hint="eastAsia"/>
        </w:rPr>
        <w:t>関数の引数を修正する。</w:t>
      </w:r>
    </w:p>
    <w:p w14:paraId="6554C905" w14:textId="77777777" w:rsidR="001D6B18" w:rsidRPr="0049256C" w:rsidRDefault="001D6B18" w:rsidP="00EC7890"/>
    <w:p w14:paraId="2A5F06F5" w14:textId="77777777" w:rsidR="005B6671" w:rsidRPr="0049256C" w:rsidRDefault="005B6671">
      <w:pPr>
        <w:pStyle w:val="32"/>
        <w:pPrChange w:id="6910" w:author="IRK" w:date="2020-05-11T09:48:00Z">
          <w:pPr>
            <w:pStyle w:val="32"/>
            <w:spacing w:before="12" w:after="12"/>
            <w:jc w:val="left"/>
          </w:pPr>
        </w:pPrChange>
      </w:pPr>
      <w:bookmarkStart w:id="6911" w:name="_Toc429066636"/>
      <w:bookmarkStart w:id="6912" w:name="_Toc441755391"/>
      <w:bookmarkStart w:id="6913" w:name="_Toc40449625"/>
      <w:r w:rsidRPr="0049256C">
        <w:rPr>
          <w:rFonts w:hint="eastAsia"/>
        </w:rPr>
        <w:t>IRE-10027</w:t>
      </w:r>
      <w:bookmarkEnd w:id="6911"/>
      <w:bookmarkEnd w:id="6912"/>
      <w:bookmarkEnd w:id="6913"/>
    </w:p>
    <w:p w14:paraId="1A9AA931" w14:textId="77777777" w:rsidR="005B6671" w:rsidRPr="0049256C" w:rsidRDefault="005B6671" w:rsidP="00B3680B">
      <w:pPr>
        <w:pStyle w:val="10"/>
      </w:pPr>
      <w:r w:rsidRPr="0049256C">
        <w:rPr>
          <w:rFonts w:hint="eastAsia"/>
        </w:rPr>
        <w:t>エラーメッセージ</w:t>
      </w:r>
    </w:p>
    <w:p w14:paraId="3A597B84" w14:textId="77777777" w:rsidR="005B6671" w:rsidRPr="0049256C" w:rsidRDefault="005B6671" w:rsidP="00B3680B">
      <w:pPr>
        <w:pStyle w:val="13"/>
      </w:pPr>
      <w:r w:rsidRPr="0049256C">
        <w:rPr>
          <w:rFonts w:hint="eastAsia"/>
        </w:rPr>
        <w:t>ユーザ定義関数で実行エラーが発生しました。</w:t>
      </w:r>
    </w:p>
    <w:p w14:paraId="15E45212" w14:textId="77777777" w:rsidR="005B6671" w:rsidRPr="0049256C" w:rsidRDefault="005B6671" w:rsidP="00B3680B">
      <w:pPr>
        <w:pStyle w:val="10"/>
      </w:pPr>
      <w:r w:rsidRPr="0049256C">
        <w:rPr>
          <w:rFonts w:hint="eastAsia"/>
        </w:rPr>
        <w:t>原因</w:t>
      </w:r>
    </w:p>
    <w:p w14:paraId="732D2B37" w14:textId="3D8BB9D0" w:rsidR="005B6671" w:rsidRPr="0049256C" w:rsidRDefault="005B6671" w:rsidP="00B3680B">
      <w:pPr>
        <w:pStyle w:val="13"/>
      </w:pPr>
      <w:r w:rsidRPr="0049256C">
        <w:rPr>
          <w:rFonts w:hint="eastAsia"/>
        </w:rPr>
        <w:t>ルールサーバがユーザ定義関数の実行コードを呼び出して、そのコードから</w:t>
      </w:r>
      <w:r w:rsidRPr="0049256C">
        <w:rPr>
          <w:rFonts w:hint="eastAsia"/>
        </w:rPr>
        <w:t>Java</w:t>
      </w:r>
      <w:r w:rsidRPr="0049256C">
        <w:rPr>
          <w:rFonts w:hint="eastAsia"/>
        </w:rPr>
        <w:t>例外を投げた</w:t>
      </w:r>
      <w:r w:rsidR="00522907">
        <w:rPr>
          <w:rFonts w:hint="eastAsia"/>
        </w:rPr>
        <w:t>時</w:t>
      </w:r>
      <w:r w:rsidRPr="0049256C">
        <w:rPr>
          <w:rFonts w:hint="eastAsia"/>
        </w:rPr>
        <w:t>にこのエラーが発生する。ユーザ定義関数のエラーメッセージがこのメッセージに含まれる。</w:t>
      </w:r>
    </w:p>
    <w:p w14:paraId="26DFE367" w14:textId="0B154449" w:rsidR="005B6671" w:rsidRPr="00282BFB" w:rsidRDefault="003B1D8E" w:rsidP="00B3680B">
      <w:pPr>
        <w:pStyle w:val="10"/>
      </w:pPr>
      <w:r w:rsidRPr="00086960">
        <w:rPr>
          <w:rFonts w:hint="eastAsia"/>
        </w:rPr>
        <w:t>処置</w:t>
      </w:r>
      <w:r w:rsidR="005B6671" w:rsidRPr="00282BFB">
        <w:rPr>
          <w:rFonts w:hint="eastAsia"/>
        </w:rPr>
        <w:t>方法</w:t>
      </w:r>
    </w:p>
    <w:p w14:paraId="7623BB29" w14:textId="365757BC" w:rsidR="005B6671" w:rsidRPr="00282BFB" w:rsidRDefault="005B6671" w:rsidP="00B3680B">
      <w:pPr>
        <w:pStyle w:val="13"/>
      </w:pPr>
      <w:r w:rsidRPr="00282BFB">
        <w:rPr>
          <w:rFonts w:hint="eastAsia"/>
        </w:rPr>
        <w:t>ユーザ定義関数の開</w:t>
      </w:r>
      <w:r w:rsidR="003B1D8E" w:rsidRPr="00282BFB">
        <w:rPr>
          <w:rFonts w:hint="eastAsia"/>
        </w:rPr>
        <w:t>発者にエラーメッセージを伝えて、発生した原因を把握して適切に</w:t>
      </w:r>
      <w:r w:rsidR="003B1D8E" w:rsidRPr="00086960">
        <w:rPr>
          <w:rFonts w:hint="eastAsia"/>
        </w:rPr>
        <w:t>処置</w:t>
      </w:r>
      <w:r w:rsidRPr="00282BFB">
        <w:rPr>
          <w:rFonts w:hint="eastAsia"/>
        </w:rPr>
        <w:t>する。</w:t>
      </w:r>
      <w:del w:id="6914" w:author="IRK" w:date="2020-03-10T15:24:00Z">
        <w:r w:rsidRPr="00282BFB" w:rsidDel="00330D2C">
          <w:rPr>
            <w:rFonts w:hint="eastAsia"/>
          </w:rPr>
          <w:delText xml:space="preserve"> </w:delText>
        </w:r>
      </w:del>
    </w:p>
    <w:p w14:paraId="53CFFE71" w14:textId="77777777" w:rsidR="005B6671" w:rsidRPr="00B505E6" w:rsidRDefault="005B6671" w:rsidP="00EC7890"/>
    <w:p w14:paraId="6D611A47" w14:textId="77777777" w:rsidR="005B6671" w:rsidRPr="007E4FA1" w:rsidRDefault="005B6671">
      <w:pPr>
        <w:pStyle w:val="32"/>
        <w:pPrChange w:id="6915" w:author="IRK" w:date="2020-05-11T09:48:00Z">
          <w:pPr>
            <w:pStyle w:val="32"/>
            <w:spacing w:before="12" w:after="12"/>
            <w:jc w:val="left"/>
          </w:pPr>
        </w:pPrChange>
      </w:pPr>
      <w:bookmarkStart w:id="6916" w:name="_Toc429066637"/>
      <w:bookmarkStart w:id="6917" w:name="_Toc441755392"/>
      <w:bookmarkStart w:id="6918" w:name="_Toc40449626"/>
      <w:r w:rsidRPr="007E4FA1">
        <w:rPr>
          <w:rFonts w:hint="eastAsia"/>
        </w:rPr>
        <w:t>IRE-10028</w:t>
      </w:r>
      <w:bookmarkEnd w:id="6916"/>
      <w:bookmarkEnd w:id="6917"/>
      <w:bookmarkEnd w:id="6918"/>
    </w:p>
    <w:p w14:paraId="4139FED8" w14:textId="77777777" w:rsidR="005B6671" w:rsidRPr="002127E5" w:rsidRDefault="005B6671" w:rsidP="0000545C">
      <w:pPr>
        <w:pStyle w:val="10"/>
      </w:pPr>
      <w:r w:rsidRPr="002127E5">
        <w:rPr>
          <w:rFonts w:hint="eastAsia"/>
        </w:rPr>
        <w:t>エラーメッセージ</w:t>
      </w:r>
    </w:p>
    <w:p w14:paraId="68F2716B" w14:textId="77777777" w:rsidR="005B6671" w:rsidRPr="00A525EC" w:rsidRDefault="005B6671" w:rsidP="0000545C">
      <w:pPr>
        <w:pStyle w:val="13"/>
      </w:pPr>
      <w:r w:rsidRPr="00A525EC">
        <w:rPr>
          <w:rFonts w:hint="eastAsia"/>
        </w:rPr>
        <w:t>ユーザ定義関数の実行結果が要求されるデータ型ではありません。</w:t>
      </w:r>
    </w:p>
    <w:p w14:paraId="37F6049E" w14:textId="77777777" w:rsidR="005B6671" w:rsidRPr="00282BFB" w:rsidRDefault="005B6671" w:rsidP="0000545C">
      <w:pPr>
        <w:pStyle w:val="10"/>
      </w:pPr>
      <w:r w:rsidRPr="00282BFB">
        <w:rPr>
          <w:rFonts w:hint="eastAsia"/>
        </w:rPr>
        <w:t>原因</w:t>
      </w:r>
    </w:p>
    <w:p w14:paraId="741BE6B4" w14:textId="5D254764" w:rsidR="005B6671" w:rsidRPr="00282BFB" w:rsidRDefault="005B6671" w:rsidP="0000545C">
      <w:pPr>
        <w:pStyle w:val="13"/>
      </w:pPr>
      <w:r w:rsidRPr="00282BFB">
        <w:rPr>
          <w:rFonts w:hint="eastAsia"/>
        </w:rPr>
        <w:t>ユーザ定義関数は</w:t>
      </w:r>
      <w:r w:rsidRPr="00282BFB">
        <w:t>check</w:t>
      </w:r>
      <w:r w:rsidRPr="00282BFB">
        <w:rPr>
          <w:rFonts w:hint="eastAsia"/>
        </w:rPr>
        <w:t>メソッドと</w:t>
      </w:r>
      <w:r w:rsidRPr="00282BFB">
        <w:t>execute</w:t>
      </w:r>
      <w:r w:rsidRPr="00282BFB">
        <w:rPr>
          <w:rFonts w:hint="eastAsia"/>
        </w:rPr>
        <w:t>メソッドを持っている。</w:t>
      </w:r>
      <w:r w:rsidRPr="00282BFB">
        <w:t>check</w:t>
      </w:r>
      <w:r w:rsidR="00274419">
        <w:rPr>
          <w:rFonts w:hint="eastAsia"/>
        </w:rPr>
        <w:t>メソッド</w:t>
      </w:r>
      <w:r w:rsidRPr="00282BFB">
        <w:rPr>
          <w:rFonts w:hint="eastAsia"/>
        </w:rPr>
        <w:t>はユーザ定義関数を</w:t>
      </w:r>
      <w:r w:rsidR="00274419">
        <w:rPr>
          <w:rFonts w:hint="eastAsia"/>
        </w:rPr>
        <w:t>含んで</w:t>
      </w:r>
      <w:r w:rsidRPr="00282BFB">
        <w:rPr>
          <w:rFonts w:hint="eastAsia"/>
        </w:rPr>
        <w:t>いるルール表現式が保存される</w:t>
      </w:r>
      <w:r w:rsidR="00522907">
        <w:rPr>
          <w:rFonts w:hint="eastAsia"/>
        </w:rPr>
        <w:t>時</w:t>
      </w:r>
      <w:r w:rsidRPr="00282BFB">
        <w:rPr>
          <w:rFonts w:hint="eastAsia"/>
        </w:rPr>
        <w:t>に、関数の引数の有効性を検証して関数のリターン形式を返却する関数である。</w:t>
      </w:r>
      <w:r w:rsidRPr="00282BFB">
        <w:t>execute</w:t>
      </w:r>
      <w:r w:rsidR="00274419" w:rsidRPr="00282BFB">
        <w:rPr>
          <w:rFonts w:hint="eastAsia"/>
        </w:rPr>
        <w:t>メソッド</w:t>
      </w:r>
      <w:r w:rsidRPr="00282BFB">
        <w:rPr>
          <w:rFonts w:hint="eastAsia"/>
        </w:rPr>
        <w:t>は引数の値を受けて結果を返却する実行メソッドである。</w:t>
      </w:r>
      <w:r w:rsidRPr="00282BFB">
        <w:t>execute</w:t>
      </w:r>
      <w:r w:rsidR="00274419" w:rsidRPr="00282BFB">
        <w:rPr>
          <w:rFonts w:hint="eastAsia"/>
        </w:rPr>
        <w:t>メソッド</w:t>
      </w:r>
      <w:r w:rsidRPr="00282BFB">
        <w:rPr>
          <w:rFonts w:hint="eastAsia"/>
        </w:rPr>
        <w:t>の結果は</w:t>
      </w:r>
      <w:r w:rsidRPr="00282BFB">
        <w:t>check</w:t>
      </w:r>
      <w:r w:rsidR="00274419" w:rsidRPr="00282BFB">
        <w:rPr>
          <w:rFonts w:hint="eastAsia"/>
        </w:rPr>
        <w:t>メソッド</w:t>
      </w:r>
      <w:r w:rsidRPr="00282BFB">
        <w:rPr>
          <w:rFonts w:hint="eastAsia"/>
        </w:rPr>
        <w:t>で返却したリターン形式であり、そうではない場合にこのエラーが発生する。</w:t>
      </w:r>
    </w:p>
    <w:p w14:paraId="6D6E8844" w14:textId="2D48025F" w:rsidR="005B6671" w:rsidRPr="00282BFB" w:rsidRDefault="003B1D8E" w:rsidP="0000545C">
      <w:pPr>
        <w:pStyle w:val="10"/>
      </w:pPr>
      <w:r w:rsidRPr="00086960">
        <w:rPr>
          <w:rFonts w:hint="eastAsia"/>
        </w:rPr>
        <w:t>処置</w:t>
      </w:r>
      <w:r w:rsidR="005B6671" w:rsidRPr="00282BFB">
        <w:rPr>
          <w:rFonts w:hint="eastAsia"/>
        </w:rPr>
        <w:t>方法</w:t>
      </w:r>
    </w:p>
    <w:p w14:paraId="446E82BA" w14:textId="77777777" w:rsidR="005B6671" w:rsidRPr="0049256C" w:rsidRDefault="005B6671" w:rsidP="0000545C">
      <w:pPr>
        <w:pStyle w:val="13"/>
      </w:pPr>
      <w:r w:rsidRPr="0049256C">
        <w:rPr>
          <w:rFonts w:hint="eastAsia"/>
        </w:rPr>
        <w:t>ユーザ定義関数の開発者は</w:t>
      </w:r>
      <w:r w:rsidRPr="0049256C">
        <w:rPr>
          <w:rFonts w:hint="eastAsia"/>
        </w:rPr>
        <w:t>execute</w:t>
      </w:r>
      <w:r w:rsidRPr="0049256C">
        <w:rPr>
          <w:rFonts w:hint="eastAsia"/>
        </w:rPr>
        <w:t>メソッドの結果が</w:t>
      </w:r>
      <w:r w:rsidRPr="0049256C">
        <w:rPr>
          <w:rFonts w:hint="eastAsia"/>
        </w:rPr>
        <w:t>check</w:t>
      </w:r>
      <w:r w:rsidRPr="0049256C">
        <w:rPr>
          <w:rFonts w:hint="eastAsia"/>
        </w:rPr>
        <w:t>で返却した形式と一致するようにユーザ定義関数を修正する。</w:t>
      </w:r>
    </w:p>
    <w:p w14:paraId="5E99F44F" w14:textId="454F168F" w:rsidR="00404274" w:rsidRDefault="00404274">
      <w:pPr>
        <w:jc w:val="left"/>
        <w:rPr>
          <w:rFonts w:cs="Arial"/>
          <w:b/>
          <w:bCs/>
          <w:spacing w:val="0"/>
          <w:sz w:val="22"/>
          <w:szCs w:val="24"/>
        </w:rPr>
      </w:pPr>
      <w:del w:id="6919" w:author="IRK" w:date="2020-04-16T14:39:00Z">
        <w:r w:rsidDel="00D4323D">
          <w:br w:type="page"/>
        </w:r>
      </w:del>
    </w:p>
    <w:p w14:paraId="533E5343" w14:textId="77777777" w:rsidR="005B6671" w:rsidRPr="0049256C" w:rsidRDefault="005B6671">
      <w:pPr>
        <w:pStyle w:val="32"/>
        <w:pPrChange w:id="6920" w:author="IRK" w:date="2020-05-11T09:48:00Z">
          <w:pPr>
            <w:pStyle w:val="32"/>
            <w:spacing w:before="12" w:after="12"/>
            <w:jc w:val="left"/>
          </w:pPr>
        </w:pPrChange>
      </w:pPr>
      <w:bookmarkStart w:id="6921" w:name="_Toc465092177"/>
      <w:bookmarkStart w:id="6922" w:name="_Toc429066638"/>
      <w:bookmarkStart w:id="6923" w:name="_Toc441755393"/>
      <w:bookmarkStart w:id="6924" w:name="_Toc40449627"/>
      <w:bookmarkEnd w:id="6921"/>
      <w:r w:rsidRPr="0049256C">
        <w:rPr>
          <w:rFonts w:hint="eastAsia"/>
        </w:rPr>
        <w:t>IRE-10029</w:t>
      </w:r>
      <w:bookmarkEnd w:id="6922"/>
      <w:bookmarkEnd w:id="6923"/>
      <w:bookmarkEnd w:id="6924"/>
    </w:p>
    <w:p w14:paraId="190D2602" w14:textId="77777777" w:rsidR="005B6671" w:rsidRPr="0049256C" w:rsidRDefault="005B6671" w:rsidP="0000545C">
      <w:pPr>
        <w:pStyle w:val="10"/>
      </w:pPr>
      <w:r w:rsidRPr="0049256C">
        <w:rPr>
          <w:rFonts w:hint="eastAsia"/>
        </w:rPr>
        <w:t>エラーメッセージ</w:t>
      </w:r>
    </w:p>
    <w:p w14:paraId="2877C716" w14:textId="77777777" w:rsidR="005B6671" w:rsidRPr="0049256C" w:rsidRDefault="005B6671" w:rsidP="0000545C">
      <w:pPr>
        <w:pStyle w:val="13"/>
      </w:pPr>
      <w:r w:rsidRPr="0049256C">
        <w:rPr>
          <w:rFonts w:hint="eastAsia"/>
        </w:rPr>
        <w:t>行数が</w:t>
      </w:r>
      <w:r w:rsidRPr="0049256C">
        <w:t>0</w:t>
      </w:r>
      <w:r w:rsidRPr="0049256C">
        <w:t>の場合、項目に割り当てられません。</w:t>
      </w:r>
    </w:p>
    <w:p w14:paraId="161D5EDA" w14:textId="77777777" w:rsidR="005B6671" w:rsidRPr="0049256C" w:rsidRDefault="005B6671" w:rsidP="0000545C">
      <w:pPr>
        <w:pStyle w:val="10"/>
      </w:pPr>
      <w:r w:rsidRPr="0049256C">
        <w:rPr>
          <w:rFonts w:hint="eastAsia"/>
        </w:rPr>
        <w:t>原因</w:t>
      </w:r>
    </w:p>
    <w:p w14:paraId="7FCC8C16" w14:textId="63F1AF52" w:rsidR="005B6671" w:rsidRPr="00282BFB" w:rsidRDefault="005B6671" w:rsidP="0000545C">
      <w:pPr>
        <w:pStyle w:val="13"/>
      </w:pPr>
      <w:r w:rsidRPr="00282BFB">
        <w:rPr>
          <w:rFonts w:hint="eastAsia"/>
        </w:rPr>
        <w:t>項目を新しく割り当ててルールを呼び出す文法</w:t>
      </w:r>
      <w:r w:rsidRPr="00282BFB">
        <w:rPr>
          <w:rFonts w:hint="eastAsia"/>
        </w:rPr>
        <w:t>({</w:t>
      </w:r>
      <w:r w:rsidRPr="00282BFB">
        <w:rPr>
          <w:rFonts w:hint="eastAsia"/>
        </w:rPr>
        <w:t>ルール</w:t>
      </w:r>
      <w:r w:rsidRPr="00B505E6">
        <w:rPr>
          <w:rFonts w:hint="eastAsia"/>
        </w:rPr>
        <w:t>:[</w:t>
      </w:r>
      <w:r w:rsidRPr="00B505E6">
        <w:rPr>
          <w:rFonts w:hint="eastAsia"/>
        </w:rPr>
        <w:t>項目</w:t>
      </w:r>
      <w:r w:rsidRPr="007E4FA1">
        <w:rPr>
          <w:rFonts w:hint="eastAsia"/>
        </w:rPr>
        <w:t>]=</w:t>
      </w:r>
      <w:r w:rsidRPr="007E4FA1">
        <w:rPr>
          <w:rFonts w:hint="eastAsia"/>
        </w:rPr>
        <w:t>値</w:t>
      </w:r>
      <w:r w:rsidRPr="002127E5">
        <w:rPr>
          <w:rFonts w:hint="eastAsia"/>
        </w:rPr>
        <w:t>})</w:t>
      </w:r>
      <w:r w:rsidR="003B1D8E" w:rsidRPr="002127E5">
        <w:rPr>
          <w:rFonts w:hint="eastAsia"/>
        </w:rPr>
        <w:t>で「値」が多重値である場合に行数は</w:t>
      </w:r>
      <w:r w:rsidR="003B1D8E" w:rsidRPr="00086960">
        <w:rPr>
          <w:rFonts w:hint="eastAsia"/>
        </w:rPr>
        <w:t>少なくとも</w:t>
      </w:r>
      <w:r w:rsidRPr="00282BFB">
        <w:rPr>
          <w:rFonts w:hint="eastAsia"/>
        </w:rPr>
        <w:t>1</w:t>
      </w:r>
      <w:r w:rsidR="003B1D8E" w:rsidRPr="00086960">
        <w:rPr>
          <w:rFonts w:hint="eastAsia"/>
        </w:rPr>
        <w:t>行</w:t>
      </w:r>
      <w:r w:rsidRPr="00282BFB">
        <w:rPr>
          <w:rFonts w:hint="eastAsia"/>
        </w:rPr>
        <w:t>以上でなければならない。</w:t>
      </w:r>
    </w:p>
    <w:p w14:paraId="65271F5A" w14:textId="2B3F112D" w:rsidR="005B6671" w:rsidRPr="00282BFB" w:rsidRDefault="003B1D8E" w:rsidP="0000545C">
      <w:pPr>
        <w:pStyle w:val="10"/>
      </w:pPr>
      <w:r w:rsidRPr="00086960">
        <w:rPr>
          <w:rFonts w:hint="eastAsia"/>
        </w:rPr>
        <w:t>処置</w:t>
      </w:r>
      <w:r w:rsidR="005B6671" w:rsidRPr="00282BFB">
        <w:rPr>
          <w:rFonts w:hint="eastAsia"/>
        </w:rPr>
        <w:t>方法</w:t>
      </w:r>
    </w:p>
    <w:p w14:paraId="28EAA72C" w14:textId="5152629C" w:rsidR="005B6671" w:rsidRPr="0049256C" w:rsidRDefault="005B6671" w:rsidP="0000545C">
      <w:pPr>
        <w:pStyle w:val="13"/>
      </w:pPr>
      <w:r w:rsidRPr="00282BFB">
        <w:rPr>
          <w:rFonts w:hint="eastAsia"/>
        </w:rPr>
        <w:t>ルール開発者は項目に割り当てる値の行が</w:t>
      </w:r>
      <w:r w:rsidRPr="00B505E6">
        <w:rPr>
          <w:rFonts w:hint="eastAsia"/>
        </w:rPr>
        <w:t>1</w:t>
      </w:r>
      <w:r w:rsidR="003B1D8E" w:rsidRPr="00086960">
        <w:rPr>
          <w:rFonts w:hint="eastAsia"/>
        </w:rPr>
        <w:t>行</w:t>
      </w:r>
      <w:r w:rsidRPr="00282BFB">
        <w:rPr>
          <w:rFonts w:hint="eastAsia"/>
        </w:rPr>
        <w:t>以上になるようにルール</w:t>
      </w:r>
      <w:r w:rsidRPr="0049256C">
        <w:rPr>
          <w:rFonts w:hint="eastAsia"/>
        </w:rPr>
        <w:t>を修正する。</w:t>
      </w:r>
    </w:p>
    <w:p w14:paraId="49A7868A" w14:textId="77777777" w:rsidR="005B6671" w:rsidRPr="0049256C" w:rsidRDefault="005B6671" w:rsidP="00EC7890"/>
    <w:p w14:paraId="3AE1482E" w14:textId="77777777" w:rsidR="005B6671" w:rsidRPr="0049256C" w:rsidRDefault="005B6671">
      <w:pPr>
        <w:pStyle w:val="32"/>
        <w:pPrChange w:id="6925" w:author="IRK" w:date="2020-05-11T09:48:00Z">
          <w:pPr>
            <w:pStyle w:val="32"/>
            <w:spacing w:before="12" w:after="12"/>
            <w:jc w:val="left"/>
          </w:pPr>
        </w:pPrChange>
      </w:pPr>
      <w:bookmarkStart w:id="6926" w:name="_Toc429066639"/>
      <w:bookmarkStart w:id="6927" w:name="_Toc441755394"/>
      <w:bookmarkStart w:id="6928" w:name="_Toc40449628"/>
      <w:r w:rsidRPr="0049256C">
        <w:rPr>
          <w:rFonts w:hint="eastAsia"/>
        </w:rPr>
        <w:t>IRE-10030</w:t>
      </w:r>
      <w:bookmarkEnd w:id="6926"/>
      <w:bookmarkEnd w:id="6927"/>
      <w:bookmarkEnd w:id="6928"/>
    </w:p>
    <w:p w14:paraId="6F9AE3B3" w14:textId="77777777" w:rsidR="005B6671" w:rsidRPr="0049256C" w:rsidRDefault="005B6671" w:rsidP="0000545C">
      <w:pPr>
        <w:pStyle w:val="10"/>
      </w:pPr>
      <w:r w:rsidRPr="0049256C">
        <w:rPr>
          <w:rFonts w:hint="eastAsia"/>
        </w:rPr>
        <w:t>エラーメッセージ</w:t>
      </w:r>
    </w:p>
    <w:p w14:paraId="241E45D0" w14:textId="77777777" w:rsidR="005B6671" w:rsidRPr="0049256C" w:rsidRDefault="005B6671" w:rsidP="0000545C">
      <w:pPr>
        <w:pStyle w:val="13"/>
      </w:pPr>
      <w:r w:rsidRPr="0049256C">
        <w:rPr>
          <w:rFonts w:hint="eastAsia"/>
        </w:rPr>
        <w:t>結合する</w:t>
      </w:r>
      <w:r w:rsidRPr="0049256C">
        <w:t>2</w:t>
      </w:r>
      <w:r w:rsidRPr="0049256C">
        <w:t>つの値の行数が一致しません。</w:t>
      </w:r>
    </w:p>
    <w:p w14:paraId="3868F2BD" w14:textId="77777777" w:rsidR="005B6671" w:rsidRPr="0049256C" w:rsidRDefault="005B6671" w:rsidP="0000545C">
      <w:pPr>
        <w:pStyle w:val="10"/>
      </w:pPr>
      <w:r w:rsidRPr="0049256C">
        <w:rPr>
          <w:rFonts w:hint="eastAsia"/>
        </w:rPr>
        <w:t>原因</w:t>
      </w:r>
    </w:p>
    <w:p w14:paraId="2D34FCA7" w14:textId="1BDAC34C" w:rsidR="005B6671" w:rsidRPr="00EC7890" w:rsidRDefault="007A019F" w:rsidP="0000545C">
      <w:pPr>
        <w:pStyle w:val="13"/>
        <w:rPr>
          <w:rFonts w:eastAsia="Malgun Gothic"/>
        </w:rPr>
      </w:pPr>
      <w:del w:id="6929" w:author="IRK" w:date="2020-03-11T16:18:00Z">
        <w:r w:rsidRPr="006D6D27" w:rsidDel="003A26C2">
          <w:rPr>
            <w:rFonts w:hint="eastAsia"/>
          </w:rPr>
          <w:delText>以下</w:delText>
        </w:r>
      </w:del>
      <w:ins w:id="6930" w:author="IRK" w:date="2020-03-11T16:18:00Z">
        <w:r w:rsidR="003A26C2">
          <w:rPr>
            <w:rFonts w:hint="eastAsia"/>
          </w:rPr>
          <w:t>次</w:t>
        </w:r>
      </w:ins>
      <w:r w:rsidR="005B6671" w:rsidRPr="0049256C">
        <w:rPr>
          <w:rFonts w:hint="eastAsia"/>
        </w:rPr>
        <w:t>のセル</w:t>
      </w:r>
      <w:r w:rsidR="00F16B6C">
        <w:rPr>
          <w:rFonts w:hint="eastAsia"/>
        </w:rPr>
        <w:t>が原因である。</w:t>
      </w:r>
    </w:p>
    <w:p w14:paraId="64CD4ACA" w14:textId="77777777" w:rsidR="005B6671" w:rsidRPr="0049256C" w:rsidRDefault="005B6671" w:rsidP="00F87852">
      <w:pPr>
        <w:pStyle w:val="23"/>
      </w:pPr>
      <w:r w:rsidRPr="0049256C">
        <w:rPr>
          <w:rFonts w:hint="eastAsia"/>
        </w:rPr>
        <w:t>テーブルルールで同一行の結果セル</w:t>
      </w:r>
    </w:p>
    <w:p w14:paraId="32BB0319" w14:textId="72470861" w:rsidR="005B6671" w:rsidRPr="0049256C" w:rsidRDefault="000134A1" w:rsidP="00F87852">
      <w:pPr>
        <w:pStyle w:val="23"/>
      </w:pPr>
      <w:r w:rsidRPr="000134A1">
        <w:rPr>
          <w:rFonts w:hint="eastAsia"/>
        </w:rPr>
        <w:t>デフォルト値</w:t>
      </w:r>
      <w:r w:rsidR="005B6671" w:rsidRPr="0049256C">
        <w:rPr>
          <w:rFonts w:hint="eastAsia"/>
        </w:rPr>
        <w:t>のセル</w:t>
      </w:r>
    </w:p>
    <w:p w14:paraId="4B729625" w14:textId="77777777" w:rsidR="005B6671" w:rsidRPr="0049256C" w:rsidRDefault="005B6671" w:rsidP="00F87852">
      <w:pPr>
        <w:pStyle w:val="23"/>
      </w:pPr>
      <w:r w:rsidRPr="0049256C">
        <w:rPr>
          <w:rFonts w:hint="eastAsia"/>
        </w:rPr>
        <w:t>フロールールで</w:t>
      </w:r>
      <w:r w:rsidRPr="0049256C">
        <w:rPr>
          <w:rFonts w:hint="eastAsia"/>
        </w:rPr>
        <w:t>1</w:t>
      </w:r>
      <w:r w:rsidRPr="0049256C">
        <w:rPr>
          <w:rFonts w:hint="eastAsia"/>
        </w:rPr>
        <w:t>つの結果ノードセル</w:t>
      </w:r>
    </w:p>
    <w:p w14:paraId="05F6EEE6" w14:textId="2DE9D57A" w:rsidR="005B6671" w:rsidRPr="00282BFB" w:rsidRDefault="003B1D8E" w:rsidP="00F87852">
      <w:pPr>
        <w:pStyle w:val="28"/>
      </w:pPr>
      <w:r>
        <w:rPr>
          <w:rFonts w:hint="eastAsia"/>
        </w:rPr>
        <w:t>で、</w:t>
      </w:r>
      <w:r>
        <w:rPr>
          <w:rFonts w:hint="eastAsia"/>
        </w:rPr>
        <w:t>2</w:t>
      </w:r>
      <w:r w:rsidR="005B6671" w:rsidRPr="0049256C">
        <w:rPr>
          <w:rFonts w:hint="eastAsia"/>
        </w:rPr>
        <w:t>つ以上のセルに多重値が</w:t>
      </w:r>
      <w:r w:rsidR="002032DC">
        <w:rPr>
          <w:rFonts w:hint="eastAsia"/>
        </w:rPr>
        <w:t>使用された</w:t>
      </w:r>
      <w:r w:rsidR="005B6671" w:rsidRPr="0049256C">
        <w:rPr>
          <w:rFonts w:hint="eastAsia"/>
        </w:rPr>
        <w:t>場合に、多重値の行数は同一であるべきである。そうでは</w:t>
      </w:r>
      <w:r w:rsidR="005B6671" w:rsidRPr="00282BFB">
        <w:rPr>
          <w:rFonts w:hint="eastAsia"/>
        </w:rPr>
        <w:t>ない場合にこのエラーが発生する。メッセージに多重値の行数が含まれる。</w:t>
      </w:r>
    </w:p>
    <w:p w14:paraId="6D379EC8" w14:textId="4F42E3C8" w:rsidR="005B6671" w:rsidRPr="00282BFB" w:rsidRDefault="003B1D8E" w:rsidP="00F87852">
      <w:pPr>
        <w:pStyle w:val="10"/>
      </w:pPr>
      <w:r w:rsidRPr="00086960">
        <w:rPr>
          <w:rFonts w:hint="eastAsia"/>
        </w:rPr>
        <w:t>処置</w:t>
      </w:r>
      <w:r w:rsidR="005B6671" w:rsidRPr="00282BFB">
        <w:rPr>
          <w:rFonts w:hint="eastAsia"/>
        </w:rPr>
        <w:t>方法</w:t>
      </w:r>
    </w:p>
    <w:p w14:paraId="09D34576" w14:textId="77777777" w:rsidR="005B6671" w:rsidRPr="00B505E6" w:rsidRDefault="005B6671" w:rsidP="00F87852">
      <w:pPr>
        <w:pStyle w:val="13"/>
      </w:pPr>
      <w:r w:rsidRPr="00B505E6">
        <w:rPr>
          <w:rFonts w:hint="eastAsia"/>
        </w:rPr>
        <w:t>ルール開発者は上記の多重値の行数が同一になるようにルールを修正する。</w:t>
      </w:r>
    </w:p>
    <w:p w14:paraId="091C7B70" w14:textId="77777777" w:rsidR="005B6671" w:rsidRPr="007E4FA1" w:rsidRDefault="005B6671" w:rsidP="00EC7890"/>
    <w:p w14:paraId="24B83AAD" w14:textId="77777777" w:rsidR="005B6671" w:rsidRPr="002127E5" w:rsidRDefault="005B6671">
      <w:pPr>
        <w:pStyle w:val="32"/>
        <w:pPrChange w:id="6931" w:author="IRK" w:date="2020-05-11T09:48:00Z">
          <w:pPr>
            <w:pStyle w:val="32"/>
            <w:spacing w:before="12" w:after="12"/>
            <w:jc w:val="left"/>
          </w:pPr>
        </w:pPrChange>
      </w:pPr>
      <w:bookmarkStart w:id="6932" w:name="_Toc429066640"/>
      <w:bookmarkStart w:id="6933" w:name="_Toc441755395"/>
      <w:bookmarkStart w:id="6934" w:name="_Toc40449629"/>
      <w:r w:rsidRPr="002127E5">
        <w:rPr>
          <w:rFonts w:hint="eastAsia"/>
        </w:rPr>
        <w:t>IRE-10031</w:t>
      </w:r>
      <w:bookmarkEnd w:id="6932"/>
      <w:bookmarkEnd w:id="6933"/>
      <w:bookmarkEnd w:id="6934"/>
    </w:p>
    <w:p w14:paraId="4AAFC129" w14:textId="77777777" w:rsidR="005B6671" w:rsidRPr="00A525EC" w:rsidRDefault="005B6671" w:rsidP="00F87852">
      <w:pPr>
        <w:pStyle w:val="10"/>
      </w:pPr>
      <w:r w:rsidRPr="00A525EC">
        <w:rPr>
          <w:rFonts w:hint="eastAsia"/>
        </w:rPr>
        <w:t>エラーメッセージ</w:t>
      </w:r>
    </w:p>
    <w:p w14:paraId="53921237" w14:textId="77777777" w:rsidR="005B6671" w:rsidRPr="00282BFB" w:rsidRDefault="005B6671" w:rsidP="00F87852">
      <w:pPr>
        <w:pStyle w:val="13"/>
      </w:pPr>
      <w:r w:rsidRPr="00282BFB">
        <w:rPr>
          <w:rFonts w:hint="eastAsia"/>
        </w:rPr>
        <w:t>コールバックサービスに対するハンドラが登録されていません。</w:t>
      </w:r>
    </w:p>
    <w:p w14:paraId="25D1BD65" w14:textId="77777777" w:rsidR="005B6671" w:rsidRPr="00282BFB" w:rsidRDefault="005B6671" w:rsidP="00F87852">
      <w:pPr>
        <w:pStyle w:val="10"/>
      </w:pPr>
      <w:r w:rsidRPr="00282BFB">
        <w:rPr>
          <w:rFonts w:hint="eastAsia"/>
        </w:rPr>
        <w:t>原因</w:t>
      </w:r>
    </w:p>
    <w:p w14:paraId="7A5B975E" w14:textId="7C4500EC" w:rsidR="005B6671" w:rsidRPr="00B505E6" w:rsidRDefault="005B6671" w:rsidP="00F87852">
      <w:pPr>
        <w:pStyle w:val="13"/>
      </w:pPr>
      <w:r w:rsidRPr="00282BFB">
        <w:rPr>
          <w:rFonts w:hint="eastAsia"/>
        </w:rPr>
        <w:t>ルールサービスの実行中にコールバックル</w:t>
      </w:r>
      <w:r w:rsidR="003B1D8E" w:rsidRPr="00282BFB">
        <w:rPr>
          <w:rFonts w:hint="eastAsia"/>
        </w:rPr>
        <w:t>ールを実行するように構成したが、コールバックルールで指定した名称</w:t>
      </w:r>
      <w:r w:rsidRPr="00282BFB">
        <w:rPr>
          <w:rFonts w:hint="eastAsia"/>
        </w:rPr>
        <w:t>のコールバックサービスがルールアプリケーション環境に登録されていない</w:t>
      </w:r>
      <w:r w:rsidR="00522907">
        <w:rPr>
          <w:rFonts w:hint="eastAsia"/>
        </w:rPr>
        <w:t>時</w:t>
      </w:r>
      <w:r w:rsidRPr="00282BFB">
        <w:rPr>
          <w:rFonts w:hint="eastAsia"/>
        </w:rPr>
        <w:t>に発生する。メッセージにコールバックサービス名が含まれる。</w:t>
      </w:r>
    </w:p>
    <w:p w14:paraId="26CADC86" w14:textId="5731713E" w:rsidR="005B6671" w:rsidRPr="00282BFB" w:rsidRDefault="003B1D8E" w:rsidP="00F87852">
      <w:pPr>
        <w:pStyle w:val="10"/>
      </w:pPr>
      <w:r w:rsidRPr="00086960">
        <w:rPr>
          <w:rFonts w:hint="eastAsia"/>
        </w:rPr>
        <w:t>処置</w:t>
      </w:r>
      <w:r w:rsidR="005B6671" w:rsidRPr="00282BFB">
        <w:rPr>
          <w:rFonts w:hint="eastAsia"/>
        </w:rPr>
        <w:t>方法</w:t>
      </w:r>
    </w:p>
    <w:p w14:paraId="4F7ABF65" w14:textId="77777777" w:rsidR="005B6671" w:rsidRPr="0049256C" w:rsidRDefault="005B6671" w:rsidP="00F87852">
      <w:pPr>
        <w:pStyle w:val="13"/>
      </w:pPr>
      <w:r w:rsidRPr="0049256C">
        <w:rPr>
          <w:rFonts w:hint="eastAsia"/>
        </w:rPr>
        <w:t>ルールシステム管理者はルールアプリケーション環境にコールバックサービスを登録する。</w:t>
      </w:r>
    </w:p>
    <w:p w14:paraId="330D60CE" w14:textId="06214FE8" w:rsidR="00404274" w:rsidRDefault="00404274">
      <w:pPr>
        <w:jc w:val="left"/>
        <w:rPr>
          <w:rFonts w:cs="Arial"/>
          <w:b/>
          <w:bCs/>
          <w:spacing w:val="0"/>
          <w:sz w:val="22"/>
          <w:szCs w:val="24"/>
        </w:rPr>
      </w:pPr>
      <w:del w:id="6935" w:author="IRK" w:date="2020-04-16T14:39:00Z">
        <w:r w:rsidDel="00D4323D">
          <w:br w:type="page"/>
        </w:r>
      </w:del>
    </w:p>
    <w:p w14:paraId="234793E2" w14:textId="77777777" w:rsidR="005B6671" w:rsidRPr="0049256C" w:rsidRDefault="005B6671">
      <w:pPr>
        <w:pStyle w:val="32"/>
        <w:pPrChange w:id="6936" w:author="IRK" w:date="2020-05-11T09:48:00Z">
          <w:pPr>
            <w:pStyle w:val="32"/>
            <w:spacing w:before="12" w:after="12"/>
            <w:jc w:val="left"/>
          </w:pPr>
        </w:pPrChange>
      </w:pPr>
      <w:bookmarkStart w:id="6937" w:name="_Toc465092181"/>
      <w:bookmarkStart w:id="6938" w:name="_Toc429066641"/>
      <w:bookmarkStart w:id="6939" w:name="_Toc441755396"/>
      <w:bookmarkStart w:id="6940" w:name="_Toc40449630"/>
      <w:bookmarkEnd w:id="6937"/>
      <w:r w:rsidRPr="0049256C">
        <w:rPr>
          <w:rFonts w:hint="eastAsia"/>
        </w:rPr>
        <w:t>IRE-10032</w:t>
      </w:r>
      <w:bookmarkEnd w:id="6938"/>
      <w:bookmarkEnd w:id="6939"/>
      <w:bookmarkEnd w:id="6940"/>
    </w:p>
    <w:p w14:paraId="0C00FECD" w14:textId="77777777" w:rsidR="005B6671" w:rsidRPr="0049256C" w:rsidRDefault="005B6671" w:rsidP="00F87852">
      <w:pPr>
        <w:pStyle w:val="10"/>
      </w:pPr>
      <w:r w:rsidRPr="0049256C">
        <w:rPr>
          <w:rFonts w:hint="eastAsia"/>
        </w:rPr>
        <w:t>エラーメッセージ</w:t>
      </w:r>
    </w:p>
    <w:p w14:paraId="1D3BACB5" w14:textId="74FB9217" w:rsidR="004216DC" w:rsidRDefault="005B6671" w:rsidP="00F87852">
      <w:pPr>
        <w:pStyle w:val="13"/>
      </w:pPr>
      <w:r w:rsidRPr="0049256C">
        <w:rPr>
          <w:rFonts w:hint="eastAsia"/>
        </w:rPr>
        <w:t>コールバックハンドラの生成中、またはハンドラがサービスを実行中にエラーが発生しました。</w:t>
      </w:r>
    </w:p>
    <w:p w14:paraId="155D5201" w14:textId="77777777" w:rsidR="005B6671" w:rsidRPr="0049256C" w:rsidRDefault="005B6671" w:rsidP="00F87852">
      <w:pPr>
        <w:pStyle w:val="10"/>
      </w:pPr>
      <w:r w:rsidRPr="0049256C">
        <w:rPr>
          <w:rFonts w:hint="eastAsia"/>
        </w:rPr>
        <w:t>原因</w:t>
      </w:r>
    </w:p>
    <w:p w14:paraId="381FB752" w14:textId="77777777" w:rsidR="005B6671" w:rsidRPr="0049256C" w:rsidRDefault="005B6671" w:rsidP="00F87852">
      <w:pPr>
        <w:pStyle w:val="13"/>
      </w:pPr>
      <w:r w:rsidRPr="0049256C">
        <w:rPr>
          <w:rFonts w:hint="eastAsia"/>
        </w:rPr>
        <w:t>ルールサーバはコールバックサービスを処理するために</w:t>
      </w:r>
      <w:r w:rsidRPr="0049256C">
        <w:rPr>
          <w:rFonts w:hint="eastAsia"/>
        </w:rPr>
        <w:t>CallbackHandlerFactory.createCallbackHandler</w:t>
      </w:r>
      <w:r w:rsidRPr="0049256C">
        <w:rPr>
          <w:rFonts w:hint="eastAsia"/>
        </w:rPr>
        <w:t>を利用して</w:t>
      </w:r>
      <w:r w:rsidRPr="0049256C">
        <w:rPr>
          <w:rFonts w:hint="eastAsia"/>
        </w:rPr>
        <w:t>CallbackHandler</w:t>
      </w:r>
      <w:r w:rsidRPr="0049256C">
        <w:rPr>
          <w:rFonts w:hint="eastAsia"/>
        </w:rPr>
        <w:t>を生成する。生成された</w:t>
      </w:r>
      <w:r w:rsidRPr="0049256C">
        <w:rPr>
          <w:rFonts w:hint="eastAsia"/>
        </w:rPr>
        <w:t>CallbackHandler</w:t>
      </w:r>
      <w:r w:rsidRPr="0049256C">
        <w:rPr>
          <w:rFonts w:hint="eastAsia"/>
        </w:rPr>
        <w:t>の</w:t>
      </w:r>
      <w:r w:rsidRPr="0049256C">
        <w:rPr>
          <w:rFonts w:hint="eastAsia"/>
        </w:rPr>
        <w:t>doCallback</w:t>
      </w:r>
      <w:r w:rsidRPr="0049256C">
        <w:rPr>
          <w:rFonts w:hint="eastAsia"/>
        </w:rPr>
        <w:t>を呼び出してサービスを実行する。</w:t>
      </w:r>
      <w:r w:rsidRPr="0049256C">
        <w:rPr>
          <w:rFonts w:hint="eastAsia"/>
        </w:rPr>
        <w:t>createCallbackHandler</w:t>
      </w:r>
      <w:r w:rsidRPr="0049256C">
        <w:rPr>
          <w:rFonts w:hint="eastAsia"/>
        </w:rPr>
        <w:t>または</w:t>
      </w:r>
      <w:r w:rsidRPr="0049256C">
        <w:rPr>
          <w:rFonts w:hint="eastAsia"/>
        </w:rPr>
        <w:t>doCallback</w:t>
      </w:r>
      <w:r w:rsidRPr="0049256C">
        <w:rPr>
          <w:rFonts w:hint="eastAsia"/>
        </w:rPr>
        <w:t>で例外が発生するとこのエラーが発生する。例外のメッセージがエラーメッセージに含まれる。</w:t>
      </w:r>
    </w:p>
    <w:p w14:paraId="33C89F27" w14:textId="56C56A20" w:rsidR="005B6671" w:rsidRPr="00282BFB" w:rsidRDefault="003B1D8E" w:rsidP="00F87852">
      <w:pPr>
        <w:pStyle w:val="10"/>
      </w:pPr>
      <w:r w:rsidRPr="00086960">
        <w:rPr>
          <w:rFonts w:hint="eastAsia"/>
        </w:rPr>
        <w:t>処置</w:t>
      </w:r>
      <w:r w:rsidR="005B6671" w:rsidRPr="00282BFB">
        <w:rPr>
          <w:rFonts w:hint="eastAsia"/>
        </w:rPr>
        <w:t>方法</w:t>
      </w:r>
    </w:p>
    <w:p w14:paraId="328E7742" w14:textId="4D276921" w:rsidR="005B6671" w:rsidRPr="00282BFB" w:rsidRDefault="005B6671" w:rsidP="00F87852">
      <w:pPr>
        <w:pStyle w:val="13"/>
      </w:pPr>
      <w:r w:rsidRPr="00B505E6">
        <w:rPr>
          <w:rFonts w:hint="eastAsia"/>
        </w:rPr>
        <w:t>コールバックハンドラの開発者にエラーメッセージを伝えて必要な</w:t>
      </w:r>
      <w:r w:rsidR="003B1D8E" w:rsidRPr="00086960">
        <w:rPr>
          <w:rFonts w:hint="eastAsia"/>
        </w:rPr>
        <w:t>処置</w:t>
      </w:r>
      <w:r w:rsidRPr="00282BFB">
        <w:rPr>
          <w:rFonts w:hint="eastAsia"/>
        </w:rPr>
        <w:t>を行う。</w:t>
      </w:r>
    </w:p>
    <w:p w14:paraId="1E81DB85" w14:textId="77777777" w:rsidR="005B6671" w:rsidRPr="00B505E6" w:rsidRDefault="005B6671" w:rsidP="00EC7890"/>
    <w:p w14:paraId="76CF4E29" w14:textId="77777777" w:rsidR="005B6671" w:rsidRPr="002127E5" w:rsidRDefault="005B6671">
      <w:pPr>
        <w:pStyle w:val="32"/>
        <w:pPrChange w:id="6941" w:author="IRK" w:date="2020-05-11T09:49:00Z">
          <w:pPr>
            <w:pStyle w:val="32"/>
            <w:spacing w:before="12" w:after="12"/>
            <w:jc w:val="left"/>
          </w:pPr>
        </w:pPrChange>
      </w:pPr>
      <w:bookmarkStart w:id="6942" w:name="_Toc429066642"/>
      <w:bookmarkStart w:id="6943" w:name="_Toc441755397"/>
      <w:bookmarkStart w:id="6944" w:name="_Toc40449631"/>
      <w:r w:rsidRPr="007E4FA1">
        <w:rPr>
          <w:rFonts w:hint="eastAsia"/>
        </w:rPr>
        <w:t>IRE-10033</w:t>
      </w:r>
      <w:bookmarkEnd w:id="6942"/>
      <w:bookmarkEnd w:id="6943"/>
      <w:bookmarkEnd w:id="6944"/>
    </w:p>
    <w:p w14:paraId="09F67ABA" w14:textId="77777777" w:rsidR="005B6671" w:rsidRPr="00A525EC" w:rsidRDefault="005B6671" w:rsidP="00F87852">
      <w:pPr>
        <w:pStyle w:val="10"/>
      </w:pPr>
      <w:r w:rsidRPr="00A525EC">
        <w:rPr>
          <w:rFonts w:hint="eastAsia"/>
        </w:rPr>
        <w:t>エラーメッセージ</w:t>
      </w:r>
    </w:p>
    <w:p w14:paraId="4FCEE08D" w14:textId="77777777" w:rsidR="005B6671" w:rsidRPr="00282BFB" w:rsidRDefault="005B6671" w:rsidP="00F87852">
      <w:pPr>
        <w:pStyle w:val="13"/>
      </w:pPr>
      <w:r w:rsidRPr="00282BFB">
        <w:rPr>
          <w:rFonts w:hint="eastAsia"/>
        </w:rPr>
        <w:t>出力コールバックパラメータの行数に誤りがあります。</w:t>
      </w:r>
    </w:p>
    <w:p w14:paraId="4E8956CA" w14:textId="77777777" w:rsidR="005B6671" w:rsidRPr="00282BFB" w:rsidRDefault="005B6671" w:rsidP="00F87852">
      <w:pPr>
        <w:pStyle w:val="10"/>
      </w:pPr>
      <w:r w:rsidRPr="00282BFB">
        <w:rPr>
          <w:rFonts w:hint="eastAsia"/>
        </w:rPr>
        <w:t>原因</w:t>
      </w:r>
    </w:p>
    <w:p w14:paraId="05D36DDC" w14:textId="7D030511" w:rsidR="005B6671" w:rsidRPr="00282BFB" w:rsidRDefault="005B6671" w:rsidP="00F87852">
      <w:pPr>
        <w:pStyle w:val="13"/>
      </w:pPr>
      <w:r w:rsidRPr="00282BFB">
        <w:rPr>
          <w:rFonts w:hint="eastAsia"/>
        </w:rPr>
        <w:t>コールバックハンドラがサービスの処理結果を</w:t>
      </w:r>
      <w:r w:rsidR="00274419">
        <w:rPr>
          <w:rFonts w:hint="eastAsia"/>
        </w:rPr>
        <w:t>2</w:t>
      </w:r>
      <w:r w:rsidR="00274419" w:rsidRPr="00282BFB">
        <w:rPr>
          <w:rFonts w:hint="eastAsia"/>
        </w:rPr>
        <w:t>つ</w:t>
      </w:r>
      <w:r w:rsidRPr="00282BFB">
        <w:rPr>
          <w:rFonts w:hint="eastAsia"/>
        </w:rPr>
        <w:t>以上のコールバックパラメータに保存する</w:t>
      </w:r>
      <w:r w:rsidR="00522907">
        <w:rPr>
          <w:rFonts w:hint="eastAsia"/>
        </w:rPr>
        <w:t>時</w:t>
      </w:r>
      <w:r w:rsidRPr="00282BFB">
        <w:rPr>
          <w:rFonts w:hint="eastAsia"/>
        </w:rPr>
        <w:t>には各パラメータの行数が一致するように値を設定する。そうではない場合にこのエラーが発生する。エラーメッセージに問題になるコールバック出力パラメータ名が含まれる。</w:t>
      </w:r>
    </w:p>
    <w:p w14:paraId="1B2A48AC" w14:textId="13F02D99" w:rsidR="005B6671" w:rsidRPr="00282BFB" w:rsidRDefault="003B1D8E" w:rsidP="00F87852">
      <w:pPr>
        <w:pStyle w:val="10"/>
      </w:pPr>
      <w:r w:rsidRPr="00086960">
        <w:rPr>
          <w:rFonts w:hint="eastAsia"/>
        </w:rPr>
        <w:t>処置</w:t>
      </w:r>
      <w:r w:rsidR="005B6671" w:rsidRPr="00282BFB">
        <w:rPr>
          <w:rFonts w:hint="eastAsia"/>
        </w:rPr>
        <w:t>方法</w:t>
      </w:r>
    </w:p>
    <w:p w14:paraId="724B22BA" w14:textId="1F6FF340" w:rsidR="005B6671" w:rsidRPr="0049256C" w:rsidRDefault="005B6671" w:rsidP="00F87852">
      <w:pPr>
        <w:pStyle w:val="13"/>
      </w:pPr>
      <w:r w:rsidRPr="0049256C">
        <w:rPr>
          <w:rFonts w:hint="eastAsia"/>
        </w:rPr>
        <w:t>コールバックサービスの開発者は出力パラメータ値の行数がすべて一致するようにコールバックハンドラを修正する。詳細内容は</w:t>
      </w:r>
      <w:ins w:id="6945" w:author="IRK" w:date="2020-03-12T11:02:00Z">
        <w:r w:rsidR="00B776CC">
          <w:rPr>
            <w:rFonts w:hint="eastAsia"/>
          </w:rPr>
          <w:t>「</w:t>
        </w:r>
      </w:ins>
      <w:r w:rsidRPr="0049256C">
        <w:rPr>
          <w:rFonts w:hint="eastAsia"/>
        </w:rPr>
        <w:t xml:space="preserve">InnoRules Application Programming </w:t>
      </w:r>
      <w:r w:rsidR="005F6A7C">
        <w:rPr>
          <w:rFonts w:hint="eastAsia"/>
        </w:rPr>
        <w:t xml:space="preserve">Interface </w:t>
      </w:r>
      <w:r w:rsidRPr="0049256C">
        <w:rPr>
          <w:rFonts w:hint="eastAsia"/>
        </w:rPr>
        <w:t>Guide</w:t>
      </w:r>
      <w:ins w:id="6946" w:author="IRK" w:date="2020-03-12T11:02:00Z">
        <w:r w:rsidR="00B776CC">
          <w:rPr>
            <w:rFonts w:hint="eastAsia"/>
          </w:rPr>
          <w:t>」</w:t>
        </w:r>
      </w:ins>
      <w:r w:rsidRPr="0049256C">
        <w:rPr>
          <w:rFonts w:hint="eastAsia"/>
        </w:rPr>
        <w:t>を参照のこと。</w:t>
      </w:r>
    </w:p>
    <w:p w14:paraId="5F740B2B" w14:textId="77777777" w:rsidR="00974615" w:rsidRPr="0049256C" w:rsidRDefault="00974615" w:rsidP="00EC7890"/>
    <w:p w14:paraId="47801D26" w14:textId="77777777" w:rsidR="005B6671" w:rsidRPr="0049256C" w:rsidRDefault="005B6671">
      <w:pPr>
        <w:pStyle w:val="32"/>
        <w:pPrChange w:id="6947" w:author="IRK" w:date="2020-05-11T09:49:00Z">
          <w:pPr>
            <w:pStyle w:val="32"/>
            <w:spacing w:before="12" w:after="12"/>
            <w:jc w:val="left"/>
          </w:pPr>
        </w:pPrChange>
      </w:pPr>
      <w:bookmarkStart w:id="6948" w:name="_Toc429066643"/>
      <w:bookmarkStart w:id="6949" w:name="_Toc441755398"/>
      <w:bookmarkStart w:id="6950" w:name="_Toc40449632"/>
      <w:r w:rsidRPr="0049256C">
        <w:rPr>
          <w:rFonts w:hint="eastAsia"/>
        </w:rPr>
        <w:t>IRE-10034</w:t>
      </w:r>
      <w:bookmarkEnd w:id="6948"/>
      <w:bookmarkEnd w:id="6949"/>
      <w:bookmarkEnd w:id="6950"/>
    </w:p>
    <w:p w14:paraId="18EB2415" w14:textId="77777777" w:rsidR="005B6671" w:rsidRPr="0049256C" w:rsidRDefault="005B6671" w:rsidP="00F87852">
      <w:pPr>
        <w:pStyle w:val="10"/>
      </w:pPr>
      <w:r w:rsidRPr="0049256C">
        <w:rPr>
          <w:rFonts w:hint="eastAsia"/>
        </w:rPr>
        <w:t>エラーメッセージ</w:t>
      </w:r>
    </w:p>
    <w:p w14:paraId="0FD3F4FA" w14:textId="22686FF8" w:rsidR="005B6671" w:rsidRPr="0049256C" w:rsidRDefault="005B6671" w:rsidP="00F87852">
      <w:pPr>
        <w:pStyle w:val="13"/>
      </w:pPr>
      <w:r w:rsidRPr="0049256C">
        <w:rPr>
          <w:rFonts w:hint="eastAsia"/>
        </w:rPr>
        <w:t>コールバック出力パラメータに</w:t>
      </w:r>
      <w:r w:rsidR="002C0E8C">
        <w:rPr>
          <w:rFonts w:eastAsia="Malgun Gothic" w:hint="eastAsia"/>
        </w:rPr>
        <w:t>null</w:t>
      </w:r>
      <w:r w:rsidRPr="0049256C">
        <w:t>値が含まれています。</w:t>
      </w:r>
    </w:p>
    <w:p w14:paraId="5169C8E7" w14:textId="77777777" w:rsidR="005B6671" w:rsidRPr="0049256C" w:rsidRDefault="005B6671" w:rsidP="00F87852">
      <w:pPr>
        <w:pStyle w:val="10"/>
      </w:pPr>
      <w:r w:rsidRPr="0049256C">
        <w:rPr>
          <w:rFonts w:hint="eastAsia"/>
        </w:rPr>
        <w:t>原因</w:t>
      </w:r>
    </w:p>
    <w:p w14:paraId="624D1497" w14:textId="77777777" w:rsidR="005B6671" w:rsidRPr="0049256C" w:rsidRDefault="005B6671" w:rsidP="00F87852">
      <w:pPr>
        <w:pStyle w:val="13"/>
      </w:pPr>
      <w:r w:rsidRPr="0049256C">
        <w:rPr>
          <w:rFonts w:hint="eastAsia"/>
        </w:rPr>
        <w:t>コールバックハンドラが文字型コールバック出力パラメータに</w:t>
      </w:r>
      <w:r w:rsidRPr="0049256C">
        <w:rPr>
          <w:rFonts w:hint="eastAsia"/>
        </w:rPr>
        <w:t>null</w:t>
      </w:r>
      <w:r w:rsidRPr="0049256C">
        <w:rPr>
          <w:rFonts w:hint="eastAsia"/>
        </w:rPr>
        <w:t>値を保存した場合にこのエラーが発生する。エラーメッセージに問題になるパラメータ名が含まれる。</w:t>
      </w:r>
    </w:p>
    <w:p w14:paraId="421BDA6B" w14:textId="03D44F4E" w:rsidR="005B6671" w:rsidRPr="00282BFB" w:rsidRDefault="003B1D8E" w:rsidP="00F87852">
      <w:pPr>
        <w:pStyle w:val="10"/>
      </w:pPr>
      <w:r w:rsidRPr="00086960">
        <w:rPr>
          <w:rFonts w:hint="eastAsia"/>
        </w:rPr>
        <w:t>処置</w:t>
      </w:r>
      <w:r w:rsidR="005B6671" w:rsidRPr="00282BFB">
        <w:rPr>
          <w:rFonts w:hint="eastAsia"/>
        </w:rPr>
        <w:t>方法</w:t>
      </w:r>
    </w:p>
    <w:p w14:paraId="4197147C" w14:textId="77777777" w:rsidR="005B6671" w:rsidRPr="002127E5" w:rsidRDefault="005B6671" w:rsidP="00F87852">
      <w:pPr>
        <w:pStyle w:val="13"/>
      </w:pPr>
      <w:r w:rsidRPr="00B505E6">
        <w:rPr>
          <w:rFonts w:hint="eastAsia"/>
        </w:rPr>
        <w:t>コールバックハンドラの開発者は文字型コールバック出力パラメータに</w:t>
      </w:r>
      <w:r w:rsidRPr="00B505E6">
        <w:rPr>
          <w:rFonts w:hint="eastAsia"/>
        </w:rPr>
        <w:t>null</w:t>
      </w:r>
      <w:r w:rsidRPr="007E4FA1">
        <w:rPr>
          <w:rFonts w:hint="eastAsia"/>
        </w:rPr>
        <w:t>値を保存しないようにコールバックハンドラを修正する。</w:t>
      </w:r>
    </w:p>
    <w:p w14:paraId="5BF9BC2D" w14:textId="47033698" w:rsidR="00404274" w:rsidRDefault="00404274">
      <w:pPr>
        <w:jc w:val="left"/>
        <w:rPr>
          <w:rFonts w:cs="Arial"/>
          <w:b/>
          <w:bCs/>
          <w:spacing w:val="0"/>
          <w:sz w:val="22"/>
          <w:szCs w:val="24"/>
        </w:rPr>
      </w:pPr>
      <w:del w:id="6951" w:author="IRK" w:date="2020-04-16T14:40:00Z">
        <w:r w:rsidDel="00D4323D">
          <w:br w:type="page"/>
        </w:r>
      </w:del>
    </w:p>
    <w:p w14:paraId="16B4F01A" w14:textId="77777777" w:rsidR="005B6671" w:rsidRPr="00282BFB" w:rsidRDefault="005B6671">
      <w:pPr>
        <w:pStyle w:val="32"/>
        <w:pPrChange w:id="6952" w:author="IRK" w:date="2020-05-11T09:49:00Z">
          <w:pPr>
            <w:pStyle w:val="32"/>
            <w:spacing w:before="12" w:after="12"/>
            <w:jc w:val="left"/>
          </w:pPr>
        </w:pPrChange>
      </w:pPr>
      <w:bookmarkStart w:id="6953" w:name="_Toc465092185"/>
      <w:bookmarkStart w:id="6954" w:name="_Toc429066644"/>
      <w:bookmarkStart w:id="6955" w:name="_Toc441755399"/>
      <w:bookmarkStart w:id="6956" w:name="_Toc40449633"/>
      <w:bookmarkEnd w:id="6953"/>
      <w:r w:rsidRPr="00282BFB">
        <w:t>IRE-10035</w:t>
      </w:r>
      <w:bookmarkEnd w:id="6954"/>
      <w:bookmarkEnd w:id="6955"/>
      <w:bookmarkEnd w:id="6956"/>
    </w:p>
    <w:p w14:paraId="366BE28C" w14:textId="77777777" w:rsidR="005B6671" w:rsidRPr="00282BFB" w:rsidRDefault="005B6671" w:rsidP="00F87852">
      <w:pPr>
        <w:pStyle w:val="10"/>
      </w:pPr>
      <w:r w:rsidRPr="00282BFB">
        <w:rPr>
          <w:rFonts w:hint="eastAsia"/>
        </w:rPr>
        <w:t>エラーメッセージ</w:t>
      </w:r>
    </w:p>
    <w:p w14:paraId="63DEEB2D" w14:textId="77777777" w:rsidR="005B6671" w:rsidRPr="00282BFB" w:rsidRDefault="005B6671" w:rsidP="00F87852">
      <w:pPr>
        <w:pStyle w:val="13"/>
      </w:pPr>
      <w:r w:rsidRPr="00282BFB">
        <w:rPr>
          <w:rFonts w:hint="eastAsia"/>
        </w:rPr>
        <w:t>ループルール項目値の行数が一致しません。</w:t>
      </w:r>
    </w:p>
    <w:p w14:paraId="79F100C6" w14:textId="77777777" w:rsidR="005B6671" w:rsidRPr="00282BFB" w:rsidRDefault="005B6671" w:rsidP="00F87852">
      <w:pPr>
        <w:pStyle w:val="10"/>
      </w:pPr>
      <w:r w:rsidRPr="00282BFB">
        <w:rPr>
          <w:rFonts w:hint="eastAsia"/>
        </w:rPr>
        <w:t>原因</w:t>
      </w:r>
    </w:p>
    <w:p w14:paraId="2DB7AD8F" w14:textId="6058DDE0" w:rsidR="005B6671" w:rsidRPr="00282BFB" w:rsidRDefault="00274419" w:rsidP="00F87852">
      <w:pPr>
        <w:pStyle w:val="13"/>
      </w:pPr>
      <w:r>
        <w:rPr>
          <w:rFonts w:hint="eastAsia"/>
        </w:rPr>
        <w:t>2</w:t>
      </w:r>
      <w:r w:rsidRPr="00282BFB">
        <w:rPr>
          <w:rFonts w:hint="eastAsia"/>
        </w:rPr>
        <w:t>つ</w:t>
      </w:r>
      <w:r w:rsidR="005B6671" w:rsidRPr="00282BFB">
        <w:rPr>
          <w:rFonts w:hint="eastAsia"/>
        </w:rPr>
        <w:t>以上のループ項目に多重値が設定される場合にこの多重値の行数が一致しないとこのエラーが発生する。問題になるループ項目の</w:t>
      </w:r>
      <w:r w:rsidR="005B6671" w:rsidRPr="00282BFB">
        <w:t>ID</w:t>
      </w:r>
      <w:r w:rsidR="005B6671" w:rsidRPr="00282BFB">
        <w:rPr>
          <w:rFonts w:hint="eastAsia"/>
        </w:rPr>
        <w:t>がメッセージに含まれる。</w:t>
      </w:r>
    </w:p>
    <w:p w14:paraId="7A8A03B6" w14:textId="6EAEC2F5" w:rsidR="005B6671" w:rsidRPr="00282BFB" w:rsidRDefault="003B1D8E" w:rsidP="00F87852">
      <w:pPr>
        <w:pStyle w:val="10"/>
      </w:pPr>
      <w:r w:rsidRPr="00086960">
        <w:rPr>
          <w:rFonts w:hint="eastAsia"/>
        </w:rPr>
        <w:t>処置</w:t>
      </w:r>
      <w:r w:rsidR="005B6671" w:rsidRPr="00282BFB">
        <w:rPr>
          <w:rFonts w:hint="eastAsia"/>
        </w:rPr>
        <w:t>方法</w:t>
      </w:r>
    </w:p>
    <w:p w14:paraId="1BBD693C" w14:textId="77777777" w:rsidR="005B6671" w:rsidRPr="00B505E6" w:rsidRDefault="005B6671" w:rsidP="00F87852">
      <w:pPr>
        <w:pStyle w:val="13"/>
      </w:pPr>
      <w:r w:rsidRPr="00B505E6">
        <w:rPr>
          <w:rFonts w:hint="eastAsia"/>
        </w:rPr>
        <w:t>ルール開発者はループ項目に設定される多重値の行数が一致するようにルールを修正する。</w:t>
      </w:r>
    </w:p>
    <w:p w14:paraId="4C7AF00C" w14:textId="4C44BDE1" w:rsidR="00A66D70" w:rsidRDefault="00A66D70" w:rsidP="00EC7890">
      <w:pPr>
        <w:jc w:val="left"/>
      </w:pPr>
    </w:p>
    <w:p w14:paraId="2357E09E" w14:textId="77777777" w:rsidR="005B6671" w:rsidRPr="002127E5" w:rsidRDefault="005B6671">
      <w:pPr>
        <w:pStyle w:val="32"/>
        <w:pPrChange w:id="6957" w:author="IRK" w:date="2020-05-11T09:49:00Z">
          <w:pPr>
            <w:pStyle w:val="32"/>
            <w:spacing w:before="12" w:after="12"/>
            <w:jc w:val="left"/>
          </w:pPr>
        </w:pPrChange>
      </w:pPr>
      <w:bookmarkStart w:id="6958" w:name="_Toc429066645"/>
      <w:bookmarkStart w:id="6959" w:name="_Toc441755400"/>
      <w:bookmarkStart w:id="6960" w:name="_Toc40449634"/>
      <w:r w:rsidRPr="002127E5">
        <w:rPr>
          <w:rFonts w:hint="eastAsia"/>
        </w:rPr>
        <w:t>IRE-10036</w:t>
      </w:r>
      <w:bookmarkEnd w:id="6958"/>
      <w:bookmarkEnd w:id="6959"/>
      <w:bookmarkEnd w:id="6960"/>
    </w:p>
    <w:p w14:paraId="7D50C238" w14:textId="77777777" w:rsidR="005B6671" w:rsidRPr="00A525EC" w:rsidRDefault="005B6671" w:rsidP="00F87852">
      <w:pPr>
        <w:pStyle w:val="10"/>
      </w:pPr>
      <w:r w:rsidRPr="00A525EC">
        <w:rPr>
          <w:rFonts w:hint="eastAsia"/>
        </w:rPr>
        <w:t>エラーメッセージ</w:t>
      </w:r>
    </w:p>
    <w:p w14:paraId="1E37E0B9" w14:textId="2E672C25" w:rsidR="005B6671" w:rsidRPr="00282BFB" w:rsidRDefault="00206831" w:rsidP="00F87852">
      <w:pPr>
        <w:pStyle w:val="13"/>
      </w:pPr>
      <w:r w:rsidRPr="00206831">
        <w:rPr>
          <w:rFonts w:hint="eastAsia"/>
        </w:rPr>
        <w:t>ルールサーバのトレーシングが有効になっていません。</w:t>
      </w:r>
    </w:p>
    <w:p w14:paraId="60B4CEC7" w14:textId="77777777" w:rsidR="005B6671" w:rsidRPr="00282BFB" w:rsidRDefault="005B6671" w:rsidP="00F87852">
      <w:pPr>
        <w:pStyle w:val="10"/>
      </w:pPr>
      <w:r w:rsidRPr="00282BFB">
        <w:rPr>
          <w:rFonts w:hint="eastAsia"/>
        </w:rPr>
        <w:t>原因</w:t>
      </w:r>
    </w:p>
    <w:p w14:paraId="136DA3A1" w14:textId="075C9104" w:rsidR="005B6671" w:rsidRPr="00B505E6" w:rsidRDefault="00274419" w:rsidP="00F87852">
      <w:pPr>
        <w:pStyle w:val="13"/>
      </w:pPr>
      <w:r>
        <w:rPr>
          <w:rFonts w:hint="eastAsia"/>
        </w:rPr>
        <w:t>トレース</w:t>
      </w:r>
      <w:r w:rsidR="003B1D8E">
        <w:rPr>
          <w:rFonts w:hint="eastAsia"/>
        </w:rPr>
        <w:t>機能</w:t>
      </w:r>
      <w:r w:rsidR="003B1D8E" w:rsidRPr="00282BFB">
        <w:rPr>
          <w:rFonts w:hint="eastAsia"/>
        </w:rPr>
        <w:t>が</w:t>
      </w:r>
      <w:r w:rsidR="003B1D8E" w:rsidRPr="00086960">
        <w:rPr>
          <w:rFonts w:hint="eastAsia"/>
        </w:rPr>
        <w:t>無効化</w:t>
      </w:r>
      <w:r w:rsidR="005B6671" w:rsidRPr="00282BFB">
        <w:rPr>
          <w:rFonts w:hint="eastAsia"/>
        </w:rPr>
        <w:t>されているルールサーバにルールサービスを要求する</w:t>
      </w:r>
      <w:r w:rsidR="00522907">
        <w:rPr>
          <w:rFonts w:hint="eastAsia"/>
        </w:rPr>
        <w:t>時</w:t>
      </w:r>
      <w:r w:rsidR="005B6671" w:rsidRPr="00282BFB">
        <w:rPr>
          <w:rFonts w:hint="eastAsia"/>
        </w:rPr>
        <w:t>に実行</w:t>
      </w:r>
      <w:del w:id="6961" w:author="IRK" w:date="2020-03-11T16:10:00Z">
        <w:r w:rsidR="005B6671" w:rsidRPr="00282BFB" w:rsidDel="0090373D">
          <w:rPr>
            <w:rFonts w:hint="eastAsia"/>
          </w:rPr>
          <w:delText>経路</w:delText>
        </w:r>
      </w:del>
      <w:ins w:id="6962" w:author="IRK" w:date="2020-03-11T16:10:00Z">
        <w:r w:rsidR="0090373D">
          <w:rPr>
            <w:rFonts w:hint="eastAsia"/>
          </w:rPr>
          <w:t>パス</w:t>
        </w:r>
      </w:ins>
      <w:r w:rsidR="005B6671" w:rsidRPr="00282BFB">
        <w:rPr>
          <w:rFonts w:hint="eastAsia"/>
        </w:rPr>
        <w:t>を作成するようにした場合にこのエラーが発生する。</w:t>
      </w:r>
    </w:p>
    <w:p w14:paraId="702B0A36" w14:textId="0F379CFE" w:rsidR="005B6671" w:rsidRPr="00282BFB" w:rsidRDefault="003B1D8E" w:rsidP="00F87852">
      <w:pPr>
        <w:pStyle w:val="10"/>
      </w:pPr>
      <w:r w:rsidRPr="00086960">
        <w:rPr>
          <w:rFonts w:hint="eastAsia"/>
        </w:rPr>
        <w:t>処置</w:t>
      </w:r>
      <w:r w:rsidR="005B6671" w:rsidRPr="00282BFB">
        <w:rPr>
          <w:rFonts w:hint="eastAsia"/>
        </w:rPr>
        <w:t>方法</w:t>
      </w:r>
    </w:p>
    <w:p w14:paraId="3E33B8B2" w14:textId="630D40BF" w:rsidR="005B6671" w:rsidRPr="00B505E6" w:rsidRDefault="003B1D8E" w:rsidP="00F87852">
      <w:pPr>
        <w:pStyle w:val="13"/>
      </w:pPr>
      <w:r w:rsidRPr="00B505E6">
        <w:rPr>
          <w:rFonts w:hint="eastAsia"/>
        </w:rPr>
        <w:t>このルールサーバで</w:t>
      </w:r>
      <w:r w:rsidR="00274419">
        <w:rPr>
          <w:rFonts w:hint="eastAsia"/>
        </w:rPr>
        <w:t>トレース</w:t>
      </w:r>
      <w:r w:rsidRPr="00B505E6">
        <w:rPr>
          <w:rFonts w:hint="eastAsia"/>
        </w:rPr>
        <w:t>機能を</w:t>
      </w:r>
      <w:r w:rsidRPr="00086960">
        <w:rPr>
          <w:rFonts w:hint="eastAsia"/>
        </w:rPr>
        <w:t>有効化</w:t>
      </w:r>
      <w:r w:rsidRPr="00282BFB">
        <w:rPr>
          <w:rFonts w:hint="eastAsia"/>
        </w:rPr>
        <w:t>するか、</w:t>
      </w:r>
      <w:r w:rsidR="00274419">
        <w:rPr>
          <w:rFonts w:hint="eastAsia"/>
        </w:rPr>
        <w:t>トレース</w:t>
      </w:r>
      <w:r w:rsidRPr="00282BFB">
        <w:rPr>
          <w:rFonts w:hint="eastAsia"/>
        </w:rPr>
        <w:t>機能が</w:t>
      </w:r>
      <w:r w:rsidRPr="00086960">
        <w:rPr>
          <w:rFonts w:hint="eastAsia"/>
        </w:rPr>
        <w:t>有効</w:t>
      </w:r>
      <w:r w:rsidR="005B6671" w:rsidRPr="00282BFB">
        <w:rPr>
          <w:rFonts w:hint="eastAsia"/>
        </w:rPr>
        <w:t>化されているルールサーバを利用して実行</w:t>
      </w:r>
      <w:del w:id="6963" w:author="IRK" w:date="2020-03-11T16:10:00Z">
        <w:r w:rsidR="005B6671" w:rsidRPr="00282BFB" w:rsidDel="0090373D">
          <w:rPr>
            <w:rFonts w:hint="eastAsia"/>
          </w:rPr>
          <w:delText>経路</w:delText>
        </w:r>
      </w:del>
      <w:ins w:id="6964" w:author="IRK" w:date="2020-03-11T16:10:00Z">
        <w:r w:rsidR="0090373D">
          <w:rPr>
            <w:rFonts w:hint="eastAsia"/>
          </w:rPr>
          <w:t>パス</w:t>
        </w:r>
      </w:ins>
      <w:r w:rsidR="005B6671" w:rsidRPr="00282BFB">
        <w:rPr>
          <w:rFonts w:hint="eastAsia"/>
        </w:rPr>
        <w:t>を作成する。</w:t>
      </w:r>
    </w:p>
    <w:p w14:paraId="614160E6" w14:textId="5F76A75A" w:rsidR="005B6671" w:rsidRPr="00282BFB" w:rsidRDefault="003B1D8E" w:rsidP="00F87852">
      <w:pPr>
        <w:pStyle w:val="13"/>
      </w:pPr>
      <w:r w:rsidRPr="00B505E6">
        <w:rPr>
          <w:rFonts w:hint="eastAsia"/>
        </w:rPr>
        <w:t>ルールサーバの</w:t>
      </w:r>
      <w:r w:rsidR="00274419">
        <w:rPr>
          <w:rFonts w:hint="eastAsia"/>
        </w:rPr>
        <w:t>トレース</w:t>
      </w:r>
      <w:r w:rsidRPr="00B505E6">
        <w:rPr>
          <w:rFonts w:hint="eastAsia"/>
        </w:rPr>
        <w:t>機能の</w:t>
      </w:r>
      <w:r w:rsidRPr="00086960">
        <w:rPr>
          <w:rFonts w:hint="eastAsia"/>
        </w:rPr>
        <w:t>有効</w:t>
      </w:r>
      <w:r w:rsidRPr="00282BFB">
        <w:rPr>
          <w:rFonts w:hint="eastAsia"/>
        </w:rPr>
        <w:t>化または</w:t>
      </w:r>
      <w:r w:rsidRPr="00086960">
        <w:rPr>
          <w:rFonts w:hint="eastAsia"/>
        </w:rPr>
        <w:t>無効化</w:t>
      </w:r>
      <w:r w:rsidR="005B6671" w:rsidRPr="00282BFB">
        <w:rPr>
          <w:rFonts w:hint="eastAsia"/>
        </w:rPr>
        <w:t>をウィザードででき</w:t>
      </w:r>
      <w:r w:rsidRPr="00282BFB">
        <w:rPr>
          <w:rFonts w:hint="eastAsia"/>
        </w:rPr>
        <w:t>ない場合は技術サポート</w:t>
      </w:r>
      <w:del w:id="6965" w:author="IRK" w:date="2020-04-16T13:42:00Z">
        <w:r w:rsidRPr="00282BFB" w:rsidDel="008521CE">
          <w:rPr>
            <w:rFonts w:hint="eastAsia"/>
          </w:rPr>
          <w:delText>を要求する</w:delText>
        </w:r>
      </w:del>
      <w:ins w:id="6966" w:author="IRK" w:date="2020-04-16T13:42:00Z">
        <w:r w:rsidR="008521CE">
          <w:rPr>
            <w:rFonts w:hint="eastAsia"/>
          </w:rPr>
          <w:t>が必要である</w:t>
        </w:r>
      </w:ins>
      <w:r w:rsidRPr="00282BFB">
        <w:rPr>
          <w:rFonts w:hint="eastAsia"/>
        </w:rPr>
        <w:t>。デフォルトとして</w:t>
      </w:r>
      <w:r w:rsidR="00274419">
        <w:rPr>
          <w:rFonts w:hint="eastAsia"/>
        </w:rPr>
        <w:t>トレース</w:t>
      </w:r>
      <w:r w:rsidRPr="00282BFB">
        <w:rPr>
          <w:rFonts w:hint="eastAsia"/>
        </w:rPr>
        <w:t>機能は</w:t>
      </w:r>
      <w:r w:rsidRPr="00086960">
        <w:rPr>
          <w:rFonts w:hint="eastAsia"/>
        </w:rPr>
        <w:t>有効</w:t>
      </w:r>
      <w:r w:rsidR="005B6671" w:rsidRPr="00282BFB">
        <w:rPr>
          <w:rFonts w:hint="eastAsia"/>
        </w:rPr>
        <w:t>化されている。</w:t>
      </w:r>
    </w:p>
    <w:p w14:paraId="242F4866" w14:textId="77777777" w:rsidR="005B6671" w:rsidRPr="0049256C" w:rsidRDefault="005B6671" w:rsidP="00EC7890"/>
    <w:p w14:paraId="44F939A9" w14:textId="77777777" w:rsidR="005B6671" w:rsidRPr="0049256C" w:rsidRDefault="005B6671">
      <w:pPr>
        <w:pStyle w:val="32"/>
        <w:pPrChange w:id="6967" w:author="IRK" w:date="2020-05-11T09:49:00Z">
          <w:pPr>
            <w:pStyle w:val="32"/>
            <w:spacing w:before="12" w:after="12"/>
            <w:jc w:val="left"/>
          </w:pPr>
        </w:pPrChange>
      </w:pPr>
      <w:bookmarkStart w:id="6968" w:name="_Toc429066646"/>
      <w:bookmarkStart w:id="6969" w:name="_Toc441755401"/>
      <w:bookmarkStart w:id="6970" w:name="_Toc40449635"/>
      <w:r w:rsidRPr="0049256C">
        <w:rPr>
          <w:rFonts w:hint="eastAsia"/>
        </w:rPr>
        <w:t>IRE-10037</w:t>
      </w:r>
      <w:bookmarkEnd w:id="6968"/>
      <w:bookmarkEnd w:id="6969"/>
      <w:bookmarkEnd w:id="6970"/>
    </w:p>
    <w:p w14:paraId="2825E29C" w14:textId="77777777" w:rsidR="005B6671" w:rsidRPr="0049256C" w:rsidRDefault="005B6671" w:rsidP="00F87852">
      <w:pPr>
        <w:pStyle w:val="10"/>
      </w:pPr>
      <w:r w:rsidRPr="0049256C">
        <w:rPr>
          <w:rFonts w:hint="eastAsia"/>
        </w:rPr>
        <w:t>エラーメッセージ</w:t>
      </w:r>
    </w:p>
    <w:p w14:paraId="507348D2" w14:textId="77777777" w:rsidR="005B6671" w:rsidRPr="0049256C" w:rsidRDefault="005B6671" w:rsidP="00F87852">
      <w:pPr>
        <w:pStyle w:val="13"/>
      </w:pPr>
      <w:r w:rsidRPr="0049256C">
        <w:rPr>
          <w:rFonts w:hint="eastAsia"/>
        </w:rPr>
        <w:t>ルールの結果がありません。</w:t>
      </w:r>
    </w:p>
    <w:p w14:paraId="71BD8B6F" w14:textId="77777777" w:rsidR="005B6671" w:rsidRPr="0049256C" w:rsidRDefault="005B6671" w:rsidP="00F87852">
      <w:pPr>
        <w:pStyle w:val="10"/>
      </w:pPr>
      <w:r w:rsidRPr="0049256C">
        <w:rPr>
          <w:rFonts w:hint="eastAsia"/>
        </w:rPr>
        <w:t>原因</w:t>
      </w:r>
    </w:p>
    <w:p w14:paraId="0F9B17CA" w14:textId="77777777" w:rsidR="005B6671" w:rsidRPr="0049256C" w:rsidRDefault="005B6671" w:rsidP="00F87852">
      <w:pPr>
        <w:pStyle w:val="13"/>
      </w:pPr>
      <w:r w:rsidRPr="0049256C">
        <w:rPr>
          <w:rFonts w:hint="eastAsia"/>
        </w:rPr>
        <w:t>単一値を持つべきルールを実行したが、結果がない場合は次のケースを含む。</w:t>
      </w:r>
    </w:p>
    <w:p w14:paraId="4BEC5A9A" w14:textId="5D112E4C" w:rsidR="005B6671" w:rsidRPr="0049256C" w:rsidRDefault="005B6671" w:rsidP="00F87852">
      <w:pPr>
        <w:pStyle w:val="23"/>
      </w:pPr>
      <w:r w:rsidRPr="0049256C">
        <w:rPr>
          <w:rFonts w:hint="eastAsia"/>
        </w:rPr>
        <w:t>テーブル</w:t>
      </w:r>
      <w:r w:rsidR="00274419">
        <w:rPr>
          <w:rFonts w:hint="eastAsia"/>
        </w:rPr>
        <w:t>に</w:t>
      </w:r>
      <w:r w:rsidRPr="0049256C">
        <w:rPr>
          <w:rFonts w:hint="eastAsia"/>
        </w:rPr>
        <w:t>すべての条件を満たす行が</w:t>
      </w:r>
      <w:r w:rsidRPr="0049256C">
        <w:rPr>
          <w:rFonts w:hint="eastAsia"/>
        </w:rPr>
        <w:t>1</w:t>
      </w:r>
      <w:r w:rsidRPr="0049256C">
        <w:rPr>
          <w:rFonts w:hint="eastAsia"/>
        </w:rPr>
        <w:t>つもない場合</w:t>
      </w:r>
    </w:p>
    <w:p w14:paraId="455CA4F4" w14:textId="772A105E" w:rsidR="005B6671" w:rsidRPr="0049256C" w:rsidRDefault="005B6671" w:rsidP="00F87852">
      <w:pPr>
        <w:pStyle w:val="23"/>
      </w:pPr>
      <w:r w:rsidRPr="0049256C">
        <w:rPr>
          <w:rFonts w:hint="eastAsia"/>
        </w:rPr>
        <w:t>DB</w:t>
      </w:r>
      <w:r w:rsidRPr="0049256C">
        <w:rPr>
          <w:rFonts w:hint="eastAsia"/>
        </w:rPr>
        <w:t>ルールでクエリの結果が</w:t>
      </w:r>
      <w:r w:rsidRPr="0049256C">
        <w:rPr>
          <w:rFonts w:hint="eastAsia"/>
        </w:rPr>
        <w:t>0</w:t>
      </w:r>
      <w:r w:rsidRPr="0049256C">
        <w:rPr>
          <w:rFonts w:hint="eastAsia"/>
        </w:rPr>
        <w:t>行で、</w:t>
      </w:r>
      <w:r w:rsidR="000134A1" w:rsidRPr="000134A1">
        <w:rPr>
          <w:rFonts w:hint="eastAsia"/>
        </w:rPr>
        <w:t>デフォルト値</w:t>
      </w:r>
      <w:r w:rsidRPr="0049256C">
        <w:rPr>
          <w:rFonts w:hint="eastAsia"/>
        </w:rPr>
        <w:t>も設定されていない場合</w:t>
      </w:r>
    </w:p>
    <w:p w14:paraId="0A76F126" w14:textId="23C2E288" w:rsidR="005B6671" w:rsidRPr="0049256C" w:rsidRDefault="00274419" w:rsidP="00F87852">
      <w:pPr>
        <w:pStyle w:val="23"/>
      </w:pPr>
      <w:r>
        <w:rPr>
          <w:rFonts w:hint="eastAsia"/>
        </w:rPr>
        <w:t>ディ</w:t>
      </w:r>
      <w:r w:rsidR="005B6671" w:rsidRPr="0049256C">
        <w:rPr>
          <w:rFonts w:hint="eastAsia"/>
        </w:rPr>
        <w:t>シジョンテーブル、またはデータルールの場合に条件を満たす行がない場合</w:t>
      </w:r>
    </w:p>
    <w:p w14:paraId="100E0085" w14:textId="1615099C" w:rsidR="005B6671" w:rsidRPr="0049256C" w:rsidRDefault="005B6671" w:rsidP="00F87852">
      <w:pPr>
        <w:pStyle w:val="28"/>
      </w:pPr>
      <w:r w:rsidRPr="0049256C">
        <w:rPr>
          <w:rFonts w:hint="eastAsia"/>
        </w:rPr>
        <w:t>各ルール形式別に結果がない場合は</w:t>
      </w:r>
      <w:ins w:id="6971" w:author="IRK" w:date="2020-03-09T23:08:00Z">
        <w:r w:rsidR="001D52AE">
          <w:rPr>
            <w:rFonts w:hint="eastAsia"/>
          </w:rPr>
          <w:t>「</w:t>
        </w:r>
      </w:ins>
      <w:r w:rsidRPr="0049256C">
        <w:rPr>
          <w:rFonts w:hint="eastAsia"/>
        </w:rPr>
        <w:t>InnoRules User</w:t>
      </w:r>
      <w:r w:rsidRPr="0049256C">
        <w:t>’</w:t>
      </w:r>
      <w:r w:rsidRPr="0049256C">
        <w:rPr>
          <w:rFonts w:hint="eastAsia"/>
        </w:rPr>
        <w:t>s Guide of Rule Builder</w:t>
      </w:r>
      <w:ins w:id="6972" w:author="IRK" w:date="2020-03-09T23:08:00Z">
        <w:r w:rsidR="001D52AE">
          <w:rPr>
            <w:rFonts w:hint="eastAsia"/>
          </w:rPr>
          <w:t>」</w:t>
        </w:r>
      </w:ins>
      <w:r w:rsidRPr="0049256C">
        <w:rPr>
          <w:rFonts w:hint="eastAsia"/>
        </w:rPr>
        <w:t>を参照のこと。</w:t>
      </w:r>
    </w:p>
    <w:p w14:paraId="0436AD43" w14:textId="7D0BA4DD" w:rsidR="005B6671" w:rsidRPr="00282BFB" w:rsidRDefault="00C20BCB" w:rsidP="00F87852">
      <w:pPr>
        <w:pStyle w:val="10"/>
      </w:pPr>
      <w:r w:rsidRPr="00086960">
        <w:rPr>
          <w:rFonts w:hint="eastAsia"/>
        </w:rPr>
        <w:t>処置</w:t>
      </w:r>
      <w:r w:rsidR="005B6671" w:rsidRPr="00282BFB">
        <w:rPr>
          <w:rFonts w:hint="eastAsia"/>
        </w:rPr>
        <w:t>方法</w:t>
      </w:r>
    </w:p>
    <w:p w14:paraId="40A186A2" w14:textId="77777777" w:rsidR="005B6671" w:rsidRPr="002127E5" w:rsidRDefault="005B6671" w:rsidP="00F87852">
      <w:pPr>
        <w:pStyle w:val="13"/>
      </w:pPr>
      <w:r w:rsidRPr="00B505E6">
        <w:rPr>
          <w:rFonts w:hint="eastAsia"/>
        </w:rPr>
        <w:t>ルール開発者は、単一値を持つべきルールが結果を必ず持つようにルールを修正する。例外条件がある場合に、</w:t>
      </w:r>
      <w:r w:rsidRPr="007E4FA1">
        <w:rPr>
          <w:rFonts w:hint="eastAsia"/>
        </w:rPr>
        <w:t>ERROR</w:t>
      </w:r>
      <w:r w:rsidRPr="007E4FA1">
        <w:rPr>
          <w:rFonts w:hint="eastAsia"/>
        </w:rPr>
        <w:t>関数などを利用して業務的に意味があるエラーメッセージを作成する。</w:t>
      </w:r>
    </w:p>
    <w:p w14:paraId="0FB6BD89" w14:textId="615251B7" w:rsidR="00404274" w:rsidRDefault="00404274">
      <w:pPr>
        <w:jc w:val="left"/>
        <w:rPr>
          <w:rFonts w:cs="Arial"/>
          <w:b/>
          <w:bCs/>
          <w:spacing w:val="0"/>
          <w:sz w:val="22"/>
          <w:szCs w:val="24"/>
        </w:rPr>
      </w:pPr>
      <w:del w:id="6973" w:author="IRK" w:date="2020-04-16T14:40:00Z">
        <w:r w:rsidDel="00D4323D">
          <w:br w:type="page"/>
        </w:r>
      </w:del>
    </w:p>
    <w:p w14:paraId="7091EB96" w14:textId="77777777" w:rsidR="005B6671" w:rsidRPr="00282BFB" w:rsidRDefault="005B6671">
      <w:pPr>
        <w:pStyle w:val="32"/>
        <w:pPrChange w:id="6974" w:author="IRK" w:date="2020-05-11T09:49:00Z">
          <w:pPr>
            <w:pStyle w:val="32"/>
            <w:spacing w:before="12" w:after="12"/>
            <w:jc w:val="left"/>
          </w:pPr>
        </w:pPrChange>
      </w:pPr>
      <w:bookmarkStart w:id="6975" w:name="_Toc465092189"/>
      <w:bookmarkStart w:id="6976" w:name="_Toc429066647"/>
      <w:bookmarkStart w:id="6977" w:name="_Toc441755402"/>
      <w:bookmarkStart w:id="6978" w:name="_Toc40449636"/>
      <w:bookmarkEnd w:id="6975"/>
      <w:r w:rsidRPr="00282BFB">
        <w:t>IRE-10038</w:t>
      </w:r>
      <w:bookmarkEnd w:id="6976"/>
      <w:bookmarkEnd w:id="6977"/>
      <w:bookmarkEnd w:id="6978"/>
    </w:p>
    <w:p w14:paraId="2907C9E3" w14:textId="77777777" w:rsidR="005B6671" w:rsidRPr="00282BFB" w:rsidRDefault="005B6671" w:rsidP="00F87852">
      <w:pPr>
        <w:pStyle w:val="10"/>
      </w:pPr>
      <w:r w:rsidRPr="00282BFB">
        <w:rPr>
          <w:rFonts w:hint="eastAsia"/>
        </w:rPr>
        <w:t>エラーメッセージ</w:t>
      </w:r>
    </w:p>
    <w:p w14:paraId="2AD8CEA0" w14:textId="77777777" w:rsidR="005B6671" w:rsidRPr="00282BFB" w:rsidRDefault="005B6671" w:rsidP="00F87852">
      <w:pPr>
        <w:pStyle w:val="13"/>
      </w:pPr>
      <w:r w:rsidRPr="00282BFB">
        <w:rPr>
          <w:rFonts w:hint="eastAsia"/>
        </w:rPr>
        <w:t>バインドする値の行数が</w:t>
      </w:r>
      <w:r w:rsidRPr="00282BFB">
        <w:t>0</w:t>
      </w:r>
      <w:r w:rsidRPr="00282BFB">
        <w:rPr>
          <w:rFonts w:hint="eastAsia"/>
        </w:rPr>
        <w:t>です。</w:t>
      </w:r>
    </w:p>
    <w:p w14:paraId="5A7B9CB3" w14:textId="77777777" w:rsidR="005B6671" w:rsidRPr="00282BFB" w:rsidRDefault="005B6671" w:rsidP="00F87852">
      <w:pPr>
        <w:pStyle w:val="10"/>
      </w:pPr>
      <w:r w:rsidRPr="00282BFB">
        <w:rPr>
          <w:rFonts w:hint="eastAsia"/>
        </w:rPr>
        <w:t>原因</w:t>
      </w:r>
    </w:p>
    <w:p w14:paraId="5337714B" w14:textId="77777777" w:rsidR="005B6671" w:rsidRPr="00282BFB" w:rsidRDefault="005B6671" w:rsidP="00F87852">
      <w:pPr>
        <w:pStyle w:val="13"/>
      </w:pPr>
      <w:r w:rsidRPr="00282BFB">
        <w:t>DB</w:t>
      </w:r>
      <w:r w:rsidRPr="00282BFB">
        <w:rPr>
          <w:rFonts w:hint="eastAsia"/>
        </w:rPr>
        <w:t>ルールでバインド構文</w:t>
      </w:r>
      <w:r w:rsidRPr="00282BFB">
        <w:t xml:space="preserve">(&lt;$$ </w:t>
      </w:r>
      <w:r w:rsidRPr="00282BFB">
        <w:rPr>
          <w:rFonts w:hint="eastAsia"/>
        </w:rPr>
        <w:t>表現式</w:t>
      </w:r>
      <w:r w:rsidRPr="00282BFB">
        <w:t xml:space="preserve"> $$&gt;)</w:t>
      </w:r>
      <w:r w:rsidRPr="00282BFB">
        <w:rPr>
          <w:rFonts w:hint="eastAsia"/>
        </w:rPr>
        <w:t>の表現式で使用する値の行数が</w:t>
      </w:r>
      <w:r w:rsidRPr="00282BFB">
        <w:t>0</w:t>
      </w:r>
      <w:r w:rsidRPr="00282BFB">
        <w:rPr>
          <w:rFonts w:hint="eastAsia"/>
        </w:rPr>
        <w:t>の場合に発生する。</w:t>
      </w:r>
    </w:p>
    <w:p w14:paraId="1102242A" w14:textId="72FB35F3" w:rsidR="005B6671" w:rsidRPr="00282BFB" w:rsidRDefault="00C20BCB" w:rsidP="00F87852">
      <w:pPr>
        <w:pStyle w:val="10"/>
      </w:pPr>
      <w:r w:rsidRPr="00086960">
        <w:rPr>
          <w:rFonts w:hint="eastAsia"/>
        </w:rPr>
        <w:t>処置</w:t>
      </w:r>
      <w:r w:rsidR="005B6671" w:rsidRPr="00282BFB">
        <w:rPr>
          <w:rFonts w:hint="eastAsia"/>
        </w:rPr>
        <w:t>方法</w:t>
      </w:r>
    </w:p>
    <w:p w14:paraId="1A32118A" w14:textId="142FB5EB" w:rsidR="005B6671" w:rsidRPr="00282BFB" w:rsidRDefault="00C20BCB" w:rsidP="00F87852">
      <w:pPr>
        <w:pStyle w:val="13"/>
      </w:pPr>
      <w:r w:rsidRPr="00B505E6">
        <w:rPr>
          <w:rFonts w:hint="eastAsia"/>
        </w:rPr>
        <w:t>ルール開発者はバインド構文内で多重値が</w:t>
      </w:r>
      <w:r w:rsidRPr="00086960">
        <w:rPr>
          <w:rFonts w:hint="eastAsia"/>
        </w:rPr>
        <w:t>使用さ</w:t>
      </w:r>
      <w:r w:rsidR="005B6671" w:rsidRPr="00282BFB">
        <w:rPr>
          <w:rFonts w:hint="eastAsia"/>
        </w:rPr>
        <w:t>れた場合に行数が</w:t>
      </w:r>
      <w:r w:rsidR="0023334C">
        <w:rPr>
          <w:rFonts w:hint="eastAsia"/>
        </w:rPr>
        <w:t>0</w:t>
      </w:r>
      <w:r w:rsidR="005B6671" w:rsidRPr="00282BFB">
        <w:rPr>
          <w:rFonts w:hint="eastAsia"/>
        </w:rPr>
        <w:t>にならないようにルールを修正する。</w:t>
      </w:r>
    </w:p>
    <w:p w14:paraId="0DD78A0B" w14:textId="77777777" w:rsidR="005B6671" w:rsidRPr="0049256C" w:rsidRDefault="005B6671" w:rsidP="00EC7890"/>
    <w:p w14:paraId="20D7703C" w14:textId="77777777" w:rsidR="005B6671" w:rsidRPr="0049256C" w:rsidRDefault="005B6671">
      <w:pPr>
        <w:pStyle w:val="32"/>
        <w:pPrChange w:id="6979" w:author="IRK" w:date="2020-05-11T09:49:00Z">
          <w:pPr>
            <w:pStyle w:val="32"/>
            <w:spacing w:before="12" w:after="12"/>
            <w:jc w:val="left"/>
          </w:pPr>
        </w:pPrChange>
      </w:pPr>
      <w:bookmarkStart w:id="6980" w:name="_Toc429066648"/>
      <w:bookmarkStart w:id="6981" w:name="_Toc441755403"/>
      <w:bookmarkStart w:id="6982" w:name="_Toc40449637"/>
      <w:r w:rsidRPr="0049256C">
        <w:rPr>
          <w:rFonts w:hint="eastAsia"/>
        </w:rPr>
        <w:t>IRE-10039</w:t>
      </w:r>
      <w:bookmarkEnd w:id="6980"/>
      <w:bookmarkEnd w:id="6981"/>
      <w:bookmarkEnd w:id="6982"/>
    </w:p>
    <w:p w14:paraId="03F97608" w14:textId="77777777" w:rsidR="005B6671" w:rsidRPr="0049256C" w:rsidRDefault="005B6671" w:rsidP="00F87852">
      <w:pPr>
        <w:pStyle w:val="10"/>
      </w:pPr>
      <w:r w:rsidRPr="0049256C">
        <w:rPr>
          <w:rFonts w:hint="eastAsia"/>
        </w:rPr>
        <w:t>エラーメッセージ</w:t>
      </w:r>
    </w:p>
    <w:p w14:paraId="1431C848" w14:textId="25BEE99E" w:rsidR="004216DC" w:rsidRDefault="005B6671" w:rsidP="00F87852">
      <w:pPr>
        <w:pStyle w:val="13"/>
      </w:pPr>
      <w:r w:rsidRPr="0049256C">
        <w:rPr>
          <w:rFonts w:hint="eastAsia"/>
        </w:rPr>
        <w:t>条件に一致した結果が</w:t>
      </w:r>
      <w:r w:rsidRPr="0049256C">
        <w:t>1</w:t>
      </w:r>
      <w:r w:rsidRPr="0049256C">
        <w:t>件以上あります。</w:t>
      </w:r>
    </w:p>
    <w:p w14:paraId="54DD2E8C" w14:textId="77777777" w:rsidR="005B6671" w:rsidRPr="0049256C" w:rsidRDefault="005B6671" w:rsidP="00F87852">
      <w:pPr>
        <w:pStyle w:val="10"/>
      </w:pPr>
      <w:r w:rsidRPr="0049256C">
        <w:rPr>
          <w:rFonts w:hint="eastAsia"/>
        </w:rPr>
        <w:t>原因</w:t>
      </w:r>
    </w:p>
    <w:p w14:paraId="444F9A22" w14:textId="54C2773E" w:rsidR="005B6671" w:rsidRPr="0049256C" w:rsidRDefault="00C20BCB" w:rsidP="00F87852">
      <w:pPr>
        <w:pStyle w:val="13"/>
      </w:pPr>
      <w:r>
        <w:rPr>
          <w:rFonts w:hint="eastAsia"/>
        </w:rPr>
        <w:t>デ</w:t>
      </w:r>
      <w:r w:rsidR="00274419">
        <w:rPr>
          <w:rFonts w:hint="eastAsia"/>
        </w:rPr>
        <w:t>ィ</w:t>
      </w:r>
      <w:r>
        <w:rPr>
          <w:rFonts w:hint="eastAsia"/>
        </w:rPr>
        <w:t>シジョンテーブル、またはデータルールで条件を満たす行が</w:t>
      </w:r>
      <w:r>
        <w:rPr>
          <w:rFonts w:hint="eastAsia"/>
        </w:rPr>
        <w:t>2</w:t>
      </w:r>
      <w:r w:rsidR="005B6671" w:rsidRPr="0049256C">
        <w:rPr>
          <w:rFonts w:hint="eastAsia"/>
        </w:rPr>
        <w:t>つ以上ある場合にこのエラーが発生する。ルールが単一か多重かは関係ない。</w:t>
      </w:r>
    </w:p>
    <w:p w14:paraId="3CD8EC0F" w14:textId="7407ABBF" w:rsidR="005B6671" w:rsidRPr="00B505E6" w:rsidRDefault="00C20BCB" w:rsidP="00F87852">
      <w:pPr>
        <w:pStyle w:val="10"/>
      </w:pPr>
      <w:r w:rsidRPr="00086960">
        <w:rPr>
          <w:rFonts w:hint="eastAsia"/>
        </w:rPr>
        <w:t>処置</w:t>
      </w:r>
      <w:r w:rsidR="005B6671" w:rsidRPr="00B505E6">
        <w:rPr>
          <w:rFonts w:hint="eastAsia"/>
        </w:rPr>
        <w:t>方法</w:t>
      </w:r>
    </w:p>
    <w:p w14:paraId="68E4CFE4" w14:textId="30F3F344" w:rsidR="005B6671" w:rsidRPr="00B505E6" w:rsidRDefault="005B6671" w:rsidP="00F87852">
      <w:pPr>
        <w:pStyle w:val="13"/>
      </w:pPr>
      <w:r w:rsidRPr="007E4FA1">
        <w:rPr>
          <w:rFonts w:hint="eastAsia"/>
        </w:rPr>
        <w:t>ルール開発者は、条件を満たす行が</w:t>
      </w:r>
      <w:r w:rsidRPr="007E4FA1">
        <w:rPr>
          <w:rFonts w:hint="eastAsia"/>
        </w:rPr>
        <w:t>1</w:t>
      </w:r>
      <w:r w:rsidRPr="002127E5">
        <w:rPr>
          <w:rFonts w:hint="eastAsia"/>
        </w:rPr>
        <w:t>つのみになるようにルール</w:t>
      </w:r>
      <w:del w:id="6983" w:author="IRK" w:date="2020-03-10T22:55:00Z">
        <w:r w:rsidRPr="002127E5" w:rsidDel="007846FF">
          <w:rPr>
            <w:rFonts w:hint="eastAsia"/>
          </w:rPr>
          <w:delText>もしくは</w:delText>
        </w:r>
      </w:del>
      <w:ins w:id="6984" w:author="IRK" w:date="2020-03-10T22:56:00Z">
        <w:r w:rsidR="007846FF">
          <w:rPr>
            <w:rFonts w:hint="eastAsia"/>
          </w:rPr>
          <w:t>または</w:t>
        </w:r>
      </w:ins>
      <w:r w:rsidRPr="002127E5">
        <w:rPr>
          <w:rFonts w:hint="eastAsia"/>
        </w:rPr>
        <w:t>データを修正する。多重ルール</w:t>
      </w:r>
      <w:r w:rsidR="00274419">
        <w:rPr>
          <w:rFonts w:hint="eastAsia"/>
        </w:rPr>
        <w:t>の場合</w:t>
      </w:r>
      <w:r w:rsidRPr="002127E5">
        <w:rPr>
          <w:rFonts w:hint="eastAsia"/>
        </w:rPr>
        <w:t>「</w:t>
      </w:r>
      <w:r w:rsidR="00E23D0E" w:rsidRPr="00086960">
        <w:rPr>
          <w:rFonts w:hint="eastAsia"/>
          <w:kern w:val="0"/>
        </w:rPr>
        <w:t>すべてを満たす条件実行</w:t>
      </w:r>
      <w:r w:rsidRPr="00B505E6">
        <w:rPr>
          <w:rFonts w:hint="eastAsia"/>
        </w:rPr>
        <w:t>」を選択できる。どの方法を選択するかは業務的な観点で決める。</w:t>
      </w:r>
    </w:p>
    <w:p w14:paraId="2D0852DE" w14:textId="77777777" w:rsidR="005B6671" w:rsidRPr="007E4FA1" w:rsidRDefault="005B6671" w:rsidP="00EC7890"/>
    <w:p w14:paraId="335FDDD9" w14:textId="77777777" w:rsidR="005B6671" w:rsidRPr="002127E5" w:rsidRDefault="005B6671">
      <w:pPr>
        <w:pStyle w:val="32"/>
        <w:pPrChange w:id="6985" w:author="IRK" w:date="2020-05-11T09:49:00Z">
          <w:pPr>
            <w:pStyle w:val="32"/>
            <w:spacing w:before="12" w:after="12"/>
            <w:jc w:val="left"/>
          </w:pPr>
        </w:pPrChange>
      </w:pPr>
      <w:bookmarkStart w:id="6986" w:name="_Toc429066649"/>
      <w:bookmarkStart w:id="6987" w:name="_Toc441755404"/>
      <w:bookmarkStart w:id="6988" w:name="_Toc40449638"/>
      <w:r w:rsidRPr="002127E5">
        <w:rPr>
          <w:rFonts w:hint="eastAsia"/>
        </w:rPr>
        <w:t>IRE-10040</w:t>
      </w:r>
      <w:bookmarkEnd w:id="6986"/>
      <w:bookmarkEnd w:id="6987"/>
      <w:bookmarkEnd w:id="6988"/>
    </w:p>
    <w:p w14:paraId="7FCEA771" w14:textId="77777777" w:rsidR="005B6671" w:rsidRPr="00A525EC" w:rsidRDefault="005B6671" w:rsidP="00F87852">
      <w:pPr>
        <w:pStyle w:val="10"/>
      </w:pPr>
      <w:r w:rsidRPr="00A525EC">
        <w:rPr>
          <w:rFonts w:hint="eastAsia"/>
        </w:rPr>
        <w:t>エラーメッセージ</w:t>
      </w:r>
    </w:p>
    <w:p w14:paraId="35FAA38C" w14:textId="77777777" w:rsidR="005B6671" w:rsidRPr="00B505E6" w:rsidRDefault="005B6671" w:rsidP="00F87852">
      <w:pPr>
        <w:pStyle w:val="13"/>
      </w:pPr>
      <w:r w:rsidRPr="00B505E6">
        <w:rPr>
          <w:rFonts w:hint="eastAsia"/>
        </w:rPr>
        <w:t>データルールを実行中に、データベースエラーが発生しました。</w:t>
      </w:r>
    </w:p>
    <w:p w14:paraId="6B60F152" w14:textId="77777777" w:rsidR="005B6671" w:rsidRPr="00B505E6" w:rsidRDefault="005B6671" w:rsidP="00F87852">
      <w:pPr>
        <w:pStyle w:val="10"/>
      </w:pPr>
      <w:r w:rsidRPr="00B505E6">
        <w:rPr>
          <w:rFonts w:hint="eastAsia"/>
        </w:rPr>
        <w:t>原因</w:t>
      </w:r>
    </w:p>
    <w:p w14:paraId="0116D13A" w14:textId="77777777" w:rsidR="005B6671" w:rsidRPr="00B505E6" w:rsidRDefault="005B6671" w:rsidP="00F87852">
      <w:pPr>
        <w:pStyle w:val="13"/>
      </w:pPr>
      <w:r w:rsidRPr="00B505E6">
        <w:rPr>
          <w:rFonts w:hint="eastAsia"/>
        </w:rPr>
        <w:t>データルールを実行するためにデータベースにクエリを発行したが、</w:t>
      </w:r>
      <w:r w:rsidRPr="00B505E6">
        <w:t>JDBC</w:t>
      </w:r>
      <w:r w:rsidRPr="00B505E6">
        <w:rPr>
          <w:rFonts w:hint="eastAsia"/>
        </w:rPr>
        <w:t>段階でエラーが発生した場合にこのエラーが発生する。メッセージに</w:t>
      </w:r>
      <w:r w:rsidRPr="00B505E6">
        <w:t>JDBC</w:t>
      </w:r>
      <w:r w:rsidRPr="00B505E6">
        <w:rPr>
          <w:rFonts w:hint="eastAsia"/>
        </w:rPr>
        <w:t>メッセージが含まれる。</w:t>
      </w:r>
    </w:p>
    <w:p w14:paraId="63654A0D" w14:textId="7CCA1A02" w:rsidR="005B6671" w:rsidRPr="00B505E6" w:rsidRDefault="00E23D0E" w:rsidP="00F87852">
      <w:pPr>
        <w:pStyle w:val="10"/>
      </w:pPr>
      <w:r w:rsidRPr="00086960">
        <w:rPr>
          <w:rFonts w:hint="eastAsia"/>
        </w:rPr>
        <w:t>処置</w:t>
      </w:r>
      <w:r w:rsidR="005B6671" w:rsidRPr="00B505E6">
        <w:rPr>
          <w:rFonts w:hint="eastAsia"/>
        </w:rPr>
        <w:t>方法</w:t>
      </w:r>
    </w:p>
    <w:p w14:paraId="3FD6C677" w14:textId="57E71022" w:rsidR="005B6671" w:rsidRPr="0049256C" w:rsidRDefault="005B6671" w:rsidP="00F87852">
      <w:pPr>
        <w:pStyle w:val="13"/>
      </w:pPr>
      <w:r w:rsidRPr="007E4FA1">
        <w:rPr>
          <w:rFonts w:hint="eastAsia"/>
        </w:rPr>
        <w:t>JDBC</w:t>
      </w:r>
      <w:r w:rsidR="00E23D0E" w:rsidRPr="007E4FA1">
        <w:rPr>
          <w:rFonts w:hint="eastAsia"/>
        </w:rPr>
        <w:t>メッセージによって</w:t>
      </w:r>
      <w:r w:rsidR="00E23D0E" w:rsidRPr="00086960">
        <w:rPr>
          <w:rFonts w:hint="eastAsia"/>
        </w:rPr>
        <w:t>処置</w:t>
      </w:r>
      <w:r w:rsidRPr="00B505E6">
        <w:rPr>
          <w:rFonts w:hint="eastAsia"/>
        </w:rPr>
        <w:t>する。</w:t>
      </w:r>
      <w:r w:rsidRPr="0049256C">
        <w:rPr>
          <w:rFonts w:hint="eastAsia"/>
        </w:rPr>
        <w:t>データベースサーバで問題が発生した場合、まず</w:t>
      </w:r>
      <w:r w:rsidRPr="0049256C">
        <w:rPr>
          <w:rFonts w:hint="eastAsia"/>
        </w:rPr>
        <w:t>DBA</w:t>
      </w:r>
      <w:r w:rsidRPr="0049256C">
        <w:rPr>
          <w:rFonts w:hint="eastAsia"/>
        </w:rPr>
        <w:t>に問い合わせる。</w:t>
      </w:r>
    </w:p>
    <w:p w14:paraId="7820F887" w14:textId="77777777" w:rsidR="0026446D" w:rsidRPr="0049256C" w:rsidRDefault="0026446D" w:rsidP="00F87852"/>
    <w:p w14:paraId="2D889E32" w14:textId="77777777" w:rsidR="005B6671" w:rsidRPr="0049256C" w:rsidRDefault="005B6671">
      <w:pPr>
        <w:pStyle w:val="32"/>
        <w:pPrChange w:id="6989" w:author="IRK" w:date="2020-05-11T09:49:00Z">
          <w:pPr>
            <w:pStyle w:val="32"/>
            <w:spacing w:before="12" w:after="12"/>
            <w:jc w:val="left"/>
          </w:pPr>
        </w:pPrChange>
      </w:pPr>
      <w:bookmarkStart w:id="6990" w:name="_Toc429066650"/>
      <w:bookmarkStart w:id="6991" w:name="_Toc441755405"/>
      <w:bookmarkStart w:id="6992" w:name="_Toc40449639"/>
      <w:r w:rsidRPr="0049256C">
        <w:rPr>
          <w:rFonts w:hint="eastAsia"/>
        </w:rPr>
        <w:t>IRE-10041</w:t>
      </w:r>
      <w:bookmarkEnd w:id="6990"/>
      <w:bookmarkEnd w:id="6991"/>
      <w:bookmarkEnd w:id="6992"/>
    </w:p>
    <w:p w14:paraId="6D29AB45" w14:textId="77777777" w:rsidR="005B6671" w:rsidRPr="0049256C" w:rsidRDefault="005B6671" w:rsidP="00F87852">
      <w:pPr>
        <w:pStyle w:val="10"/>
      </w:pPr>
      <w:r w:rsidRPr="0049256C">
        <w:rPr>
          <w:rFonts w:hint="eastAsia"/>
        </w:rPr>
        <w:t>エラーメッセージ</w:t>
      </w:r>
    </w:p>
    <w:p w14:paraId="729C5E5D" w14:textId="77777777" w:rsidR="005B6671" w:rsidRPr="0049256C" w:rsidRDefault="005B6671" w:rsidP="00F87852">
      <w:pPr>
        <w:pStyle w:val="13"/>
      </w:pPr>
      <w:r w:rsidRPr="0049256C">
        <w:rPr>
          <w:rFonts w:hint="eastAsia"/>
        </w:rPr>
        <w:t>データルールクエリの結果をルールシステムに変換できません。</w:t>
      </w:r>
    </w:p>
    <w:p w14:paraId="73DD0FFE" w14:textId="77777777" w:rsidR="005B6671" w:rsidRPr="0049256C" w:rsidRDefault="005B6671" w:rsidP="00F87852">
      <w:pPr>
        <w:pStyle w:val="10"/>
      </w:pPr>
      <w:r w:rsidRPr="0049256C">
        <w:rPr>
          <w:rFonts w:hint="eastAsia"/>
        </w:rPr>
        <w:t>原因</w:t>
      </w:r>
    </w:p>
    <w:p w14:paraId="02BB6702" w14:textId="1716D011" w:rsidR="005B6671" w:rsidRPr="0049256C" w:rsidRDefault="005B6671" w:rsidP="00F87852">
      <w:pPr>
        <w:pStyle w:val="13"/>
      </w:pPr>
      <w:r w:rsidRPr="0049256C">
        <w:rPr>
          <w:rFonts w:hint="eastAsia"/>
        </w:rPr>
        <w:t>データルールクエリを実行して、その結果の各カラム値を対応するルールリターンのデータ</w:t>
      </w:r>
      <w:del w:id="6993" w:author="IRK" w:date="2020-04-22T17:00:00Z">
        <w:r w:rsidRPr="0049256C" w:rsidDel="00DA4E79">
          <w:rPr>
            <w:rFonts w:hint="eastAsia"/>
          </w:rPr>
          <w:delText>形式</w:delText>
        </w:r>
      </w:del>
      <w:ins w:id="6994" w:author="IRK" w:date="2020-04-22T17:00:00Z">
        <w:r w:rsidR="00DA4E79">
          <w:rPr>
            <w:rFonts w:hint="eastAsia"/>
          </w:rPr>
          <w:t>型</w:t>
        </w:r>
      </w:ins>
      <w:r w:rsidR="00066E8F" w:rsidRPr="00066E8F">
        <w:rPr>
          <w:rFonts w:hint="eastAsia"/>
        </w:rPr>
        <w:t>への変換ができない場合にこのエラーが発生する。</w:t>
      </w:r>
      <w:r w:rsidRPr="0049256C">
        <w:rPr>
          <w:rFonts w:hint="eastAsia"/>
        </w:rPr>
        <w:t>次はルールリターンの</w:t>
      </w:r>
      <w:del w:id="6995" w:author="IRK" w:date="2020-04-22T17:01:00Z">
        <w:r w:rsidRPr="0049256C" w:rsidDel="00DA4E79">
          <w:rPr>
            <w:rFonts w:hint="eastAsia"/>
          </w:rPr>
          <w:delText>形式</w:delText>
        </w:r>
      </w:del>
      <w:ins w:id="6996" w:author="IRK" w:date="2020-04-22T17:01:00Z">
        <w:r w:rsidR="00DA4E79">
          <w:rPr>
            <w:rFonts w:hint="eastAsia"/>
          </w:rPr>
          <w:t>型</w:t>
        </w:r>
      </w:ins>
      <w:r w:rsidRPr="0049256C">
        <w:rPr>
          <w:rFonts w:hint="eastAsia"/>
        </w:rPr>
        <w:t>によって許容されるカラムのデータ</w:t>
      </w:r>
      <w:del w:id="6997" w:author="IRK" w:date="2020-04-22T17:01:00Z">
        <w:r w:rsidRPr="0049256C" w:rsidDel="00DA4E79">
          <w:rPr>
            <w:rFonts w:hint="eastAsia"/>
          </w:rPr>
          <w:delText>形式</w:delText>
        </w:r>
      </w:del>
      <w:ins w:id="6998" w:author="IRK" w:date="2020-04-22T17:01:00Z">
        <w:r w:rsidR="00DA4E79">
          <w:rPr>
            <w:rFonts w:hint="eastAsia"/>
          </w:rPr>
          <w:t>型</w:t>
        </w:r>
      </w:ins>
      <w:r w:rsidRPr="0049256C">
        <w:rPr>
          <w:rFonts w:hint="eastAsia"/>
        </w:rPr>
        <w:t>である。ここで、カラムの</w:t>
      </w:r>
      <w:del w:id="6999" w:author="IRK" w:date="2020-04-22T17:01:00Z">
        <w:r w:rsidRPr="0049256C" w:rsidDel="00DA4E79">
          <w:rPr>
            <w:rFonts w:hint="eastAsia"/>
          </w:rPr>
          <w:delText>形式</w:delText>
        </w:r>
      </w:del>
      <w:ins w:id="7000" w:author="IRK" w:date="2020-04-22T17:01:00Z">
        <w:r w:rsidR="00DA4E79">
          <w:rPr>
            <w:rFonts w:hint="eastAsia"/>
          </w:rPr>
          <w:t>型</w:t>
        </w:r>
      </w:ins>
      <w:r w:rsidRPr="0049256C">
        <w:rPr>
          <w:rFonts w:hint="eastAsia"/>
        </w:rPr>
        <w:t>ということはカラムの</w:t>
      </w:r>
      <w:r w:rsidRPr="0049256C">
        <w:rPr>
          <w:rFonts w:hint="eastAsia"/>
        </w:rPr>
        <w:t>SQL</w:t>
      </w:r>
      <w:r w:rsidRPr="0049256C">
        <w:rPr>
          <w:rFonts w:hint="eastAsia"/>
        </w:rPr>
        <w:t>タイプではなく、</w:t>
      </w:r>
      <w:r w:rsidRPr="0049256C">
        <w:rPr>
          <w:rFonts w:hint="eastAsia"/>
        </w:rPr>
        <w:t>ResultSet.getObject()</w:t>
      </w:r>
      <w:r w:rsidRPr="0049256C">
        <w:rPr>
          <w:rFonts w:hint="eastAsia"/>
        </w:rPr>
        <w:t>を実行した</w:t>
      </w:r>
      <w:r w:rsidR="00522907">
        <w:rPr>
          <w:rFonts w:hint="eastAsia"/>
        </w:rPr>
        <w:t>時</w:t>
      </w:r>
      <w:r w:rsidRPr="0049256C">
        <w:rPr>
          <w:rFonts w:hint="eastAsia"/>
        </w:rPr>
        <w:t>に返す形式である。</w:t>
      </w:r>
    </w:p>
    <w:p w14:paraId="6A6B6235" w14:textId="77777777" w:rsidR="005B6671" w:rsidRPr="0049256C" w:rsidRDefault="005B6671" w:rsidP="00F87852">
      <w:pPr>
        <w:pStyle w:val="23"/>
      </w:pPr>
      <w:r w:rsidRPr="0049256C">
        <w:rPr>
          <w:rFonts w:hint="eastAsia"/>
        </w:rPr>
        <w:t>数値型</w:t>
      </w:r>
    </w:p>
    <w:p w14:paraId="34A38B16" w14:textId="77777777" w:rsidR="005B6671" w:rsidRPr="0049256C" w:rsidRDefault="005B6671" w:rsidP="00F87852">
      <w:pPr>
        <w:pStyle w:val="28"/>
      </w:pPr>
      <w:r w:rsidRPr="0049256C">
        <w:rPr>
          <w:rFonts w:hint="eastAsia"/>
        </w:rPr>
        <w:t>java.lang.Number</w:t>
      </w:r>
      <w:r w:rsidRPr="0049256C">
        <w:rPr>
          <w:rFonts w:hint="eastAsia"/>
        </w:rPr>
        <w:t>の下位クラスの場合、またはオブジェクトの</w:t>
      </w:r>
      <w:r w:rsidRPr="0049256C">
        <w:rPr>
          <w:rFonts w:hint="eastAsia"/>
        </w:rPr>
        <w:t>toString()</w:t>
      </w:r>
      <w:r w:rsidRPr="0049256C">
        <w:rPr>
          <w:rFonts w:hint="eastAsia"/>
        </w:rPr>
        <w:t>の値が</w:t>
      </w:r>
      <w:r w:rsidRPr="0049256C">
        <w:rPr>
          <w:rFonts w:hint="eastAsia"/>
        </w:rPr>
        <w:t>Double.valueOf()</w:t>
      </w:r>
      <w:r w:rsidRPr="0049256C">
        <w:rPr>
          <w:rFonts w:hint="eastAsia"/>
        </w:rPr>
        <w:t>を利用して</w:t>
      </w:r>
      <w:r w:rsidRPr="0049256C">
        <w:rPr>
          <w:rFonts w:hint="eastAsia"/>
        </w:rPr>
        <w:t>Double</w:t>
      </w:r>
      <w:r w:rsidRPr="0049256C">
        <w:rPr>
          <w:rFonts w:hint="eastAsia"/>
        </w:rPr>
        <w:t>に変換できるすべてのクラス</w:t>
      </w:r>
    </w:p>
    <w:p w14:paraId="011B90D4" w14:textId="77777777" w:rsidR="005B6671" w:rsidRPr="0049256C" w:rsidRDefault="005B6671" w:rsidP="00F87852">
      <w:pPr>
        <w:pStyle w:val="23"/>
      </w:pPr>
      <w:r w:rsidRPr="0049256C">
        <w:rPr>
          <w:rFonts w:hint="eastAsia"/>
        </w:rPr>
        <w:t>文字型</w:t>
      </w:r>
    </w:p>
    <w:p w14:paraId="198FD395" w14:textId="77777777" w:rsidR="005B6671" w:rsidRPr="0049256C" w:rsidRDefault="005B6671" w:rsidP="00F87852">
      <w:pPr>
        <w:pStyle w:val="28"/>
      </w:pPr>
      <w:r w:rsidRPr="0049256C">
        <w:rPr>
          <w:rFonts w:hint="eastAsia"/>
        </w:rPr>
        <w:t>toString()</w:t>
      </w:r>
      <w:r w:rsidRPr="0049256C">
        <w:rPr>
          <w:rFonts w:hint="eastAsia"/>
        </w:rPr>
        <w:t>を利用して文字列に変換できるすべてのクラス</w:t>
      </w:r>
    </w:p>
    <w:p w14:paraId="3DB4C84F" w14:textId="77777777" w:rsidR="005B6671" w:rsidRPr="0049256C" w:rsidRDefault="005B6671" w:rsidP="00F87852">
      <w:pPr>
        <w:pStyle w:val="23"/>
      </w:pPr>
      <w:r w:rsidRPr="0049256C">
        <w:rPr>
          <w:rFonts w:hint="eastAsia"/>
        </w:rPr>
        <w:t>論理型</w:t>
      </w:r>
    </w:p>
    <w:p w14:paraId="5B75411F" w14:textId="77777777" w:rsidR="005B6671" w:rsidRPr="0049256C" w:rsidRDefault="005B6671" w:rsidP="00F87852">
      <w:pPr>
        <w:pStyle w:val="28"/>
      </w:pPr>
      <w:r w:rsidRPr="0049256C">
        <w:rPr>
          <w:rFonts w:hint="eastAsia"/>
        </w:rPr>
        <w:t>java.lang.Boolean</w:t>
      </w:r>
      <w:r w:rsidRPr="0049256C">
        <w:rPr>
          <w:rFonts w:hint="eastAsia"/>
        </w:rPr>
        <w:t>クラス、またはオブジェクトの</w:t>
      </w:r>
      <w:r w:rsidRPr="0049256C">
        <w:rPr>
          <w:rFonts w:hint="eastAsia"/>
        </w:rPr>
        <w:t>toString()</w:t>
      </w:r>
      <w:r w:rsidRPr="0049256C">
        <w:rPr>
          <w:rFonts w:hint="eastAsia"/>
        </w:rPr>
        <w:t>の値が</w:t>
      </w:r>
      <w:r w:rsidRPr="0049256C">
        <w:rPr>
          <w:rFonts w:hint="eastAsia"/>
        </w:rPr>
        <w:t>Boolean.valueOf()</w:t>
      </w:r>
      <w:r w:rsidRPr="0049256C">
        <w:rPr>
          <w:rFonts w:hint="eastAsia"/>
        </w:rPr>
        <w:t>を利用して</w:t>
      </w:r>
      <w:r w:rsidRPr="0049256C">
        <w:rPr>
          <w:rFonts w:hint="eastAsia"/>
        </w:rPr>
        <w:t>Boolean</w:t>
      </w:r>
      <w:r w:rsidRPr="0049256C">
        <w:rPr>
          <w:rFonts w:hint="eastAsia"/>
        </w:rPr>
        <w:t>に変換できるすべてのクラス</w:t>
      </w:r>
    </w:p>
    <w:p w14:paraId="3C503042" w14:textId="341B9A1D" w:rsidR="005B6671" w:rsidRPr="00B505E6" w:rsidRDefault="00E23D0E" w:rsidP="00F87852">
      <w:pPr>
        <w:pStyle w:val="10"/>
      </w:pPr>
      <w:r w:rsidRPr="00086960">
        <w:rPr>
          <w:rFonts w:hint="eastAsia"/>
        </w:rPr>
        <w:t>処置</w:t>
      </w:r>
      <w:r w:rsidR="005B6671" w:rsidRPr="00B505E6">
        <w:rPr>
          <w:rFonts w:hint="eastAsia"/>
        </w:rPr>
        <w:t>方法</w:t>
      </w:r>
    </w:p>
    <w:p w14:paraId="6B582054" w14:textId="77777777" w:rsidR="005B6671" w:rsidRPr="007E4FA1" w:rsidRDefault="005B6671" w:rsidP="00F87852">
      <w:pPr>
        <w:pStyle w:val="13"/>
      </w:pPr>
      <w:r w:rsidRPr="007E4FA1">
        <w:rPr>
          <w:rFonts w:hint="eastAsia"/>
        </w:rPr>
        <w:t>ルール開発者はルールのリターン形式をデータベースの形式と互換できるように変更する。</w:t>
      </w:r>
    </w:p>
    <w:p w14:paraId="2EDD13E1" w14:textId="77777777" w:rsidR="005B6671" w:rsidRPr="002127E5" w:rsidRDefault="005B6671" w:rsidP="00EC7890"/>
    <w:p w14:paraId="72505ECD" w14:textId="77777777" w:rsidR="005B6671" w:rsidRPr="00A525EC" w:rsidRDefault="005B6671">
      <w:pPr>
        <w:pStyle w:val="32"/>
        <w:pPrChange w:id="7001" w:author="IRK" w:date="2020-05-11T09:49:00Z">
          <w:pPr>
            <w:pStyle w:val="32"/>
            <w:spacing w:before="12" w:after="12"/>
            <w:jc w:val="left"/>
          </w:pPr>
        </w:pPrChange>
      </w:pPr>
      <w:bookmarkStart w:id="7002" w:name="_Toc429066651"/>
      <w:bookmarkStart w:id="7003" w:name="_Toc441755406"/>
      <w:bookmarkStart w:id="7004" w:name="_Toc40449640"/>
      <w:r w:rsidRPr="00A525EC">
        <w:rPr>
          <w:rFonts w:hint="eastAsia"/>
        </w:rPr>
        <w:t>IRE-10042</w:t>
      </w:r>
      <w:bookmarkEnd w:id="7002"/>
      <w:bookmarkEnd w:id="7003"/>
      <w:bookmarkEnd w:id="7004"/>
    </w:p>
    <w:p w14:paraId="1051C3EE" w14:textId="77777777" w:rsidR="005B6671" w:rsidRPr="00B505E6" w:rsidRDefault="005B6671" w:rsidP="00F87852">
      <w:pPr>
        <w:pStyle w:val="10"/>
      </w:pPr>
      <w:r w:rsidRPr="00B505E6">
        <w:rPr>
          <w:rFonts w:hint="eastAsia"/>
        </w:rPr>
        <w:t>エラーメッセージ</w:t>
      </w:r>
    </w:p>
    <w:p w14:paraId="2BD632D7" w14:textId="77777777" w:rsidR="005B6671" w:rsidRPr="00B505E6" w:rsidRDefault="005B6671" w:rsidP="00F87852">
      <w:pPr>
        <w:pStyle w:val="13"/>
      </w:pPr>
      <w:r w:rsidRPr="00B505E6">
        <w:rPr>
          <w:rFonts w:hint="eastAsia"/>
        </w:rPr>
        <w:t>登録されていないルールインタフェースクラスタです。</w:t>
      </w:r>
    </w:p>
    <w:p w14:paraId="5369307B" w14:textId="77777777" w:rsidR="005B6671" w:rsidRPr="00B505E6" w:rsidRDefault="005B6671" w:rsidP="00F87852">
      <w:pPr>
        <w:pStyle w:val="10"/>
      </w:pPr>
      <w:r w:rsidRPr="00B505E6">
        <w:rPr>
          <w:rFonts w:hint="eastAsia"/>
        </w:rPr>
        <w:t>原因</w:t>
      </w:r>
    </w:p>
    <w:p w14:paraId="0575B860" w14:textId="4F3F470A" w:rsidR="005B6671" w:rsidRPr="00B505E6" w:rsidRDefault="005B6671" w:rsidP="00F87852">
      <w:pPr>
        <w:pStyle w:val="13"/>
      </w:pPr>
      <w:r w:rsidRPr="00086960">
        <w:rPr>
          <w:rFonts w:hint="eastAsia"/>
        </w:rPr>
        <w:t>ルールアプリケーションがクラスタ管理者に</w:t>
      </w:r>
      <w:r w:rsidRPr="00B505E6">
        <w:t>ClusterManager.get( clusterName )</w:t>
      </w:r>
      <w:r w:rsidRPr="00B505E6">
        <w:rPr>
          <w:rFonts w:hint="eastAsia"/>
        </w:rPr>
        <w:t>または</w:t>
      </w:r>
      <w:r w:rsidRPr="00B505E6">
        <w:t>ClusterManager.getInterface( clusterName )</w:t>
      </w:r>
      <w:r w:rsidRPr="00B505E6">
        <w:rPr>
          <w:rFonts w:hint="eastAsia"/>
        </w:rPr>
        <w:t>を利用してルールインタフェースクラスタを要求したが、そのルールインタフェースクラスタが登録されていない場合にこのエラーが発生する。クラスタ名がメッセージに含まれる。</w:t>
      </w:r>
    </w:p>
    <w:p w14:paraId="102EFE9D" w14:textId="33B9505F" w:rsidR="005B6671" w:rsidRPr="00B505E6" w:rsidRDefault="00E23D0E" w:rsidP="00F87852">
      <w:pPr>
        <w:pStyle w:val="10"/>
      </w:pPr>
      <w:r w:rsidRPr="00086960">
        <w:rPr>
          <w:rFonts w:hint="eastAsia"/>
        </w:rPr>
        <w:t>処置</w:t>
      </w:r>
      <w:r w:rsidR="005B6671" w:rsidRPr="00B505E6">
        <w:rPr>
          <w:rFonts w:hint="eastAsia"/>
        </w:rPr>
        <w:t>方法</w:t>
      </w:r>
    </w:p>
    <w:p w14:paraId="75EA884D" w14:textId="31131BD7" w:rsidR="005B6671" w:rsidRPr="0049256C" w:rsidRDefault="005B6671" w:rsidP="00F87852">
      <w:pPr>
        <w:pStyle w:val="13"/>
      </w:pPr>
      <w:r w:rsidRPr="007E4FA1">
        <w:rPr>
          <w:rFonts w:hint="eastAsia"/>
        </w:rPr>
        <w:t>クラスタが登録されて</w:t>
      </w:r>
      <w:r w:rsidRPr="0049256C">
        <w:rPr>
          <w:rFonts w:hint="eastAsia"/>
        </w:rPr>
        <w:t>いない</w:t>
      </w:r>
      <w:del w:id="7005" w:author="IRK" w:date="2020-03-12T13:36:00Z">
        <w:r w:rsidRPr="0049256C" w:rsidDel="00B97D19">
          <w:rPr>
            <w:rFonts w:hint="eastAsia"/>
          </w:rPr>
          <w:delText>理由</w:delText>
        </w:r>
      </w:del>
      <w:ins w:id="7006" w:author="IRK" w:date="2020-03-12T13:36:00Z">
        <w:r w:rsidR="00B97D19">
          <w:rPr>
            <w:rFonts w:hint="eastAsia"/>
          </w:rPr>
          <w:t>事由</w:t>
        </w:r>
      </w:ins>
      <w:r w:rsidRPr="0049256C">
        <w:rPr>
          <w:rFonts w:hint="eastAsia"/>
        </w:rPr>
        <w:t>は次の</w:t>
      </w:r>
      <w:del w:id="7007" w:author="IRK" w:date="2020-03-11T16:21:00Z">
        <w:r w:rsidRPr="0049256C" w:rsidDel="003A26C2">
          <w:rPr>
            <w:rFonts w:hint="eastAsia"/>
          </w:rPr>
          <w:delText>通り</w:delText>
        </w:r>
      </w:del>
      <w:ins w:id="7008" w:author="IRK" w:date="2020-03-11T16:21:00Z">
        <w:r w:rsidR="003A26C2">
          <w:rPr>
            <w:rFonts w:hint="eastAsia"/>
          </w:rPr>
          <w:t>とおり</w:t>
        </w:r>
      </w:ins>
      <w:r w:rsidRPr="0049256C">
        <w:rPr>
          <w:rFonts w:hint="eastAsia"/>
        </w:rPr>
        <w:t>である。</w:t>
      </w:r>
    </w:p>
    <w:p w14:paraId="417BE5D0" w14:textId="0509C5B2" w:rsidR="005B6671" w:rsidRPr="0049256C" w:rsidRDefault="005B6671" w:rsidP="00F87852">
      <w:pPr>
        <w:pStyle w:val="23"/>
      </w:pPr>
      <w:r w:rsidRPr="0049256C">
        <w:rPr>
          <w:rFonts w:hint="eastAsia"/>
        </w:rPr>
        <w:t>ルールアプリケーションが</w:t>
      </w:r>
      <w:del w:id="7009" w:author="IRK" w:date="2020-03-11T15:37:00Z">
        <w:r w:rsidRPr="0049256C" w:rsidDel="003D3631">
          <w:rPr>
            <w:rFonts w:hint="eastAsia"/>
          </w:rPr>
          <w:delText>間違った</w:delText>
        </w:r>
      </w:del>
      <w:ins w:id="7010" w:author="IRK" w:date="2020-03-11T15:37:00Z">
        <w:r w:rsidR="003D3631">
          <w:rPr>
            <w:rFonts w:hint="eastAsia"/>
          </w:rPr>
          <w:t>誤った</w:t>
        </w:r>
      </w:ins>
      <w:r w:rsidRPr="0049256C">
        <w:rPr>
          <w:rFonts w:hint="eastAsia"/>
        </w:rPr>
        <w:t>クラスタ名を渡した場合、ルールアプリケーションの開発者はルールシステム管理者に問い合わせてクラスタ名を修正する。設定されていない場合はルールシステム管理者が設定に追加する。</w:t>
      </w:r>
    </w:p>
    <w:p w14:paraId="492C2F82" w14:textId="3EB00F24" w:rsidR="005B6671" w:rsidRPr="00B505E6" w:rsidRDefault="005B6671" w:rsidP="00F87852">
      <w:pPr>
        <w:pStyle w:val="23"/>
      </w:pPr>
      <w:r w:rsidRPr="0049256C">
        <w:rPr>
          <w:rFonts w:hint="eastAsia"/>
        </w:rPr>
        <w:t>設定には追加され</w:t>
      </w:r>
      <w:r w:rsidR="00E23D0E">
        <w:rPr>
          <w:rFonts w:hint="eastAsia"/>
        </w:rPr>
        <w:t>ているが、初期化段階でルールインタフェースクラスタを生成中に</w:t>
      </w:r>
      <w:r w:rsidRPr="0049256C">
        <w:rPr>
          <w:rFonts w:hint="eastAsia"/>
        </w:rPr>
        <w:t>エラーが発生した場合、ルールシステム管理者はログを確</w:t>
      </w:r>
      <w:r w:rsidR="00E23D0E">
        <w:rPr>
          <w:rFonts w:hint="eastAsia"/>
        </w:rPr>
        <w:t>認して、ルールインタフェースが生成されていない原因を</w:t>
      </w:r>
      <w:r w:rsidR="00E23D0E" w:rsidRPr="00B505E6">
        <w:rPr>
          <w:rFonts w:hint="eastAsia"/>
        </w:rPr>
        <w:t>確認し</w:t>
      </w:r>
      <w:r w:rsidR="00E23D0E" w:rsidRPr="00086960">
        <w:rPr>
          <w:rFonts w:hint="eastAsia"/>
        </w:rPr>
        <w:t>処置</w:t>
      </w:r>
      <w:r w:rsidRPr="00B505E6">
        <w:rPr>
          <w:rFonts w:hint="eastAsia"/>
        </w:rPr>
        <w:t>する。</w:t>
      </w:r>
    </w:p>
    <w:p w14:paraId="20D9E77C" w14:textId="77777777" w:rsidR="002E4C95" w:rsidRPr="0049256C" w:rsidRDefault="002E4C95" w:rsidP="00EC7890"/>
    <w:p w14:paraId="664040CD" w14:textId="77777777" w:rsidR="005B6671" w:rsidRPr="0049256C" w:rsidRDefault="005B6671">
      <w:pPr>
        <w:pStyle w:val="32"/>
        <w:pPrChange w:id="7011" w:author="IRK" w:date="2020-05-11T09:49:00Z">
          <w:pPr>
            <w:pStyle w:val="32"/>
            <w:spacing w:before="12" w:after="12"/>
            <w:jc w:val="left"/>
          </w:pPr>
        </w:pPrChange>
      </w:pPr>
      <w:bookmarkStart w:id="7012" w:name="_Toc429066652"/>
      <w:bookmarkStart w:id="7013" w:name="_Toc441755407"/>
      <w:bookmarkStart w:id="7014" w:name="_Toc40449641"/>
      <w:r w:rsidRPr="0049256C">
        <w:rPr>
          <w:rFonts w:hint="eastAsia"/>
        </w:rPr>
        <w:t>IRE-10043</w:t>
      </w:r>
      <w:bookmarkEnd w:id="7012"/>
      <w:bookmarkEnd w:id="7013"/>
      <w:bookmarkEnd w:id="7014"/>
    </w:p>
    <w:p w14:paraId="4A02F0F5" w14:textId="77777777" w:rsidR="005B6671" w:rsidRPr="0049256C" w:rsidRDefault="005B6671" w:rsidP="00F87852">
      <w:pPr>
        <w:pStyle w:val="10"/>
      </w:pPr>
      <w:r w:rsidRPr="0049256C">
        <w:rPr>
          <w:rFonts w:hint="eastAsia"/>
        </w:rPr>
        <w:t>エラーメッセージ</w:t>
      </w:r>
    </w:p>
    <w:p w14:paraId="6DE2C3D6" w14:textId="77777777" w:rsidR="005B6671" w:rsidRPr="0049256C" w:rsidRDefault="005B6671" w:rsidP="00F87852">
      <w:pPr>
        <w:pStyle w:val="13"/>
      </w:pPr>
      <w:r w:rsidRPr="0049256C">
        <w:t>DB</w:t>
      </w:r>
      <w:r w:rsidRPr="0049256C">
        <w:t>ルールクエリのセレクトアイテム数とルールカラム数が異なります。</w:t>
      </w:r>
    </w:p>
    <w:p w14:paraId="2F7FEAF8" w14:textId="77777777" w:rsidR="005B6671" w:rsidRPr="0049256C" w:rsidRDefault="005B6671" w:rsidP="00F87852">
      <w:pPr>
        <w:pStyle w:val="10"/>
      </w:pPr>
      <w:r w:rsidRPr="0049256C">
        <w:rPr>
          <w:rFonts w:hint="eastAsia"/>
        </w:rPr>
        <w:t>原因</w:t>
      </w:r>
    </w:p>
    <w:p w14:paraId="5965FA3E" w14:textId="1A1A61C8" w:rsidR="005B6671" w:rsidRPr="0049256C" w:rsidRDefault="005B6671" w:rsidP="00F87852">
      <w:pPr>
        <w:pStyle w:val="13"/>
      </w:pPr>
      <w:r w:rsidRPr="0049256C">
        <w:rPr>
          <w:rFonts w:hint="eastAsia"/>
        </w:rPr>
        <w:t>DB</w:t>
      </w:r>
      <w:r w:rsidRPr="0049256C">
        <w:rPr>
          <w:rFonts w:hint="eastAsia"/>
        </w:rPr>
        <w:t>ルールクエリのセレクトアイテム数は、そのルールのリターン数と</w:t>
      </w:r>
      <w:del w:id="7015" w:author="IRK" w:date="2020-03-11T06:51:00Z">
        <w:r w:rsidRPr="0049256C" w:rsidDel="00803D47">
          <w:rPr>
            <w:rFonts w:hint="eastAsia"/>
          </w:rPr>
          <w:delText>等しく</w:delText>
        </w:r>
      </w:del>
      <w:ins w:id="7016" w:author="IRK" w:date="2020-03-11T07:01:00Z">
        <w:r w:rsidR="00F358FF">
          <w:rPr>
            <w:rFonts w:hint="eastAsia"/>
          </w:rPr>
          <w:t>同じで</w:t>
        </w:r>
      </w:ins>
      <w:r w:rsidRPr="0049256C">
        <w:rPr>
          <w:rFonts w:hint="eastAsia"/>
        </w:rPr>
        <w:t>なければならない。そうではない場合にこのエラーが発生する。ルール</w:t>
      </w:r>
      <w:r w:rsidRPr="0049256C">
        <w:rPr>
          <w:rFonts w:hint="eastAsia"/>
        </w:rPr>
        <w:t>ID</w:t>
      </w:r>
      <w:r w:rsidRPr="0049256C">
        <w:rPr>
          <w:rFonts w:hint="eastAsia"/>
        </w:rPr>
        <w:t>とクエリのセレクトアイテム数、ルールのリターン数がメッセージに含まれる。</w:t>
      </w:r>
    </w:p>
    <w:p w14:paraId="383E07AC" w14:textId="7B03F736" w:rsidR="005B6671" w:rsidRPr="00B505E6" w:rsidRDefault="00E23D0E" w:rsidP="00F87852">
      <w:pPr>
        <w:pStyle w:val="10"/>
      </w:pPr>
      <w:r w:rsidRPr="00086960">
        <w:rPr>
          <w:rFonts w:hint="eastAsia"/>
        </w:rPr>
        <w:t>処置</w:t>
      </w:r>
      <w:r w:rsidR="005B6671" w:rsidRPr="00B505E6">
        <w:rPr>
          <w:rFonts w:hint="eastAsia"/>
        </w:rPr>
        <w:t>方法</w:t>
      </w:r>
    </w:p>
    <w:p w14:paraId="3EB92195" w14:textId="77777777" w:rsidR="005B6671" w:rsidRPr="0049256C" w:rsidRDefault="005B6671" w:rsidP="00F87852">
      <w:pPr>
        <w:pStyle w:val="13"/>
      </w:pPr>
      <w:r w:rsidRPr="0049256C">
        <w:rPr>
          <w:rFonts w:hint="eastAsia"/>
        </w:rPr>
        <w:t>ルール開発者はクエリ、またはルール情報を修正してセレクトアイテム数とルールのリターン数を一致させる。</w:t>
      </w:r>
    </w:p>
    <w:p w14:paraId="5F4A31A3" w14:textId="2E15B3EC" w:rsidR="00404274" w:rsidRDefault="00404274">
      <w:pPr>
        <w:jc w:val="left"/>
        <w:rPr>
          <w:rFonts w:cs="Arial"/>
          <w:b/>
          <w:bCs/>
          <w:spacing w:val="0"/>
          <w:sz w:val="22"/>
          <w:szCs w:val="24"/>
        </w:rPr>
      </w:pPr>
      <w:del w:id="7017" w:author="IRK" w:date="2020-04-16T14:40:00Z">
        <w:r w:rsidDel="00D4323D">
          <w:br w:type="page"/>
        </w:r>
      </w:del>
    </w:p>
    <w:p w14:paraId="3C5F1242" w14:textId="77777777" w:rsidR="005B6671" w:rsidRPr="0049256C" w:rsidRDefault="005B6671">
      <w:pPr>
        <w:pStyle w:val="32"/>
        <w:pPrChange w:id="7018" w:author="IRK" w:date="2020-05-11T09:49:00Z">
          <w:pPr>
            <w:pStyle w:val="32"/>
            <w:spacing w:before="12" w:after="12"/>
            <w:jc w:val="left"/>
          </w:pPr>
        </w:pPrChange>
      </w:pPr>
      <w:bookmarkStart w:id="7019" w:name="_Toc465092196"/>
      <w:bookmarkStart w:id="7020" w:name="_Toc429066653"/>
      <w:bookmarkStart w:id="7021" w:name="_Toc441755408"/>
      <w:bookmarkStart w:id="7022" w:name="_Toc40449642"/>
      <w:bookmarkEnd w:id="7019"/>
      <w:r w:rsidRPr="0049256C">
        <w:rPr>
          <w:rFonts w:hint="eastAsia"/>
        </w:rPr>
        <w:t>IRE-10044</w:t>
      </w:r>
      <w:bookmarkEnd w:id="7020"/>
      <w:bookmarkEnd w:id="7021"/>
      <w:bookmarkEnd w:id="7022"/>
    </w:p>
    <w:p w14:paraId="264C31DD" w14:textId="77777777" w:rsidR="005B6671" w:rsidRPr="0049256C" w:rsidRDefault="005B6671" w:rsidP="00F87852">
      <w:pPr>
        <w:pStyle w:val="10"/>
      </w:pPr>
      <w:r w:rsidRPr="0049256C">
        <w:rPr>
          <w:rFonts w:hint="eastAsia"/>
        </w:rPr>
        <w:t>エラーメッセージ</w:t>
      </w:r>
    </w:p>
    <w:p w14:paraId="5421B47D" w14:textId="77777777" w:rsidR="005B6671" w:rsidRPr="0049256C" w:rsidRDefault="005B6671" w:rsidP="00F87852">
      <w:pPr>
        <w:pStyle w:val="13"/>
      </w:pPr>
      <w:r w:rsidRPr="0049256C">
        <w:t>DB</w:t>
      </w:r>
      <w:r w:rsidRPr="0049256C">
        <w:t>ルールをアップデータで使用するためには、データベースのコネクションが自動コミット</w:t>
      </w:r>
      <w:r w:rsidRPr="0049256C">
        <w:t>(auto commit)</w:t>
      </w:r>
      <w:r w:rsidRPr="0049256C">
        <w:t>に設定されていなければなりません。</w:t>
      </w:r>
    </w:p>
    <w:p w14:paraId="2C160B02" w14:textId="77777777" w:rsidR="005B6671" w:rsidRPr="0049256C" w:rsidRDefault="005B6671" w:rsidP="00F87852">
      <w:pPr>
        <w:pStyle w:val="10"/>
      </w:pPr>
      <w:r w:rsidRPr="0049256C">
        <w:rPr>
          <w:rFonts w:hint="eastAsia"/>
        </w:rPr>
        <w:t>原因</w:t>
      </w:r>
    </w:p>
    <w:p w14:paraId="64B11F45" w14:textId="34338D1F" w:rsidR="005B6671" w:rsidRPr="0049256C" w:rsidRDefault="005B6671" w:rsidP="00F87852">
      <w:pPr>
        <w:pStyle w:val="13"/>
      </w:pPr>
      <w:r w:rsidRPr="0049256C">
        <w:rPr>
          <w:rFonts w:hint="eastAsia"/>
        </w:rPr>
        <w:t>UPDATE</w:t>
      </w:r>
      <w:r w:rsidRPr="0049256C">
        <w:rPr>
          <w:rFonts w:hint="eastAsia"/>
        </w:rPr>
        <w:t>文で構成されている</w:t>
      </w:r>
      <w:r w:rsidRPr="0049256C">
        <w:rPr>
          <w:rFonts w:hint="eastAsia"/>
        </w:rPr>
        <w:t>DB</w:t>
      </w:r>
      <w:r w:rsidRPr="0049256C">
        <w:rPr>
          <w:rFonts w:hint="eastAsia"/>
        </w:rPr>
        <w:t>ルールを実行するためには、</w:t>
      </w:r>
      <w:r w:rsidRPr="0049256C">
        <w:rPr>
          <w:rFonts w:hint="eastAsia"/>
        </w:rPr>
        <w:t>DB</w:t>
      </w:r>
      <w:r w:rsidRPr="0049256C">
        <w:rPr>
          <w:rFonts w:hint="eastAsia"/>
        </w:rPr>
        <w:t>ルールの実行に</w:t>
      </w:r>
      <w:r w:rsidR="002032DC">
        <w:rPr>
          <w:rFonts w:hint="eastAsia"/>
        </w:rPr>
        <w:t>使用された</w:t>
      </w:r>
      <w:r w:rsidRPr="0049256C">
        <w:rPr>
          <w:rFonts w:hint="eastAsia"/>
        </w:rPr>
        <w:t>データベースコネクションの自動コミットオプションが設定されている必要がある。そうではない場合にこのエラーが発生する。</w:t>
      </w:r>
      <w:r w:rsidRPr="0049256C">
        <w:rPr>
          <w:rFonts w:hint="eastAsia"/>
        </w:rPr>
        <w:t>DB</w:t>
      </w:r>
      <w:r w:rsidRPr="0049256C">
        <w:rPr>
          <w:rFonts w:hint="eastAsia"/>
        </w:rPr>
        <w:t>ルールが</w:t>
      </w:r>
      <w:r w:rsidRPr="0049256C">
        <w:rPr>
          <w:rFonts w:hint="eastAsia"/>
        </w:rPr>
        <w:t>SELECT</w:t>
      </w:r>
      <w:r w:rsidRPr="0049256C">
        <w:rPr>
          <w:rFonts w:hint="eastAsia"/>
        </w:rPr>
        <w:t>文で構成されている場合は該当しない。</w:t>
      </w:r>
    </w:p>
    <w:p w14:paraId="7A098835" w14:textId="6A9A24A2" w:rsidR="005B6671" w:rsidRPr="00B505E6" w:rsidRDefault="00E23D0E" w:rsidP="00F87852">
      <w:pPr>
        <w:pStyle w:val="10"/>
      </w:pPr>
      <w:r w:rsidRPr="00086960">
        <w:rPr>
          <w:rFonts w:hint="eastAsia"/>
        </w:rPr>
        <w:t>処置</w:t>
      </w:r>
      <w:r w:rsidR="005B6671" w:rsidRPr="00B505E6">
        <w:rPr>
          <w:rFonts w:hint="eastAsia"/>
        </w:rPr>
        <w:t>方法</w:t>
      </w:r>
    </w:p>
    <w:p w14:paraId="5ABB59E8" w14:textId="09194B78" w:rsidR="005B6671" w:rsidRPr="0049256C" w:rsidRDefault="005B6671" w:rsidP="00F87852">
      <w:pPr>
        <w:pStyle w:val="13"/>
      </w:pPr>
      <w:r w:rsidRPr="00B505E6">
        <w:rPr>
          <w:rFonts w:hint="eastAsia"/>
        </w:rPr>
        <w:t>ルールシステム管理者は</w:t>
      </w:r>
      <w:r w:rsidRPr="007E4FA1">
        <w:rPr>
          <w:rFonts w:hint="eastAsia"/>
        </w:rPr>
        <w:t>DB</w:t>
      </w:r>
      <w:r w:rsidR="00E23D0E" w:rsidRPr="007E4FA1">
        <w:rPr>
          <w:rFonts w:hint="eastAsia"/>
        </w:rPr>
        <w:t>ルールが</w:t>
      </w:r>
      <w:r w:rsidR="00E23D0E" w:rsidRPr="00086960">
        <w:rPr>
          <w:rFonts w:hint="eastAsia"/>
        </w:rPr>
        <w:t>使用して</w:t>
      </w:r>
      <w:r w:rsidRPr="00B505E6">
        <w:rPr>
          <w:rFonts w:hint="eastAsia"/>
        </w:rPr>
        <w:t>いるデータソースの自動コミットオプションを有効にする。データソースの管理主体によって</w:t>
      </w:r>
      <w:r w:rsidR="00FB2208">
        <w:rPr>
          <w:rFonts w:hint="eastAsia"/>
        </w:rPr>
        <w:t>は</w:t>
      </w:r>
      <w:r w:rsidRPr="00B505E6">
        <w:rPr>
          <w:rFonts w:hint="eastAsia"/>
        </w:rPr>
        <w:t>、</w:t>
      </w:r>
      <w:r w:rsidRPr="007E4FA1">
        <w:rPr>
          <w:rFonts w:hint="eastAsia"/>
        </w:rPr>
        <w:t>WAS</w:t>
      </w:r>
      <w:r w:rsidRPr="007E4FA1">
        <w:rPr>
          <w:rFonts w:hint="eastAsia"/>
        </w:rPr>
        <w:t>のようなアプリケーションフレームワーク</w:t>
      </w:r>
      <w:r w:rsidRPr="0049256C">
        <w:rPr>
          <w:rFonts w:hint="eastAsia"/>
        </w:rPr>
        <w:t>担当者の協力が必要</w:t>
      </w:r>
      <w:r w:rsidR="00FB2208">
        <w:rPr>
          <w:rFonts w:hint="eastAsia"/>
        </w:rPr>
        <w:t>な</w:t>
      </w:r>
      <w:r w:rsidRPr="0049256C">
        <w:rPr>
          <w:rFonts w:hint="eastAsia"/>
        </w:rPr>
        <w:t>場合もある。</w:t>
      </w:r>
    </w:p>
    <w:p w14:paraId="6074EE79" w14:textId="2A70E022" w:rsidR="00A66D70" w:rsidRDefault="00A66D70" w:rsidP="00EC7890">
      <w:pPr>
        <w:jc w:val="left"/>
      </w:pPr>
    </w:p>
    <w:p w14:paraId="00ED85F5" w14:textId="77777777" w:rsidR="005B6671" w:rsidRPr="0049256C" w:rsidRDefault="005B6671">
      <w:pPr>
        <w:pStyle w:val="32"/>
        <w:pPrChange w:id="7023" w:author="IRK" w:date="2020-05-11T09:49:00Z">
          <w:pPr>
            <w:pStyle w:val="32"/>
            <w:spacing w:before="12" w:after="12"/>
            <w:jc w:val="left"/>
          </w:pPr>
        </w:pPrChange>
      </w:pPr>
      <w:bookmarkStart w:id="7024" w:name="_Toc429066654"/>
      <w:bookmarkStart w:id="7025" w:name="_Toc441755409"/>
      <w:bookmarkStart w:id="7026" w:name="_Toc40449643"/>
      <w:r w:rsidRPr="0049256C">
        <w:rPr>
          <w:rFonts w:hint="eastAsia"/>
        </w:rPr>
        <w:t>IRE-10045</w:t>
      </w:r>
      <w:bookmarkEnd w:id="7024"/>
      <w:bookmarkEnd w:id="7025"/>
      <w:bookmarkEnd w:id="7026"/>
    </w:p>
    <w:p w14:paraId="3338ADFE" w14:textId="77777777" w:rsidR="005B6671" w:rsidRPr="0049256C" w:rsidRDefault="005B6671" w:rsidP="00F87852">
      <w:pPr>
        <w:pStyle w:val="10"/>
      </w:pPr>
      <w:r w:rsidRPr="0049256C">
        <w:rPr>
          <w:rFonts w:hint="eastAsia"/>
        </w:rPr>
        <w:t>エラーメッセージ</w:t>
      </w:r>
    </w:p>
    <w:p w14:paraId="2077C6A3" w14:textId="486A7924" w:rsidR="005B6671" w:rsidRPr="0049256C" w:rsidRDefault="00206831" w:rsidP="00F87852">
      <w:pPr>
        <w:pStyle w:val="13"/>
      </w:pPr>
      <w:r w:rsidRPr="00206831">
        <w:rPr>
          <w:rFonts w:hint="eastAsia"/>
        </w:rPr>
        <w:t>1</w:t>
      </w:r>
      <w:r w:rsidRPr="00206831">
        <w:rPr>
          <w:rFonts w:hint="eastAsia"/>
        </w:rPr>
        <w:t>つの数値型カラムで構成された</w:t>
      </w:r>
      <w:r w:rsidRPr="00206831">
        <w:rPr>
          <w:rFonts w:hint="eastAsia"/>
        </w:rPr>
        <w:t>DB</w:t>
      </w:r>
      <w:r w:rsidRPr="00206831">
        <w:rPr>
          <w:rFonts w:hint="eastAsia"/>
        </w:rPr>
        <w:t>ルールのみアップデートで使用できます。</w:t>
      </w:r>
    </w:p>
    <w:p w14:paraId="2E0C26A2" w14:textId="77777777" w:rsidR="005B6671" w:rsidRPr="0049256C" w:rsidRDefault="005B6671" w:rsidP="00F87852">
      <w:pPr>
        <w:pStyle w:val="10"/>
      </w:pPr>
      <w:r w:rsidRPr="0049256C">
        <w:rPr>
          <w:rFonts w:hint="eastAsia"/>
        </w:rPr>
        <w:t>原因</w:t>
      </w:r>
    </w:p>
    <w:p w14:paraId="2332D4A8" w14:textId="77777777" w:rsidR="005B6671" w:rsidRPr="0049256C" w:rsidRDefault="005B6671" w:rsidP="00F87852">
      <w:pPr>
        <w:pStyle w:val="13"/>
      </w:pPr>
      <w:r w:rsidRPr="0049256C">
        <w:rPr>
          <w:rFonts w:hint="eastAsia"/>
        </w:rPr>
        <w:t>UPDATE</w:t>
      </w:r>
      <w:r w:rsidRPr="0049256C">
        <w:rPr>
          <w:rFonts w:hint="eastAsia"/>
        </w:rPr>
        <w:t>文で構成されている</w:t>
      </w:r>
      <w:r w:rsidRPr="0049256C">
        <w:rPr>
          <w:rFonts w:hint="eastAsia"/>
        </w:rPr>
        <w:t>DB</w:t>
      </w:r>
      <w:r w:rsidRPr="0049256C">
        <w:rPr>
          <w:rFonts w:hint="eastAsia"/>
        </w:rPr>
        <w:t>ルールは、必ず数値型リターン</w:t>
      </w:r>
      <w:r w:rsidRPr="0049256C">
        <w:rPr>
          <w:rFonts w:hint="eastAsia"/>
        </w:rPr>
        <w:t>1</w:t>
      </w:r>
      <w:r w:rsidRPr="0049256C">
        <w:rPr>
          <w:rFonts w:hint="eastAsia"/>
        </w:rPr>
        <w:t>つのみで構成される必要がある。そうではない場合にこのエラーが発生する。ただし、ルールが単一か多重かは関係ない。</w:t>
      </w:r>
    </w:p>
    <w:p w14:paraId="7014EAE9" w14:textId="7AEBB726" w:rsidR="005B6671" w:rsidRPr="00B505E6" w:rsidRDefault="00E23D0E" w:rsidP="00F87852">
      <w:pPr>
        <w:pStyle w:val="10"/>
      </w:pPr>
      <w:r w:rsidRPr="00086960">
        <w:rPr>
          <w:rFonts w:hint="eastAsia"/>
        </w:rPr>
        <w:t>処置</w:t>
      </w:r>
      <w:r w:rsidR="005B6671" w:rsidRPr="00B505E6">
        <w:rPr>
          <w:rFonts w:hint="eastAsia"/>
        </w:rPr>
        <w:t>方法</w:t>
      </w:r>
    </w:p>
    <w:p w14:paraId="6D84E5D7" w14:textId="77777777" w:rsidR="005B6671" w:rsidRPr="0049256C" w:rsidRDefault="005B6671" w:rsidP="00F87852">
      <w:pPr>
        <w:pStyle w:val="13"/>
        <w:rPr>
          <w:rFonts w:eastAsiaTheme="minorEastAsia"/>
        </w:rPr>
      </w:pPr>
      <w:r w:rsidRPr="0049256C">
        <w:rPr>
          <w:rFonts w:hint="eastAsia"/>
        </w:rPr>
        <w:t>ルール開発者は数値型のリターン</w:t>
      </w:r>
      <w:r w:rsidRPr="0049256C">
        <w:rPr>
          <w:rFonts w:hint="eastAsia"/>
        </w:rPr>
        <w:t>1</w:t>
      </w:r>
      <w:r w:rsidRPr="0049256C">
        <w:rPr>
          <w:rFonts w:hint="eastAsia"/>
        </w:rPr>
        <w:t>つのみを返すようにルールの情報を修正する。</w:t>
      </w:r>
    </w:p>
    <w:p w14:paraId="55D10F85" w14:textId="77777777" w:rsidR="00347D71" w:rsidRPr="0049256C" w:rsidRDefault="00347D71" w:rsidP="00EC7890"/>
    <w:p w14:paraId="223F7B7D" w14:textId="77777777" w:rsidR="005B6671" w:rsidRPr="0049256C" w:rsidRDefault="005B6671">
      <w:pPr>
        <w:pStyle w:val="32"/>
        <w:pPrChange w:id="7027" w:author="IRK" w:date="2020-05-11T09:49:00Z">
          <w:pPr>
            <w:pStyle w:val="32"/>
            <w:spacing w:before="12" w:after="12"/>
            <w:jc w:val="left"/>
          </w:pPr>
        </w:pPrChange>
      </w:pPr>
      <w:bookmarkStart w:id="7028" w:name="_Toc429066655"/>
      <w:bookmarkStart w:id="7029" w:name="_Toc441755410"/>
      <w:bookmarkStart w:id="7030" w:name="_Toc40449644"/>
      <w:r w:rsidRPr="0049256C">
        <w:rPr>
          <w:rFonts w:hint="eastAsia"/>
        </w:rPr>
        <w:t>IRE-10046</w:t>
      </w:r>
      <w:bookmarkEnd w:id="7028"/>
      <w:bookmarkEnd w:id="7029"/>
      <w:bookmarkEnd w:id="7030"/>
    </w:p>
    <w:p w14:paraId="78712DB1" w14:textId="77777777" w:rsidR="005B6671" w:rsidRPr="0049256C" w:rsidRDefault="005B6671" w:rsidP="00F87852">
      <w:pPr>
        <w:pStyle w:val="10"/>
      </w:pPr>
      <w:r w:rsidRPr="0049256C">
        <w:rPr>
          <w:rFonts w:hint="eastAsia"/>
        </w:rPr>
        <w:t>エラーメッセージ</w:t>
      </w:r>
    </w:p>
    <w:p w14:paraId="28F2E3DA" w14:textId="77777777" w:rsidR="005B6671" w:rsidRPr="0049256C" w:rsidRDefault="005B6671" w:rsidP="00F87852">
      <w:pPr>
        <w:pStyle w:val="13"/>
      </w:pPr>
      <w:r w:rsidRPr="0049256C">
        <w:t>DB</w:t>
      </w:r>
      <w:r w:rsidRPr="0049256C">
        <w:t>ルールの実行中にデータベースエラーが発生しました。</w:t>
      </w:r>
    </w:p>
    <w:p w14:paraId="091BE21D" w14:textId="77777777" w:rsidR="005B6671" w:rsidRPr="0049256C" w:rsidRDefault="005B6671" w:rsidP="00F87852">
      <w:pPr>
        <w:pStyle w:val="10"/>
      </w:pPr>
      <w:r w:rsidRPr="0049256C">
        <w:rPr>
          <w:rFonts w:hint="eastAsia"/>
        </w:rPr>
        <w:t>原因</w:t>
      </w:r>
    </w:p>
    <w:p w14:paraId="0DBE23B1" w14:textId="3167175E" w:rsidR="005B6671" w:rsidRPr="00CA7AA6" w:rsidRDefault="005B6671" w:rsidP="00F87852">
      <w:pPr>
        <w:pStyle w:val="13"/>
        <w:rPr>
          <w:rFonts w:eastAsiaTheme="minorEastAsia"/>
        </w:rPr>
      </w:pPr>
      <w:r w:rsidRPr="0049256C">
        <w:rPr>
          <w:rFonts w:hint="eastAsia"/>
        </w:rPr>
        <w:t>DB</w:t>
      </w:r>
      <w:r w:rsidRPr="0049256C">
        <w:rPr>
          <w:rFonts w:hint="eastAsia"/>
        </w:rPr>
        <w:t>ルールの実行のために</w:t>
      </w:r>
      <w:r w:rsidRPr="0049256C">
        <w:rPr>
          <w:rFonts w:hint="eastAsia"/>
        </w:rPr>
        <w:t>SQL</w:t>
      </w:r>
      <w:r w:rsidRPr="0049256C">
        <w:rPr>
          <w:rFonts w:hint="eastAsia"/>
        </w:rPr>
        <w:t>を実行したが、データベースからエラーが発生した場合である。エラーの原因は</w:t>
      </w:r>
      <w:r w:rsidRPr="0049256C">
        <w:rPr>
          <w:rFonts w:hint="eastAsia"/>
        </w:rPr>
        <w:t>SQL</w:t>
      </w:r>
      <w:r w:rsidR="00E23D0E">
        <w:rPr>
          <w:rFonts w:hint="eastAsia"/>
        </w:rPr>
        <w:t>シンタックス、データ欠陥、通信上の問題、</w:t>
      </w:r>
      <w:r w:rsidR="00E23D0E" w:rsidRPr="00B505E6">
        <w:rPr>
          <w:rFonts w:hint="eastAsia"/>
        </w:rPr>
        <w:t>データソース</w:t>
      </w:r>
      <w:r w:rsidR="00E23D0E" w:rsidRPr="00086960">
        <w:rPr>
          <w:rFonts w:hint="eastAsia"/>
        </w:rPr>
        <w:t>レベル</w:t>
      </w:r>
      <w:r w:rsidRPr="00B505E6">
        <w:rPr>
          <w:rFonts w:hint="eastAsia"/>
        </w:rPr>
        <w:t>の問題など様々である。正確な原因はメッセージに含まれたデータベースエラーを利用して</w:t>
      </w:r>
      <w:r w:rsidR="00FB2208">
        <w:rPr>
          <w:rFonts w:hint="eastAsia"/>
        </w:rPr>
        <w:t>トレース</w:t>
      </w:r>
      <w:r w:rsidRPr="00B505E6">
        <w:rPr>
          <w:rFonts w:hint="eastAsia"/>
        </w:rPr>
        <w:t>する必要がある</w:t>
      </w:r>
      <w:r w:rsidR="00CA7AA6" w:rsidRPr="00CA7AA6">
        <w:rPr>
          <w:rFonts w:hint="eastAsia"/>
        </w:rPr>
        <w:t>。</w:t>
      </w:r>
    </w:p>
    <w:p w14:paraId="526BF6C5" w14:textId="017BB09B" w:rsidR="005B6671" w:rsidRPr="00B505E6" w:rsidRDefault="00E23D0E" w:rsidP="00F87852">
      <w:pPr>
        <w:pStyle w:val="10"/>
      </w:pPr>
      <w:r w:rsidRPr="00086960">
        <w:rPr>
          <w:rFonts w:hint="eastAsia"/>
        </w:rPr>
        <w:t>処置</w:t>
      </w:r>
      <w:r w:rsidR="005B6671" w:rsidRPr="00B505E6">
        <w:rPr>
          <w:rFonts w:hint="eastAsia"/>
        </w:rPr>
        <w:t>方法</w:t>
      </w:r>
    </w:p>
    <w:p w14:paraId="12E6C99F" w14:textId="434F58EB" w:rsidR="005B6671" w:rsidRPr="00B505E6" w:rsidRDefault="00E23D0E" w:rsidP="00F87852">
      <w:pPr>
        <w:pStyle w:val="13"/>
      </w:pPr>
      <w:r w:rsidRPr="0056790F">
        <w:rPr>
          <w:rFonts w:hint="eastAsia"/>
        </w:rPr>
        <w:t>データベースのエラーメッセージを確認して原因を探して</w:t>
      </w:r>
      <w:r w:rsidRPr="00086960">
        <w:rPr>
          <w:rFonts w:hint="eastAsia"/>
        </w:rPr>
        <w:t>処置</w:t>
      </w:r>
      <w:r w:rsidR="005B6671" w:rsidRPr="00B505E6">
        <w:rPr>
          <w:rFonts w:hint="eastAsia"/>
        </w:rPr>
        <w:t>する。</w:t>
      </w:r>
    </w:p>
    <w:p w14:paraId="3AD19B60" w14:textId="77777777" w:rsidR="005B6671" w:rsidRPr="007E4FA1" w:rsidRDefault="005B6671" w:rsidP="00EC7890"/>
    <w:p w14:paraId="164277B6" w14:textId="77777777" w:rsidR="005B6671" w:rsidRPr="002127E5" w:rsidRDefault="005B6671">
      <w:pPr>
        <w:pStyle w:val="32"/>
        <w:pPrChange w:id="7031" w:author="IRK" w:date="2020-05-11T09:49:00Z">
          <w:pPr>
            <w:pStyle w:val="32"/>
            <w:spacing w:before="12" w:after="12"/>
            <w:jc w:val="left"/>
          </w:pPr>
        </w:pPrChange>
      </w:pPr>
      <w:bookmarkStart w:id="7032" w:name="_Toc429066656"/>
      <w:bookmarkStart w:id="7033" w:name="_Toc441755411"/>
      <w:bookmarkStart w:id="7034" w:name="_Toc40449645"/>
      <w:r w:rsidRPr="002127E5">
        <w:rPr>
          <w:rFonts w:hint="eastAsia"/>
        </w:rPr>
        <w:t>IRE-10047</w:t>
      </w:r>
      <w:bookmarkEnd w:id="7032"/>
      <w:bookmarkEnd w:id="7033"/>
      <w:bookmarkEnd w:id="7034"/>
    </w:p>
    <w:p w14:paraId="0EF73FB0" w14:textId="77777777" w:rsidR="005B6671" w:rsidRPr="00A525EC" w:rsidRDefault="005B6671" w:rsidP="00F87852">
      <w:pPr>
        <w:pStyle w:val="10"/>
      </w:pPr>
      <w:r w:rsidRPr="00A525EC">
        <w:rPr>
          <w:rFonts w:hint="eastAsia"/>
        </w:rPr>
        <w:t>エラーメッセージ</w:t>
      </w:r>
    </w:p>
    <w:p w14:paraId="3E52E9C0" w14:textId="77777777" w:rsidR="005B6671" w:rsidRPr="0049256C" w:rsidRDefault="005B6671" w:rsidP="00F87852">
      <w:pPr>
        <w:pStyle w:val="13"/>
      </w:pPr>
      <w:r w:rsidRPr="0049256C">
        <w:t>DB</w:t>
      </w:r>
      <w:r w:rsidRPr="0049256C">
        <w:t>ルールの実行中にメモリ不足が発生しました。</w:t>
      </w:r>
    </w:p>
    <w:p w14:paraId="0DDE480A" w14:textId="77777777" w:rsidR="005B6671" w:rsidRPr="0056790F" w:rsidRDefault="005B6671" w:rsidP="00F87852">
      <w:pPr>
        <w:pStyle w:val="10"/>
      </w:pPr>
      <w:r w:rsidRPr="0056790F">
        <w:rPr>
          <w:rFonts w:hint="eastAsia"/>
        </w:rPr>
        <w:t>原因</w:t>
      </w:r>
    </w:p>
    <w:p w14:paraId="237E6095" w14:textId="5449FF3A" w:rsidR="005B6671" w:rsidRPr="0056790F" w:rsidRDefault="005B6671" w:rsidP="00F87852">
      <w:pPr>
        <w:pStyle w:val="13"/>
      </w:pPr>
      <w:r w:rsidRPr="0056790F">
        <w:rPr>
          <w:rFonts w:hint="eastAsia"/>
        </w:rPr>
        <w:t>DB</w:t>
      </w:r>
      <w:r w:rsidRPr="007E4FA1">
        <w:rPr>
          <w:rFonts w:hint="eastAsia"/>
        </w:rPr>
        <w:t>ルールを実行する途中で</w:t>
      </w:r>
      <w:r w:rsidRPr="007E4FA1">
        <w:rPr>
          <w:rFonts w:hint="eastAsia"/>
        </w:rPr>
        <w:t>OutOfMemoryError</w:t>
      </w:r>
      <w:r w:rsidR="00E23D0E" w:rsidRPr="002127E5">
        <w:rPr>
          <w:rFonts w:hint="eastAsia"/>
        </w:rPr>
        <w:t>が発生した場合である。メモリ不足の原因</w:t>
      </w:r>
      <w:r w:rsidR="00E23D0E" w:rsidRPr="00086960">
        <w:rPr>
          <w:rFonts w:hint="eastAsia"/>
        </w:rPr>
        <w:t>に対する</w:t>
      </w:r>
      <w:r w:rsidRPr="0056790F">
        <w:rPr>
          <w:rFonts w:hint="eastAsia"/>
        </w:rPr>
        <w:t>DB</w:t>
      </w:r>
      <w:r w:rsidR="00E23D0E" w:rsidRPr="0056790F">
        <w:rPr>
          <w:rFonts w:hint="eastAsia"/>
        </w:rPr>
        <w:t>ルール</w:t>
      </w:r>
      <w:r w:rsidR="00E23D0E" w:rsidRPr="00086960">
        <w:rPr>
          <w:rFonts w:hint="eastAsia"/>
        </w:rPr>
        <w:t>を断定することはできない</w:t>
      </w:r>
      <w:r w:rsidRPr="0056790F">
        <w:rPr>
          <w:rFonts w:hint="eastAsia"/>
        </w:rPr>
        <w:t>。</w:t>
      </w:r>
      <w:r w:rsidR="006601C9">
        <w:rPr>
          <w:rFonts w:eastAsia="Malgun Gothic" w:hint="eastAsia"/>
        </w:rPr>
        <w:t>J</w:t>
      </w:r>
      <w:r w:rsidRPr="0056790F">
        <w:rPr>
          <w:rFonts w:hint="eastAsia"/>
        </w:rPr>
        <w:t>VM</w:t>
      </w:r>
      <w:r w:rsidRPr="0056790F">
        <w:rPr>
          <w:rFonts w:hint="eastAsia"/>
        </w:rPr>
        <w:t>のメモリがあまりに</w:t>
      </w:r>
      <w:r w:rsidR="00E23D0E" w:rsidRPr="00086960">
        <w:rPr>
          <w:rFonts w:hint="eastAsia"/>
        </w:rPr>
        <w:t>も</w:t>
      </w:r>
      <w:r w:rsidRPr="0056790F">
        <w:rPr>
          <w:rFonts w:hint="eastAsia"/>
        </w:rPr>
        <w:t>少なく設定されていた場合や、他のアプリケーションでメモリリークなどが発生して、使用可能メモリ領域が不足した状態で</w:t>
      </w:r>
      <w:r w:rsidRPr="007E4FA1">
        <w:rPr>
          <w:rFonts w:hint="eastAsia"/>
        </w:rPr>
        <w:t>DB</w:t>
      </w:r>
      <w:r w:rsidRPr="007E4FA1">
        <w:rPr>
          <w:rFonts w:hint="eastAsia"/>
        </w:rPr>
        <w:t>ルールが実行されて、このエラーが発生</w:t>
      </w:r>
      <w:r w:rsidR="00FB2208">
        <w:rPr>
          <w:rFonts w:hint="eastAsia"/>
        </w:rPr>
        <w:t>した</w:t>
      </w:r>
      <w:r w:rsidRPr="007E4FA1">
        <w:rPr>
          <w:rFonts w:hint="eastAsia"/>
        </w:rPr>
        <w:t>可能性もある。このエラーメッセージに含まれた</w:t>
      </w:r>
      <w:r w:rsidRPr="002127E5">
        <w:rPr>
          <w:rFonts w:hint="eastAsia"/>
        </w:rPr>
        <w:t>DB</w:t>
      </w:r>
      <w:r w:rsidRPr="002127E5">
        <w:rPr>
          <w:rFonts w:hint="eastAsia"/>
        </w:rPr>
        <w:t>ルールの照会件数が過度に多い場合は</w:t>
      </w:r>
      <w:r w:rsidRPr="00A525EC">
        <w:rPr>
          <w:rFonts w:hint="eastAsia"/>
        </w:rPr>
        <w:t>DB</w:t>
      </w:r>
      <w:r w:rsidRPr="00A525EC">
        <w:rPr>
          <w:rFonts w:hint="eastAsia"/>
        </w:rPr>
        <w:t>ルールを原因として推定する。</w:t>
      </w:r>
    </w:p>
    <w:p w14:paraId="424BE967" w14:textId="0850C412" w:rsidR="005B6671" w:rsidRPr="0056790F" w:rsidRDefault="00E23D0E" w:rsidP="00F87852">
      <w:pPr>
        <w:pStyle w:val="10"/>
      </w:pPr>
      <w:r w:rsidRPr="00086960">
        <w:rPr>
          <w:rFonts w:hint="eastAsia"/>
        </w:rPr>
        <w:t>処置</w:t>
      </w:r>
      <w:r w:rsidR="005B6671" w:rsidRPr="0056790F">
        <w:rPr>
          <w:rFonts w:hint="eastAsia"/>
        </w:rPr>
        <w:t>方法</w:t>
      </w:r>
    </w:p>
    <w:p w14:paraId="7545F3E0" w14:textId="35D1285E" w:rsidR="005B6671" w:rsidRPr="0049256C" w:rsidRDefault="005B6671" w:rsidP="00F87852">
      <w:pPr>
        <w:pStyle w:val="13"/>
      </w:pPr>
      <w:r w:rsidRPr="0056790F">
        <w:rPr>
          <w:rFonts w:hint="eastAsia"/>
        </w:rPr>
        <w:t>メッセージに含まれた</w:t>
      </w:r>
      <w:r w:rsidRPr="007E4FA1">
        <w:rPr>
          <w:rFonts w:hint="eastAsia"/>
        </w:rPr>
        <w:t>DB</w:t>
      </w:r>
      <w:r w:rsidR="00E23D0E" w:rsidRPr="007E4FA1">
        <w:rPr>
          <w:rFonts w:hint="eastAsia"/>
        </w:rPr>
        <w:t>ルールの照会件数が</w:t>
      </w:r>
      <w:r w:rsidR="00E23D0E" w:rsidRPr="00086960">
        <w:rPr>
          <w:rFonts w:hint="eastAsia"/>
        </w:rPr>
        <w:t>非常</w:t>
      </w:r>
      <w:r w:rsidRPr="0056790F">
        <w:rPr>
          <w:rFonts w:hint="eastAsia"/>
        </w:rPr>
        <w:t>に多い場合は</w:t>
      </w:r>
      <w:r w:rsidRPr="0056790F">
        <w:rPr>
          <w:rFonts w:hint="eastAsia"/>
        </w:rPr>
        <w:t>DB</w:t>
      </w:r>
      <w:r w:rsidR="00E23D0E" w:rsidRPr="0056790F">
        <w:rPr>
          <w:rFonts w:hint="eastAsia"/>
        </w:rPr>
        <w:t>ルールのクエリに問題がないのか</w:t>
      </w:r>
      <w:r w:rsidR="00FB2208">
        <w:rPr>
          <w:rFonts w:hint="eastAsia"/>
        </w:rPr>
        <w:t>確認</w:t>
      </w:r>
      <w:r w:rsidR="00E23D0E" w:rsidRPr="0056790F">
        <w:rPr>
          <w:rFonts w:hint="eastAsia"/>
        </w:rPr>
        <w:t>する。正常</w:t>
      </w:r>
      <w:r w:rsidRPr="007E4FA1">
        <w:rPr>
          <w:rFonts w:hint="eastAsia"/>
        </w:rPr>
        <w:t>なクエリでありながら、照会件数が多い場合はルール構成を修正することで照会件数を減らす。</w:t>
      </w:r>
      <w:r w:rsidRPr="002127E5">
        <w:rPr>
          <w:rFonts w:hint="eastAsia"/>
        </w:rPr>
        <w:t>D</w:t>
      </w:r>
      <w:r w:rsidRPr="002127E5">
        <w:t>B</w:t>
      </w:r>
      <w:r w:rsidR="00E23D0E" w:rsidRPr="00A525EC">
        <w:rPr>
          <w:rFonts w:hint="eastAsia"/>
        </w:rPr>
        <w:t>ルールの照会件数が少なくてもこのエラーが発生した</w:t>
      </w:r>
      <w:r w:rsidR="00E23D0E" w:rsidRPr="00086960">
        <w:rPr>
          <w:rFonts w:hint="eastAsia"/>
        </w:rPr>
        <w:t>場合</w:t>
      </w:r>
      <w:r w:rsidRPr="0056790F">
        <w:rPr>
          <w:rFonts w:hint="eastAsia"/>
        </w:rPr>
        <w:t>、システム</w:t>
      </w:r>
      <w:r w:rsidRPr="0049256C">
        <w:rPr>
          <w:rFonts w:hint="eastAsia"/>
        </w:rPr>
        <w:t>管理者に問い合わせてヒープ分析によるメモリ不足の原因を探す。</w:t>
      </w:r>
    </w:p>
    <w:p w14:paraId="17A9C1F4" w14:textId="77777777" w:rsidR="005B6671" w:rsidRPr="0049256C" w:rsidRDefault="005B6671" w:rsidP="00EC7890"/>
    <w:p w14:paraId="66825E91" w14:textId="77777777" w:rsidR="005B6671" w:rsidRPr="0049256C" w:rsidRDefault="005B6671">
      <w:pPr>
        <w:pStyle w:val="32"/>
        <w:pPrChange w:id="7035" w:author="IRK" w:date="2020-05-11T09:49:00Z">
          <w:pPr>
            <w:pStyle w:val="32"/>
            <w:spacing w:before="12" w:after="12"/>
            <w:jc w:val="left"/>
          </w:pPr>
        </w:pPrChange>
      </w:pPr>
      <w:bookmarkStart w:id="7036" w:name="_Toc429066657"/>
      <w:bookmarkStart w:id="7037" w:name="_Toc441755412"/>
      <w:bookmarkStart w:id="7038" w:name="_Toc40449646"/>
      <w:r w:rsidRPr="0049256C">
        <w:rPr>
          <w:rFonts w:hint="eastAsia"/>
        </w:rPr>
        <w:t>IRE-10048</w:t>
      </w:r>
      <w:bookmarkEnd w:id="7036"/>
      <w:bookmarkEnd w:id="7037"/>
      <w:bookmarkEnd w:id="7038"/>
    </w:p>
    <w:p w14:paraId="3272D1F8" w14:textId="77777777" w:rsidR="005B6671" w:rsidRPr="0049256C" w:rsidRDefault="005B6671" w:rsidP="00F87852">
      <w:pPr>
        <w:pStyle w:val="10"/>
      </w:pPr>
      <w:r w:rsidRPr="0049256C">
        <w:rPr>
          <w:rFonts w:hint="eastAsia"/>
        </w:rPr>
        <w:t>エラーメッセージ</w:t>
      </w:r>
    </w:p>
    <w:p w14:paraId="79EDE325" w14:textId="72BF1FB5" w:rsidR="004216DC" w:rsidRDefault="005B6671" w:rsidP="00F87852">
      <w:pPr>
        <w:pStyle w:val="13"/>
      </w:pPr>
      <w:r w:rsidRPr="0049256C">
        <w:rPr>
          <w:rFonts w:hint="eastAsia"/>
        </w:rPr>
        <w:t>ルールインタフェースのクローズ時のエラーが疑われます。</w:t>
      </w:r>
    </w:p>
    <w:p w14:paraId="362FEA4B" w14:textId="77777777" w:rsidR="005B6671" w:rsidRPr="0049256C" w:rsidRDefault="005B6671" w:rsidP="00F87852">
      <w:pPr>
        <w:pStyle w:val="10"/>
      </w:pPr>
      <w:r w:rsidRPr="0049256C">
        <w:rPr>
          <w:rFonts w:hint="eastAsia"/>
        </w:rPr>
        <w:t>原因</w:t>
      </w:r>
    </w:p>
    <w:p w14:paraId="673C0FCB" w14:textId="2B49C211" w:rsidR="005B6671" w:rsidRPr="0049256C" w:rsidRDefault="005B6671" w:rsidP="00F87852">
      <w:pPr>
        <w:pStyle w:val="13"/>
      </w:pPr>
      <w:r w:rsidRPr="0049256C">
        <w:rPr>
          <w:rFonts w:hint="eastAsia"/>
        </w:rPr>
        <w:t>ルールアプリケーションがルールインタフェースを使った後に</w:t>
      </w:r>
      <w:r w:rsidRPr="0049256C">
        <w:rPr>
          <w:rFonts w:hint="eastAsia"/>
        </w:rPr>
        <w:t>close</w:t>
      </w:r>
      <w:r w:rsidRPr="0049256C">
        <w:rPr>
          <w:rFonts w:hint="eastAsia"/>
        </w:rPr>
        <w:t>メソッドを呼び出さずに、参照を切断した場合に発生する。ルールアプリケーションはクラスタ管理者</w:t>
      </w:r>
      <w:del w:id="7039" w:author="IRK" w:date="2020-03-10T15:50:00Z">
        <w:r w:rsidRPr="0049256C" w:rsidDel="00014724">
          <w:rPr>
            <w:rFonts w:hint="eastAsia"/>
          </w:rPr>
          <w:delText>（</w:delText>
        </w:r>
      </w:del>
      <w:ins w:id="7040" w:author="IRK" w:date="2020-03-10T15:50:00Z">
        <w:r w:rsidR="00014724">
          <w:rPr>
            <w:rFonts w:hint="eastAsia"/>
          </w:rPr>
          <w:t>(</w:t>
        </w:r>
      </w:ins>
      <w:r w:rsidRPr="0049256C">
        <w:rPr>
          <w:rFonts w:hint="eastAsia"/>
        </w:rPr>
        <w:t>またはルールインタフェースクラスタ</w:t>
      </w:r>
      <w:del w:id="7041" w:author="IRK" w:date="2020-03-10T15:50:00Z">
        <w:r w:rsidRPr="0049256C" w:rsidDel="00014724">
          <w:rPr>
            <w:rFonts w:hint="eastAsia"/>
          </w:rPr>
          <w:delText>）</w:delText>
        </w:r>
      </w:del>
      <w:ins w:id="7042" w:author="IRK" w:date="2020-03-10T15:50:00Z">
        <w:r w:rsidR="00014724">
          <w:rPr>
            <w:rFonts w:hint="eastAsia"/>
          </w:rPr>
          <w:t>)</w:t>
        </w:r>
      </w:ins>
      <w:r w:rsidRPr="0049256C">
        <w:rPr>
          <w:rFonts w:hint="eastAsia"/>
        </w:rPr>
        <w:t>からルールインタフェースを</w:t>
      </w:r>
      <w:r w:rsidR="002C0E8C" w:rsidRPr="00EC7890">
        <w:rPr>
          <w:rFonts w:hint="eastAsia"/>
        </w:rPr>
        <w:t>使用</w:t>
      </w:r>
      <w:r w:rsidRPr="0049256C">
        <w:rPr>
          <w:rFonts w:hint="eastAsia"/>
        </w:rPr>
        <w:t>した後、必ず</w:t>
      </w:r>
      <w:r w:rsidRPr="0049256C">
        <w:rPr>
          <w:rFonts w:hint="eastAsia"/>
        </w:rPr>
        <w:t>close</w:t>
      </w:r>
      <w:r w:rsidRPr="0049256C">
        <w:rPr>
          <w:rFonts w:hint="eastAsia"/>
        </w:rPr>
        <w:t>を呼び出してインタフェースを返さなければならない。メッセージにこのインタフェースを借りたスレッド</w:t>
      </w:r>
      <w:r w:rsidRPr="0049256C">
        <w:t>ID</w:t>
      </w:r>
      <w:r w:rsidRPr="0049256C">
        <w:rPr>
          <w:rFonts w:hint="eastAsia"/>
        </w:rPr>
        <w:t>、スレッド名、</w:t>
      </w:r>
      <w:r w:rsidR="002C0E8C">
        <w:rPr>
          <w:rFonts w:hint="eastAsia"/>
        </w:rPr>
        <w:t>使用した総</w:t>
      </w:r>
      <w:r w:rsidRPr="0049256C">
        <w:rPr>
          <w:rFonts w:hint="eastAsia"/>
        </w:rPr>
        <w:t>時間が含まれる。</w:t>
      </w:r>
    </w:p>
    <w:p w14:paraId="0636C2B4" w14:textId="671294ED" w:rsidR="005B6671" w:rsidRPr="0056790F" w:rsidRDefault="00E23D0E" w:rsidP="00F87852">
      <w:pPr>
        <w:pStyle w:val="10"/>
      </w:pPr>
      <w:r w:rsidRPr="00086960">
        <w:rPr>
          <w:rFonts w:hint="eastAsia"/>
        </w:rPr>
        <w:t>処置</w:t>
      </w:r>
      <w:r w:rsidR="005B6671" w:rsidRPr="0056790F">
        <w:rPr>
          <w:rFonts w:hint="eastAsia"/>
        </w:rPr>
        <w:t>方法</w:t>
      </w:r>
    </w:p>
    <w:p w14:paraId="7DD832B4" w14:textId="70AFF033" w:rsidR="005B6671" w:rsidRPr="0049256C" w:rsidRDefault="005B6671" w:rsidP="00F87852">
      <w:pPr>
        <w:pStyle w:val="13"/>
      </w:pPr>
      <w:r w:rsidRPr="0049256C">
        <w:rPr>
          <w:rFonts w:hint="eastAsia"/>
        </w:rPr>
        <w:t>ルールシステム管理者はスレッド情報と借用時間を利用して、ルールインタフェースを返さないアプリケーションを検索して、このアプリケーション</w:t>
      </w:r>
      <w:r w:rsidR="00522907" w:rsidRPr="00EC7890">
        <w:rPr>
          <w:rFonts w:hint="eastAsia"/>
        </w:rPr>
        <w:t>開発者</w:t>
      </w:r>
      <w:r w:rsidRPr="0049256C">
        <w:rPr>
          <w:rFonts w:hint="eastAsia"/>
        </w:rPr>
        <w:t>はルールインタフェースを返すようにアプリケーションを修正する。</w:t>
      </w:r>
    </w:p>
    <w:p w14:paraId="6A1E0FE2" w14:textId="77777777" w:rsidR="005B6671" w:rsidRPr="0049256C" w:rsidRDefault="005B6671" w:rsidP="00EC7890">
      <w:pPr>
        <w:rPr>
          <w:rFonts w:eastAsiaTheme="minorEastAsia"/>
        </w:rPr>
      </w:pPr>
    </w:p>
    <w:p w14:paraId="1E5451E8" w14:textId="77777777" w:rsidR="005B6671" w:rsidRPr="0049256C" w:rsidRDefault="005B6671">
      <w:pPr>
        <w:pStyle w:val="32"/>
        <w:pPrChange w:id="7043" w:author="IRK" w:date="2020-05-11T09:49:00Z">
          <w:pPr>
            <w:pStyle w:val="32"/>
            <w:spacing w:before="12" w:after="12"/>
            <w:jc w:val="left"/>
          </w:pPr>
        </w:pPrChange>
      </w:pPr>
      <w:bookmarkStart w:id="7044" w:name="_Toc429066658"/>
      <w:bookmarkStart w:id="7045" w:name="_Toc441755413"/>
      <w:bookmarkStart w:id="7046" w:name="_Toc40449647"/>
      <w:r w:rsidRPr="0049256C">
        <w:rPr>
          <w:rFonts w:hint="eastAsia"/>
        </w:rPr>
        <w:t>IRE-10049</w:t>
      </w:r>
      <w:bookmarkEnd w:id="7044"/>
      <w:bookmarkEnd w:id="7045"/>
      <w:bookmarkEnd w:id="7046"/>
    </w:p>
    <w:p w14:paraId="23D6EDFA" w14:textId="77777777" w:rsidR="005B6671" w:rsidRPr="0049256C" w:rsidRDefault="005B6671" w:rsidP="00F87852">
      <w:pPr>
        <w:pStyle w:val="10"/>
      </w:pPr>
      <w:r w:rsidRPr="0049256C">
        <w:rPr>
          <w:rFonts w:hint="eastAsia"/>
        </w:rPr>
        <w:t>エラーメッセージ</w:t>
      </w:r>
    </w:p>
    <w:p w14:paraId="0774483F" w14:textId="77777777" w:rsidR="005B6671" w:rsidRPr="0049256C" w:rsidRDefault="005B6671" w:rsidP="00F87852">
      <w:pPr>
        <w:pStyle w:val="13"/>
      </w:pPr>
      <w:r w:rsidRPr="0049256C">
        <w:rPr>
          <w:rFonts w:hint="eastAsia"/>
        </w:rPr>
        <w:t>ルールインタフェースクラスタに使用可能なプールがありません。</w:t>
      </w:r>
    </w:p>
    <w:p w14:paraId="130443C0" w14:textId="77777777" w:rsidR="005B6671" w:rsidRPr="0049256C" w:rsidRDefault="005B6671" w:rsidP="00F87852">
      <w:pPr>
        <w:pStyle w:val="10"/>
      </w:pPr>
      <w:r w:rsidRPr="0049256C">
        <w:rPr>
          <w:rFonts w:hint="eastAsia"/>
        </w:rPr>
        <w:t>原因</w:t>
      </w:r>
    </w:p>
    <w:p w14:paraId="25A7CC55" w14:textId="3FFE7325" w:rsidR="005B6671" w:rsidRPr="007E4FA1" w:rsidRDefault="005B6671" w:rsidP="00F87852">
      <w:pPr>
        <w:pStyle w:val="13"/>
      </w:pPr>
      <w:r w:rsidRPr="0049256C">
        <w:rPr>
          <w:rFonts w:hint="eastAsia"/>
        </w:rPr>
        <w:t>ルールインタフェースクラスタには</w:t>
      </w:r>
      <w:r w:rsidRPr="0049256C">
        <w:rPr>
          <w:rFonts w:hint="eastAsia"/>
        </w:rPr>
        <w:t>1</w:t>
      </w:r>
      <w:r w:rsidRPr="0049256C">
        <w:rPr>
          <w:rFonts w:hint="eastAsia"/>
        </w:rPr>
        <w:t>つ以上のルールインタフェースプールがあり、アプリケーションがルールインタフェースを要求する</w:t>
      </w:r>
      <w:r w:rsidR="00522907">
        <w:rPr>
          <w:rFonts w:hint="eastAsia"/>
        </w:rPr>
        <w:t>時</w:t>
      </w:r>
      <w:r w:rsidRPr="0049256C">
        <w:rPr>
          <w:rFonts w:hint="eastAsia"/>
        </w:rPr>
        <w:t>に</w:t>
      </w:r>
      <w:r w:rsidRPr="0049256C">
        <w:rPr>
          <w:rFonts w:hint="eastAsia"/>
        </w:rPr>
        <w:t>H</w:t>
      </w:r>
      <w:r w:rsidRPr="0049256C">
        <w:t>A</w:t>
      </w:r>
      <w:del w:id="7047" w:author="IRK" w:date="2020-03-10T15:51:00Z">
        <w:r w:rsidRPr="0049256C" w:rsidDel="00014724">
          <w:rPr>
            <w:rFonts w:hint="eastAsia"/>
          </w:rPr>
          <w:delText>（</w:delText>
        </w:r>
      </w:del>
      <w:ins w:id="7048" w:author="IRK" w:date="2020-03-10T15:51:00Z">
        <w:r w:rsidR="00014724">
          <w:rPr>
            <w:rFonts w:hint="eastAsia"/>
          </w:rPr>
          <w:t>(</w:t>
        </w:r>
      </w:ins>
      <w:r w:rsidRPr="0049256C">
        <w:rPr>
          <w:rFonts w:hint="eastAsia"/>
        </w:rPr>
        <w:t>高可用性</w:t>
      </w:r>
      <w:del w:id="7049" w:author="IRK" w:date="2020-03-10T15:51:00Z">
        <w:r w:rsidRPr="0049256C" w:rsidDel="00014724">
          <w:delText>）</w:delText>
        </w:r>
      </w:del>
      <w:ins w:id="7050" w:author="IRK" w:date="2020-03-10T15:51:00Z">
        <w:r w:rsidR="00014724">
          <w:rPr>
            <w:rFonts w:hint="eastAsia"/>
          </w:rPr>
          <w:t>)</w:t>
        </w:r>
      </w:ins>
      <w:r w:rsidR="00E23D0E">
        <w:rPr>
          <w:rFonts w:hint="eastAsia"/>
        </w:rPr>
        <w:t>ポリシーより</w:t>
      </w:r>
      <w:r w:rsidRPr="0049256C">
        <w:rPr>
          <w:rFonts w:hint="eastAsia"/>
        </w:rPr>
        <w:t>、その</w:t>
      </w:r>
      <w:r w:rsidR="00777D82">
        <w:rPr>
          <w:rFonts w:hint="eastAsia"/>
        </w:rPr>
        <w:t>中</w:t>
      </w:r>
      <w:r w:rsidRPr="0049256C">
        <w:rPr>
          <w:rFonts w:hint="eastAsia"/>
        </w:rPr>
        <w:t>の</w:t>
      </w:r>
      <w:r w:rsidRPr="0049256C">
        <w:rPr>
          <w:rFonts w:hint="eastAsia"/>
        </w:rPr>
        <w:t>1</w:t>
      </w:r>
      <w:r w:rsidRPr="0049256C">
        <w:rPr>
          <w:rFonts w:hint="eastAsia"/>
        </w:rPr>
        <w:t>つのプールからルールインタフェースを提供する。すべての</w:t>
      </w:r>
      <w:r w:rsidRPr="007E4FA1">
        <w:rPr>
          <w:rFonts w:hint="eastAsia"/>
        </w:rPr>
        <w:t>インタフェースプール</w:t>
      </w:r>
      <w:del w:id="7051" w:author="IRK" w:date="2020-03-10T15:51:00Z">
        <w:r w:rsidRPr="007E4FA1" w:rsidDel="00014724">
          <w:rPr>
            <w:rFonts w:hint="eastAsia"/>
          </w:rPr>
          <w:delText>（</w:delText>
        </w:r>
      </w:del>
      <w:ins w:id="7052" w:author="IRK" w:date="2020-03-10T15:51:00Z">
        <w:r w:rsidR="00014724">
          <w:rPr>
            <w:rFonts w:hint="eastAsia"/>
          </w:rPr>
          <w:t>(</w:t>
        </w:r>
      </w:ins>
      <w:r w:rsidRPr="007E4FA1">
        <w:rPr>
          <w:rFonts w:hint="eastAsia"/>
        </w:rPr>
        <w:t>またはこのプールと連携されたルー</w:t>
      </w:r>
      <w:r w:rsidR="00E23D0E" w:rsidRPr="007E4FA1">
        <w:rPr>
          <w:rFonts w:hint="eastAsia"/>
        </w:rPr>
        <w:t>ルサーバ</w:t>
      </w:r>
      <w:del w:id="7053" w:author="IRK" w:date="2020-03-10T15:51:00Z">
        <w:r w:rsidR="00E23D0E" w:rsidRPr="007E4FA1" w:rsidDel="00014724">
          <w:rPr>
            <w:rFonts w:hint="eastAsia"/>
          </w:rPr>
          <w:delText>）</w:delText>
        </w:r>
      </w:del>
      <w:ins w:id="7054" w:author="IRK" w:date="2020-03-10T15:51:00Z">
        <w:r w:rsidR="00014724">
          <w:rPr>
            <w:rFonts w:hint="eastAsia"/>
          </w:rPr>
          <w:t>)</w:t>
        </w:r>
      </w:ins>
      <w:r w:rsidR="00E23D0E" w:rsidRPr="007E4FA1">
        <w:rPr>
          <w:rFonts w:hint="eastAsia"/>
        </w:rPr>
        <w:t>が障害・シャットダウンされて、使用できるプールがない</w:t>
      </w:r>
      <w:r w:rsidR="00E23D0E" w:rsidRPr="00086960">
        <w:rPr>
          <w:rFonts w:hint="eastAsia"/>
        </w:rPr>
        <w:t>場合に</w:t>
      </w:r>
      <w:r w:rsidRPr="007E4FA1">
        <w:rPr>
          <w:rFonts w:hint="eastAsia"/>
        </w:rPr>
        <w:t>このエラーが発生する。</w:t>
      </w:r>
    </w:p>
    <w:p w14:paraId="31569978" w14:textId="63B5B85C" w:rsidR="005B6671" w:rsidRPr="007E4FA1" w:rsidRDefault="00E23D0E" w:rsidP="00F87852">
      <w:pPr>
        <w:pStyle w:val="10"/>
      </w:pPr>
      <w:r w:rsidRPr="00086960">
        <w:rPr>
          <w:rFonts w:hint="eastAsia"/>
        </w:rPr>
        <w:t>処置</w:t>
      </w:r>
      <w:r w:rsidR="005B6671" w:rsidRPr="007E4FA1">
        <w:rPr>
          <w:rFonts w:hint="eastAsia"/>
        </w:rPr>
        <w:t>方法</w:t>
      </w:r>
    </w:p>
    <w:p w14:paraId="624A5A19" w14:textId="44C2C244" w:rsidR="005B6671" w:rsidRPr="007E4FA1" w:rsidRDefault="005B6671" w:rsidP="00F87852">
      <w:pPr>
        <w:pStyle w:val="13"/>
      </w:pPr>
      <w:r w:rsidRPr="002127E5">
        <w:rPr>
          <w:rFonts w:hint="eastAsia"/>
        </w:rPr>
        <w:t>ルールシステム管理者はルールインタフェースプールがルールサーバを使用できない</w:t>
      </w:r>
      <w:del w:id="7055" w:author="IRK" w:date="2020-03-12T13:36:00Z">
        <w:r w:rsidRPr="002127E5" w:rsidDel="00B97D19">
          <w:rPr>
            <w:rFonts w:hint="eastAsia"/>
          </w:rPr>
          <w:delText>理由</w:delText>
        </w:r>
      </w:del>
      <w:ins w:id="7056" w:author="IRK" w:date="2020-03-12T13:36:00Z">
        <w:r w:rsidR="00B97D19">
          <w:rPr>
            <w:rFonts w:hint="eastAsia"/>
          </w:rPr>
          <w:t>事由</w:t>
        </w:r>
      </w:ins>
      <w:r w:rsidRPr="002127E5">
        <w:rPr>
          <w:rFonts w:hint="eastAsia"/>
        </w:rPr>
        <w:t>を調査して、それをリカバリする。リカバリが</w:t>
      </w:r>
      <w:del w:id="7057" w:author="IRK" w:date="2020-03-12T13:32:00Z">
        <w:r w:rsidRPr="002127E5" w:rsidDel="00B97D19">
          <w:rPr>
            <w:rFonts w:hint="eastAsia"/>
          </w:rPr>
          <w:delText>出来</w:delText>
        </w:r>
      </w:del>
      <w:ins w:id="7058" w:author="IRK" w:date="2020-03-12T13:32:00Z">
        <w:r w:rsidR="00B97D19">
          <w:rPr>
            <w:rFonts w:hint="eastAsia"/>
          </w:rPr>
          <w:t>でき</w:t>
        </w:r>
      </w:ins>
      <w:r w:rsidRPr="002127E5">
        <w:rPr>
          <w:rFonts w:hint="eastAsia"/>
        </w:rPr>
        <w:t>ない場合はこのインタフェースクラスタを使用するルールアプリケーションはルールサービ</w:t>
      </w:r>
      <w:r w:rsidRPr="00A525EC">
        <w:rPr>
          <w:rFonts w:hint="eastAsia"/>
        </w:rPr>
        <w:t>スを呼び出せなくな</w:t>
      </w:r>
      <w:r w:rsidR="00522907">
        <w:rPr>
          <w:rFonts w:hint="eastAsia"/>
        </w:rPr>
        <w:t>る</w:t>
      </w:r>
      <w:del w:id="7059" w:author="IRK" w:date="2020-03-11T15:56:00Z">
        <w:r w:rsidRPr="00A525EC" w:rsidDel="00AB06D5">
          <w:rPr>
            <w:rFonts w:hint="eastAsia"/>
          </w:rPr>
          <w:delText>ので</w:delText>
        </w:r>
      </w:del>
      <w:ins w:id="7060" w:author="IRK" w:date="2020-03-11T15:56:00Z">
        <w:r w:rsidR="00AB06D5">
          <w:rPr>
            <w:rFonts w:hint="eastAsia"/>
          </w:rPr>
          <w:t>ため</w:t>
        </w:r>
      </w:ins>
      <w:r w:rsidRPr="00A525EC">
        <w:rPr>
          <w:rFonts w:hint="eastAsia"/>
        </w:rPr>
        <w:t>、場合によってはアプリケーションを中止して、</w:t>
      </w:r>
      <w:r w:rsidR="00E23D0E" w:rsidRPr="00A525EC">
        <w:rPr>
          <w:rFonts w:hint="eastAsia"/>
        </w:rPr>
        <w:t>他の正常なアプリケーションによる代替サービスができるように</w:t>
      </w:r>
      <w:r w:rsidR="00E23D0E" w:rsidRPr="00086960">
        <w:rPr>
          <w:rFonts w:hint="eastAsia"/>
        </w:rPr>
        <w:t>処置</w:t>
      </w:r>
      <w:r w:rsidRPr="007E4FA1">
        <w:rPr>
          <w:rFonts w:hint="eastAsia"/>
        </w:rPr>
        <w:t>する。</w:t>
      </w:r>
    </w:p>
    <w:p w14:paraId="596F5230" w14:textId="65D4E25A" w:rsidR="005B6671" w:rsidDel="00D4323D" w:rsidRDefault="005B6671" w:rsidP="00EC7890">
      <w:pPr>
        <w:rPr>
          <w:del w:id="7061" w:author="IRK" w:date="2020-04-16T14:40:00Z"/>
        </w:rPr>
      </w:pPr>
    </w:p>
    <w:p w14:paraId="3B514DE3" w14:textId="60A33161" w:rsidR="00404274" w:rsidRDefault="00404274">
      <w:pPr>
        <w:jc w:val="left"/>
      </w:pPr>
      <w:del w:id="7062" w:author="IRK" w:date="2020-04-16T14:40:00Z">
        <w:r w:rsidDel="00D4323D">
          <w:br w:type="page"/>
        </w:r>
      </w:del>
    </w:p>
    <w:p w14:paraId="1EB0E4DD" w14:textId="77777777" w:rsidR="005B6671" w:rsidRPr="0049256C" w:rsidRDefault="005B6671">
      <w:pPr>
        <w:pStyle w:val="32"/>
        <w:pPrChange w:id="7063" w:author="IRK" w:date="2020-05-11T09:49:00Z">
          <w:pPr>
            <w:pStyle w:val="32"/>
            <w:spacing w:before="12" w:after="12"/>
            <w:jc w:val="left"/>
          </w:pPr>
        </w:pPrChange>
      </w:pPr>
      <w:bookmarkStart w:id="7064" w:name="_Toc465092203"/>
      <w:bookmarkStart w:id="7065" w:name="_Toc429066659"/>
      <w:bookmarkStart w:id="7066" w:name="_Toc441755414"/>
      <w:bookmarkStart w:id="7067" w:name="_Toc40449648"/>
      <w:bookmarkEnd w:id="7064"/>
      <w:r w:rsidRPr="0049256C">
        <w:rPr>
          <w:rFonts w:hint="eastAsia"/>
        </w:rPr>
        <w:t>IRE-10050</w:t>
      </w:r>
      <w:bookmarkEnd w:id="7065"/>
      <w:bookmarkEnd w:id="7066"/>
      <w:bookmarkEnd w:id="7067"/>
    </w:p>
    <w:p w14:paraId="0348BB92" w14:textId="77777777" w:rsidR="005B6671" w:rsidRPr="0049256C" w:rsidRDefault="005B6671" w:rsidP="00F87852">
      <w:pPr>
        <w:pStyle w:val="10"/>
      </w:pPr>
      <w:r w:rsidRPr="0049256C">
        <w:rPr>
          <w:rFonts w:hint="eastAsia"/>
        </w:rPr>
        <w:t>エラーメッセージ</w:t>
      </w:r>
    </w:p>
    <w:p w14:paraId="185075E1" w14:textId="77777777" w:rsidR="005B6671" w:rsidRPr="0049256C" w:rsidRDefault="005B6671" w:rsidP="00F87852">
      <w:pPr>
        <w:pStyle w:val="13"/>
      </w:pPr>
      <w:r w:rsidRPr="0049256C">
        <w:rPr>
          <w:rFonts w:hint="eastAsia"/>
        </w:rPr>
        <w:t>ルールインタフェースクラスタに使用可能なインタフェースがありません。</w:t>
      </w:r>
    </w:p>
    <w:p w14:paraId="61C7082A" w14:textId="77777777" w:rsidR="005B6671" w:rsidRPr="0049256C" w:rsidRDefault="005B6671" w:rsidP="00F87852">
      <w:pPr>
        <w:pStyle w:val="10"/>
      </w:pPr>
      <w:r w:rsidRPr="0049256C">
        <w:rPr>
          <w:rFonts w:hint="eastAsia"/>
        </w:rPr>
        <w:t>原因</w:t>
      </w:r>
    </w:p>
    <w:p w14:paraId="2B91126B" w14:textId="37B62DD9" w:rsidR="005B6671" w:rsidRPr="002127E5" w:rsidRDefault="005B6671" w:rsidP="00F87852">
      <w:pPr>
        <w:pStyle w:val="13"/>
      </w:pPr>
      <w:r w:rsidRPr="0049256C">
        <w:rPr>
          <w:rFonts w:hint="eastAsia"/>
        </w:rPr>
        <w:t>ルールインタフェースクラスタの</w:t>
      </w:r>
      <w:r w:rsidR="00B26281">
        <w:rPr>
          <w:rFonts w:hint="eastAsia"/>
        </w:rPr>
        <w:t>使用可能</w:t>
      </w:r>
      <w:r w:rsidRPr="0049256C">
        <w:rPr>
          <w:rFonts w:hint="eastAsia"/>
        </w:rPr>
        <w:t>な全インタフェースプールのルールインタフェースが使用中である状態で、アプリケーションがルールインタフェースを要求した場合に発生する。また、アプリケー</w:t>
      </w:r>
      <w:r w:rsidR="00CE3DDB">
        <w:rPr>
          <w:rFonts w:hint="eastAsia"/>
        </w:rPr>
        <w:t>ションの負荷がルールインタフェースクラスタで設定</w:t>
      </w:r>
      <w:r w:rsidR="00CE3DDB" w:rsidRPr="00E07061">
        <w:rPr>
          <w:rFonts w:hint="eastAsia"/>
        </w:rPr>
        <w:t>した</w:t>
      </w:r>
      <w:r w:rsidR="00CE3DDB" w:rsidRPr="00086960">
        <w:rPr>
          <w:rFonts w:hint="eastAsia"/>
        </w:rPr>
        <w:t>負荷を超過している</w:t>
      </w:r>
      <w:r w:rsidRPr="00E07061">
        <w:rPr>
          <w:rFonts w:hint="eastAsia"/>
        </w:rPr>
        <w:t>場合にも発生する。</w:t>
      </w:r>
    </w:p>
    <w:p w14:paraId="777C6092" w14:textId="5E7D44C7" w:rsidR="004216DC" w:rsidRDefault="005B6671" w:rsidP="00F87852">
      <w:pPr>
        <w:pStyle w:val="13"/>
      </w:pPr>
      <w:r w:rsidRPr="00A525EC">
        <w:rPr>
          <w:rFonts w:hint="eastAsia"/>
        </w:rPr>
        <w:t>ルールインタフェースクラスタの</w:t>
      </w:r>
      <w:r w:rsidRPr="00A525EC">
        <w:rPr>
          <w:rFonts w:hint="eastAsia"/>
        </w:rPr>
        <w:t>when-exhaust-action</w:t>
      </w:r>
      <w:r w:rsidRPr="00E07061">
        <w:rPr>
          <w:rFonts w:hint="eastAsia"/>
        </w:rPr>
        <w:t>が</w:t>
      </w:r>
      <w:r w:rsidRPr="00E07061">
        <w:t>block</w:t>
      </w:r>
      <w:r w:rsidRPr="00E07061">
        <w:rPr>
          <w:rFonts w:hint="eastAsia"/>
        </w:rPr>
        <w:t>に設定された場合には、このエラーが発生せずに、</w:t>
      </w:r>
      <w:r w:rsidR="00B26281">
        <w:rPr>
          <w:rFonts w:hint="eastAsia"/>
        </w:rPr>
        <w:t>使用可能</w:t>
      </w:r>
      <w:r w:rsidRPr="00E07061">
        <w:rPr>
          <w:rFonts w:hint="eastAsia"/>
        </w:rPr>
        <w:t>なルールインタフェースが生成されるまでインタフェースを要求したアプリケーションがブロックされる。ウィザードを利用した場合、このオプションはデフォルトで</w:t>
      </w:r>
      <w:r w:rsidRPr="00E07061">
        <w:t>block</w:t>
      </w:r>
      <w:r w:rsidRPr="00E07061">
        <w:rPr>
          <w:rFonts w:hint="eastAsia"/>
        </w:rPr>
        <w:t>に設定されており、このエラーが発生することはない。ルールインタフェースを返さないルールアプリケーションが短時間で数回実行される場合、</w:t>
      </w:r>
      <w:r w:rsidRPr="00E07061">
        <w:t>IRE-10048</w:t>
      </w:r>
      <w:r w:rsidRPr="00E07061">
        <w:rPr>
          <w:rFonts w:hint="eastAsia"/>
        </w:rPr>
        <w:t>エラーよりこのエラーが先に起こる。</w:t>
      </w:r>
      <w:del w:id="7068" w:author="IRK" w:date="2020-03-11T16:24:00Z">
        <w:r w:rsidRPr="00E07061" w:rsidDel="001B6C21">
          <w:rPr>
            <w:rFonts w:hint="eastAsia"/>
          </w:rPr>
          <w:delText>以後</w:delText>
        </w:r>
      </w:del>
      <w:ins w:id="7069" w:author="IRK" w:date="2020-03-11T16:24:00Z">
        <w:r w:rsidR="001B6C21">
          <w:rPr>
            <w:rFonts w:hint="eastAsia"/>
          </w:rPr>
          <w:t>以降</w:t>
        </w:r>
      </w:ins>
      <w:r w:rsidRPr="00E07061">
        <w:rPr>
          <w:rFonts w:hint="eastAsia"/>
        </w:rPr>
        <w:t>、</w:t>
      </w:r>
      <w:r w:rsidRPr="00E07061">
        <w:t>GC</w:t>
      </w:r>
      <w:r w:rsidRPr="00E07061">
        <w:rPr>
          <w:rFonts w:hint="eastAsia"/>
        </w:rPr>
        <w:t>が発生する</w:t>
      </w:r>
      <w:r w:rsidR="00522907">
        <w:rPr>
          <w:rFonts w:hint="eastAsia"/>
        </w:rPr>
        <w:t>時</w:t>
      </w:r>
      <w:r w:rsidRPr="00E07061">
        <w:rPr>
          <w:rFonts w:hint="eastAsia"/>
        </w:rPr>
        <w:t>に</w:t>
      </w:r>
      <w:r w:rsidRPr="00E07061">
        <w:t>IRE-10048</w:t>
      </w:r>
      <w:r w:rsidRPr="00E07061">
        <w:rPr>
          <w:rFonts w:hint="eastAsia"/>
        </w:rPr>
        <w:t>エラーが発生する。</w:t>
      </w:r>
    </w:p>
    <w:p w14:paraId="7991A8BD" w14:textId="7FF75B7D" w:rsidR="005B6671" w:rsidRPr="00E07061" w:rsidRDefault="00CE3DDB" w:rsidP="00F87852">
      <w:pPr>
        <w:pStyle w:val="10"/>
      </w:pPr>
      <w:r w:rsidRPr="00086960">
        <w:rPr>
          <w:rFonts w:hint="eastAsia"/>
        </w:rPr>
        <w:t>処置</w:t>
      </w:r>
      <w:r w:rsidR="005B6671" w:rsidRPr="00E07061">
        <w:rPr>
          <w:rFonts w:hint="eastAsia"/>
        </w:rPr>
        <w:t>方法</w:t>
      </w:r>
    </w:p>
    <w:p w14:paraId="6403437C" w14:textId="65BC15A3" w:rsidR="005B6671" w:rsidRPr="0049256C" w:rsidRDefault="005B6671" w:rsidP="00F87852">
      <w:pPr>
        <w:pStyle w:val="13"/>
      </w:pPr>
      <w:r w:rsidRPr="002127E5">
        <w:rPr>
          <w:rFonts w:hint="eastAsia"/>
        </w:rPr>
        <w:t>同時に実行するルールアプリケーション数を減らすか、ルールインタフェースプールのボリュームを増やすか、</w:t>
      </w:r>
      <w:r w:rsidRPr="002127E5">
        <w:rPr>
          <w:rFonts w:hint="eastAsia"/>
        </w:rPr>
        <w:t>when-exhaust-action</w:t>
      </w:r>
      <w:r w:rsidRPr="00A525EC">
        <w:rPr>
          <w:rFonts w:hint="eastAsia"/>
        </w:rPr>
        <w:t>を</w:t>
      </w:r>
      <w:r w:rsidRPr="00A525EC">
        <w:rPr>
          <w:rFonts w:hint="eastAsia"/>
        </w:rPr>
        <w:t>block</w:t>
      </w:r>
      <w:r w:rsidRPr="00E07061">
        <w:rPr>
          <w:rFonts w:hint="eastAsia"/>
        </w:rPr>
        <w:t>に設定するかが考えられる。特定アプリケーションが短時間で繰り返して実行された後にこのエラーが発生し、そのあと</w:t>
      </w:r>
      <w:r w:rsidRPr="00E07061">
        <w:t>IRE-10048</w:t>
      </w:r>
      <w:r w:rsidR="00CE3DDB" w:rsidRPr="00E07061">
        <w:rPr>
          <w:rFonts w:hint="eastAsia"/>
        </w:rPr>
        <w:t>が発生した場合</w:t>
      </w:r>
      <w:r w:rsidRPr="00E07061">
        <w:rPr>
          <w:rFonts w:hint="eastAsia"/>
        </w:rPr>
        <w:t>、インタフェースリーク</w:t>
      </w:r>
      <w:r w:rsidRPr="0049256C">
        <w:rPr>
          <w:rFonts w:hint="eastAsia"/>
        </w:rPr>
        <w:t>が想定される。</w:t>
      </w:r>
    </w:p>
    <w:p w14:paraId="4A628B09" w14:textId="77777777" w:rsidR="00873666" w:rsidRPr="0049256C" w:rsidRDefault="00873666" w:rsidP="00EC7890">
      <w:pPr>
        <w:rPr>
          <w:rFonts w:eastAsia="Malgun Gothic"/>
        </w:rPr>
      </w:pPr>
    </w:p>
    <w:p w14:paraId="0CA0DF61" w14:textId="77777777" w:rsidR="005B6671" w:rsidRPr="0049256C" w:rsidRDefault="005B6671">
      <w:pPr>
        <w:pStyle w:val="32"/>
        <w:pPrChange w:id="7070" w:author="IRK" w:date="2020-05-11T09:49:00Z">
          <w:pPr>
            <w:pStyle w:val="32"/>
            <w:spacing w:before="12" w:after="12"/>
            <w:jc w:val="left"/>
          </w:pPr>
        </w:pPrChange>
      </w:pPr>
      <w:bookmarkStart w:id="7071" w:name="_Toc429066660"/>
      <w:bookmarkStart w:id="7072" w:name="_Toc441755415"/>
      <w:bookmarkStart w:id="7073" w:name="_Toc40449649"/>
      <w:r w:rsidRPr="0049256C">
        <w:rPr>
          <w:rFonts w:hint="eastAsia"/>
        </w:rPr>
        <w:t>IRE-10051</w:t>
      </w:r>
      <w:bookmarkEnd w:id="7071"/>
      <w:bookmarkEnd w:id="7072"/>
      <w:bookmarkEnd w:id="7073"/>
    </w:p>
    <w:p w14:paraId="12A654B2" w14:textId="77777777" w:rsidR="005B6671" w:rsidRPr="0049256C" w:rsidRDefault="005B6671" w:rsidP="00F87852">
      <w:pPr>
        <w:pStyle w:val="10"/>
      </w:pPr>
      <w:r w:rsidRPr="0049256C">
        <w:rPr>
          <w:rFonts w:hint="eastAsia"/>
        </w:rPr>
        <w:t>エラーメッセージ</w:t>
      </w:r>
    </w:p>
    <w:p w14:paraId="120BFCF2" w14:textId="77777777" w:rsidR="005B6671" w:rsidRPr="0049256C" w:rsidRDefault="005B6671" w:rsidP="00F87852">
      <w:pPr>
        <w:pStyle w:val="13"/>
      </w:pPr>
      <w:r w:rsidRPr="0049256C">
        <w:rPr>
          <w:rFonts w:hint="eastAsia"/>
        </w:rPr>
        <w:t>業務データベース接続中にエラーが発生しました。</w:t>
      </w:r>
    </w:p>
    <w:p w14:paraId="70F37FF1" w14:textId="77777777" w:rsidR="005B6671" w:rsidRPr="0049256C" w:rsidRDefault="005B6671" w:rsidP="00F87852">
      <w:pPr>
        <w:pStyle w:val="10"/>
      </w:pPr>
      <w:r w:rsidRPr="0049256C">
        <w:rPr>
          <w:rFonts w:hint="eastAsia"/>
        </w:rPr>
        <w:t>原因</w:t>
      </w:r>
    </w:p>
    <w:p w14:paraId="48802AF3" w14:textId="447C9275" w:rsidR="005B6671" w:rsidRPr="0049256C" w:rsidRDefault="005B6671" w:rsidP="00F87852">
      <w:pPr>
        <w:pStyle w:val="13"/>
      </w:pPr>
      <w:r w:rsidRPr="0049256C">
        <w:rPr>
          <w:rFonts w:hint="eastAsia"/>
        </w:rPr>
        <w:t>D</w:t>
      </w:r>
      <w:r w:rsidRPr="0049256C">
        <w:t>B</w:t>
      </w:r>
      <w:r w:rsidRPr="0049256C">
        <w:t>ルール、データルールなどを実行するために指定された業務データベースへの</w:t>
      </w:r>
      <w:r w:rsidR="00FB7554">
        <w:rPr>
          <w:rFonts w:hint="eastAsia"/>
        </w:rPr>
        <w:t>接続</w:t>
      </w:r>
      <w:r w:rsidRPr="0049256C">
        <w:t>を試みたが</w:t>
      </w:r>
      <w:r w:rsidRPr="0049256C">
        <w:rPr>
          <w:rFonts w:hint="eastAsia"/>
        </w:rPr>
        <w:t>J</w:t>
      </w:r>
      <w:r w:rsidRPr="0049256C">
        <w:t>DBC</w:t>
      </w:r>
      <w:r w:rsidRPr="0049256C">
        <w:t>エラーが発生した場合である。エラーの正確な原因は</w:t>
      </w:r>
      <w:r w:rsidRPr="0049256C">
        <w:rPr>
          <w:rFonts w:hint="eastAsia"/>
        </w:rPr>
        <w:t>J</w:t>
      </w:r>
      <w:r w:rsidRPr="0049256C">
        <w:t>DBC</w:t>
      </w:r>
      <w:r w:rsidRPr="0049256C">
        <w:t>エラーメッセージを確認する。</w:t>
      </w:r>
    </w:p>
    <w:p w14:paraId="77FC836A" w14:textId="72A8E09A" w:rsidR="005B6671" w:rsidRPr="00E07061" w:rsidRDefault="00CE3DDB" w:rsidP="00F87852">
      <w:pPr>
        <w:pStyle w:val="10"/>
      </w:pPr>
      <w:r w:rsidRPr="00086960">
        <w:rPr>
          <w:rFonts w:hint="eastAsia"/>
        </w:rPr>
        <w:t>処置</w:t>
      </w:r>
      <w:r w:rsidR="005B6671" w:rsidRPr="00E07061">
        <w:rPr>
          <w:rFonts w:hint="eastAsia"/>
        </w:rPr>
        <w:t>方法</w:t>
      </w:r>
    </w:p>
    <w:p w14:paraId="2D4A833A" w14:textId="48068127" w:rsidR="005B6671" w:rsidRPr="00E07061" w:rsidRDefault="005B6671" w:rsidP="00F87852">
      <w:pPr>
        <w:pStyle w:val="13"/>
      </w:pPr>
      <w:r w:rsidRPr="00E07061">
        <w:rPr>
          <w:rFonts w:hint="eastAsia"/>
        </w:rPr>
        <w:t>J</w:t>
      </w:r>
      <w:r w:rsidRPr="00E07061">
        <w:t>DBC</w:t>
      </w:r>
      <w:r w:rsidR="00CE3DDB" w:rsidRPr="0096545C">
        <w:t>メッセージを確認し</w:t>
      </w:r>
      <w:r w:rsidR="00CE3DDB" w:rsidRPr="0096545C">
        <w:rPr>
          <w:rFonts w:hint="eastAsia"/>
        </w:rPr>
        <w:t>、</w:t>
      </w:r>
      <w:r w:rsidR="00CE3DDB" w:rsidRPr="00086960">
        <w:rPr>
          <w:rFonts w:hint="eastAsia"/>
        </w:rPr>
        <w:t>確認結果に伴う処置を</w:t>
      </w:r>
      <w:r w:rsidRPr="00E07061">
        <w:t>する。</w:t>
      </w:r>
    </w:p>
    <w:p w14:paraId="1E991C84" w14:textId="77777777" w:rsidR="005B6671" w:rsidRPr="002127E5" w:rsidRDefault="005B6671" w:rsidP="00EC7890"/>
    <w:p w14:paraId="72E7C2A0" w14:textId="77777777" w:rsidR="005B6671" w:rsidRPr="00A525EC" w:rsidRDefault="005B6671">
      <w:pPr>
        <w:pStyle w:val="32"/>
        <w:pPrChange w:id="7074" w:author="IRK" w:date="2020-05-11T09:49:00Z">
          <w:pPr>
            <w:pStyle w:val="32"/>
            <w:spacing w:before="12" w:after="12"/>
            <w:jc w:val="left"/>
          </w:pPr>
        </w:pPrChange>
      </w:pPr>
      <w:bookmarkStart w:id="7075" w:name="_Toc429066661"/>
      <w:bookmarkStart w:id="7076" w:name="_Toc441755416"/>
      <w:bookmarkStart w:id="7077" w:name="_Toc40449650"/>
      <w:r w:rsidRPr="00A525EC">
        <w:rPr>
          <w:rFonts w:hint="eastAsia"/>
        </w:rPr>
        <w:t>IRE-10052</w:t>
      </w:r>
      <w:bookmarkEnd w:id="7075"/>
      <w:bookmarkEnd w:id="7076"/>
      <w:bookmarkEnd w:id="7077"/>
    </w:p>
    <w:p w14:paraId="402269B0" w14:textId="77777777" w:rsidR="005B6671" w:rsidRPr="00E07061" w:rsidRDefault="005B6671" w:rsidP="00F87852">
      <w:pPr>
        <w:pStyle w:val="10"/>
      </w:pPr>
      <w:r w:rsidRPr="00E07061">
        <w:rPr>
          <w:rFonts w:hint="eastAsia"/>
        </w:rPr>
        <w:t>エラーメッセージ</w:t>
      </w:r>
    </w:p>
    <w:p w14:paraId="033D5EA1" w14:textId="77777777" w:rsidR="005B6671" w:rsidRPr="00E07061" w:rsidRDefault="005B6671" w:rsidP="00F87852">
      <w:pPr>
        <w:pStyle w:val="13"/>
      </w:pPr>
      <w:r w:rsidRPr="00E07061">
        <w:rPr>
          <w:rFonts w:hint="eastAsia"/>
        </w:rPr>
        <w:t>単一値を持つべき</w:t>
      </w:r>
      <w:r w:rsidRPr="00E07061">
        <w:t>DB</w:t>
      </w:r>
      <w:r w:rsidRPr="00E07061">
        <w:rPr>
          <w:rFonts w:hint="eastAsia"/>
        </w:rPr>
        <w:t>ルールのクエリ結果の行数が</w:t>
      </w:r>
      <w:r w:rsidRPr="00E07061">
        <w:t>1</w:t>
      </w:r>
      <w:r w:rsidRPr="00E07061">
        <w:rPr>
          <w:rFonts w:hint="eastAsia"/>
        </w:rPr>
        <w:t>件ではありません。</w:t>
      </w:r>
    </w:p>
    <w:p w14:paraId="64640A39" w14:textId="77777777" w:rsidR="005B6671" w:rsidRPr="00E07061" w:rsidRDefault="005B6671" w:rsidP="00F87852">
      <w:pPr>
        <w:pStyle w:val="10"/>
      </w:pPr>
      <w:r w:rsidRPr="00E07061">
        <w:rPr>
          <w:rFonts w:hint="eastAsia"/>
        </w:rPr>
        <w:t>原因</w:t>
      </w:r>
    </w:p>
    <w:p w14:paraId="6CE90E57" w14:textId="77777777" w:rsidR="005B6671" w:rsidRPr="00E07061" w:rsidRDefault="005B6671" w:rsidP="00F87852">
      <w:pPr>
        <w:pStyle w:val="13"/>
      </w:pPr>
      <w:r w:rsidRPr="00E07061">
        <w:rPr>
          <w:rFonts w:hint="eastAsia"/>
        </w:rPr>
        <w:t>単一で設定された</w:t>
      </w:r>
      <w:r w:rsidRPr="00E07061">
        <w:t>DB</w:t>
      </w:r>
      <w:r w:rsidRPr="00E07061">
        <w:rPr>
          <w:rFonts w:hint="eastAsia"/>
        </w:rPr>
        <w:t>ルールのクエリを実行したが、クエリ結果行数が</w:t>
      </w:r>
      <w:r w:rsidRPr="00E07061">
        <w:t>1</w:t>
      </w:r>
      <w:r w:rsidRPr="00E07061">
        <w:rPr>
          <w:rFonts w:hint="eastAsia"/>
        </w:rPr>
        <w:t>ではない場合に発生する。</w:t>
      </w:r>
    </w:p>
    <w:p w14:paraId="43D80416" w14:textId="7BD737A1" w:rsidR="005B6671" w:rsidRPr="00E07061" w:rsidRDefault="00CE3DDB" w:rsidP="00F87852">
      <w:pPr>
        <w:pStyle w:val="10"/>
      </w:pPr>
      <w:r w:rsidRPr="00086960">
        <w:rPr>
          <w:rFonts w:hint="eastAsia"/>
        </w:rPr>
        <w:t>処置</w:t>
      </w:r>
      <w:r w:rsidR="005B6671" w:rsidRPr="00E07061">
        <w:rPr>
          <w:rFonts w:hint="eastAsia"/>
        </w:rPr>
        <w:t>方法</w:t>
      </w:r>
    </w:p>
    <w:p w14:paraId="512189CC" w14:textId="7B2822C0" w:rsidR="005B6671" w:rsidRPr="0049256C" w:rsidRDefault="00CE3DDB" w:rsidP="00F87852">
      <w:pPr>
        <w:pStyle w:val="13"/>
      </w:pPr>
      <w:r>
        <w:rPr>
          <w:rFonts w:hint="eastAsia"/>
        </w:rPr>
        <w:t>ルール開発者はクエリ、データなどを確認してルール</w:t>
      </w:r>
      <w:r w:rsidR="00FB2208">
        <w:rPr>
          <w:rFonts w:hint="eastAsia"/>
        </w:rPr>
        <w:t>、</w:t>
      </w:r>
      <w:r w:rsidR="005B6671" w:rsidRPr="0049256C">
        <w:rPr>
          <w:rFonts w:hint="eastAsia"/>
        </w:rPr>
        <w:t>データ変更を行う。</w:t>
      </w:r>
    </w:p>
    <w:p w14:paraId="0EB02DBB" w14:textId="1C4788FC" w:rsidR="00404274" w:rsidRDefault="00404274">
      <w:pPr>
        <w:jc w:val="left"/>
        <w:rPr>
          <w:rFonts w:cs="Arial"/>
          <w:b/>
          <w:bCs/>
          <w:spacing w:val="0"/>
          <w:sz w:val="22"/>
          <w:szCs w:val="24"/>
        </w:rPr>
      </w:pPr>
      <w:del w:id="7078" w:author="IRK" w:date="2020-04-16T14:40:00Z">
        <w:r w:rsidDel="00D4323D">
          <w:br w:type="page"/>
        </w:r>
      </w:del>
    </w:p>
    <w:p w14:paraId="17D71183" w14:textId="77777777" w:rsidR="005B6671" w:rsidRPr="0049256C" w:rsidRDefault="005B6671">
      <w:pPr>
        <w:pStyle w:val="32"/>
        <w:pPrChange w:id="7079" w:author="IRK" w:date="2020-05-11T09:49:00Z">
          <w:pPr>
            <w:pStyle w:val="32"/>
            <w:spacing w:before="12" w:after="12"/>
            <w:jc w:val="left"/>
          </w:pPr>
        </w:pPrChange>
      </w:pPr>
      <w:bookmarkStart w:id="7080" w:name="_Toc465092207"/>
      <w:bookmarkStart w:id="7081" w:name="_Toc429066662"/>
      <w:bookmarkStart w:id="7082" w:name="_Toc441755417"/>
      <w:bookmarkStart w:id="7083" w:name="_Toc40449651"/>
      <w:bookmarkEnd w:id="7080"/>
      <w:r w:rsidRPr="0049256C">
        <w:rPr>
          <w:rFonts w:hint="eastAsia"/>
        </w:rPr>
        <w:t>IRE-10500</w:t>
      </w:r>
      <w:bookmarkEnd w:id="7081"/>
      <w:bookmarkEnd w:id="7082"/>
      <w:bookmarkEnd w:id="7083"/>
    </w:p>
    <w:p w14:paraId="30C7995F" w14:textId="77777777" w:rsidR="005B6671" w:rsidRPr="0049256C" w:rsidRDefault="005B6671" w:rsidP="00F87852">
      <w:pPr>
        <w:pStyle w:val="10"/>
      </w:pPr>
      <w:r w:rsidRPr="0049256C">
        <w:rPr>
          <w:rFonts w:hint="eastAsia"/>
        </w:rPr>
        <w:t>エラーメッセージ</w:t>
      </w:r>
    </w:p>
    <w:p w14:paraId="74538FA0" w14:textId="4CF419AA" w:rsidR="005B6671" w:rsidRPr="0049256C" w:rsidRDefault="00A94B7A" w:rsidP="00F87852">
      <w:pPr>
        <w:pStyle w:val="13"/>
      </w:pPr>
      <w:r w:rsidRPr="00A94B7A">
        <w:rPr>
          <w:rFonts w:hint="eastAsia"/>
        </w:rPr>
        <w:t>SOAP</w:t>
      </w:r>
      <w:r w:rsidRPr="00A94B7A">
        <w:rPr>
          <w:rFonts w:hint="eastAsia"/>
        </w:rPr>
        <w:t>メッセージに誤りがあります。</w:t>
      </w:r>
    </w:p>
    <w:p w14:paraId="44B9DD38" w14:textId="77777777" w:rsidR="005B6671" w:rsidRPr="0049256C" w:rsidRDefault="005B6671" w:rsidP="00F87852">
      <w:pPr>
        <w:pStyle w:val="10"/>
      </w:pPr>
      <w:r w:rsidRPr="0049256C">
        <w:rPr>
          <w:rFonts w:hint="eastAsia"/>
        </w:rPr>
        <w:t>原因</w:t>
      </w:r>
    </w:p>
    <w:p w14:paraId="29687CFF" w14:textId="2B27360F" w:rsidR="005B6671" w:rsidRPr="0049256C" w:rsidRDefault="005B6671" w:rsidP="00F87852">
      <w:pPr>
        <w:pStyle w:val="13"/>
      </w:pPr>
      <w:r w:rsidRPr="0049256C">
        <w:rPr>
          <w:rFonts w:hint="eastAsia"/>
        </w:rPr>
        <w:t>SOAP/</w:t>
      </w:r>
      <w:r w:rsidRPr="0049256C">
        <w:t>HTTP</w:t>
      </w:r>
      <w:r w:rsidRPr="0049256C">
        <w:rPr>
          <w:rFonts w:hint="eastAsia"/>
        </w:rPr>
        <w:t>を利用してルール</w:t>
      </w:r>
      <w:r w:rsidR="00BA5E07">
        <w:rPr>
          <w:rFonts w:hint="eastAsia"/>
        </w:rPr>
        <w:t>Web</w:t>
      </w:r>
      <w:r w:rsidR="00BA5E07">
        <w:rPr>
          <w:rFonts w:hint="eastAsia"/>
        </w:rPr>
        <w:t>サービス</w:t>
      </w:r>
      <w:r w:rsidRPr="0049256C">
        <w:rPr>
          <w:rFonts w:hint="eastAsia"/>
        </w:rPr>
        <w:t>を呼び出す時に発生</w:t>
      </w:r>
      <w:r w:rsidR="00FB2208">
        <w:rPr>
          <w:rFonts w:hint="eastAsia"/>
        </w:rPr>
        <w:t>する</w:t>
      </w:r>
      <w:r w:rsidRPr="0049256C">
        <w:rPr>
          <w:rFonts w:hint="eastAsia"/>
        </w:rPr>
        <w:t>可能</w:t>
      </w:r>
      <w:r w:rsidR="0022433E">
        <w:rPr>
          <w:rFonts w:hint="eastAsia"/>
        </w:rPr>
        <w:t>性</w:t>
      </w:r>
      <w:r w:rsidR="00FB2208">
        <w:rPr>
          <w:rFonts w:hint="eastAsia"/>
        </w:rPr>
        <w:t>が</w:t>
      </w:r>
      <w:r w:rsidRPr="0049256C">
        <w:rPr>
          <w:rFonts w:hint="eastAsia"/>
        </w:rPr>
        <w:t>ある。</w:t>
      </w:r>
      <w:r w:rsidRPr="0049256C">
        <w:rPr>
          <w:rFonts w:hint="eastAsia"/>
        </w:rPr>
        <w:t>SOAP</w:t>
      </w:r>
      <w:r w:rsidRPr="0049256C">
        <w:rPr>
          <w:rFonts w:hint="eastAsia"/>
        </w:rPr>
        <w:t>メッセージがルールの</w:t>
      </w:r>
      <w:r w:rsidRPr="0049256C">
        <w:rPr>
          <w:rFonts w:hint="eastAsia"/>
        </w:rPr>
        <w:t>WSDL</w:t>
      </w:r>
      <w:r w:rsidRPr="0049256C">
        <w:rPr>
          <w:rFonts w:hint="eastAsia"/>
        </w:rPr>
        <w:t>を従わない場合に発生する。</w:t>
      </w:r>
    </w:p>
    <w:p w14:paraId="288FF956" w14:textId="57B1FE59" w:rsidR="005B6671" w:rsidRPr="00E07061" w:rsidRDefault="00CE3DDB" w:rsidP="00F87852">
      <w:pPr>
        <w:pStyle w:val="10"/>
      </w:pPr>
      <w:r w:rsidRPr="00086960">
        <w:rPr>
          <w:rFonts w:hint="eastAsia"/>
        </w:rPr>
        <w:t>処置</w:t>
      </w:r>
      <w:r w:rsidR="005B6671" w:rsidRPr="00E07061">
        <w:rPr>
          <w:rFonts w:hint="eastAsia"/>
        </w:rPr>
        <w:t>方法</w:t>
      </w:r>
    </w:p>
    <w:p w14:paraId="365D22A6" w14:textId="5C749B76" w:rsidR="005B6671" w:rsidRPr="0049256C" w:rsidRDefault="005B6671" w:rsidP="00F87852">
      <w:pPr>
        <w:pStyle w:val="13"/>
        <w:rPr>
          <w:rFonts w:eastAsia="Malgun Gothic"/>
        </w:rPr>
      </w:pPr>
      <w:r w:rsidRPr="0049256C">
        <w:rPr>
          <w:rFonts w:hint="eastAsia"/>
        </w:rPr>
        <w:t>アプリケーション開発者は最新の</w:t>
      </w:r>
      <w:r w:rsidRPr="0049256C">
        <w:rPr>
          <w:rFonts w:hint="eastAsia"/>
        </w:rPr>
        <w:t>WSDL</w:t>
      </w:r>
      <w:r w:rsidRPr="0049256C">
        <w:rPr>
          <w:rFonts w:hint="eastAsia"/>
        </w:rPr>
        <w:t>を確認して</w:t>
      </w:r>
      <w:r w:rsidRPr="0049256C">
        <w:rPr>
          <w:rFonts w:hint="eastAsia"/>
        </w:rPr>
        <w:t>SOAP</w:t>
      </w:r>
      <w:r w:rsidRPr="0049256C">
        <w:rPr>
          <w:rFonts w:hint="eastAsia"/>
        </w:rPr>
        <w:t>メッセージを修正する</w:t>
      </w:r>
      <w:r w:rsidR="00753A39" w:rsidRPr="0049256C">
        <w:rPr>
          <w:rFonts w:hint="eastAsia"/>
        </w:rPr>
        <w:t>。</w:t>
      </w:r>
    </w:p>
    <w:p w14:paraId="4F630F01" w14:textId="77777777" w:rsidR="00753A39" w:rsidRPr="0049256C" w:rsidRDefault="00753A39" w:rsidP="00F87852"/>
    <w:p w14:paraId="2E06FBF1" w14:textId="77777777" w:rsidR="005B6671" w:rsidRPr="0049256C" w:rsidRDefault="005B6671">
      <w:pPr>
        <w:pStyle w:val="32"/>
        <w:pPrChange w:id="7084" w:author="IRK" w:date="2020-05-11T09:49:00Z">
          <w:pPr>
            <w:pStyle w:val="32"/>
            <w:spacing w:before="12" w:after="12"/>
            <w:jc w:val="left"/>
          </w:pPr>
        </w:pPrChange>
      </w:pPr>
      <w:bookmarkStart w:id="7085" w:name="_Toc429066663"/>
      <w:bookmarkStart w:id="7086" w:name="_Toc441755418"/>
      <w:bookmarkStart w:id="7087" w:name="_Toc40449652"/>
      <w:r w:rsidRPr="0049256C">
        <w:rPr>
          <w:rFonts w:hint="eastAsia"/>
        </w:rPr>
        <w:t>IRE-10501</w:t>
      </w:r>
      <w:bookmarkEnd w:id="7085"/>
      <w:bookmarkEnd w:id="7086"/>
      <w:bookmarkEnd w:id="7087"/>
    </w:p>
    <w:p w14:paraId="5CFC2AE2" w14:textId="77777777" w:rsidR="005B6671" w:rsidRPr="0096545C" w:rsidRDefault="005B6671" w:rsidP="00F87852">
      <w:pPr>
        <w:pStyle w:val="10"/>
      </w:pPr>
      <w:r w:rsidRPr="0096545C">
        <w:rPr>
          <w:rFonts w:hint="eastAsia"/>
        </w:rPr>
        <w:t>エラーメッセージ</w:t>
      </w:r>
    </w:p>
    <w:p w14:paraId="5106143D" w14:textId="219B8DC2" w:rsidR="005B6671" w:rsidRPr="002127E5" w:rsidRDefault="00CE3DDB" w:rsidP="00F87852">
      <w:pPr>
        <w:pStyle w:val="13"/>
      </w:pPr>
      <w:r w:rsidRPr="002127E5">
        <w:rPr>
          <w:rFonts w:hint="eastAsia"/>
        </w:rPr>
        <w:t>サポート</w:t>
      </w:r>
      <w:r w:rsidRPr="00086960">
        <w:rPr>
          <w:rFonts w:hint="eastAsia"/>
        </w:rPr>
        <w:t>してい</w:t>
      </w:r>
      <w:r w:rsidR="005B6671" w:rsidRPr="0096545C">
        <w:rPr>
          <w:rFonts w:hint="eastAsia"/>
        </w:rPr>
        <w:t>ない</w:t>
      </w:r>
      <w:r w:rsidR="005B6671" w:rsidRPr="0096545C">
        <w:rPr>
          <w:rFonts w:hint="eastAsia"/>
        </w:rPr>
        <w:t>SOAP</w:t>
      </w:r>
      <w:r w:rsidR="005B6671" w:rsidRPr="002127E5">
        <w:rPr>
          <w:rFonts w:hint="eastAsia"/>
        </w:rPr>
        <w:t>バージョンです。</w:t>
      </w:r>
    </w:p>
    <w:p w14:paraId="714356D4" w14:textId="77777777" w:rsidR="005B6671" w:rsidRPr="00A525EC" w:rsidRDefault="005B6671" w:rsidP="00F87852">
      <w:pPr>
        <w:pStyle w:val="10"/>
      </w:pPr>
      <w:r w:rsidRPr="00A525EC">
        <w:rPr>
          <w:rFonts w:hint="eastAsia"/>
        </w:rPr>
        <w:t>原因</w:t>
      </w:r>
    </w:p>
    <w:p w14:paraId="3F66E7B8" w14:textId="6FAC0296" w:rsidR="004216DC" w:rsidRDefault="005B6671" w:rsidP="00F87852">
      <w:pPr>
        <w:pStyle w:val="13"/>
      </w:pPr>
      <w:r w:rsidRPr="0096545C">
        <w:t>SOAP</w:t>
      </w:r>
      <w:r w:rsidR="00CE3DDB" w:rsidRPr="0096545C">
        <w:rPr>
          <w:rFonts w:hint="eastAsia"/>
        </w:rPr>
        <w:t>メッセージのバージョンがサポートされてい</w:t>
      </w:r>
      <w:r w:rsidRPr="0096545C">
        <w:rPr>
          <w:rFonts w:hint="eastAsia"/>
        </w:rPr>
        <w:t>ないバージョンである場合に発生する。</w:t>
      </w:r>
      <w:r w:rsidRPr="0096545C">
        <w:rPr>
          <w:rFonts w:hint="eastAsia"/>
        </w:rPr>
        <w:t>SOAP1.1</w:t>
      </w:r>
      <w:r w:rsidRPr="002127E5">
        <w:rPr>
          <w:rFonts w:hint="eastAsia"/>
        </w:rPr>
        <w:t>・</w:t>
      </w:r>
      <w:r w:rsidRPr="002127E5">
        <w:rPr>
          <w:rFonts w:hint="eastAsia"/>
        </w:rPr>
        <w:t>1</w:t>
      </w:r>
      <w:r w:rsidRPr="00A525EC">
        <w:t>.2</w:t>
      </w:r>
      <w:r w:rsidRPr="0096545C">
        <w:rPr>
          <w:rFonts w:hint="eastAsia"/>
        </w:rPr>
        <w:t>のみをサポートする。</w:t>
      </w:r>
    </w:p>
    <w:p w14:paraId="69D45C7A" w14:textId="3E9CCB90" w:rsidR="005B6671" w:rsidRPr="0096545C" w:rsidRDefault="00CE3DDB" w:rsidP="00F87852">
      <w:pPr>
        <w:pStyle w:val="10"/>
      </w:pPr>
      <w:r w:rsidRPr="00086960">
        <w:rPr>
          <w:rFonts w:hint="eastAsia"/>
        </w:rPr>
        <w:t>処置</w:t>
      </w:r>
      <w:r w:rsidR="005B6671" w:rsidRPr="0096545C">
        <w:rPr>
          <w:rFonts w:hint="eastAsia"/>
        </w:rPr>
        <w:t>方法</w:t>
      </w:r>
    </w:p>
    <w:p w14:paraId="12EC9DF9" w14:textId="77777777" w:rsidR="005B6671" w:rsidRPr="0049256C" w:rsidRDefault="005B6671" w:rsidP="00F87852">
      <w:pPr>
        <w:pStyle w:val="13"/>
      </w:pPr>
      <w:r w:rsidRPr="0049256C">
        <w:rPr>
          <w:rFonts w:hint="eastAsia"/>
        </w:rPr>
        <w:t>アプリケーション開発者は</w:t>
      </w:r>
      <w:r w:rsidRPr="0049256C">
        <w:rPr>
          <w:rFonts w:hint="eastAsia"/>
        </w:rPr>
        <w:t>SOAP</w:t>
      </w:r>
      <w:r w:rsidRPr="0049256C">
        <w:rPr>
          <w:rFonts w:hint="eastAsia"/>
        </w:rPr>
        <w:t>メッセージのバージョンを変更する。</w:t>
      </w:r>
    </w:p>
    <w:p w14:paraId="30151DD2" w14:textId="77777777" w:rsidR="00753A39" w:rsidRPr="0049256C" w:rsidRDefault="00753A39" w:rsidP="00EC7890"/>
    <w:p w14:paraId="1824B6FF" w14:textId="77777777" w:rsidR="005B6671" w:rsidRPr="0049256C" w:rsidRDefault="005B6671">
      <w:pPr>
        <w:pStyle w:val="32"/>
        <w:pPrChange w:id="7088" w:author="IRK" w:date="2020-05-11T09:50:00Z">
          <w:pPr>
            <w:pStyle w:val="32"/>
            <w:spacing w:before="12" w:after="12"/>
            <w:jc w:val="left"/>
          </w:pPr>
        </w:pPrChange>
      </w:pPr>
      <w:bookmarkStart w:id="7089" w:name="_Toc429066664"/>
      <w:bookmarkStart w:id="7090" w:name="_Toc441755419"/>
      <w:bookmarkStart w:id="7091" w:name="_Toc40449653"/>
      <w:r w:rsidRPr="0049256C">
        <w:rPr>
          <w:rFonts w:hint="eastAsia"/>
        </w:rPr>
        <w:t>IRE-10502</w:t>
      </w:r>
      <w:bookmarkEnd w:id="7089"/>
      <w:bookmarkEnd w:id="7090"/>
      <w:bookmarkEnd w:id="7091"/>
    </w:p>
    <w:p w14:paraId="538D252F" w14:textId="77777777" w:rsidR="005B6671" w:rsidRPr="0049256C" w:rsidRDefault="005B6671" w:rsidP="00F87852">
      <w:pPr>
        <w:pStyle w:val="10"/>
      </w:pPr>
      <w:r w:rsidRPr="0049256C">
        <w:rPr>
          <w:rFonts w:hint="eastAsia"/>
        </w:rPr>
        <w:t>エラーメッセージ</w:t>
      </w:r>
    </w:p>
    <w:p w14:paraId="68D86007" w14:textId="3EEA751A" w:rsidR="005B6671" w:rsidRPr="0049256C" w:rsidRDefault="00122C17" w:rsidP="00F87852">
      <w:pPr>
        <w:pStyle w:val="13"/>
      </w:pPr>
      <w:r>
        <w:rPr>
          <w:rFonts w:hint="eastAsia"/>
        </w:rPr>
        <w:t>登録されていないシステムエイリアスで</w:t>
      </w:r>
      <w:r w:rsidR="005B6671" w:rsidRPr="0049256C">
        <w:rPr>
          <w:rFonts w:hint="eastAsia"/>
        </w:rPr>
        <w:t>す。</w:t>
      </w:r>
    </w:p>
    <w:p w14:paraId="4FE8D238" w14:textId="77777777" w:rsidR="005B6671" w:rsidRPr="0049256C" w:rsidRDefault="005B6671" w:rsidP="00F87852">
      <w:pPr>
        <w:pStyle w:val="10"/>
      </w:pPr>
      <w:r w:rsidRPr="0049256C">
        <w:rPr>
          <w:rFonts w:hint="eastAsia"/>
        </w:rPr>
        <w:t>原因</w:t>
      </w:r>
    </w:p>
    <w:p w14:paraId="31D59AD7" w14:textId="0E43AE9A" w:rsidR="005B6671" w:rsidRPr="0049256C" w:rsidRDefault="005B6671" w:rsidP="00F87852">
      <w:pPr>
        <w:pStyle w:val="13"/>
      </w:pPr>
      <w:r w:rsidRPr="0049256C">
        <w:rPr>
          <w:rFonts w:hint="eastAsia"/>
        </w:rPr>
        <w:t>SOAP/HTTP</w:t>
      </w:r>
      <w:r w:rsidRPr="0049256C">
        <w:rPr>
          <w:rFonts w:hint="eastAsia"/>
        </w:rPr>
        <w:t>の</w:t>
      </w:r>
      <w:r w:rsidRPr="0049256C">
        <w:rPr>
          <w:rFonts w:hint="eastAsia"/>
        </w:rPr>
        <w:t>URL</w:t>
      </w:r>
      <w:r w:rsidRPr="0049256C">
        <w:rPr>
          <w:rFonts w:hint="eastAsia"/>
        </w:rPr>
        <w:t>に指定されている単位システムのエイリアスが登録されていない場合に発生する。</w:t>
      </w:r>
      <w:r w:rsidRPr="0049256C">
        <w:rPr>
          <w:rFonts w:hint="eastAsia"/>
        </w:rPr>
        <w:t>1</w:t>
      </w:r>
      <w:r w:rsidRPr="0049256C">
        <w:rPr>
          <w:rFonts w:hint="eastAsia"/>
        </w:rPr>
        <w:t>つの</w:t>
      </w:r>
      <w:r w:rsidR="00BA5E07">
        <w:rPr>
          <w:rFonts w:hint="eastAsia"/>
        </w:rPr>
        <w:t>Web</w:t>
      </w:r>
      <w:r w:rsidR="00BA5E07">
        <w:rPr>
          <w:rFonts w:hint="eastAsia"/>
        </w:rPr>
        <w:t>サービス</w:t>
      </w:r>
      <w:r w:rsidR="0094427E">
        <w:rPr>
          <w:rFonts w:hint="eastAsia"/>
        </w:rPr>
        <w:t>アダプタで複数の単位システムのルールをサービ</w:t>
      </w:r>
      <w:r w:rsidR="0094427E" w:rsidRPr="00656921">
        <w:rPr>
          <w:rFonts w:hint="eastAsia"/>
        </w:rPr>
        <w:t>スする</w:t>
      </w:r>
      <w:r w:rsidR="00522907">
        <w:rPr>
          <w:rFonts w:hint="eastAsia"/>
        </w:rPr>
        <w:t>時</w:t>
      </w:r>
      <w:r w:rsidR="0094427E" w:rsidRPr="00656921">
        <w:rPr>
          <w:rFonts w:hint="eastAsia"/>
        </w:rPr>
        <w:t>に、</w:t>
      </w:r>
      <w:r w:rsidR="0094427E" w:rsidRPr="00086960">
        <w:rPr>
          <w:rFonts w:hint="eastAsia"/>
        </w:rPr>
        <w:t>どの</w:t>
      </w:r>
      <w:r w:rsidRPr="00656921">
        <w:rPr>
          <w:rFonts w:hint="eastAsia"/>
        </w:rPr>
        <w:t>単位</w:t>
      </w:r>
      <w:r w:rsidRPr="0049256C">
        <w:rPr>
          <w:rFonts w:hint="eastAsia"/>
        </w:rPr>
        <w:t>システムのルールサービスを呼び出すかを区分するために</w:t>
      </w:r>
      <w:r w:rsidRPr="0049256C">
        <w:rPr>
          <w:rFonts w:hint="eastAsia"/>
        </w:rPr>
        <w:t>URL</w:t>
      </w:r>
      <w:r w:rsidRPr="0049256C">
        <w:rPr>
          <w:rFonts w:hint="eastAsia"/>
        </w:rPr>
        <w:t>に単位システムと</w:t>
      </w:r>
      <w:r w:rsidRPr="0049256C">
        <w:rPr>
          <w:rFonts w:hint="eastAsia"/>
        </w:rPr>
        <w:t>1</w:t>
      </w:r>
      <w:del w:id="7092" w:author="IRK" w:date="2020-03-10T16:04:00Z">
        <w:r w:rsidRPr="0049256C" w:rsidDel="00785E68">
          <w:delText>:</w:delText>
        </w:r>
      </w:del>
      <w:ins w:id="7093" w:author="IRK" w:date="2020-03-10T16:04:00Z">
        <w:r w:rsidR="00785E68">
          <w:rPr>
            <w:rFonts w:hint="eastAsia"/>
          </w:rPr>
          <w:t>：</w:t>
        </w:r>
      </w:ins>
      <w:r w:rsidRPr="0049256C">
        <w:t>1</w:t>
      </w:r>
      <w:r w:rsidRPr="0049256C">
        <w:rPr>
          <w:rFonts w:hint="eastAsia"/>
        </w:rPr>
        <w:t>でマッピングされたエイリアスが指定される。このエイリアスが識別できない場合である。</w:t>
      </w:r>
    </w:p>
    <w:p w14:paraId="6AA2048B" w14:textId="41C7957A" w:rsidR="005B6671" w:rsidRPr="0096545C" w:rsidRDefault="0094427E" w:rsidP="00F87852">
      <w:pPr>
        <w:pStyle w:val="10"/>
      </w:pPr>
      <w:r w:rsidRPr="00086960">
        <w:rPr>
          <w:rFonts w:hint="eastAsia"/>
        </w:rPr>
        <w:t>処置</w:t>
      </w:r>
      <w:r w:rsidR="005B6671" w:rsidRPr="0096545C">
        <w:rPr>
          <w:rFonts w:hint="eastAsia"/>
        </w:rPr>
        <w:t>方法</w:t>
      </w:r>
    </w:p>
    <w:p w14:paraId="64952B8D" w14:textId="77777777" w:rsidR="005B6671" w:rsidRPr="0049256C" w:rsidRDefault="005B6671" w:rsidP="00F87852">
      <w:pPr>
        <w:pStyle w:val="13"/>
      </w:pPr>
      <w:r w:rsidRPr="0049256C">
        <w:rPr>
          <w:rFonts w:hint="eastAsia"/>
        </w:rPr>
        <w:t>SOAP/HTTP</w:t>
      </w:r>
      <w:r w:rsidRPr="0049256C">
        <w:rPr>
          <w:rFonts w:hint="eastAsia"/>
        </w:rPr>
        <w:t>の</w:t>
      </w:r>
      <w:r w:rsidRPr="0049256C">
        <w:rPr>
          <w:rFonts w:hint="eastAsia"/>
        </w:rPr>
        <w:t>URL</w:t>
      </w:r>
      <w:r w:rsidRPr="0049256C">
        <w:rPr>
          <w:rFonts w:hint="eastAsia"/>
        </w:rPr>
        <w:t>を確認して修正する。</w:t>
      </w:r>
    </w:p>
    <w:p w14:paraId="49B49F02" w14:textId="75C4192B" w:rsidR="00404274" w:rsidRDefault="00404274">
      <w:pPr>
        <w:jc w:val="left"/>
        <w:rPr>
          <w:rFonts w:cs="Arial"/>
          <w:b/>
          <w:bCs/>
          <w:spacing w:val="0"/>
          <w:sz w:val="24"/>
          <w:szCs w:val="24"/>
        </w:rPr>
      </w:pPr>
      <w:del w:id="7094" w:author="IRK" w:date="2020-04-16T14:40:00Z">
        <w:r w:rsidDel="00D4323D">
          <w:br w:type="page"/>
        </w:r>
      </w:del>
    </w:p>
    <w:p w14:paraId="3144E0F3" w14:textId="77777777" w:rsidR="005B6671" w:rsidRPr="0049256C" w:rsidRDefault="005B6671">
      <w:pPr>
        <w:pStyle w:val="22"/>
        <w:pPrChange w:id="7095" w:author="IRK" w:date="2020-05-11T09:50:00Z">
          <w:pPr>
            <w:pStyle w:val="22"/>
            <w:jc w:val="left"/>
          </w:pPr>
        </w:pPrChange>
      </w:pPr>
      <w:bookmarkStart w:id="7096" w:name="_Toc465092211"/>
      <w:bookmarkStart w:id="7097" w:name="_Toc429066665"/>
      <w:bookmarkStart w:id="7098" w:name="_Toc441755420"/>
      <w:bookmarkStart w:id="7099" w:name="_Toc40449654"/>
      <w:bookmarkEnd w:id="7096"/>
      <w:r w:rsidRPr="0049256C">
        <w:rPr>
          <w:rFonts w:hint="eastAsia"/>
        </w:rPr>
        <w:t>IRE-11XXX</w:t>
      </w:r>
      <w:bookmarkEnd w:id="7097"/>
      <w:bookmarkEnd w:id="7098"/>
      <w:bookmarkEnd w:id="7099"/>
    </w:p>
    <w:p w14:paraId="3A76A039" w14:textId="44D3E33B" w:rsidR="005B6671" w:rsidRPr="0049256C" w:rsidRDefault="0094427E" w:rsidP="00EC7890">
      <w:r>
        <w:rPr>
          <w:rFonts w:hint="eastAsia"/>
        </w:rPr>
        <w:t>ルールサーバがルールリポジトリにアクセスする途中で</w:t>
      </w:r>
      <w:r w:rsidRPr="0072616A">
        <w:rPr>
          <w:rFonts w:hint="eastAsia"/>
        </w:rPr>
        <w:t>発生</w:t>
      </w:r>
      <w:r w:rsidRPr="00086960">
        <w:rPr>
          <w:rFonts w:hint="eastAsia"/>
        </w:rPr>
        <w:t>する</w:t>
      </w:r>
      <w:r w:rsidR="005B6671" w:rsidRPr="0072616A">
        <w:rPr>
          <w:rFonts w:hint="eastAsia"/>
        </w:rPr>
        <w:t>エラーである</w:t>
      </w:r>
      <w:r w:rsidR="005B6671" w:rsidRPr="0049256C">
        <w:rPr>
          <w:rFonts w:hint="eastAsia"/>
        </w:rPr>
        <w:t>。ルールサーバがルールリポジトリにアクセスする場合は次の</w:t>
      </w:r>
      <w:del w:id="7100" w:author="IRK" w:date="2020-03-11T16:21:00Z">
        <w:r w:rsidR="005B6671" w:rsidRPr="0049256C" w:rsidDel="003A26C2">
          <w:rPr>
            <w:rFonts w:hint="eastAsia"/>
          </w:rPr>
          <w:delText>通り</w:delText>
        </w:r>
      </w:del>
      <w:ins w:id="7101" w:author="IRK" w:date="2020-03-11T16:22:00Z">
        <w:r w:rsidR="003A26C2">
          <w:rPr>
            <w:rFonts w:hint="eastAsia"/>
          </w:rPr>
          <w:t>とおり</w:t>
        </w:r>
      </w:ins>
      <w:r w:rsidR="005B6671" w:rsidRPr="0049256C">
        <w:rPr>
          <w:rFonts w:hint="eastAsia"/>
        </w:rPr>
        <w:t>である。</w:t>
      </w:r>
    </w:p>
    <w:p w14:paraId="73ED6B4B" w14:textId="77777777" w:rsidR="005B6671" w:rsidRPr="0049256C" w:rsidRDefault="005B6671" w:rsidP="00F87852">
      <w:pPr>
        <w:pStyle w:val="10"/>
      </w:pPr>
      <w:r w:rsidRPr="0049256C">
        <w:rPr>
          <w:rFonts w:hint="eastAsia"/>
        </w:rPr>
        <w:t>ルールサーバが初期化される時</w:t>
      </w:r>
    </w:p>
    <w:p w14:paraId="763A0C1C" w14:textId="77777777" w:rsidR="005B6671" w:rsidRPr="0049256C" w:rsidRDefault="005B6671" w:rsidP="00F87852">
      <w:pPr>
        <w:pStyle w:val="10"/>
      </w:pPr>
      <w:r w:rsidRPr="0049256C">
        <w:rPr>
          <w:rFonts w:hint="eastAsia"/>
        </w:rPr>
        <w:t>ルールサービスを実行する時</w:t>
      </w:r>
    </w:p>
    <w:p w14:paraId="2BEF95B8" w14:textId="77777777" w:rsidR="005B6671" w:rsidRPr="0049256C" w:rsidRDefault="005B6671" w:rsidP="00F87852">
      <w:pPr>
        <w:pStyle w:val="10"/>
      </w:pPr>
      <w:r w:rsidRPr="0049256C">
        <w:rPr>
          <w:rFonts w:hint="eastAsia"/>
        </w:rPr>
        <w:t>ルールビルダーサーバがルールデータを変更してルールリポジトリキャッシュを更新する時</w:t>
      </w:r>
    </w:p>
    <w:p w14:paraId="214F7DF3" w14:textId="77777777" w:rsidR="005B6671" w:rsidRPr="0049256C" w:rsidRDefault="005B6671" w:rsidP="00EC7890"/>
    <w:p w14:paraId="019F9F69" w14:textId="77777777" w:rsidR="005B6671" w:rsidRPr="0049256C" w:rsidRDefault="005B6671">
      <w:pPr>
        <w:pStyle w:val="32"/>
        <w:pPrChange w:id="7102" w:author="IRK" w:date="2020-05-11T09:50:00Z">
          <w:pPr>
            <w:pStyle w:val="32"/>
            <w:spacing w:before="12" w:after="12"/>
            <w:jc w:val="left"/>
          </w:pPr>
        </w:pPrChange>
      </w:pPr>
      <w:bookmarkStart w:id="7103" w:name="_Toc429066666"/>
      <w:bookmarkStart w:id="7104" w:name="_Toc441755421"/>
      <w:bookmarkStart w:id="7105" w:name="_Toc40449655"/>
      <w:r w:rsidRPr="0049256C">
        <w:rPr>
          <w:rFonts w:hint="eastAsia"/>
        </w:rPr>
        <w:t>IRE-11000</w:t>
      </w:r>
      <w:bookmarkEnd w:id="7103"/>
      <w:bookmarkEnd w:id="7104"/>
      <w:bookmarkEnd w:id="7105"/>
    </w:p>
    <w:p w14:paraId="63B3213C" w14:textId="77777777" w:rsidR="005B6671" w:rsidRPr="0049256C" w:rsidRDefault="005B6671" w:rsidP="00F87852">
      <w:pPr>
        <w:pStyle w:val="10"/>
      </w:pPr>
      <w:r w:rsidRPr="0049256C">
        <w:rPr>
          <w:rFonts w:hint="eastAsia"/>
        </w:rPr>
        <w:t>エラーメッセージ</w:t>
      </w:r>
    </w:p>
    <w:p w14:paraId="6A0EED70" w14:textId="77777777" w:rsidR="005B6671" w:rsidRPr="0049256C" w:rsidRDefault="005B6671" w:rsidP="00F87852">
      <w:pPr>
        <w:pStyle w:val="13"/>
      </w:pPr>
      <w:r w:rsidRPr="0049256C">
        <w:rPr>
          <w:rFonts w:hint="eastAsia"/>
        </w:rPr>
        <w:t>ルール</w:t>
      </w:r>
      <w:r w:rsidRPr="0049256C">
        <w:t>DB</w:t>
      </w:r>
      <w:r w:rsidRPr="0049256C">
        <w:t>からデータ読み込み中に、データベースエラーが発生しました。</w:t>
      </w:r>
    </w:p>
    <w:p w14:paraId="59B7C38B" w14:textId="77777777" w:rsidR="005B6671" w:rsidRPr="0049256C" w:rsidRDefault="005B6671" w:rsidP="00F87852">
      <w:pPr>
        <w:pStyle w:val="10"/>
      </w:pPr>
      <w:r w:rsidRPr="0049256C">
        <w:rPr>
          <w:rFonts w:hint="eastAsia"/>
        </w:rPr>
        <w:t>原因</w:t>
      </w:r>
    </w:p>
    <w:p w14:paraId="10B0B72D" w14:textId="7FB9E07C" w:rsidR="005B6671" w:rsidRPr="0049256C" w:rsidRDefault="005B6671" w:rsidP="00F87852">
      <w:pPr>
        <w:pStyle w:val="13"/>
      </w:pPr>
      <w:r w:rsidRPr="0049256C">
        <w:rPr>
          <w:rFonts w:hint="eastAsia"/>
        </w:rPr>
        <w:t>ルールサーバがルール</w:t>
      </w:r>
      <w:r w:rsidRPr="0049256C">
        <w:rPr>
          <w:rFonts w:hint="eastAsia"/>
        </w:rPr>
        <w:t>DB</w:t>
      </w:r>
      <w:r w:rsidRPr="0049256C">
        <w:rPr>
          <w:rFonts w:hint="eastAsia"/>
        </w:rPr>
        <w:t>にルールデータをクエリする途中で</w:t>
      </w:r>
      <w:r w:rsidRPr="0049256C">
        <w:rPr>
          <w:rFonts w:hint="eastAsia"/>
        </w:rPr>
        <w:t>J</w:t>
      </w:r>
      <w:r w:rsidRPr="0049256C">
        <w:t>DBC</w:t>
      </w:r>
      <w:r w:rsidRPr="0049256C">
        <w:rPr>
          <w:rFonts w:hint="eastAsia"/>
        </w:rPr>
        <w:t>段階のエラーが発生した場合である。メッセージに</w:t>
      </w:r>
      <w:r w:rsidRPr="0049256C">
        <w:rPr>
          <w:rFonts w:hint="eastAsia"/>
        </w:rPr>
        <w:t>JDBC</w:t>
      </w:r>
      <w:r w:rsidRPr="0049256C">
        <w:rPr>
          <w:rFonts w:hint="eastAsia"/>
        </w:rPr>
        <w:t>エラーメッセージが含まれる。正確な原因は</w:t>
      </w:r>
      <w:r w:rsidRPr="0049256C">
        <w:rPr>
          <w:rFonts w:hint="eastAsia"/>
        </w:rPr>
        <w:t>JDBC</w:t>
      </w:r>
      <w:r w:rsidRPr="0049256C">
        <w:rPr>
          <w:rFonts w:hint="eastAsia"/>
        </w:rPr>
        <w:t>エラーメッセージを確認する。メッセージには、どのルールデータにアクセスする途中でエラーが発生したかに対する情報が含まれる</w:t>
      </w:r>
      <w:r w:rsidR="000D318C">
        <w:rPr>
          <w:rFonts w:hint="eastAsia"/>
        </w:rPr>
        <w:t>。</w:t>
      </w:r>
    </w:p>
    <w:p w14:paraId="666FE2EE" w14:textId="5754FEB5" w:rsidR="005B6671" w:rsidRPr="0072616A" w:rsidRDefault="0094427E" w:rsidP="00F87852">
      <w:pPr>
        <w:pStyle w:val="10"/>
      </w:pPr>
      <w:r w:rsidRPr="00086960">
        <w:rPr>
          <w:rFonts w:hint="eastAsia"/>
        </w:rPr>
        <w:t>処置</w:t>
      </w:r>
      <w:r w:rsidR="005B6671" w:rsidRPr="0072616A">
        <w:rPr>
          <w:rFonts w:hint="eastAsia"/>
        </w:rPr>
        <w:t>方法</w:t>
      </w:r>
    </w:p>
    <w:p w14:paraId="6D61BD65" w14:textId="3457B97F" w:rsidR="005B6671" w:rsidRPr="0072616A" w:rsidRDefault="005B6671" w:rsidP="00F87852">
      <w:pPr>
        <w:pStyle w:val="13"/>
      </w:pPr>
      <w:r w:rsidRPr="0072616A">
        <w:rPr>
          <w:rFonts w:hint="eastAsia"/>
        </w:rPr>
        <w:t>JDBC</w:t>
      </w:r>
      <w:r w:rsidR="0094427E" w:rsidRPr="0072616A">
        <w:rPr>
          <w:rFonts w:hint="eastAsia"/>
        </w:rPr>
        <w:t>エラーメッセージを確認して</w:t>
      </w:r>
      <w:r w:rsidR="0094427E" w:rsidRPr="00086960">
        <w:rPr>
          <w:rFonts w:hint="eastAsia"/>
        </w:rPr>
        <w:t>処置</w:t>
      </w:r>
      <w:r w:rsidRPr="0072616A">
        <w:rPr>
          <w:rFonts w:hint="eastAsia"/>
        </w:rPr>
        <w:t>する。</w:t>
      </w:r>
    </w:p>
    <w:p w14:paraId="59ABABF9" w14:textId="77777777" w:rsidR="005B6671" w:rsidRPr="0049256C" w:rsidRDefault="005B6671" w:rsidP="00EC7890"/>
    <w:p w14:paraId="29F15908" w14:textId="77777777" w:rsidR="005B6671" w:rsidRPr="0049256C" w:rsidRDefault="005B6671">
      <w:pPr>
        <w:pStyle w:val="32"/>
        <w:pPrChange w:id="7106" w:author="IRK" w:date="2020-05-11T09:50:00Z">
          <w:pPr>
            <w:pStyle w:val="32"/>
            <w:spacing w:before="12" w:after="12"/>
            <w:jc w:val="left"/>
          </w:pPr>
        </w:pPrChange>
      </w:pPr>
      <w:bookmarkStart w:id="7107" w:name="_Toc429066667"/>
      <w:bookmarkStart w:id="7108" w:name="_Toc441755422"/>
      <w:bookmarkStart w:id="7109" w:name="_Toc40449656"/>
      <w:r w:rsidRPr="0049256C">
        <w:rPr>
          <w:rFonts w:hint="eastAsia"/>
        </w:rPr>
        <w:t>IRE-11001</w:t>
      </w:r>
      <w:bookmarkEnd w:id="7107"/>
      <w:bookmarkEnd w:id="7108"/>
      <w:bookmarkEnd w:id="7109"/>
    </w:p>
    <w:p w14:paraId="2AF15F20" w14:textId="77777777" w:rsidR="005B6671" w:rsidRPr="0049256C" w:rsidRDefault="005B6671" w:rsidP="00F87852">
      <w:pPr>
        <w:pStyle w:val="10"/>
      </w:pPr>
      <w:r w:rsidRPr="0049256C">
        <w:rPr>
          <w:rFonts w:hint="eastAsia"/>
        </w:rPr>
        <w:t>エラーメッセージ</w:t>
      </w:r>
    </w:p>
    <w:p w14:paraId="08DB1297" w14:textId="4F1102FD" w:rsidR="005B6671" w:rsidRPr="0049256C" w:rsidRDefault="005B6671" w:rsidP="00F87852">
      <w:pPr>
        <w:pStyle w:val="13"/>
      </w:pPr>
      <w:r w:rsidRPr="0049256C">
        <w:t>JDBC</w:t>
      </w:r>
      <w:r w:rsidRPr="0049256C">
        <w:t>ローダからデータベースコネクションを取得できませんでした。</w:t>
      </w:r>
    </w:p>
    <w:p w14:paraId="5764D4AA" w14:textId="77777777" w:rsidR="005B6671" w:rsidRPr="0049256C" w:rsidRDefault="005B6671" w:rsidP="00F87852">
      <w:pPr>
        <w:pStyle w:val="10"/>
      </w:pPr>
      <w:r w:rsidRPr="0049256C">
        <w:rPr>
          <w:rFonts w:hint="eastAsia"/>
        </w:rPr>
        <w:t>原因</w:t>
      </w:r>
    </w:p>
    <w:p w14:paraId="523F653C" w14:textId="5AAC902E" w:rsidR="004216DC" w:rsidRDefault="005B6671" w:rsidP="00F87852">
      <w:pPr>
        <w:pStyle w:val="13"/>
      </w:pPr>
      <w:r w:rsidRPr="0049256C">
        <w:rPr>
          <w:rFonts w:hint="eastAsia"/>
        </w:rPr>
        <w:t>ルール</w:t>
      </w:r>
      <w:r w:rsidRPr="0049256C">
        <w:rPr>
          <w:rFonts w:hint="eastAsia"/>
        </w:rPr>
        <w:t>DB</w:t>
      </w:r>
      <w:r w:rsidRPr="0049256C">
        <w:rPr>
          <w:rFonts w:hint="eastAsia"/>
        </w:rPr>
        <w:t>にアクセスするためにデータベース</w:t>
      </w:r>
      <w:r w:rsidR="00FB7554">
        <w:rPr>
          <w:rFonts w:hint="eastAsia"/>
        </w:rPr>
        <w:t>接続</w:t>
      </w:r>
      <w:r w:rsidRPr="0049256C">
        <w:rPr>
          <w:rFonts w:hint="eastAsia"/>
        </w:rPr>
        <w:t>を取得する途中でエラーが発生した場合である。メッセージに</w:t>
      </w:r>
      <w:r w:rsidRPr="0049256C">
        <w:rPr>
          <w:rFonts w:hint="eastAsia"/>
        </w:rPr>
        <w:t>JDBC</w:t>
      </w:r>
      <w:r w:rsidRPr="0049256C">
        <w:rPr>
          <w:rFonts w:hint="eastAsia"/>
        </w:rPr>
        <w:t>エラーメッセージが含まれる。正確な原因は</w:t>
      </w:r>
      <w:r w:rsidRPr="0049256C">
        <w:rPr>
          <w:rFonts w:hint="eastAsia"/>
        </w:rPr>
        <w:t>JDBC</w:t>
      </w:r>
      <w:r w:rsidRPr="0049256C">
        <w:rPr>
          <w:rFonts w:hint="eastAsia"/>
        </w:rPr>
        <w:t>エラーメッセージを確認する。</w:t>
      </w:r>
    </w:p>
    <w:p w14:paraId="651B82B7" w14:textId="2EF7DCC8" w:rsidR="005B6671" w:rsidRPr="0072616A" w:rsidRDefault="00552934" w:rsidP="00F87852">
      <w:pPr>
        <w:pStyle w:val="10"/>
      </w:pPr>
      <w:r w:rsidRPr="00086960">
        <w:rPr>
          <w:rFonts w:hint="eastAsia"/>
        </w:rPr>
        <w:t>処置</w:t>
      </w:r>
      <w:r w:rsidR="005B6671" w:rsidRPr="0072616A">
        <w:rPr>
          <w:rFonts w:hint="eastAsia"/>
        </w:rPr>
        <w:t>方法</w:t>
      </w:r>
    </w:p>
    <w:p w14:paraId="6B72911A" w14:textId="429AC472" w:rsidR="005B6671" w:rsidRPr="0072616A" w:rsidRDefault="005B6671" w:rsidP="00F87852">
      <w:pPr>
        <w:pStyle w:val="13"/>
      </w:pPr>
      <w:r w:rsidRPr="002127E5">
        <w:t>JDBC</w:t>
      </w:r>
      <w:r w:rsidR="00552934" w:rsidRPr="002127E5">
        <w:rPr>
          <w:rFonts w:hint="eastAsia"/>
        </w:rPr>
        <w:t>エラーメッセージを確認して</w:t>
      </w:r>
      <w:r w:rsidR="00552934" w:rsidRPr="00086960">
        <w:rPr>
          <w:rFonts w:hint="eastAsia"/>
        </w:rPr>
        <w:t>処置</w:t>
      </w:r>
      <w:r w:rsidRPr="0072616A">
        <w:rPr>
          <w:rFonts w:hint="eastAsia"/>
        </w:rPr>
        <w:t>する。</w:t>
      </w:r>
    </w:p>
    <w:p w14:paraId="129815FF" w14:textId="77777777" w:rsidR="00974615" w:rsidRPr="0049256C" w:rsidRDefault="00974615" w:rsidP="00EC7890"/>
    <w:p w14:paraId="10427EEB" w14:textId="77777777" w:rsidR="005B6671" w:rsidRPr="0049256C" w:rsidRDefault="005B6671">
      <w:pPr>
        <w:pStyle w:val="32"/>
        <w:pPrChange w:id="7110" w:author="IRK" w:date="2020-05-11T09:50:00Z">
          <w:pPr>
            <w:pStyle w:val="32"/>
            <w:spacing w:before="12" w:after="12"/>
            <w:jc w:val="left"/>
          </w:pPr>
        </w:pPrChange>
      </w:pPr>
      <w:bookmarkStart w:id="7111" w:name="_Toc429066668"/>
      <w:bookmarkStart w:id="7112" w:name="_Toc441755423"/>
      <w:bookmarkStart w:id="7113" w:name="_Toc40449657"/>
      <w:r w:rsidRPr="0049256C">
        <w:rPr>
          <w:rFonts w:hint="eastAsia"/>
        </w:rPr>
        <w:t>IRE-11002</w:t>
      </w:r>
      <w:bookmarkEnd w:id="7111"/>
      <w:bookmarkEnd w:id="7112"/>
      <w:bookmarkEnd w:id="7113"/>
    </w:p>
    <w:p w14:paraId="620BBA5C" w14:textId="77777777" w:rsidR="005B6671" w:rsidRPr="0049256C" w:rsidRDefault="005B6671" w:rsidP="00F87852">
      <w:pPr>
        <w:pStyle w:val="10"/>
      </w:pPr>
      <w:r w:rsidRPr="0049256C">
        <w:rPr>
          <w:rFonts w:hint="eastAsia"/>
        </w:rPr>
        <w:t>エラーメッセージ</w:t>
      </w:r>
    </w:p>
    <w:p w14:paraId="76F95614" w14:textId="21F8E8C2" w:rsidR="005B6671" w:rsidRPr="0072616A" w:rsidRDefault="005B6671" w:rsidP="00F87852">
      <w:pPr>
        <w:pStyle w:val="13"/>
      </w:pPr>
      <w:r w:rsidRPr="0049256C">
        <w:t>JDBC</w:t>
      </w:r>
      <w:r w:rsidR="00AD7DAD">
        <w:t>ローダがネーミングシステムから</w:t>
      </w:r>
      <w:r w:rsidR="00AD7DAD" w:rsidRPr="0072616A">
        <w:t>データソース</w:t>
      </w:r>
      <w:r w:rsidR="00AD7DAD" w:rsidRPr="00086960">
        <w:rPr>
          <w:rFonts w:hint="eastAsia"/>
        </w:rPr>
        <w:t>が見つかりませんでした</w:t>
      </w:r>
      <w:r w:rsidRPr="0072616A">
        <w:t>。</w:t>
      </w:r>
    </w:p>
    <w:p w14:paraId="5668245E" w14:textId="77777777" w:rsidR="005B6671" w:rsidRPr="0049256C" w:rsidRDefault="005B6671" w:rsidP="00F87852">
      <w:pPr>
        <w:pStyle w:val="10"/>
      </w:pPr>
      <w:r w:rsidRPr="0049256C">
        <w:rPr>
          <w:rFonts w:hint="eastAsia"/>
        </w:rPr>
        <w:t>原因</w:t>
      </w:r>
    </w:p>
    <w:p w14:paraId="74480196" w14:textId="4B783860" w:rsidR="005B6671" w:rsidRPr="0049256C" w:rsidRDefault="005B6671" w:rsidP="00F87852">
      <w:pPr>
        <w:pStyle w:val="13"/>
      </w:pPr>
      <w:r w:rsidRPr="0049256C">
        <w:rPr>
          <w:rFonts w:hint="eastAsia"/>
        </w:rPr>
        <w:t>JDBC</w:t>
      </w:r>
      <w:r w:rsidRPr="0049256C">
        <w:rPr>
          <w:rFonts w:hint="eastAsia"/>
        </w:rPr>
        <w:t>ローダに設定</w:t>
      </w:r>
      <w:r w:rsidR="00FB2208">
        <w:rPr>
          <w:rFonts w:hint="eastAsia"/>
        </w:rPr>
        <w:t>した</w:t>
      </w:r>
      <w:r w:rsidRPr="0049256C">
        <w:rPr>
          <w:rFonts w:hint="eastAsia"/>
        </w:rPr>
        <w:t>名前のデータソースをネーミングシステムから</w:t>
      </w:r>
      <w:r w:rsidR="00FB2208">
        <w:rPr>
          <w:rFonts w:hint="eastAsia"/>
        </w:rPr>
        <w:t>見つけられなかった</w:t>
      </w:r>
      <w:r w:rsidRPr="0049256C">
        <w:rPr>
          <w:rFonts w:hint="eastAsia"/>
        </w:rPr>
        <w:t>場合に発生する。データソースを生成する途中で問題があった可能性もある。ウィザードを使わない場合、</w:t>
      </w:r>
      <w:r w:rsidRPr="0049256C">
        <w:rPr>
          <w:rFonts w:hint="eastAsia"/>
        </w:rPr>
        <w:t>JND</w:t>
      </w:r>
      <w:r w:rsidR="00AD7DAD">
        <w:rPr>
          <w:rFonts w:hint="eastAsia"/>
        </w:rPr>
        <w:t>I</w:t>
      </w:r>
      <w:r w:rsidRPr="0049256C">
        <w:rPr>
          <w:rFonts w:hint="eastAsia"/>
        </w:rPr>
        <w:t>設定と</w:t>
      </w:r>
      <w:r w:rsidRPr="0049256C">
        <w:rPr>
          <w:rFonts w:hint="eastAsia"/>
        </w:rPr>
        <w:t>JDBC</w:t>
      </w:r>
      <w:r w:rsidRPr="0049256C">
        <w:rPr>
          <w:rFonts w:hint="eastAsia"/>
        </w:rPr>
        <w:t>ローダのデータソース名の不一致も想定される。メッセージに</w:t>
      </w:r>
      <w:r w:rsidRPr="0049256C">
        <w:rPr>
          <w:rFonts w:hint="eastAsia"/>
        </w:rPr>
        <w:t>JNDI</w:t>
      </w:r>
      <w:r w:rsidRPr="0049256C">
        <w:rPr>
          <w:rFonts w:hint="eastAsia"/>
        </w:rPr>
        <w:t>エラーメッセージが含まれる。</w:t>
      </w:r>
    </w:p>
    <w:p w14:paraId="0971D6B9" w14:textId="3A4A97EF" w:rsidR="005B6671" w:rsidRPr="0072616A" w:rsidRDefault="00AD7DAD" w:rsidP="00F87852">
      <w:pPr>
        <w:pStyle w:val="10"/>
      </w:pPr>
      <w:r w:rsidRPr="00086960">
        <w:rPr>
          <w:rFonts w:hint="eastAsia"/>
        </w:rPr>
        <w:t>処置</w:t>
      </w:r>
      <w:r w:rsidR="005B6671" w:rsidRPr="0072616A">
        <w:rPr>
          <w:rFonts w:hint="eastAsia"/>
        </w:rPr>
        <w:t>方法</w:t>
      </w:r>
    </w:p>
    <w:p w14:paraId="6F473B2A" w14:textId="77CDF25C" w:rsidR="005B6671" w:rsidRPr="002127E5" w:rsidRDefault="005B6671" w:rsidP="00F87852">
      <w:pPr>
        <w:pStyle w:val="13"/>
      </w:pPr>
      <w:r w:rsidRPr="0072616A">
        <w:rPr>
          <w:rFonts w:hint="eastAsia"/>
        </w:rPr>
        <w:t>JNDI</w:t>
      </w:r>
      <w:r w:rsidR="00AD7DAD" w:rsidRPr="00D7193E">
        <w:rPr>
          <w:rFonts w:hint="eastAsia"/>
        </w:rPr>
        <w:t>エラーメッセージとルールサーバのログファイルを確認して</w:t>
      </w:r>
      <w:r w:rsidR="00AD7DAD" w:rsidRPr="00086960">
        <w:rPr>
          <w:rFonts w:hint="eastAsia"/>
        </w:rPr>
        <w:t>処置</w:t>
      </w:r>
      <w:r w:rsidR="00AD7DAD" w:rsidRPr="0072616A">
        <w:rPr>
          <w:rFonts w:hint="eastAsia"/>
        </w:rPr>
        <w:t>する。データソースが生成される途中でエラーが発生した</w:t>
      </w:r>
      <w:r w:rsidR="00AD7DAD" w:rsidRPr="00086960">
        <w:rPr>
          <w:rFonts w:hint="eastAsia"/>
        </w:rPr>
        <w:t>場合</w:t>
      </w:r>
      <w:r w:rsidR="00AD7DAD" w:rsidRPr="0072616A">
        <w:rPr>
          <w:rFonts w:hint="eastAsia"/>
        </w:rPr>
        <w:t>、その原因を探して</w:t>
      </w:r>
      <w:r w:rsidR="00AD7DAD" w:rsidRPr="00086960">
        <w:rPr>
          <w:rFonts w:hint="eastAsia"/>
        </w:rPr>
        <w:t>処置</w:t>
      </w:r>
      <w:r w:rsidRPr="0072616A">
        <w:rPr>
          <w:rFonts w:hint="eastAsia"/>
        </w:rPr>
        <w:t>する。</w:t>
      </w:r>
      <w:r w:rsidRPr="0072616A">
        <w:rPr>
          <w:rFonts w:hint="eastAsia"/>
        </w:rPr>
        <w:t>JNDI</w:t>
      </w:r>
      <w:r w:rsidRPr="0072616A">
        <w:rPr>
          <w:rFonts w:hint="eastAsia"/>
        </w:rPr>
        <w:t>設定と</w:t>
      </w:r>
      <w:r w:rsidRPr="00D7193E">
        <w:rPr>
          <w:rFonts w:hint="eastAsia"/>
        </w:rPr>
        <w:t>JDBC</w:t>
      </w:r>
      <w:r w:rsidRPr="00D7193E">
        <w:rPr>
          <w:rFonts w:hint="eastAsia"/>
        </w:rPr>
        <w:t>ローダの設定が合わない場合には設定を修正する。ただし、ウィザードを使用した場合は該当しない。</w:t>
      </w:r>
    </w:p>
    <w:p w14:paraId="1AB5B0CC" w14:textId="77777777" w:rsidR="005B6671" w:rsidRPr="0049256C" w:rsidRDefault="005B6671" w:rsidP="00EC7890"/>
    <w:p w14:paraId="474C435F" w14:textId="77777777" w:rsidR="005B6671" w:rsidRPr="0049256C" w:rsidRDefault="005B6671">
      <w:pPr>
        <w:pStyle w:val="32"/>
        <w:pPrChange w:id="7114" w:author="IRK" w:date="2020-05-11T09:50:00Z">
          <w:pPr>
            <w:pStyle w:val="32"/>
            <w:spacing w:before="12" w:after="12"/>
            <w:jc w:val="left"/>
          </w:pPr>
        </w:pPrChange>
      </w:pPr>
      <w:bookmarkStart w:id="7115" w:name="_Toc429066669"/>
      <w:bookmarkStart w:id="7116" w:name="_Toc441755424"/>
      <w:bookmarkStart w:id="7117" w:name="_Toc40449658"/>
      <w:r w:rsidRPr="0049256C">
        <w:rPr>
          <w:rFonts w:hint="eastAsia"/>
        </w:rPr>
        <w:t>IRE-11003</w:t>
      </w:r>
      <w:bookmarkEnd w:id="7115"/>
      <w:bookmarkEnd w:id="7116"/>
      <w:bookmarkEnd w:id="7117"/>
    </w:p>
    <w:p w14:paraId="53C1755E" w14:textId="77777777" w:rsidR="005B6671" w:rsidRPr="0049256C" w:rsidRDefault="005B6671" w:rsidP="00F87852">
      <w:pPr>
        <w:pStyle w:val="10"/>
      </w:pPr>
      <w:r w:rsidRPr="0049256C">
        <w:rPr>
          <w:rFonts w:hint="eastAsia"/>
        </w:rPr>
        <w:t>エラーメッセージ</w:t>
      </w:r>
    </w:p>
    <w:p w14:paraId="3FC07988" w14:textId="77777777" w:rsidR="005B6671" w:rsidRPr="0049256C" w:rsidRDefault="005B6671" w:rsidP="00F87852">
      <w:pPr>
        <w:pStyle w:val="13"/>
      </w:pPr>
      <w:r w:rsidRPr="0049256C">
        <w:rPr>
          <w:rFonts w:hint="eastAsia"/>
        </w:rPr>
        <w:t>ルール</w:t>
      </w:r>
      <w:r w:rsidRPr="0049256C">
        <w:t>DB</w:t>
      </w:r>
      <w:r w:rsidRPr="0049256C">
        <w:t>にシステム情報がありません。</w:t>
      </w:r>
    </w:p>
    <w:p w14:paraId="56031CD6" w14:textId="77777777" w:rsidR="005B6671" w:rsidRPr="0049256C" w:rsidRDefault="005B6671" w:rsidP="00F87852">
      <w:pPr>
        <w:pStyle w:val="10"/>
      </w:pPr>
      <w:r w:rsidRPr="0049256C">
        <w:rPr>
          <w:rFonts w:hint="eastAsia"/>
        </w:rPr>
        <w:t>原因</w:t>
      </w:r>
    </w:p>
    <w:p w14:paraId="5076340E" w14:textId="6D7F613C" w:rsidR="005B6671" w:rsidRPr="00A525EC" w:rsidRDefault="005B6671" w:rsidP="00F87852">
      <w:pPr>
        <w:pStyle w:val="13"/>
      </w:pPr>
      <w:r w:rsidRPr="0049256C">
        <w:rPr>
          <w:rFonts w:hint="eastAsia"/>
        </w:rPr>
        <w:t>ルール</w:t>
      </w:r>
      <w:r w:rsidRPr="0049256C">
        <w:rPr>
          <w:rFonts w:hint="eastAsia"/>
        </w:rPr>
        <w:t>DB</w:t>
      </w:r>
      <w:r w:rsidRPr="0049256C">
        <w:rPr>
          <w:rFonts w:hint="eastAsia"/>
        </w:rPr>
        <w:t>にはその</w:t>
      </w:r>
      <w:r w:rsidRPr="0049256C">
        <w:rPr>
          <w:rFonts w:hint="eastAsia"/>
        </w:rPr>
        <w:t>DB</w:t>
      </w:r>
      <w:r w:rsidR="00AD7DAD" w:rsidRPr="0072616A">
        <w:rPr>
          <w:rFonts w:hint="eastAsia"/>
        </w:rPr>
        <w:t>のデータが</w:t>
      </w:r>
      <w:r w:rsidR="00AD7DAD" w:rsidRPr="00086960">
        <w:rPr>
          <w:rFonts w:hint="eastAsia"/>
        </w:rPr>
        <w:t>どの</w:t>
      </w:r>
      <w:r w:rsidRPr="0072616A">
        <w:rPr>
          <w:rFonts w:hint="eastAsia"/>
        </w:rPr>
        <w:t>単位ルールシステムに属す</w:t>
      </w:r>
      <w:r w:rsidRPr="00D7193E">
        <w:rPr>
          <w:rFonts w:hint="eastAsia"/>
        </w:rPr>
        <w:t>るのかに関する情報が保存されている。ルール</w:t>
      </w:r>
      <w:r w:rsidRPr="002127E5">
        <w:rPr>
          <w:rFonts w:hint="eastAsia"/>
        </w:rPr>
        <w:t>D</w:t>
      </w:r>
      <w:r w:rsidRPr="002127E5">
        <w:t>B</w:t>
      </w:r>
      <w:r w:rsidRPr="00A525EC">
        <w:rPr>
          <w:rFonts w:hint="eastAsia"/>
        </w:rPr>
        <w:t>が壊れて関連情報がない場合にこのエラーが発生する。</w:t>
      </w:r>
    </w:p>
    <w:p w14:paraId="61B7CFA8" w14:textId="2C370757" w:rsidR="005B6671" w:rsidRPr="00D7193E" w:rsidRDefault="00AD7DAD" w:rsidP="00F87852">
      <w:pPr>
        <w:pStyle w:val="10"/>
      </w:pPr>
      <w:r w:rsidRPr="00086960">
        <w:rPr>
          <w:rFonts w:hint="eastAsia"/>
        </w:rPr>
        <w:t>処置</w:t>
      </w:r>
      <w:r w:rsidR="005B6671" w:rsidRPr="0072616A">
        <w:rPr>
          <w:rFonts w:hint="eastAsia"/>
        </w:rPr>
        <w:t>方法</w:t>
      </w:r>
    </w:p>
    <w:p w14:paraId="63A64050" w14:textId="5186163C" w:rsidR="005B6671" w:rsidRPr="0049256C" w:rsidRDefault="005B6671" w:rsidP="00F87852">
      <w:pPr>
        <w:pStyle w:val="13"/>
      </w:pPr>
      <w:r w:rsidRPr="0049256C">
        <w:rPr>
          <w:rFonts w:hint="eastAsia"/>
        </w:rPr>
        <w:t>ルール</w:t>
      </w:r>
      <w:r w:rsidRPr="0049256C">
        <w:rPr>
          <w:rFonts w:hint="eastAsia"/>
        </w:rPr>
        <w:t>DB</w:t>
      </w:r>
      <w:r w:rsidRPr="0049256C">
        <w:rPr>
          <w:rFonts w:hint="eastAsia"/>
        </w:rPr>
        <w:t>が壊れた可能性がある</w:t>
      </w:r>
      <w:del w:id="7118" w:author="IRK" w:date="2020-03-11T15:56:00Z">
        <w:r w:rsidRPr="0049256C" w:rsidDel="00AB06D5">
          <w:rPr>
            <w:rFonts w:hint="eastAsia"/>
          </w:rPr>
          <w:delText>ので</w:delText>
        </w:r>
      </w:del>
      <w:ins w:id="7119" w:author="IRK" w:date="2020-03-11T15:56:00Z">
        <w:r w:rsidR="00AB06D5">
          <w:rPr>
            <w:rFonts w:hint="eastAsia"/>
          </w:rPr>
          <w:t>ため</w:t>
        </w:r>
      </w:ins>
      <w:r w:rsidRPr="0049256C">
        <w:rPr>
          <w:rFonts w:hint="eastAsia"/>
        </w:rPr>
        <w:t>技術サポート</w:t>
      </w:r>
      <w:del w:id="7120" w:author="IRK" w:date="2020-04-16T13:42:00Z">
        <w:r w:rsidRPr="0049256C" w:rsidDel="008521CE">
          <w:rPr>
            <w:rFonts w:hint="eastAsia"/>
          </w:rPr>
          <w:delText>を要求する</w:delText>
        </w:r>
      </w:del>
      <w:ins w:id="7121" w:author="IRK" w:date="2020-04-16T13:42:00Z">
        <w:r w:rsidR="008521CE">
          <w:rPr>
            <w:rFonts w:hint="eastAsia"/>
          </w:rPr>
          <w:t>が必要である</w:t>
        </w:r>
      </w:ins>
      <w:r w:rsidRPr="0049256C">
        <w:rPr>
          <w:rFonts w:hint="eastAsia"/>
        </w:rPr>
        <w:t>。</w:t>
      </w:r>
    </w:p>
    <w:p w14:paraId="7BFE268F" w14:textId="77777777" w:rsidR="005B6671" w:rsidRPr="0049256C" w:rsidRDefault="005B6671" w:rsidP="00EC7890"/>
    <w:p w14:paraId="601A328F" w14:textId="77777777" w:rsidR="005B6671" w:rsidRPr="0049256C" w:rsidRDefault="005B6671">
      <w:pPr>
        <w:pStyle w:val="32"/>
        <w:pPrChange w:id="7122" w:author="IRK" w:date="2020-05-11T09:50:00Z">
          <w:pPr>
            <w:pStyle w:val="32"/>
            <w:spacing w:before="12" w:after="12"/>
            <w:jc w:val="left"/>
          </w:pPr>
        </w:pPrChange>
      </w:pPr>
      <w:bookmarkStart w:id="7123" w:name="_Toc429066670"/>
      <w:bookmarkStart w:id="7124" w:name="_Toc441755425"/>
      <w:bookmarkStart w:id="7125" w:name="_Toc40449659"/>
      <w:r w:rsidRPr="0049256C">
        <w:rPr>
          <w:rFonts w:hint="eastAsia"/>
        </w:rPr>
        <w:t>IRE-11004</w:t>
      </w:r>
      <w:bookmarkEnd w:id="7123"/>
      <w:bookmarkEnd w:id="7124"/>
      <w:bookmarkEnd w:id="7125"/>
    </w:p>
    <w:p w14:paraId="68128677" w14:textId="77777777" w:rsidR="005B6671" w:rsidRPr="0049256C" w:rsidRDefault="005B6671" w:rsidP="00F87852">
      <w:pPr>
        <w:pStyle w:val="10"/>
      </w:pPr>
      <w:r w:rsidRPr="0049256C">
        <w:rPr>
          <w:rFonts w:hint="eastAsia"/>
        </w:rPr>
        <w:t>エラーメッセージ</w:t>
      </w:r>
    </w:p>
    <w:p w14:paraId="29BD805D" w14:textId="77777777" w:rsidR="005B6671" w:rsidRPr="0049256C" w:rsidRDefault="005B6671" w:rsidP="00F87852">
      <w:pPr>
        <w:pStyle w:val="13"/>
      </w:pPr>
      <w:r w:rsidRPr="0049256C">
        <w:rPr>
          <w:rFonts w:hint="eastAsia"/>
        </w:rPr>
        <w:t>タイムスタンプが一致しません。</w:t>
      </w:r>
    </w:p>
    <w:p w14:paraId="65F2304C" w14:textId="77777777" w:rsidR="005B6671" w:rsidRPr="0049256C" w:rsidRDefault="005B6671" w:rsidP="00F87852">
      <w:pPr>
        <w:pStyle w:val="10"/>
      </w:pPr>
      <w:r w:rsidRPr="0049256C">
        <w:rPr>
          <w:rFonts w:hint="eastAsia"/>
        </w:rPr>
        <w:t>原因</w:t>
      </w:r>
    </w:p>
    <w:p w14:paraId="1733BC83" w14:textId="77777777" w:rsidR="005B6671" w:rsidRPr="0049256C" w:rsidRDefault="005B6671" w:rsidP="00F87852">
      <w:pPr>
        <w:pStyle w:val="13"/>
      </w:pPr>
      <w:r w:rsidRPr="0049256C">
        <w:rPr>
          <w:rFonts w:hint="eastAsia"/>
        </w:rPr>
        <w:t>ルールビルダーサーバはルールデータが変更されると、変更されたルール要素の</w:t>
      </w:r>
      <w:r w:rsidRPr="0049256C">
        <w:rPr>
          <w:rFonts w:hint="eastAsia"/>
        </w:rPr>
        <w:t>ID</w:t>
      </w:r>
      <w:r w:rsidRPr="0049256C">
        <w:rPr>
          <w:rFonts w:hint="eastAsia"/>
        </w:rPr>
        <w:t>とタイムスタンプをルールサーバに伝送する。タイムスタンプにはルールデータの変更時点が記録されており、</w:t>
      </w:r>
      <w:r w:rsidRPr="0049256C">
        <w:rPr>
          <w:rFonts w:hint="eastAsia"/>
        </w:rPr>
        <w:t>DB</w:t>
      </w:r>
      <w:r w:rsidRPr="0049256C">
        <w:rPr>
          <w:rFonts w:hint="eastAsia"/>
        </w:rPr>
        <w:t>のルールデータとルールビルダーのルールデータ、ルールサーバでキャッシングしているデータの一致を保障することに使用されている。</w:t>
      </w:r>
    </w:p>
    <w:p w14:paraId="36D3AC75" w14:textId="77777777" w:rsidR="005B6671" w:rsidRPr="0049256C" w:rsidRDefault="005B6671" w:rsidP="00F87852">
      <w:pPr>
        <w:pStyle w:val="13"/>
      </w:pPr>
      <w:r w:rsidRPr="0049256C">
        <w:rPr>
          <w:rFonts w:hint="eastAsia"/>
        </w:rPr>
        <w:t>ルールサーバがルールデータを更新した後に、ルール</w:t>
      </w:r>
      <w:r w:rsidRPr="0049256C">
        <w:rPr>
          <w:rFonts w:hint="eastAsia"/>
        </w:rPr>
        <w:t>D</w:t>
      </w:r>
      <w:r w:rsidRPr="0049256C">
        <w:t>B</w:t>
      </w:r>
      <w:r w:rsidRPr="0049256C">
        <w:rPr>
          <w:rFonts w:hint="eastAsia"/>
        </w:rPr>
        <w:t>のタイムスタンプとルールビルダーサーバが伝送したタイムスタンプが一致しない場合に、このエラーが発生する。ルールサーバのルールデータキャッシングには変更された内容が反映されない。</w:t>
      </w:r>
    </w:p>
    <w:p w14:paraId="718BC730" w14:textId="7F9B1CAA" w:rsidR="004216DC" w:rsidRDefault="005B6671" w:rsidP="00F87852">
      <w:pPr>
        <w:pStyle w:val="13"/>
      </w:pPr>
      <w:r w:rsidRPr="0049256C">
        <w:rPr>
          <w:rFonts w:hint="eastAsia"/>
        </w:rPr>
        <w:t>誤った構成設定で、ルールビルダーサーバとルールサーバがアクセスするルール</w:t>
      </w:r>
      <w:r w:rsidRPr="0049256C">
        <w:rPr>
          <w:rFonts w:hint="eastAsia"/>
        </w:rPr>
        <w:t>DB</w:t>
      </w:r>
      <w:r w:rsidRPr="0049256C">
        <w:rPr>
          <w:rFonts w:hint="eastAsia"/>
        </w:rPr>
        <w:t>が異なる場合に</w:t>
      </w:r>
      <w:r w:rsidRPr="00D7193E">
        <w:rPr>
          <w:rFonts w:hint="eastAsia"/>
        </w:rPr>
        <w:t>発生する。</w:t>
      </w:r>
    </w:p>
    <w:p w14:paraId="1A656F9B" w14:textId="5929EE16" w:rsidR="005B6671" w:rsidRPr="00D7193E" w:rsidRDefault="00AD7DAD" w:rsidP="00F87852">
      <w:pPr>
        <w:pStyle w:val="10"/>
      </w:pPr>
      <w:r w:rsidRPr="00086960">
        <w:rPr>
          <w:rFonts w:hint="eastAsia"/>
        </w:rPr>
        <w:t>処置</w:t>
      </w:r>
      <w:r w:rsidR="005B6671" w:rsidRPr="00D7193E">
        <w:rPr>
          <w:rFonts w:hint="eastAsia"/>
        </w:rPr>
        <w:t>方法</w:t>
      </w:r>
    </w:p>
    <w:p w14:paraId="3B0B6489" w14:textId="2D555EBA" w:rsidR="005B6671" w:rsidRDefault="005B6671" w:rsidP="00F87852">
      <w:pPr>
        <w:pStyle w:val="13"/>
      </w:pPr>
      <w:r w:rsidRPr="002127E5">
        <w:rPr>
          <w:rFonts w:hint="eastAsia"/>
        </w:rPr>
        <w:t>構成設定を確認して、ルールビルダーサーバとルールサーバが同一ルール</w:t>
      </w:r>
      <w:r w:rsidRPr="002127E5">
        <w:rPr>
          <w:rFonts w:hint="eastAsia"/>
        </w:rPr>
        <w:t>DB</w:t>
      </w:r>
      <w:r w:rsidRPr="00A525EC">
        <w:rPr>
          <w:rFonts w:hint="eastAsia"/>
        </w:rPr>
        <w:t>にアクセスするかを確認して、そうでない場合に構成を変更する。</w:t>
      </w:r>
      <w:r w:rsidR="00FB2208">
        <w:rPr>
          <w:rFonts w:hint="eastAsia"/>
        </w:rPr>
        <w:t>通常</w:t>
      </w:r>
      <w:r w:rsidRPr="00A525EC">
        <w:rPr>
          <w:rFonts w:hint="eastAsia"/>
        </w:rPr>
        <w:t>、ウィザードを</w:t>
      </w:r>
      <w:r w:rsidR="00AD7DAD" w:rsidRPr="00086960">
        <w:rPr>
          <w:rFonts w:hint="eastAsia"/>
        </w:rPr>
        <w:t>使用した</w:t>
      </w:r>
      <w:r w:rsidR="00AD7DAD" w:rsidRPr="00D7193E">
        <w:rPr>
          <w:rFonts w:hint="eastAsia"/>
        </w:rPr>
        <w:t>場合にはこのような問題</w:t>
      </w:r>
      <w:r w:rsidR="00FB2208">
        <w:rPr>
          <w:rFonts w:hint="eastAsia"/>
        </w:rPr>
        <w:t>は</w:t>
      </w:r>
      <w:r w:rsidR="00AD7DAD" w:rsidRPr="00D7193E">
        <w:rPr>
          <w:rFonts w:hint="eastAsia"/>
        </w:rPr>
        <w:t>発生し</w:t>
      </w:r>
      <w:r w:rsidR="00FB2208">
        <w:rPr>
          <w:rFonts w:hint="eastAsia"/>
        </w:rPr>
        <w:t>ないため、</w:t>
      </w:r>
      <w:r w:rsidR="00AD7DAD" w:rsidRPr="00D7193E">
        <w:rPr>
          <w:rFonts w:hint="eastAsia"/>
        </w:rPr>
        <w:t>ウィザードを</w:t>
      </w:r>
      <w:r w:rsidR="00AD7DAD" w:rsidRPr="00086960">
        <w:rPr>
          <w:rFonts w:hint="eastAsia"/>
        </w:rPr>
        <w:t>使用し</w:t>
      </w:r>
      <w:r w:rsidR="00FB2208">
        <w:rPr>
          <w:rFonts w:hint="eastAsia"/>
        </w:rPr>
        <w:t>てこの</w:t>
      </w:r>
      <w:r w:rsidRPr="00D7193E">
        <w:rPr>
          <w:rFonts w:hint="eastAsia"/>
        </w:rPr>
        <w:t>エラーが発生</w:t>
      </w:r>
      <w:r w:rsidR="00FB2208">
        <w:rPr>
          <w:rFonts w:hint="eastAsia"/>
        </w:rPr>
        <w:t>した場合は</w:t>
      </w:r>
      <w:r w:rsidRPr="00D7193E">
        <w:rPr>
          <w:rFonts w:hint="eastAsia"/>
        </w:rPr>
        <w:t>技術サポート</w:t>
      </w:r>
      <w:del w:id="7126" w:author="IRK" w:date="2020-04-16T13:42:00Z">
        <w:r w:rsidRPr="00D7193E" w:rsidDel="008521CE">
          <w:rPr>
            <w:rFonts w:hint="eastAsia"/>
          </w:rPr>
          <w:delText>を要求する</w:delText>
        </w:r>
      </w:del>
      <w:ins w:id="7127" w:author="IRK" w:date="2020-04-16T13:42:00Z">
        <w:r w:rsidR="008521CE">
          <w:rPr>
            <w:rFonts w:hint="eastAsia"/>
          </w:rPr>
          <w:t>が必要である</w:t>
        </w:r>
      </w:ins>
      <w:r w:rsidRPr="00D7193E">
        <w:rPr>
          <w:rFonts w:hint="eastAsia"/>
        </w:rPr>
        <w:t>。</w:t>
      </w:r>
    </w:p>
    <w:p w14:paraId="2507DC00" w14:textId="7F5EDFFE" w:rsidR="00404274" w:rsidRDefault="00404274">
      <w:pPr>
        <w:jc w:val="left"/>
        <w:rPr>
          <w:rFonts w:cs="Arial"/>
          <w:b/>
          <w:bCs/>
          <w:spacing w:val="0"/>
          <w:sz w:val="24"/>
          <w:szCs w:val="24"/>
        </w:rPr>
      </w:pPr>
      <w:del w:id="7128" w:author="IRK" w:date="2020-04-16T14:40:00Z">
        <w:r w:rsidDel="00D4323D">
          <w:br w:type="page"/>
        </w:r>
      </w:del>
    </w:p>
    <w:p w14:paraId="3F1CB16A" w14:textId="77777777" w:rsidR="005B6671" w:rsidRPr="0049256C" w:rsidRDefault="005B6671">
      <w:pPr>
        <w:pStyle w:val="22"/>
        <w:pPrChange w:id="7129" w:author="IRK" w:date="2020-05-11T09:50:00Z">
          <w:pPr>
            <w:pStyle w:val="22"/>
            <w:jc w:val="left"/>
          </w:pPr>
        </w:pPrChange>
      </w:pPr>
      <w:bookmarkStart w:id="7130" w:name="_Toc465092218"/>
      <w:bookmarkStart w:id="7131" w:name="_Toc429066671"/>
      <w:bookmarkStart w:id="7132" w:name="_Toc441755426"/>
      <w:bookmarkStart w:id="7133" w:name="_Toc40449660"/>
      <w:bookmarkEnd w:id="7130"/>
      <w:r w:rsidRPr="0049256C">
        <w:rPr>
          <w:rFonts w:hint="eastAsia"/>
        </w:rPr>
        <w:t>IRE-12XXX</w:t>
      </w:r>
      <w:bookmarkEnd w:id="7131"/>
      <w:bookmarkEnd w:id="7132"/>
      <w:bookmarkEnd w:id="7133"/>
    </w:p>
    <w:p w14:paraId="4ACEFA96" w14:textId="6CBCD4EB" w:rsidR="005B6671" w:rsidRPr="00A525EC" w:rsidRDefault="005B6671">
      <w:pPr>
        <w:pPrChange w:id="7134" w:author="IRK" w:date="2020-05-11T10:05:00Z">
          <w:pPr>
            <w:jc w:val="left"/>
          </w:pPr>
        </w:pPrChange>
      </w:pPr>
      <w:r w:rsidRPr="0049256C">
        <w:rPr>
          <w:rFonts w:hint="eastAsia"/>
        </w:rPr>
        <w:t>ルールランタイムの設定を誤った時や、初期化途中で起こるエラーである。エラーコードに</w:t>
      </w:r>
      <w:r w:rsidR="00AD7DAD">
        <w:rPr>
          <w:rFonts w:hint="eastAsia"/>
        </w:rPr>
        <w:t>付け加えて</w:t>
      </w:r>
      <w:del w:id="7135" w:author="IRK" w:date="2020-03-12T13:33:00Z">
        <w:r w:rsidR="00AD7DAD" w:rsidDel="00B97D19">
          <w:rPr>
            <w:rFonts w:hint="eastAsia"/>
          </w:rPr>
          <w:delText>理由</w:delText>
        </w:r>
      </w:del>
      <w:ins w:id="7136" w:author="IRK" w:date="2020-03-12T13:33:00Z">
        <w:r w:rsidR="00B97D19">
          <w:rPr>
            <w:rFonts w:hint="eastAsia"/>
          </w:rPr>
          <w:t>事由</w:t>
        </w:r>
      </w:ins>
      <w:r w:rsidR="00AD7DAD">
        <w:rPr>
          <w:rFonts w:hint="eastAsia"/>
        </w:rPr>
        <w:t>コードが含まれる場合もある。</w:t>
      </w:r>
      <w:del w:id="7137" w:author="IRK" w:date="2020-03-12T13:33:00Z">
        <w:r w:rsidR="00AD7DAD" w:rsidDel="00B97D19">
          <w:rPr>
            <w:rFonts w:hint="eastAsia"/>
          </w:rPr>
          <w:delText>理由</w:delText>
        </w:r>
      </w:del>
      <w:ins w:id="7138" w:author="IRK" w:date="2020-04-16T14:41:00Z">
        <w:r w:rsidR="00D4323D">
          <w:rPr>
            <w:rFonts w:hint="eastAsia"/>
          </w:rPr>
          <w:t>事由</w:t>
        </w:r>
      </w:ins>
      <w:r w:rsidR="00AD7DAD">
        <w:rPr>
          <w:rFonts w:hint="eastAsia"/>
        </w:rPr>
        <w:t>コードは詳細な</w:t>
      </w:r>
      <w:r w:rsidR="00AD7DAD" w:rsidRPr="00086960">
        <w:rPr>
          <w:rFonts w:hint="eastAsia"/>
        </w:rPr>
        <w:t>エラー</w:t>
      </w:r>
      <w:r w:rsidRPr="002127E5">
        <w:rPr>
          <w:rFonts w:hint="eastAsia"/>
        </w:rPr>
        <w:t>を示</w:t>
      </w:r>
      <w:r w:rsidR="00FB2208">
        <w:rPr>
          <w:rFonts w:hint="eastAsia"/>
        </w:rPr>
        <w:t>す</w:t>
      </w:r>
      <w:r w:rsidRPr="002127E5">
        <w:rPr>
          <w:rFonts w:hint="eastAsia"/>
        </w:rPr>
        <w:t>。コードに「</w:t>
      </w:r>
      <w:r w:rsidRPr="002127E5">
        <w:rPr>
          <w:rFonts w:hint="eastAsia"/>
        </w:rPr>
        <w:t>*</w:t>
      </w:r>
      <w:r w:rsidRPr="00A525EC">
        <w:rPr>
          <w:rFonts w:hint="eastAsia"/>
        </w:rPr>
        <w:t>」表示がついたエラーは、ウィザードを利用した場合には発生しないエラーである。発生した場合、まずそのエラー以前に発生した他のエラーに対する</w:t>
      </w:r>
      <w:r w:rsidR="00AD7DAD" w:rsidRPr="00086960">
        <w:rPr>
          <w:rFonts w:hint="eastAsia"/>
        </w:rPr>
        <w:t>処置</w:t>
      </w:r>
      <w:r w:rsidR="00AD7DAD" w:rsidRPr="002127E5">
        <w:rPr>
          <w:rFonts w:hint="eastAsia"/>
        </w:rPr>
        <w:t>を行</w:t>
      </w:r>
      <w:r w:rsidR="00AD7DAD" w:rsidRPr="00086960">
        <w:rPr>
          <w:rFonts w:hint="eastAsia"/>
        </w:rPr>
        <w:t>い</w:t>
      </w:r>
      <w:r w:rsidR="00AD7DAD" w:rsidRPr="002127E5">
        <w:rPr>
          <w:rFonts w:hint="eastAsia"/>
        </w:rPr>
        <w:t>、その後</w:t>
      </w:r>
      <w:r w:rsidRPr="002127E5">
        <w:rPr>
          <w:rFonts w:hint="eastAsia"/>
        </w:rPr>
        <w:t>もエラーが継続し</w:t>
      </w:r>
      <w:r w:rsidRPr="00A525EC">
        <w:rPr>
          <w:rFonts w:hint="eastAsia"/>
        </w:rPr>
        <w:t>た場合は、技術サポート</w:t>
      </w:r>
      <w:del w:id="7139" w:author="IRK" w:date="2020-04-16T13:42:00Z">
        <w:r w:rsidRPr="00A525EC" w:rsidDel="008521CE">
          <w:rPr>
            <w:rFonts w:hint="eastAsia"/>
          </w:rPr>
          <w:delText>を要求する</w:delText>
        </w:r>
      </w:del>
      <w:ins w:id="7140" w:author="IRK" w:date="2020-04-16T13:42:00Z">
        <w:r w:rsidR="008521CE">
          <w:rPr>
            <w:rFonts w:hint="eastAsia"/>
          </w:rPr>
          <w:t>が必要である</w:t>
        </w:r>
      </w:ins>
      <w:r w:rsidRPr="00A525EC">
        <w:rPr>
          <w:rFonts w:hint="eastAsia"/>
        </w:rPr>
        <w:t>。</w:t>
      </w:r>
    </w:p>
    <w:p w14:paraId="0170267C" w14:textId="77777777" w:rsidR="005B6671" w:rsidRPr="002127E5" w:rsidRDefault="005B6671" w:rsidP="00EC7890"/>
    <w:p w14:paraId="46811C4B" w14:textId="77777777" w:rsidR="005B6671" w:rsidRPr="002127E5" w:rsidRDefault="005B6671">
      <w:pPr>
        <w:pStyle w:val="32"/>
        <w:pPrChange w:id="7141" w:author="IRK" w:date="2020-05-11T09:50:00Z">
          <w:pPr>
            <w:pStyle w:val="32"/>
            <w:spacing w:before="12" w:after="12"/>
            <w:jc w:val="left"/>
          </w:pPr>
        </w:pPrChange>
      </w:pPr>
      <w:bookmarkStart w:id="7142" w:name="_Toc429066672"/>
      <w:bookmarkStart w:id="7143" w:name="_Toc441755427"/>
      <w:bookmarkStart w:id="7144" w:name="_Toc40449661"/>
      <w:r w:rsidRPr="002127E5">
        <w:t>IRE-12100</w:t>
      </w:r>
      <w:r w:rsidRPr="002127E5">
        <w:rPr>
          <w:b w:val="0"/>
          <w:sz w:val="20"/>
          <w:vertAlign w:val="superscript"/>
        </w:rPr>
        <w:t>*</w:t>
      </w:r>
      <w:bookmarkEnd w:id="7142"/>
      <w:bookmarkEnd w:id="7143"/>
      <w:bookmarkEnd w:id="7144"/>
    </w:p>
    <w:p w14:paraId="62273A65" w14:textId="77777777" w:rsidR="005B6671" w:rsidRPr="002127E5" w:rsidRDefault="005B6671" w:rsidP="00F87852">
      <w:pPr>
        <w:pStyle w:val="10"/>
      </w:pPr>
      <w:r w:rsidRPr="002127E5">
        <w:rPr>
          <w:rFonts w:hint="eastAsia"/>
        </w:rPr>
        <w:t>エラーメッセージ</w:t>
      </w:r>
    </w:p>
    <w:p w14:paraId="15F80F22" w14:textId="77777777" w:rsidR="005B6671" w:rsidRPr="002127E5" w:rsidRDefault="005B6671" w:rsidP="00F87852">
      <w:pPr>
        <w:pStyle w:val="13"/>
      </w:pPr>
      <w:r w:rsidRPr="002127E5">
        <w:t>JDBC</w:t>
      </w:r>
      <w:r w:rsidRPr="002127E5">
        <w:rPr>
          <w:rFonts w:hint="eastAsia"/>
        </w:rPr>
        <w:t>ローダでデータソース名の設定が不足しています。</w:t>
      </w:r>
    </w:p>
    <w:p w14:paraId="6869480B" w14:textId="77777777" w:rsidR="005B6671" w:rsidRPr="002127E5" w:rsidRDefault="005B6671" w:rsidP="00F87852">
      <w:pPr>
        <w:pStyle w:val="10"/>
      </w:pPr>
      <w:r w:rsidRPr="002127E5">
        <w:rPr>
          <w:rFonts w:hint="eastAsia"/>
        </w:rPr>
        <w:t>原因</w:t>
      </w:r>
    </w:p>
    <w:p w14:paraId="29FDACC8" w14:textId="77777777" w:rsidR="005B6671" w:rsidRPr="002127E5" w:rsidRDefault="005B6671" w:rsidP="00F87852">
      <w:pPr>
        <w:pStyle w:val="13"/>
      </w:pPr>
      <w:r w:rsidRPr="002127E5">
        <w:t>JDBC</w:t>
      </w:r>
      <w:r w:rsidRPr="002127E5">
        <w:rPr>
          <w:rFonts w:hint="eastAsia"/>
        </w:rPr>
        <w:t>ローダの設定にデータソース名が漏れている。</w:t>
      </w:r>
    </w:p>
    <w:p w14:paraId="03DA45E2" w14:textId="7F1C2C17" w:rsidR="005B6671" w:rsidRPr="002127E5" w:rsidRDefault="00AD7DAD" w:rsidP="00F87852">
      <w:pPr>
        <w:pStyle w:val="10"/>
      </w:pPr>
      <w:r w:rsidRPr="00086960">
        <w:rPr>
          <w:rFonts w:hint="eastAsia"/>
        </w:rPr>
        <w:t>処置</w:t>
      </w:r>
      <w:r w:rsidR="005B6671" w:rsidRPr="002127E5">
        <w:rPr>
          <w:rFonts w:hint="eastAsia"/>
        </w:rPr>
        <w:t>方法</w:t>
      </w:r>
    </w:p>
    <w:p w14:paraId="67B79EAE" w14:textId="77777777" w:rsidR="005B6671" w:rsidRPr="0049256C" w:rsidRDefault="005B6671" w:rsidP="00F87852">
      <w:pPr>
        <w:pStyle w:val="13"/>
      </w:pPr>
      <w:r w:rsidRPr="0049256C">
        <w:rPr>
          <w:rFonts w:hint="eastAsia"/>
        </w:rPr>
        <w:t>JDBC</w:t>
      </w:r>
      <w:r w:rsidRPr="0049256C">
        <w:rPr>
          <w:rFonts w:hint="eastAsia"/>
        </w:rPr>
        <w:t>ローダの設定に</w:t>
      </w:r>
      <w:r w:rsidRPr="0049256C">
        <w:rPr>
          <w:rFonts w:hint="eastAsia"/>
        </w:rPr>
        <w:t>dsname</w:t>
      </w:r>
      <w:r w:rsidRPr="0049256C">
        <w:rPr>
          <w:rFonts w:hint="eastAsia"/>
        </w:rPr>
        <w:t>プロパティを利用してデータソース名を設定する。</w:t>
      </w:r>
    </w:p>
    <w:p w14:paraId="0A4F602A" w14:textId="77777777" w:rsidR="005B6671" w:rsidRPr="0049256C" w:rsidRDefault="005B6671" w:rsidP="00EC7890"/>
    <w:p w14:paraId="2228F4C4" w14:textId="77777777" w:rsidR="005B6671" w:rsidRPr="0049256C" w:rsidRDefault="005B6671">
      <w:pPr>
        <w:pStyle w:val="32"/>
        <w:pPrChange w:id="7145" w:author="IRK" w:date="2020-05-11T09:50:00Z">
          <w:pPr>
            <w:pStyle w:val="32"/>
            <w:spacing w:before="12" w:after="12"/>
            <w:jc w:val="left"/>
          </w:pPr>
        </w:pPrChange>
      </w:pPr>
      <w:bookmarkStart w:id="7146" w:name="_Toc429066673"/>
      <w:bookmarkStart w:id="7147" w:name="_Toc441755428"/>
      <w:bookmarkStart w:id="7148" w:name="_Toc40449662"/>
      <w:r w:rsidRPr="0049256C">
        <w:rPr>
          <w:rFonts w:hint="eastAsia"/>
        </w:rPr>
        <w:t>IRE-12101</w:t>
      </w:r>
      <w:r w:rsidRPr="0049256C">
        <w:rPr>
          <w:rFonts w:hint="eastAsia"/>
          <w:b w:val="0"/>
          <w:sz w:val="20"/>
          <w:vertAlign w:val="superscript"/>
        </w:rPr>
        <w:t>*</w:t>
      </w:r>
      <w:bookmarkEnd w:id="7146"/>
      <w:bookmarkEnd w:id="7147"/>
      <w:bookmarkEnd w:id="7148"/>
    </w:p>
    <w:p w14:paraId="1842BDF3" w14:textId="77777777" w:rsidR="005B6671" w:rsidRPr="0049256C" w:rsidRDefault="005B6671" w:rsidP="00F87852">
      <w:pPr>
        <w:pStyle w:val="10"/>
      </w:pPr>
      <w:r w:rsidRPr="0049256C">
        <w:rPr>
          <w:rFonts w:hint="eastAsia"/>
        </w:rPr>
        <w:t>エラーメッセージ</w:t>
      </w:r>
    </w:p>
    <w:p w14:paraId="537DD656" w14:textId="77777777" w:rsidR="005B6671" w:rsidRPr="0049256C" w:rsidRDefault="005B6671" w:rsidP="00F87852">
      <w:pPr>
        <w:pStyle w:val="13"/>
      </w:pPr>
      <w:r w:rsidRPr="0049256C">
        <w:t>TCP</w:t>
      </w:r>
      <w:r w:rsidRPr="0049256C">
        <w:t>モニター設定に誤りがあります。</w:t>
      </w:r>
    </w:p>
    <w:p w14:paraId="1D9490E3" w14:textId="6E94405A" w:rsidR="005B6671" w:rsidRPr="0049256C" w:rsidRDefault="005B6671" w:rsidP="000E4E74">
      <w:pPr>
        <w:pStyle w:val="10"/>
      </w:pPr>
      <w:del w:id="7149" w:author="IRK" w:date="2020-03-12T13:37:00Z">
        <w:r w:rsidRPr="0049256C" w:rsidDel="00B97D19">
          <w:rPr>
            <w:rFonts w:hint="eastAsia"/>
          </w:rPr>
          <w:delText>理由</w:delText>
        </w:r>
      </w:del>
      <w:ins w:id="7150" w:author="IRK" w:date="2020-03-12T13:37:00Z">
        <w:r w:rsidR="00B97D19">
          <w:rPr>
            <w:rFonts w:hint="eastAsia"/>
          </w:rPr>
          <w:t>事由</w:t>
        </w:r>
      </w:ins>
      <w:r w:rsidRPr="0049256C">
        <w:rPr>
          <w:rFonts w:hint="eastAsia"/>
        </w:rPr>
        <w:t>コード</w:t>
      </w:r>
    </w:p>
    <w:p w14:paraId="678720AA" w14:textId="657BE6CC" w:rsidR="005B6671" w:rsidRPr="0049256C" w:rsidRDefault="005B6671" w:rsidP="000E4E74">
      <w:pPr>
        <w:pStyle w:val="23"/>
      </w:pPr>
      <w:r w:rsidRPr="0049256C">
        <w:rPr>
          <w:rFonts w:hint="eastAsia"/>
        </w:rPr>
        <w:t>00</w:t>
      </w:r>
      <w:del w:id="7151" w:author="IRK" w:date="2020-03-10T16:05:00Z">
        <w:r w:rsidRPr="0049256C" w:rsidDel="00785E68">
          <w:rPr>
            <w:rFonts w:hint="eastAsia"/>
          </w:rPr>
          <w:delText>:</w:delText>
        </w:r>
      </w:del>
      <w:ins w:id="7152" w:author="IRK" w:date="2020-03-10T16:05:00Z">
        <w:r w:rsidR="00785E68">
          <w:rPr>
            <w:rFonts w:hint="eastAsia"/>
          </w:rPr>
          <w:t>：</w:t>
        </w:r>
      </w:ins>
      <w:r w:rsidRPr="0049256C">
        <w:rPr>
          <w:rFonts w:hint="eastAsia"/>
        </w:rPr>
        <w:t xml:space="preserve"> </w:t>
      </w:r>
      <w:r w:rsidRPr="0049256C">
        <w:rPr>
          <w:rFonts w:hint="eastAsia"/>
        </w:rPr>
        <w:t>アクセス文字列が指定されていない</w:t>
      </w:r>
      <w:r w:rsidR="000D318C">
        <w:rPr>
          <w:rFonts w:hint="eastAsia"/>
        </w:rPr>
        <w:t>。</w:t>
      </w:r>
    </w:p>
    <w:p w14:paraId="45FD0F8C" w14:textId="62157895" w:rsidR="005B6671" w:rsidRPr="0049256C" w:rsidRDefault="005B6671" w:rsidP="000E4E74">
      <w:pPr>
        <w:pStyle w:val="23"/>
      </w:pPr>
      <w:r w:rsidRPr="0049256C">
        <w:rPr>
          <w:rFonts w:hint="eastAsia"/>
        </w:rPr>
        <w:t>01</w:t>
      </w:r>
      <w:del w:id="7153" w:author="IRK" w:date="2020-03-10T16:06:00Z">
        <w:r w:rsidRPr="0049256C" w:rsidDel="00785E68">
          <w:rPr>
            <w:rFonts w:hint="eastAsia"/>
          </w:rPr>
          <w:delText>:</w:delText>
        </w:r>
      </w:del>
      <w:ins w:id="7154" w:author="IRK" w:date="2020-03-10T16:06:00Z">
        <w:r w:rsidR="00785E68">
          <w:rPr>
            <w:rFonts w:hint="eastAsia"/>
          </w:rPr>
          <w:t>：</w:t>
        </w:r>
      </w:ins>
      <w:r w:rsidRPr="0049256C">
        <w:rPr>
          <w:rFonts w:hint="eastAsia"/>
        </w:rPr>
        <w:t xml:space="preserve"> </w:t>
      </w:r>
      <w:r w:rsidRPr="0049256C">
        <w:rPr>
          <w:rFonts w:hint="eastAsia"/>
        </w:rPr>
        <w:t>タイムアウト設定が正しい数値ではない</w:t>
      </w:r>
      <w:r w:rsidR="000D318C">
        <w:rPr>
          <w:rFonts w:hint="eastAsia"/>
        </w:rPr>
        <w:t>。</w:t>
      </w:r>
    </w:p>
    <w:p w14:paraId="184A3605" w14:textId="14906777" w:rsidR="005B6671" w:rsidRPr="0049256C" w:rsidRDefault="005B6671" w:rsidP="000E4E74">
      <w:pPr>
        <w:pStyle w:val="23"/>
      </w:pPr>
      <w:r w:rsidRPr="0049256C">
        <w:rPr>
          <w:rFonts w:hint="eastAsia"/>
        </w:rPr>
        <w:t>02</w:t>
      </w:r>
      <w:del w:id="7155" w:author="IRK" w:date="2020-03-10T16:06:00Z">
        <w:r w:rsidRPr="0049256C" w:rsidDel="00785E68">
          <w:rPr>
            <w:rFonts w:hint="eastAsia"/>
          </w:rPr>
          <w:delText>:</w:delText>
        </w:r>
      </w:del>
      <w:ins w:id="7156" w:author="IRK" w:date="2020-03-10T16:06:00Z">
        <w:r w:rsidR="00785E68">
          <w:rPr>
            <w:rFonts w:hint="eastAsia"/>
          </w:rPr>
          <w:t>：</w:t>
        </w:r>
      </w:ins>
      <w:r w:rsidRPr="0049256C">
        <w:rPr>
          <w:rFonts w:hint="eastAsia"/>
        </w:rPr>
        <w:t xml:space="preserve"> </w:t>
      </w:r>
      <w:r w:rsidRPr="0049256C">
        <w:rPr>
          <w:rFonts w:hint="eastAsia"/>
        </w:rPr>
        <w:t>再接続間隔が正しい数値ではない</w:t>
      </w:r>
      <w:r w:rsidR="000D318C">
        <w:rPr>
          <w:rFonts w:hint="eastAsia"/>
        </w:rPr>
        <w:t>。</w:t>
      </w:r>
    </w:p>
    <w:p w14:paraId="72070E38" w14:textId="1B3991A1" w:rsidR="005B6671" w:rsidRPr="0049256C" w:rsidRDefault="005B6671" w:rsidP="000E4E74">
      <w:pPr>
        <w:pStyle w:val="23"/>
      </w:pPr>
      <w:r w:rsidRPr="0049256C">
        <w:rPr>
          <w:rFonts w:hint="eastAsia"/>
        </w:rPr>
        <w:t>03</w:t>
      </w:r>
      <w:del w:id="7157" w:author="IRK" w:date="2020-03-10T16:06:00Z">
        <w:r w:rsidRPr="0049256C" w:rsidDel="00785E68">
          <w:rPr>
            <w:rFonts w:hint="eastAsia"/>
          </w:rPr>
          <w:delText>:</w:delText>
        </w:r>
      </w:del>
      <w:ins w:id="7158" w:author="IRK" w:date="2020-03-10T16:06:00Z">
        <w:r w:rsidR="00785E68">
          <w:rPr>
            <w:rFonts w:hint="eastAsia"/>
          </w:rPr>
          <w:t>：</w:t>
        </w:r>
      </w:ins>
      <w:r w:rsidRPr="0049256C">
        <w:rPr>
          <w:rFonts w:hint="eastAsia"/>
        </w:rPr>
        <w:t xml:space="preserve"> </w:t>
      </w:r>
      <w:r w:rsidRPr="0049256C">
        <w:rPr>
          <w:rFonts w:hint="eastAsia"/>
        </w:rPr>
        <w:t>モニターサーバアドレスが分からない</w:t>
      </w:r>
      <w:r w:rsidR="000D318C">
        <w:rPr>
          <w:rFonts w:hint="eastAsia"/>
        </w:rPr>
        <w:t>。</w:t>
      </w:r>
    </w:p>
    <w:p w14:paraId="13B96139" w14:textId="028579F9" w:rsidR="005B6671" w:rsidRPr="0049256C" w:rsidRDefault="005B6671" w:rsidP="000E4E74">
      <w:pPr>
        <w:pStyle w:val="23"/>
      </w:pPr>
      <w:r w:rsidRPr="0049256C">
        <w:rPr>
          <w:rFonts w:hint="eastAsia"/>
        </w:rPr>
        <w:t>04</w:t>
      </w:r>
      <w:del w:id="7159" w:author="IRK" w:date="2020-03-10T16:06:00Z">
        <w:r w:rsidRPr="0049256C" w:rsidDel="00785E68">
          <w:rPr>
            <w:rFonts w:hint="eastAsia"/>
          </w:rPr>
          <w:delText>:</w:delText>
        </w:r>
      </w:del>
      <w:ins w:id="7160" w:author="IRK" w:date="2020-03-10T16:06:00Z">
        <w:r w:rsidR="00785E68">
          <w:rPr>
            <w:rFonts w:hint="eastAsia"/>
          </w:rPr>
          <w:t>：</w:t>
        </w:r>
      </w:ins>
      <w:r w:rsidRPr="0049256C">
        <w:rPr>
          <w:rFonts w:hint="eastAsia"/>
        </w:rPr>
        <w:t xml:space="preserve"> </w:t>
      </w:r>
      <w:r w:rsidRPr="0049256C">
        <w:rPr>
          <w:rFonts w:hint="eastAsia"/>
        </w:rPr>
        <w:t>モニターサーバポート設定が正しい数値ではない</w:t>
      </w:r>
      <w:r w:rsidR="000D318C">
        <w:rPr>
          <w:rFonts w:hint="eastAsia"/>
        </w:rPr>
        <w:t>。</w:t>
      </w:r>
    </w:p>
    <w:p w14:paraId="49D38A51" w14:textId="77777777" w:rsidR="005B6671" w:rsidRPr="0049256C" w:rsidRDefault="005B6671" w:rsidP="00EC7890"/>
    <w:p w14:paraId="536E319F" w14:textId="77777777" w:rsidR="005B6671" w:rsidRPr="0049256C" w:rsidRDefault="005B6671">
      <w:pPr>
        <w:pStyle w:val="32"/>
        <w:pPrChange w:id="7161" w:author="IRK" w:date="2020-05-11T09:50:00Z">
          <w:pPr>
            <w:pStyle w:val="32"/>
            <w:spacing w:before="12" w:after="12"/>
            <w:jc w:val="left"/>
          </w:pPr>
        </w:pPrChange>
      </w:pPr>
      <w:bookmarkStart w:id="7162" w:name="_Toc429066674"/>
      <w:bookmarkStart w:id="7163" w:name="_Toc441755429"/>
      <w:bookmarkStart w:id="7164" w:name="_Toc40449663"/>
      <w:r w:rsidRPr="0049256C">
        <w:rPr>
          <w:rFonts w:hint="eastAsia"/>
        </w:rPr>
        <w:t>IRE-12102</w:t>
      </w:r>
      <w:r w:rsidRPr="0049256C">
        <w:rPr>
          <w:rFonts w:hint="eastAsia"/>
          <w:sz w:val="20"/>
          <w:vertAlign w:val="superscript"/>
        </w:rPr>
        <w:t>*</w:t>
      </w:r>
      <w:bookmarkEnd w:id="7162"/>
      <w:bookmarkEnd w:id="7163"/>
      <w:bookmarkEnd w:id="7164"/>
    </w:p>
    <w:p w14:paraId="457285B1" w14:textId="77777777" w:rsidR="005B6671" w:rsidRPr="0049256C" w:rsidRDefault="005B6671" w:rsidP="000E4E74">
      <w:pPr>
        <w:pStyle w:val="10"/>
      </w:pPr>
      <w:r w:rsidRPr="0049256C">
        <w:rPr>
          <w:rFonts w:hint="eastAsia"/>
        </w:rPr>
        <w:t>エラーメッセージ</w:t>
      </w:r>
    </w:p>
    <w:p w14:paraId="557FA47A" w14:textId="7E723DE9" w:rsidR="005B6671" w:rsidRPr="0049256C" w:rsidRDefault="00206831" w:rsidP="000E4E74">
      <w:pPr>
        <w:pStyle w:val="13"/>
      </w:pPr>
      <w:r w:rsidRPr="00206831">
        <w:rPr>
          <w:rFonts w:hint="eastAsia"/>
        </w:rPr>
        <w:t>業務データベースに対するデータソースがネーミングシステムから見つかりませんでした。</w:t>
      </w:r>
    </w:p>
    <w:p w14:paraId="1CD5B99C" w14:textId="30AC9BB9" w:rsidR="005B6671" w:rsidRPr="0049256C" w:rsidRDefault="005B6671" w:rsidP="000E4E74">
      <w:pPr>
        <w:pStyle w:val="10"/>
      </w:pPr>
      <w:del w:id="7165" w:author="IRK" w:date="2020-03-12T13:37:00Z">
        <w:r w:rsidRPr="0049256C" w:rsidDel="00B97D19">
          <w:rPr>
            <w:rFonts w:hint="eastAsia"/>
          </w:rPr>
          <w:delText>理由</w:delText>
        </w:r>
      </w:del>
      <w:ins w:id="7166" w:author="IRK" w:date="2020-03-12T13:37:00Z">
        <w:r w:rsidR="00B97D19">
          <w:rPr>
            <w:rFonts w:hint="eastAsia"/>
          </w:rPr>
          <w:t>事由</w:t>
        </w:r>
      </w:ins>
      <w:r w:rsidRPr="0049256C">
        <w:rPr>
          <w:rFonts w:hint="eastAsia"/>
        </w:rPr>
        <w:t>コード</w:t>
      </w:r>
    </w:p>
    <w:p w14:paraId="4E3E4E9E" w14:textId="341CE3F1" w:rsidR="005B6671" w:rsidRPr="0049256C" w:rsidRDefault="005B6671" w:rsidP="000E4E74">
      <w:pPr>
        <w:pStyle w:val="23"/>
      </w:pPr>
      <w:r w:rsidRPr="0049256C">
        <w:rPr>
          <w:rFonts w:hint="eastAsia"/>
        </w:rPr>
        <w:t>00</w:t>
      </w:r>
      <w:del w:id="7167" w:author="IRK" w:date="2020-03-10T16:06:00Z">
        <w:r w:rsidRPr="0049256C" w:rsidDel="00785E68">
          <w:rPr>
            <w:rFonts w:hint="eastAsia"/>
          </w:rPr>
          <w:delText>:</w:delText>
        </w:r>
      </w:del>
      <w:ins w:id="7168" w:author="IRK" w:date="2020-03-10T16:06:00Z">
        <w:r w:rsidR="00785E68">
          <w:rPr>
            <w:rFonts w:hint="eastAsia"/>
          </w:rPr>
          <w:t>：</w:t>
        </w:r>
      </w:ins>
      <w:r w:rsidRPr="0049256C">
        <w:rPr>
          <w:rFonts w:hint="eastAsia"/>
        </w:rPr>
        <w:t xml:space="preserve"> </w:t>
      </w:r>
      <w:r w:rsidRPr="0049256C">
        <w:rPr>
          <w:rFonts w:hint="eastAsia"/>
        </w:rPr>
        <w:t>業務データベースに対するデータソースがネーミングシステムに登録されていない。</w:t>
      </w:r>
    </w:p>
    <w:p w14:paraId="475ADF09" w14:textId="77777777" w:rsidR="005B6671" w:rsidRPr="0049256C" w:rsidRDefault="005B6671" w:rsidP="00EC7890"/>
    <w:p w14:paraId="042B3BBB" w14:textId="77777777" w:rsidR="005B6671" w:rsidRPr="0049256C" w:rsidRDefault="005B6671">
      <w:pPr>
        <w:pStyle w:val="32"/>
        <w:pPrChange w:id="7169" w:author="IRK" w:date="2020-05-11T09:50:00Z">
          <w:pPr>
            <w:pStyle w:val="32"/>
            <w:spacing w:before="12" w:after="12"/>
            <w:jc w:val="left"/>
          </w:pPr>
        </w:pPrChange>
      </w:pPr>
      <w:bookmarkStart w:id="7170" w:name="_Toc429066675"/>
      <w:bookmarkStart w:id="7171" w:name="_Toc441755430"/>
      <w:bookmarkStart w:id="7172" w:name="_Toc40449664"/>
      <w:r w:rsidRPr="0049256C">
        <w:rPr>
          <w:rFonts w:hint="eastAsia"/>
        </w:rPr>
        <w:t>IRE-12103</w:t>
      </w:r>
      <w:r w:rsidRPr="0049256C">
        <w:rPr>
          <w:rFonts w:hint="eastAsia"/>
          <w:sz w:val="20"/>
          <w:vertAlign w:val="superscript"/>
        </w:rPr>
        <w:t>*</w:t>
      </w:r>
      <w:bookmarkEnd w:id="7170"/>
      <w:bookmarkEnd w:id="7171"/>
      <w:bookmarkEnd w:id="7172"/>
    </w:p>
    <w:p w14:paraId="099F3826" w14:textId="77777777" w:rsidR="005B6671" w:rsidRPr="0049256C" w:rsidRDefault="005B6671" w:rsidP="000E4E74">
      <w:pPr>
        <w:pStyle w:val="10"/>
      </w:pPr>
      <w:r w:rsidRPr="0049256C">
        <w:rPr>
          <w:rFonts w:hint="eastAsia"/>
        </w:rPr>
        <w:t>エラーメッセージ</w:t>
      </w:r>
    </w:p>
    <w:p w14:paraId="3C39BAA9" w14:textId="13C49F3D" w:rsidR="004216DC" w:rsidRDefault="005B6671" w:rsidP="000E4E74">
      <w:pPr>
        <w:pStyle w:val="13"/>
      </w:pPr>
      <w:r w:rsidRPr="0049256C">
        <w:rPr>
          <w:rFonts w:hint="eastAsia"/>
        </w:rPr>
        <w:t>ルールリポジトリのキャッシュ設定に誤りがあります。</w:t>
      </w:r>
    </w:p>
    <w:p w14:paraId="0DBAA95C" w14:textId="476AD0DD" w:rsidR="005B6671" w:rsidRPr="0049256C" w:rsidRDefault="005B6671" w:rsidP="000E4E74">
      <w:pPr>
        <w:pStyle w:val="10"/>
      </w:pPr>
      <w:del w:id="7173" w:author="IRK" w:date="2020-03-12T13:37:00Z">
        <w:r w:rsidRPr="0049256C" w:rsidDel="00B97D19">
          <w:rPr>
            <w:rFonts w:hint="eastAsia"/>
          </w:rPr>
          <w:delText>理由</w:delText>
        </w:r>
      </w:del>
      <w:ins w:id="7174" w:author="IRK" w:date="2020-03-12T13:37:00Z">
        <w:r w:rsidR="00B97D19">
          <w:rPr>
            <w:rFonts w:hint="eastAsia"/>
          </w:rPr>
          <w:t>事由</w:t>
        </w:r>
      </w:ins>
      <w:r w:rsidRPr="0049256C">
        <w:rPr>
          <w:rFonts w:hint="eastAsia"/>
        </w:rPr>
        <w:t>コード</w:t>
      </w:r>
    </w:p>
    <w:p w14:paraId="4CFFD83B" w14:textId="588D69C3" w:rsidR="005B6671" w:rsidRPr="0049256C" w:rsidRDefault="005B6671" w:rsidP="000E4E74">
      <w:pPr>
        <w:pStyle w:val="23"/>
      </w:pPr>
      <w:r w:rsidRPr="0049256C">
        <w:rPr>
          <w:rFonts w:hint="eastAsia"/>
        </w:rPr>
        <w:t>00</w:t>
      </w:r>
      <w:del w:id="7175" w:author="IRK" w:date="2020-03-10T16:06:00Z">
        <w:r w:rsidRPr="0049256C" w:rsidDel="00785E68">
          <w:rPr>
            <w:rFonts w:hint="eastAsia"/>
          </w:rPr>
          <w:delText>:</w:delText>
        </w:r>
      </w:del>
      <w:ins w:id="7176" w:author="IRK" w:date="2020-03-10T16:06:00Z">
        <w:r w:rsidR="00785E68">
          <w:rPr>
            <w:rFonts w:hint="eastAsia"/>
          </w:rPr>
          <w:t>：</w:t>
        </w:r>
      </w:ins>
      <w:r w:rsidRPr="0049256C">
        <w:rPr>
          <w:rFonts w:hint="eastAsia"/>
        </w:rPr>
        <w:t xml:space="preserve"> </w:t>
      </w:r>
      <w:r w:rsidRPr="0049256C">
        <w:rPr>
          <w:rFonts w:hint="eastAsia"/>
        </w:rPr>
        <w:t>同一名称のルールリポジトリキャッシュが既に登録されている</w:t>
      </w:r>
      <w:r w:rsidR="000D318C">
        <w:rPr>
          <w:rFonts w:hint="eastAsia"/>
        </w:rPr>
        <w:t>。</w:t>
      </w:r>
    </w:p>
    <w:p w14:paraId="0E1736EA" w14:textId="7EB30858" w:rsidR="005B6671" w:rsidRPr="0049256C" w:rsidRDefault="005B6671" w:rsidP="000E4E74">
      <w:pPr>
        <w:pStyle w:val="23"/>
      </w:pPr>
      <w:r w:rsidRPr="0049256C">
        <w:rPr>
          <w:rFonts w:hint="eastAsia"/>
        </w:rPr>
        <w:t>01</w:t>
      </w:r>
      <w:del w:id="7177" w:author="IRK" w:date="2020-03-10T16:06:00Z">
        <w:r w:rsidRPr="0049256C" w:rsidDel="00785E68">
          <w:rPr>
            <w:rFonts w:hint="eastAsia"/>
          </w:rPr>
          <w:delText>:</w:delText>
        </w:r>
      </w:del>
      <w:ins w:id="7178" w:author="IRK" w:date="2020-03-10T16:06:00Z">
        <w:r w:rsidR="00785E68">
          <w:rPr>
            <w:rFonts w:hint="eastAsia"/>
          </w:rPr>
          <w:t>：</w:t>
        </w:r>
      </w:ins>
      <w:r w:rsidRPr="0049256C">
        <w:rPr>
          <w:rFonts w:hint="eastAsia"/>
        </w:rPr>
        <w:t xml:space="preserve"> </w:t>
      </w:r>
      <w:r w:rsidRPr="0049256C">
        <w:rPr>
          <w:rFonts w:hint="eastAsia"/>
        </w:rPr>
        <w:t>ルールリポジトリキャッシュが指定されていない</w:t>
      </w:r>
      <w:r w:rsidR="000D318C">
        <w:rPr>
          <w:rFonts w:hint="eastAsia"/>
        </w:rPr>
        <w:t>。</w:t>
      </w:r>
    </w:p>
    <w:p w14:paraId="2BA25C91" w14:textId="72F446F9" w:rsidR="005B6671" w:rsidRPr="0049256C" w:rsidRDefault="005B6671" w:rsidP="000E4E74">
      <w:pPr>
        <w:pStyle w:val="23"/>
      </w:pPr>
      <w:r w:rsidRPr="0049256C">
        <w:rPr>
          <w:rFonts w:hint="eastAsia"/>
        </w:rPr>
        <w:t>02</w:t>
      </w:r>
      <w:del w:id="7179" w:author="IRK" w:date="2020-03-10T16:06:00Z">
        <w:r w:rsidRPr="0049256C" w:rsidDel="00785E68">
          <w:rPr>
            <w:rFonts w:hint="eastAsia"/>
          </w:rPr>
          <w:delText>:</w:delText>
        </w:r>
      </w:del>
      <w:ins w:id="7180" w:author="IRK" w:date="2020-03-10T16:06:00Z">
        <w:r w:rsidR="00785E68">
          <w:rPr>
            <w:rFonts w:hint="eastAsia"/>
          </w:rPr>
          <w:t>：</w:t>
        </w:r>
      </w:ins>
      <w:r w:rsidRPr="0049256C">
        <w:rPr>
          <w:rFonts w:hint="eastAsia"/>
        </w:rPr>
        <w:t xml:space="preserve"> </w:t>
      </w:r>
      <w:r w:rsidRPr="0049256C">
        <w:rPr>
          <w:rFonts w:hint="eastAsia"/>
        </w:rPr>
        <w:t>ルールリポジトリオブジェクトが生成できない</w:t>
      </w:r>
      <w:r w:rsidR="000D318C">
        <w:rPr>
          <w:rFonts w:hint="eastAsia"/>
        </w:rPr>
        <w:t>。</w:t>
      </w:r>
    </w:p>
    <w:p w14:paraId="0EC5EAF0" w14:textId="486443F4" w:rsidR="005B6671" w:rsidRPr="0049256C" w:rsidRDefault="005B6671" w:rsidP="000E4E74">
      <w:pPr>
        <w:pStyle w:val="23"/>
      </w:pPr>
      <w:r w:rsidRPr="0049256C">
        <w:rPr>
          <w:rFonts w:hint="eastAsia"/>
        </w:rPr>
        <w:t>03</w:t>
      </w:r>
      <w:del w:id="7181" w:author="IRK" w:date="2020-03-10T16:06:00Z">
        <w:r w:rsidRPr="0049256C" w:rsidDel="00785E68">
          <w:rPr>
            <w:rFonts w:hint="eastAsia"/>
          </w:rPr>
          <w:delText>:</w:delText>
        </w:r>
      </w:del>
      <w:ins w:id="7182" w:author="IRK" w:date="2020-03-10T16:06:00Z">
        <w:r w:rsidR="00785E68">
          <w:rPr>
            <w:rFonts w:hint="eastAsia"/>
          </w:rPr>
          <w:t>：</w:t>
        </w:r>
      </w:ins>
      <w:r w:rsidRPr="0049256C">
        <w:rPr>
          <w:rFonts w:hint="eastAsia"/>
        </w:rPr>
        <w:t xml:space="preserve"> </w:t>
      </w:r>
      <w:r w:rsidRPr="0049256C">
        <w:rPr>
          <w:rFonts w:hint="eastAsia"/>
        </w:rPr>
        <w:t>ルールローダが指定されていない</w:t>
      </w:r>
      <w:r w:rsidR="000D318C">
        <w:rPr>
          <w:rFonts w:hint="eastAsia"/>
        </w:rPr>
        <w:t>。</w:t>
      </w:r>
    </w:p>
    <w:p w14:paraId="59D2BEDF" w14:textId="2B74380E" w:rsidR="005B6671" w:rsidRPr="0049256C" w:rsidRDefault="005B6671" w:rsidP="000E4E74">
      <w:pPr>
        <w:pStyle w:val="23"/>
      </w:pPr>
      <w:r w:rsidRPr="0049256C">
        <w:rPr>
          <w:rFonts w:hint="eastAsia"/>
        </w:rPr>
        <w:t>04</w:t>
      </w:r>
      <w:del w:id="7183" w:author="IRK" w:date="2020-03-10T16:06:00Z">
        <w:r w:rsidRPr="0049256C" w:rsidDel="00785E68">
          <w:rPr>
            <w:rFonts w:hint="eastAsia"/>
          </w:rPr>
          <w:delText>:</w:delText>
        </w:r>
      </w:del>
      <w:ins w:id="7184" w:author="IRK" w:date="2020-03-10T16:06:00Z">
        <w:r w:rsidR="00785E68">
          <w:rPr>
            <w:rFonts w:hint="eastAsia"/>
          </w:rPr>
          <w:t>：</w:t>
        </w:r>
      </w:ins>
      <w:r w:rsidRPr="0049256C">
        <w:rPr>
          <w:rFonts w:hint="eastAsia"/>
        </w:rPr>
        <w:t xml:space="preserve"> </w:t>
      </w:r>
      <w:r w:rsidRPr="0049256C">
        <w:rPr>
          <w:rFonts w:hint="eastAsia"/>
        </w:rPr>
        <w:t>ルールローダオブジェクトが生成できない</w:t>
      </w:r>
      <w:r w:rsidR="000D318C">
        <w:rPr>
          <w:rFonts w:hint="eastAsia"/>
        </w:rPr>
        <w:t>。</w:t>
      </w:r>
    </w:p>
    <w:p w14:paraId="04F14802" w14:textId="77777777" w:rsidR="005B6671" w:rsidRPr="0049256C" w:rsidRDefault="005B6671" w:rsidP="00EC7890"/>
    <w:p w14:paraId="376423C8" w14:textId="77777777" w:rsidR="005B6671" w:rsidRPr="0049256C" w:rsidRDefault="005B6671">
      <w:pPr>
        <w:pStyle w:val="32"/>
        <w:pPrChange w:id="7185" w:author="IRK" w:date="2020-05-11T09:50:00Z">
          <w:pPr>
            <w:pStyle w:val="32"/>
            <w:spacing w:before="12" w:after="12"/>
            <w:jc w:val="left"/>
          </w:pPr>
        </w:pPrChange>
      </w:pPr>
      <w:bookmarkStart w:id="7186" w:name="_Toc429066676"/>
      <w:bookmarkStart w:id="7187" w:name="_Toc441755431"/>
      <w:bookmarkStart w:id="7188" w:name="_Toc40449665"/>
      <w:r w:rsidRPr="0049256C">
        <w:rPr>
          <w:rFonts w:hint="eastAsia"/>
        </w:rPr>
        <w:t>IRE-12104</w:t>
      </w:r>
      <w:r w:rsidRPr="0049256C">
        <w:rPr>
          <w:b w:val="0"/>
          <w:vertAlign w:val="superscript"/>
        </w:rPr>
        <w:t>*</w:t>
      </w:r>
      <w:bookmarkEnd w:id="7186"/>
      <w:bookmarkEnd w:id="7187"/>
      <w:bookmarkEnd w:id="7188"/>
    </w:p>
    <w:p w14:paraId="17BD8C32" w14:textId="77777777" w:rsidR="005B6671" w:rsidRPr="0049256C" w:rsidRDefault="005B6671" w:rsidP="000E4E74">
      <w:pPr>
        <w:pStyle w:val="10"/>
      </w:pPr>
      <w:r w:rsidRPr="0049256C">
        <w:rPr>
          <w:rFonts w:hint="eastAsia"/>
        </w:rPr>
        <w:t>エラーメッセージ</w:t>
      </w:r>
    </w:p>
    <w:p w14:paraId="5DB81A27" w14:textId="77777777" w:rsidR="005B6671" w:rsidRPr="0049256C" w:rsidRDefault="005B6671" w:rsidP="000E4E74">
      <w:pPr>
        <w:pStyle w:val="13"/>
      </w:pPr>
      <w:r w:rsidRPr="0049256C">
        <w:rPr>
          <w:rFonts w:hint="eastAsia"/>
        </w:rPr>
        <w:t>業務データベースの設定が不足しています。</w:t>
      </w:r>
    </w:p>
    <w:p w14:paraId="7AD028A6" w14:textId="1D7E6896" w:rsidR="005B6671" w:rsidRPr="0049256C" w:rsidRDefault="005B6671" w:rsidP="000E4E74">
      <w:pPr>
        <w:pStyle w:val="10"/>
      </w:pPr>
      <w:del w:id="7189" w:author="IRK" w:date="2020-03-12T13:38:00Z">
        <w:r w:rsidRPr="0049256C" w:rsidDel="00B97D19">
          <w:rPr>
            <w:rFonts w:hint="eastAsia"/>
          </w:rPr>
          <w:delText>理由</w:delText>
        </w:r>
      </w:del>
      <w:ins w:id="7190" w:author="IRK" w:date="2020-03-12T13:38:00Z">
        <w:r w:rsidR="00B97D19">
          <w:rPr>
            <w:rFonts w:hint="eastAsia"/>
          </w:rPr>
          <w:t>事由</w:t>
        </w:r>
      </w:ins>
      <w:r w:rsidRPr="0049256C">
        <w:rPr>
          <w:rFonts w:hint="eastAsia"/>
        </w:rPr>
        <w:t>コード</w:t>
      </w:r>
    </w:p>
    <w:p w14:paraId="1EB46A62" w14:textId="58BDF351" w:rsidR="005B6671" w:rsidRPr="0049256C" w:rsidRDefault="005B6671" w:rsidP="000E4E74">
      <w:pPr>
        <w:pStyle w:val="23"/>
      </w:pPr>
      <w:r w:rsidRPr="0049256C">
        <w:rPr>
          <w:rFonts w:hint="eastAsia"/>
        </w:rPr>
        <w:t>00</w:t>
      </w:r>
      <w:del w:id="7191" w:author="IRK" w:date="2020-03-10T16:07:00Z">
        <w:r w:rsidRPr="0049256C" w:rsidDel="00785E68">
          <w:rPr>
            <w:rFonts w:hint="eastAsia"/>
          </w:rPr>
          <w:delText>:</w:delText>
        </w:r>
      </w:del>
      <w:ins w:id="7192" w:author="IRK" w:date="2020-03-10T16:07:00Z">
        <w:r w:rsidR="00785E68">
          <w:rPr>
            <w:rFonts w:hint="eastAsia"/>
          </w:rPr>
          <w:t>：</w:t>
        </w:r>
      </w:ins>
      <w:r w:rsidRPr="0049256C">
        <w:rPr>
          <w:rFonts w:hint="eastAsia"/>
        </w:rPr>
        <w:t xml:space="preserve"> </w:t>
      </w:r>
      <w:r w:rsidRPr="0049256C">
        <w:rPr>
          <w:rFonts w:hint="eastAsia"/>
        </w:rPr>
        <w:t>業務データベースに対するデータソースが設定されていない</w:t>
      </w:r>
      <w:r w:rsidR="000D318C">
        <w:rPr>
          <w:rFonts w:hint="eastAsia"/>
        </w:rPr>
        <w:t>。</w:t>
      </w:r>
    </w:p>
    <w:p w14:paraId="0A61F1AB" w14:textId="77777777" w:rsidR="005B6671" w:rsidRPr="0049256C" w:rsidRDefault="005B6671" w:rsidP="00EC7890"/>
    <w:p w14:paraId="6A80EC35" w14:textId="77777777" w:rsidR="005B6671" w:rsidRPr="0049256C" w:rsidRDefault="005B6671">
      <w:pPr>
        <w:pStyle w:val="32"/>
        <w:pPrChange w:id="7193" w:author="IRK" w:date="2020-05-11T09:50:00Z">
          <w:pPr>
            <w:pStyle w:val="32"/>
            <w:spacing w:before="12" w:after="12"/>
            <w:jc w:val="left"/>
          </w:pPr>
        </w:pPrChange>
      </w:pPr>
      <w:bookmarkStart w:id="7194" w:name="_Toc429066677"/>
      <w:bookmarkStart w:id="7195" w:name="_Toc441755432"/>
      <w:bookmarkStart w:id="7196" w:name="_Toc40449666"/>
      <w:r w:rsidRPr="0049256C">
        <w:rPr>
          <w:rFonts w:hint="eastAsia"/>
        </w:rPr>
        <w:t>IRE-1</w:t>
      </w:r>
      <w:r w:rsidRPr="00135937">
        <w:t>2</w:t>
      </w:r>
      <w:r w:rsidRPr="0049256C">
        <w:rPr>
          <w:rFonts w:hint="eastAsia"/>
        </w:rPr>
        <w:t>105</w:t>
      </w:r>
      <w:r w:rsidRPr="0049256C">
        <w:rPr>
          <w:b w:val="0"/>
          <w:vertAlign w:val="superscript"/>
        </w:rPr>
        <w:t>*</w:t>
      </w:r>
      <w:bookmarkEnd w:id="7194"/>
      <w:bookmarkEnd w:id="7195"/>
      <w:bookmarkEnd w:id="7196"/>
    </w:p>
    <w:p w14:paraId="6EF2AB35" w14:textId="77777777" w:rsidR="005B6671" w:rsidRPr="0049256C" w:rsidRDefault="005B6671" w:rsidP="000E4E74">
      <w:pPr>
        <w:pStyle w:val="10"/>
      </w:pPr>
      <w:r w:rsidRPr="0049256C">
        <w:rPr>
          <w:rFonts w:hint="eastAsia"/>
        </w:rPr>
        <w:t>エラーメッセージ</w:t>
      </w:r>
    </w:p>
    <w:p w14:paraId="6E9EF70E" w14:textId="77777777" w:rsidR="005B6671" w:rsidRPr="0049256C" w:rsidRDefault="005B6671" w:rsidP="000E4E74">
      <w:pPr>
        <w:pStyle w:val="13"/>
      </w:pPr>
      <w:r w:rsidRPr="0049256C">
        <w:rPr>
          <w:rFonts w:hint="eastAsia"/>
        </w:rPr>
        <w:t>ユーザ定義関数の設定に誤りがあります。</w:t>
      </w:r>
    </w:p>
    <w:p w14:paraId="6378B604" w14:textId="431F17B9" w:rsidR="005B6671" w:rsidRPr="00656921" w:rsidRDefault="005B6671" w:rsidP="000E4E74">
      <w:pPr>
        <w:pStyle w:val="10"/>
      </w:pPr>
      <w:del w:id="7197" w:author="IRK" w:date="2020-03-12T13:38:00Z">
        <w:r w:rsidRPr="0049256C" w:rsidDel="00B97D19">
          <w:rPr>
            <w:rFonts w:hint="eastAsia"/>
          </w:rPr>
          <w:delText>理由</w:delText>
        </w:r>
      </w:del>
      <w:ins w:id="7198" w:author="IRK" w:date="2020-03-12T13:38:00Z">
        <w:r w:rsidR="00B97D19">
          <w:rPr>
            <w:rFonts w:hint="eastAsia"/>
          </w:rPr>
          <w:t>事由</w:t>
        </w:r>
      </w:ins>
      <w:r w:rsidRPr="0049256C">
        <w:rPr>
          <w:rFonts w:hint="eastAsia"/>
        </w:rPr>
        <w:t>コード</w:t>
      </w:r>
    </w:p>
    <w:p w14:paraId="28EBA0E1" w14:textId="5E831F0A" w:rsidR="005B6671" w:rsidRPr="00656921" w:rsidRDefault="005B6671" w:rsidP="000E4E74">
      <w:pPr>
        <w:pStyle w:val="23"/>
      </w:pPr>
      <w:r w:rsidRPr="00656921">
        <w:rPr>
          <w:rFonts w:hint="eastAsia"/>
        </w:rPr>
        <w:t>00</w:t>
      </w:r>
      <w:del w:id="7199" w:author="IRK" w:date="2020-03-10T16:07:00Z">
        <w:r w:rsidRPr="00656921" w:rsidDel="00785E68">
          <w:rPr>
            <w:rFonts w:hint="eastAsia"/>
          </w:rPr>
          <w:delText>:</w:delText>
        </w:r>
      </w:del>
      <w:ins w:id="7200" w:author="IRK" w:date="2020-03-10T16:07:00Z">
        <w:r w:rsidR="00785E68">
          <w:rPr>
            <w:rFonts w:hint="eastAsia"/>
          </w:rPr>
          <w:t>：</w:t>
        </w:r>
      </w:ins>
      <w:r w:rsidRPr="00656921">
        <w:rPr>
          <w:rFonts w:hint="eastAsia"/>
        </w:rPr>
        <w:t xml:space="preserve"> </w:t>
      </w:r>
      <w:r w:rsidRPr="00656921">
        <w:rPr>
          <w:rFonts w:hint="eastAsia"/>
        </w:rPr>
        <w:t>同一名称のユーザ定義関数が既に登録され</w:t>
      </w:r>
      <w:r w:rsidR="00AD7DAD" w:rsidRPr="00086960">
        <w:rPr>
          <w:rFonts w:hint="eastAsia"/>
        </w:rPr>
        <w:t>ている</w:t>
      </w:r>
      <w:r w:rsidRPr="00656921">
        <w:rPr>
          <w:rFonts w:hint="eastAsia"/>
        </w:rPr>
        <w:t>場合</w:t>
      </w:r>
      <w:r w:rsidR="000D318C">
        <w:rPr>
          <w:rFonts w:hint="eastAsia"/>
        </w:rPr>
        <w:t>である。</w:t>
      </w:r>
    </w:p>
    <w:p w14:paraId="7287A104" w14:textId="77777777" w:rsidR="005B6671" w:rsidRPr="0049256C" w:rsidRDefault="005B6671" w:rsidP="00EC7890"/>
    <w:p w14:paraId="58390904" w14:textId="77777777" w:rsidR="005B6671" w:rsidRPr="0049256C" w:rsidRDefault="005B6671">
      <w:pPr>
        <w:pStyle w:val="32"/>
        <w:pPrChange w:id="7201" w:author="IRK" w:date="2020-05-11T09:50:00Z">
          <w:pPr>
            <w:pStyle w:val="32"/>
            <w:spacing w:before="12" w:after="12"/>
            <w:jc w:val="left"/>
          </w:pPr>
        </w:pPrChange>
      </w:pPr>
      <w:bookmarkStart w:id="7202" w:name="_Toc429066678"/>
      <w:bookmarkStart w:id="7203" w:name="_Toc441755433"/>
      <w:bookmarkStart w:id="7204" w:name="_Toc40449667"/>
      <w:r w:rsidRPr="0049256C">
        <w:rPr>
          <w:rFonts w:hint="eastAsia"/>
        </w:rPr>
        <w:t>IRE-12106</w:t>
      </w:r>
      <w:r w:rsidRPr="0049256C">
        <w:rPr>
          <w:b w:val="0"/>
          <w:vertAlign w:val="superscript"/>
        </w:rPr>
        <w:t>*</w:t>
      </w:r>
      <w:bookmarkEnd w:id="7202"/>
      <w:bookmarkEnd w:id="7203"/>
      <w:bookmarkEnd w:id="7204"/>
    </w:p>
    <w:p w14:paraId="1F1BD451" w14:textId="77777777" w:rsidR="005B6671" w:rsidRPr="0049256C" w:rsidRDefault="005B6671" w:rsidP="000E4E74">
      <w:pPr>
        <w:pStyle w:val="10"/>
      </w:pPr>
      <w:r w:rsidRPr="0049256C">
        <w:rPr>
          <w:rFonts w:hint="eastAsia"/>
        </w:rPr>
        <w:t>エラーメッセージ</w:t>
      </w:r>
    </w:p>
    <w:p w14:paraId="09ACF68E" w14:textId="77777777" w:rsidR="005B6671" w:rsidRPr="0049256C" w:rsidRDefault="005B6671" w:rsidP="000E4E74">
      <w:pPr>
        <w:pStyle w:val="13"/>
      </w:pPr>
      <w:r w:rsidRPr="0049256C">
        <w:rPr>
          <w:rFonts w:hint="eastAsia"/>
        </w:rPr>
        <w:t>ルールスイートの設定に誤りがあります。</w:t>
      </w:r>
    </w:p>
    <w:p w14:paraId="4B7B51DE" w14:textId="4DDA015A" w:rsidR="005B6671" w:rsidRPr="0049256C" w:rsidRDefault="005B6671" w:rsidP="000E4E74">
      <w:pPr>
        <w:pStyle w:val="10"/>
      </w:pPr>
      <w:del w:id="7205" w:author="IRK" w:date="2020-03-12T13:38:00Z">
        <w:r w:rsidRPr="0049256C" w:rsidDel="00B97D19">
          <w:rPr>
            <w:rFonts w:hint="eastAsia"/>
          </w:rPr>
          <w:delText>理由</w:delText>
        </w:r>
      </w:del>
      <w:ins w:id="7206" w:author="IRK" w:date="2020-03-12T13:38:00Z">
        <w:r w:rsidR="00B97D19">
          <w:rPr>
            <w:rFonts w:hint="eastAsia"/>
          </w:rPr>
          <w:t>事由</w:t>
        </w:r>
      </w:ins>
      <w:r w:rsidRPr="0049256C">
        <w:rPr>
          <w:rFonts w:hint="eastAsia"/>
        </w:rPr>
        <w:t>コード</w:t>
      </w:r>
    </w:p>
    <w:p w14:paraId="550098E6" w14:textId="4692C3A0" w:rsidR="005B6671" w:rsidRPr="0049256C" w:rsidRDefault="005B6671" w:rsidP="000E4E74">
      <w:pPr>
        <w:pStyle w:val="23"/>
      </w:pPr>
      <w:r w:rsidRPr="0049256C">
        <w:rPr>
          <w:rFonts w:hint="eastAsia"/>
        </w:rPr>
        <w:t>00</w:t>
      </w:r>
      <w:del w:id="7207" w:author="IRK" w:date="2020-03-10T16:04:00Z">
        <w:r w:rsidRPr="0049256C" w:rsidDel="00785E68">
          <w:rPr>
            <w:rFonts w:hint="eastAsia"/>
          </w:rPr>
          <w:delText>:</w:delText>
        </w:r>
      </w:del>
      <w:ins w:id="7208" w:author="IRK" w:date="2020-03-10T16:04:00Z">
        <w:r w:rsidR="00785E68">
          <w:rPr>
            <w:rFonts w:hint="eastAsia"/>
          </w:rPr>
          <w:t>：</w:t>
        </w:r>
      </w:ins>
      <w:r w:rsidRPr="0049256C">
        <w:rPr>
          <w:rFonts w:hint="eastAsia"/>
        </w:rPr>
        <w:t xml:space="preserve"> </w:t>
      </w:r>
      <w:r w:rsidRPr="0049256C">
        <w:rPr>
          <w:rFonts w:hint="eastAsia"/>
        </w:rPr>
        <w:t>この形式のルールに対するルールスイートは登録されていない</w:t>
      </w:r>
      <w:r w:rsidR="000D318C">
        <w:rPr>
          <w:rFonts w:hint="eastAsia"/>
        </w:rPr>
        <w:t>。</w:t>
      </w:r>
    </w:p>
    <w:p w14:paraId="12F694F0" w14:textId="2EABFCF3" w:rsidR="005B6671" w:rsidRPr="0049256C" w:rsidRDefault="005B6671" w:rsidP="000E4E74">
      <w:pPr>
        <w:pStyle w:val="23"/>
      </w:pPr>
      <w:r w:rsidRPr="0049256C">
        <w:rPr>
          <w:rFonts w:hint="eastAsia"/>
        </w:rPr>
        <w:t>01</w:t>
      </w:r>
      <w:del w:id="7209" w:author="IRK" w:date="2020-03-12T13:38:00Z">
        <w:r w:rsidRPr="0049256C" w:rsidDel="00B97D19">
          <w:rPr>
            <w:rFonts w:hint="eastAsia"/>
          </w:rPr>
          <w:delText>:</w:delText>
        </w:r>
      </w:del>
      <w:ins w:id="7210" w:author="IRK" w:date="2020-03-12T13:38:00Z">
        <w:r w:rsidR="00B97D19">
          <w:rPr>
            <w:rFonts w:hint="eastAsia"/>
          </w:rPr>
          <w:t>：</w:t>
        </w:r>
      </w:ins>
      <w:r w:rsidRPr="0049256C">
        <w:rPr>
          <w:rFonts w:hint="eastAsia"/>
        </w:rPr>
        <w:t xml:space="preserve"> </w:t>
      </w:r>
      <w:r w:rsidRPr="0049256C">
        <w:rPr>
          <w:rFonts w:hint="eastAsia"/>
        </w:rPr>
        <w:t>この形式のルールに対するルールスイートが既に登録されている</w:t>
      </w:r>
      <w:r w:rsidR="000D318C">
        <w:rPr>
          <w:rFonts w:hint="eastAsia"/>
        </w:rPr>
        <w:t>。</w:t>
      </w:r>
    </w:p>
    <w:p w14:paraId="18BC6573" w14:textId="7ACAD374" w:rsidR="005B6671" w:rsidRPr="0049256C" w:rsidRDefault="005B6671" w:rsidP="000E4E74">
      <w:pPr>
        <w:pStyle w:val="23"/>
      </w:pPr>
      <w:r w:rsidRPr="0049256C">
        <w:rPr>
          <w:rFonts w:hint="eastAsia"/>
        </w:rPr>
        <w:t>02</w:t>
      </w:r>
      <w:del w:id="7211" w:author="IRK" w:date="2020-03-10T16:05:00Z">
        <w:r w:rsidRPr="0049256C" w:rsidDel="00785E68">
          <w:rPr>
            <w:rFonts w:hint="eastAsia"/>
          </w:rPr>
          <w:delText>:</w:delText>
        </w:r>
      </w:del>
      <w:ins w:id="7212" w:author="IRK" w:date="2020-03-10T16:05:00Z">
        <w:r w:rsidR="00785E68">
          <w:rPr>
            <w:rFonts w:hint="eastAsia"/>
          </w:rPr>
          <w:t>：</w:t>
        </w:r>
      </w:ins>
      <w:r w:rsidRPr="0049256C">
        <w:rPr>
          <w:rFonts w:hint="eastAsia"/>
        </w:rPr>
        <w:t xml:space="preserve"> </w:t>
      </w:r>
      <w:r w:rsidRPr="0049256C">
        <w:rPr>
          <w:rFonts w:hint="eastAsia"/>
        </w:rPr>
        <w:t>ルールスイートクラス名が指定されていない</w:t>
      </w:r>
      <w:r w:rsidR="000D318C">
        <w:rPr>
          <w:rFonts w:hint="eastAsia"/>
        </w:rPr>
        <w:t>。</w:t>
      </w:r>
    </w:p>
    <w:p w14:paraId="0E8CB157" w14:textId="084AB05C" w:rsidR="005B6671" w:rsidRPr="0049256C" w:rsidRDefault="005B6671" w:rsidP="000E4E74">
      <w:pPr>
        <w:pStyle w:val="23"/>
      </w:pPr>
      <w:r w:rsidRPr="0049256C">
        <w:rPr>
          <w:rFonts w:hint="eastAsia"/>
        </w:rPr>
        <w:t>03</w:t>
      </w:r>
      <w:del w:id="7213" w:author="IRK" w:date="2020-03-10T16:05:00Z">
        <w:r w:rsidRPr="0049256C" w:rsidDel="00785E68">
          <w:rPr>
            <w:rFonts w:hint="eastAsia"/>
          </w:rPr>
          <w:delText>:</w:delText>
        </w:r>
      </w:del>
      <w:ins w:id="7214" w:author="IRK" w:date="2020-03-10T16:05:00Z">
        <w:r w:rsidR="00785E68">
          <w:rPr>
            <w:rFonts w:hint="eastAsia"/>
          </w:rPr>
          <w:t>：</w:t>
        </w:r>
      </w:ins>
      <w:r w:rsidRPr="0049256C">
        <w:rPr>
          <w:rFonts w:hint="eastAsia"/>
        </w:rPr>
        <w:t xml:space="preserve"> </w:t>
      </w:r>
      <w:r w:rsidRPr="0049256C">
        <w:rPr>
          <w:rFonts w:hint="eastAsia"/>
        </w:rPr>
        <w:t>ルールスイートクラスが出来ないか、生成できない</w:t>
      </w:r>
      <w:r w:rsidR="000D318C">
        <w:rPr>
          <w:rFonts w:hint="eastAsia"/>
        </w:rPr>
        <w:t>。</w:t>
      </w:r>
    </w:p>
    <w:p w14:paraId="467C11CC" w14:textId="5B4008E7" w:rsidR="005B6671" w:rsidRPr="0049256C" w:rsidRDefault="005B6671" w:rsidP="000E4E74">
      <w:pPr>
        <w:pStyle w:val="23"/>
      </w:pPr>
      <w:r w:rsidRPr="0049256C">
        <w:rPr>
          <w:rFonts w:hint="eastAsia"/>
        </w:rPr>
        <w:t>04</w:t>
      </w:r>
      <w:del w:id="7215" w:author="IRK" w:date="2020-03-10T16:05:00Z">
        <w:r w:rsidRPr="0049256C" w:rsidDel="00785E68">
          <w:rPr>
            <w:rFonts w:hint="eastAsia"/>
          </w:rPr>
          <w:delText>:</w:delText>
        </w:r>
      </w:del>
      <w:ins w:id="7216" w:author="IRK" w:date="2020-03-10T16:05:00Z">
        <w:r w:rsidR="00785E68">
          <w:rPr>
            <w:rFonts w:hint="eastAsia"/>
          </w:rPr>
          <w:t>：</w:t>
        </w:r>
      </w:ins>
      <w:r w:rsidRPr="0049256C">
        <w:rPr>
          <w:rFonts w:hint="eastAsia"/>
        </w:rPr>
        <w:t xml:space="preserve"> </w:t>
      </w:r>
      <w:r w:rsidRPr="0049256C">
        <w:rPr>
          <w:rFonts w:hint="eastAsia"/>
        </w:rPr>
        <w:t>この形式のルールに対するルールスイートローダが登録されていない</w:t>
      </w:r>
      <w:r w:rsidR="000D318C">
        <w:rPr>
          <w:rFonts w:hint="eastAsia"/>
        </w:rPr>
        <w:t>。</w:t>
      </w:r>
    </w:p>
    <w:p w14:paraId="20C3ABFB" w14:textId="6CE9A87F" w:rsidR="005B6671" w:rsidRPr="0049256C" w:rsidRDefault="005B6671" w:rsidP="000E4E74">
      <w:pPr>
        <w:pStyle w:val="23"/>
      </w:pPr>
      <w:r w:rsidRPr="0049256C">
        <w:rPr>
          <w:rFonts w:hint="eastAsia"/>
        </w:rPr>
        <w:t>05</w:t>
      </w:r>
      <w:del w:id="7217" w:author="IRK" w:date="2020-03-10T16:05:00Z">
        <w:r w:rsidRPr="0049256C" w:rsidDel="00785E68">
          <w:rPr>
            <w:rFonts w:hint="eastAsia"/>
          </w:rPr>
          <w:delText>:</w:delText>
        </w:r>
      </w:del>
      <w:ins w:id="7218" w:author="IRK" w:date="2020-03-10T16:05:00Z">
        <w:r w:rsidR="00785E68">
          <w:rPr>
            <w:rFonts w:hint="eastAsia"/>
          </w:rPr>
          <w:t>：</w:t>
        </w:r>
      </w:ins>
      <w:r w:rsidRPr="0049256C">
        <w:rPr>
          <w:rFonts w:hint="eastAsia"/>
        </w:rPr>
        <w:t xml:space="preserve"> </w:t>
      </w:r>
      <w:r w:rsidRPr="0049256C">
        <w:rPr>
          <w:rFonts w:hint="eastAsia"/>
        </w:rPr>
        <w:t>ルールスイートローダクラス名が指定されていない</w:t>
      </w:r>
      <w:r w:rsidR="000D318C">
        <w:rPr>
          <w:rFonts w:hint="eastAsia"/>
        </w:rPr>
        <w:t>。</w:t>
      </w:r>
    </w:p>
    <w:p w14:paraId="0DA9931B" w14:textId="10B4EA73" w:rsidR="005B6671" w:rsidRPr="0049256C" w:rsidRDefault="005B6671" w:rsidP="000E4E74">
      <w:pPr>
        <w:pStyle w:val="23"/>
      </w:pPr>
      <w:r w:rsidRPr="0049256C">
        <w:rPr>
          <w:rFonts w:hint="eastAsia"/>
        </w:rPr>
        <w:t>06</w:t>
      </w:r>
      <w:del w:id="7219" w:author="IRK" w:date="2020-03-10T16:05:00Z">
        <w:r w:rsidRPr="0049256C" w:rsidDel="00785E68">
          <w:rPr>
            <w:rFonts w:hint="eastAsia"/>
          </w:rPr>
          <w:delText>:</w:delText>
        </w:r>
      </w:del>
      <w:ins w:id="7220" w:author="IRK" w:date="2020-03-10T16:05:00Z">
        <w:r w:rsidR="00785E68">
          <w:rPr>
            <w:rFonts w:hint="eastAsia"/>
          </w:rPr>
          <w:t>：</w:t>
        </w:r>
      </w:ins>
      <w:r w:rsidRPr="0049256C">
        <w:rPr>
          <w:rFonts w:hint="eastAsia"/>
        </w:rPr>
        <w:t xml:space="preserve"> </w:t>
      </w:r>
      <w:r w:rsidRPr="0049256C">
        <w:rPr>
          <w:rFonts w:hint="eastAsia"/>
        </w:rPr>
        <w:t>ルールスイートローダクラスがロードできないか、生成できない</w:t>
      </w:r>
      <w:r w:rsidR="000D318C">
        <w:rPr>
          <w:rFonts w:hint="eastAsia"/>
        </w:rPr>
        <w:t>。</w:t>
      </w:r>
    </w:p>
    <w:p w14:paraId="429294A4" w14:textId="77777777" w:rsidR="00C11CAC" w:rsidRPr="0049256C" w:rsidRDefault="00C11CAC" w:rsidP="000E4E74"/>
    <w:p w14:paraId="3D7D1AE5" w14:textId="77777777" w:rsidR="005B6671" w:rsidRPr="0049256C" w:rsidRDefault="005B6671">
      <w:pPr>
        <w:pStyle w:val="32"/>
        <w:pPrChange w:id="7221" w:author="IRK" w:date="2020-05-11T09:51:00Z">
          <w:pPr>
            <w:pStyle w:val="32"/>
            <w:spacing w:before="12" w:after="12"/>
            <w:jc w:val="left"/>
          </w:pPr>
        </w:pPrChange>
      </w:pPr>
      <w:bookmarkStart w:id="7222" w:name="_Toc429066679"/>
      <w:bookmarkStart w:id="7223" w:name="_Toc441755434"/>
      <w:bookmarkStart w:id="7224" w:name="_Toc40449668"/>
      <w:r w:rsidRPr="0049256C">
        <w:rPr>
          <w:rFonts w:hint="eastAsia"/>
        </w:rPr>
        <w:t>IRE-12107</w:t>
      </w:r>
      <w:r w:rsidRPr="0049256C">
        <w:rPr>
          <w:b w:val="0"/>
          <w:vertAlign w:val="superscript"/>
        </w:rPr>
        <w:t>*</w:t>
      </w:r>
      <w:bookmarkEnd w:id="7222"/>
      <w:bookmarkEnd w:id="7223"/>
      <w:bookmarkEnd w:id="7224"/>
    </w:p>
    <w:p w14:paraId="037DA3DA" w14:textId="77777777" w:rsidR="005B6671" w:rsidRPr="0049256C" w:rsidRDefault="005B6671" w:rsidP="00FD0078">
      <w:pPr>
        <w:pStyle w:val="10"/>
      </w:pPr>
      <w:r w:rsidRPr="0049256C">
        <w:rPr>
          <w:rFonts w:hint="eastAsia"/>
        </w:rPr>
        <w:t>エラーメッセージ</w:t>
      </w:r>
    </w:p>
    <w:p w14:paraId="0603A1D0" w14:textId="77777777" w:rsidR="005B6671" w:rsidRPr="0049256C" w:rsidRDefault="005B6671" w:rsidP="00FD0078">
      <w:pPr>
        <w:pStyle w:val="13"/>
      </w:pPr>
      <w:r w:rsidRPr="0049256C">
        <w:rPr>
          <w:rFonts w:hint="eastAsia"/>
        </w:rPr>
        <w:t>ルールインタフェースクラスタの設定に誤りがあります。</w:t>
      </w:r>
    </w:p>
    <w:p w14:paraId="54636434" w14:textId="6EA53AC0" w:rsidR="005B6671" w:rsidRPr="0049256C" w:rsidRDefault="005B6671" w:rsidP="00FD0078">
      <w:pPr>
        <w:pStyle w:val="10"/>
      </w:pPr>
      <w:del w:id="7225" w:author="IRK" w:date="2020-03-12T13:38:00Z">
        <w:r w:rsidRPr="0049256C" w:rsidDel="00B97D19">
          <w:rPr>
            <w:rFonts w:hint="eastAsia"/>
          </w:rPr>
          <w:delText>理由</w:delText>
        </w:r>
      </w:del>
      <w:ins w:id="7226" w:author="IRK" w:date="2020-03-12T13:38:00Z">
        <w:r w:rsidR="00B97D19">
          <w:rPr>
            <w:rFonts w:hint="eastAsia"/>
          </w:rPr>
          <w:t>事由</w:t>
        </w:r>
      </w:ins>
      <w:r w:rsidRPr="0049256C">
        <w:rPr>
          <w:rFonts w:hint="eastAsia"/>
        </w:rPr>
        <w:t>コード</w:t>
      </w:r>
    </w:p>
    <w:p w14:paraId="04080F36" w14:textId="3572B358" w:rsidR="005B6671" w:rsidRPr="0049256C" w:rsidRDefault="005B6671" w:rsidP="00FD0078">
      <w:pPr>
        <w:pStyle w:val="23"/>
      </w:pPr>
      <w:r w:rsidRPr="0049256C">
        <w:rPr>
          <w:rFonts w:hint="eastAsia"/>
        </w:rPr>
        <w:t>00</w:t>
      </w:r>
      <w:del w:id="7227" w:author="IRK" w:date="2020-03-10T16:07:00Z">
        <w:r w:rsidRPr="0049256C" w:rsidDel="00785E68">
          <w:rPr>
            <w:rFonts w:hint="eastAsia"/>
          </w:rPr>
          <w:delText>:</w:delText>
        </w:r>
      </w:del>
      <w:ins w:id="7228" w:author="IRK" w:date="2020-03-10T16:07:00Z">
        <w:r w:rsidR="00785E68">
          <w:rPr>
            <w:rFonts w:hint="eastAsia"/>
          </w:rPr>
          <w:t>：</w:t>
        </w:r>
      </w:ins>
      <w:r w:rsidRPr="0049256C">
        <w:rPr>
          <w:rFonts w:hint="eastAsia"/>
        </w:rPr>
        <w:t xml:space="preserve"> </w:t>
      </w:r>
      <w:r w:rsidRPr="0049256C">
        <w:rPr>
          <w:rFonts w:hint="eastAsia"/>
        </w:rPr>
        <w:t>ルールインタフェースプール設定がない</w:t>
      </w:r>
      <w:r w:rsidR="000D318C">
        <w:rPr>
          <w:rFonts w:hint="eastAsia"/>
        </w:rPr>
        <w:t>。</w:t>
      </w:r>
    </w:p>
    <w:p w14:paraId="443C48CF" w14:textId="01ED953B" w:rsidR="005B6671" w:rsidRPr="0049256C" w:rsidRDefault="005B6671" w:rsidP="00FD0078">
      <w:pPr>
        <w:pStyle w:val="23"/>
      </w:pPr>
      <w:r w:rsidRPr="0049256C">
        <w:rPr>
          <w:rFonts w:hint="eastAsia"/>
        </w:rPr>
        <w:t>01</w:t>
      </w:r>
      <w:del w:id="7229" w:author="IRK" w:date="2020-03-10T16:07:00Z">
        <w:r w:rsidRPr="0049256C" w:rsidDel="00785E68">
          <w:rPr>
            <w:rFonts w:hint="eastAsia"/>
          </w:rPr>
          <w:delText>:</w:delText>
        </w:r>
      </w:del>
      <w:ins w:id="7230" w:author="IRK" w:date="2020-03-10T16:07:00Z">
        <w:r w:rsidR="00785E68">
          <w:rPr>
            <w:rFonts w:hint="eastAsia"/>
          </w:rPr>
          <w:t>：</w:t>
        </w:r>
      </w:ins>
      <w:r w:rsidRPr="0049256C">
        <w:rPr>
          <w:rFonts w:hint="eastAsia"/>
        </w:rPr>
        <w:t xml:space="preserve"> </w:t>
      </w:r>
      <w:r w:rsidRPr="0049256C">
        <w:rPr>
          <w:rFonts w:hint="eastAsia"/>
        </w:rPr>
        <w:t>コールバッククラスパスが有効ではない</w:t>
      </w:r>
      <w:r w:rsidR="000D318C">
        <w:rPr>
          <w:rFonts w:hint="eastAsia"/>
        </w:rPr>
        <w:t>。</w:t>
      </w:r>
    </w:p>
    <w:p w14:paraId="57C1FDE5" w14:textId="39888124" w:rsidR="005B6671" w:rsidRPr="0049256C" w:rsidRDefault="005B6671" w:rsidP="00FD0078">
      <w:pPr>
        <w:pStyle w:val="23"/>
      </w:pPr>
      <w:r w:rsidRPr="0049256C">
        <w:rPr>
          <w:rFonts w:hint="eastAsia"/>
        </w:rPr>
        <w:t>02</w:t>
      </w:r>
      <w:del w:id="7231" w:author="IRK" w:date="2020-03-10T16:07:00Z">
        <w:r w:rsidRPr="0049256C" w:rsidDel="00785E68">
          <w:rPr>
            <w:rFonts w:hint="eastAsia"/>
          </w:rPr>
          <w:delText>:</w:delText>
        </w:r>
      </w:del>
      <w:ins w:id="7232" w:author="IRK" w:date="2020-03-10T16:07:00Z">
        <w:r w:rsidR="00785E68">
          <w:rPr>
            <w:rFonts w:hint="eastAsia"/>
          </w:rPr>
          <w:t>：</w:t>
        </w:r>
      </w:ins>
      <w:r w:rsidRPr="0049256C">
        <w:rPr>
          <w:rFonts w:hint="eastAsia"/>
        </w:rPr>
        <w:t xml:space="preserve"> </w:t>
      </w:r>
      <w:r w:rsidRPr="0049256C">
        <w:rPr>
          <w:rFonts w:hint="eastAsia"/>
        </w:rPr>
        <w:t>コールバックハンドラクラスがロードできない</w:t>
      </w:r>
      <w:r w:rsidR="000D318C">
        <w:rPr>
          <w:rFonts w:hint="eastAsia"/>
        </w:rPr>
        <w:t>。</w:t>
      </w:r>
    </w:p>
    <w:p w14:paraId="48362C15" w14:textId="551BFE53" w:rsidR="005B6671" w:rsidRPr="0049256C" w:rsidRDefault="005B6671" w:rsidP="00FD0078">
      <w:pPr>
        <w:pStyle w:val="23"/>
      </w:pPr>
      <w:r w:rsidRPr="0049256C">
        <w:rPr>
          <w:rFonts w:hint="eastAsia"/>
        </w:rPr>
        <w:t>03</w:t>
      </w:r>
      <w:del w:id="7233" w:author="IRK" w:date="2020-03-10T16:07:00Z">
        <w:r w:rsidRPr="0049256C" w:rsidDel="00785E68">
          <w:rPr>
            <w:rFonts w:hint="eastAsia"/>
          </w:rPr>
          <w:delText>:</w:delText>
        </w:r>
      </w:del>
      <w:ins w:id="7234" w:author="IRK" w:date="2020-03-10T16:07:00Z">
        <w:r w:rsidR="00785E68">
          <w:rPr>
            <w:rFonts w:hint="eastAsia"/>
          </w:rPr>
          <w:t>：</w:t>
        </w:r>
      </w:ins>
      <w:r w:rsidRPr="0049256C">
        <w:rPr>
          <w:rFonts w:hint="eastAsia"/>
        </w:rPr>
        <w:t xml:space="preserve"> </w:t>
      </w:r>
      <w:r w:rsidRPr="0049256C">
        <w:rPr>
          <w:rFonts w:hint="eastAsia"/>
        </w:rPr>
        <w:t>コールバックハンドラファクトリが生成できない</w:t>
      </w:r>
      <w:r w:rsidR="000D318C">
        <w:rPr>
          <w:rFonts w:hint="eastAsia"/>
        </w:rPr>
        <w:t>。</w:t>
      </w:r>
    </w:p>
    <w:p w14:paraId="6145FF10" w14:textId="327CA32C" w:rsidR="005B6671" w:rsidRPr="0049256C" w:rsidRDefault="005B6671" w:rsidP="00FD0078">
      <w:pPr>
        <w:pStyle w:val="23"/>
      </w:pPr>
      <w:r w:rsidRPr="0049256C">
        <w:rPr>
          <w:rFonts w:hint="eastAsia"/>
        </w:rPr>
        <w:t>04</w:t>
      </w:r>
      <w:del w:id="7235" w:author="IRK" w:date="2020-03-10T16:07:00Z">
        <w:r w:rsidRPr="0049256C" w:rsidDel="00785E68">
          <w:rPr>
            <w:rFonts w:hint="eastAsia"/>
          </w:rPr>
          <w:delText>:</w:delText>
        </w:r>
      </w:del>
      <w:ins w:id="7236" w:author="IRK" w:date="2020-03-10T16:07:00Z">
        <w:r w:rsidR="00785E68">
          <w:rPr>
            <w:rFonts w:hint="eastAsia"/>
          </w:rPr>
          <w:t>：</w:t>
        </w:r>
      </w:ins>
      <w:r w:rsidRPr="0049256C">
        <w:rPr>
          <w:rFonts w:hint="eastAsia"/>
        </w:rPr>
        <w:t xml:space="preserve"> </w:t>
      </w:r>
      <w:r w:rsidRPr="0049256C">
        <w:rPr>
          <w:rFonts w:hint="eastAsia"/>
        </w:rPr>
        <w:t>コールバック設定ファイルを読む込むことが出来ない</w:t>
      </w:r>
      <w:r w:rsidR="000D318C">
        <w:rPr>
          <w:rFonts w:hint="eastAsia"/>
        </w:rPr>
        <w:t>。</w:t>
      </w:r>
    </w:p>
    <w:p w14:paraId="5556F60F" w14:textId="18160542" w:rsidR="005B6671" w:rsidRPr="0049256C" w:rsidRDefault="005B6671" w:rsidP="00FD0078">
      <w:pPr>
        <w:pStyle w:val="23"/>
      </w:pPr>
      <w:r w:rsidRPr="0049256C">
        <w:rPr>
          <w:rFonts w:hint="eastAsia"/>
        </w:rPr>
        <w:t>05</w:t>
      </w:r>
      <w:del w:id="7237" w:author="IRK" w:date="2020-03-10T16:07:00Z">
        <w:r w:rsidRPr="0049256C" w:rsidDel="00785E68">
          <w:rPr>
            <w:rFonts w:hint="eastAsia"/>
          </w:rPr>
          <w:delText>:</w:delText>
        </w:r>
      </w:del>
      <w:ins w:id="7238" w:author="IRK" w:date="2020-03-10T16:07:00Z">
        <w:r w:rsidR="00785E68">
          <w:rPr>
            <w:rFonts w:hint="eastAsia"/>
          </w:rPr>
          <w:t>：</w:t>
        </w:r>
      </w:ins>
      <w:r w:rsidRPr="0049256C">
        <w:rPr>
          <w:rFonts w:hint="eastAsia"/>
        </w:rPr>
        <w:t xml:space="preserve"> </w:t>
      </w:r>
      <w:r w:rsidRPr="0049256C">
        <w:rPr>
          <w:rFonts w:hint="eastAsia"/>
        </w:rPr>
        <w:t>設定</w:t>
      </w:r>
      <w:r w:rsidRPr="0049256C">
        <w:rPr>
          <w:rFonts w:hint="eastAsia"/>
        </w:rPr>
        <w:t>XML</w:t>
      </w:r>
      <w:r w:rsidRPr="0049256C">
        <w:rPr>
          <w:rFonts w:hint="eastAsia"/>
        </w:rPr>
        <w:t>エラー</w:t>
      </w:r>
      <w:r w:rsidR="000D318C">
        <w:rPr>
          <w:rFonts w:hint="eastAsia"/>
        </w:rPr>
        <w:t>である。</w:t>
      </w:r>
    </w:p>
    <w:p w14:paraId="042A70D9" w14:textId="36EB0B72" w:rsidR="005B6671" w:rsidRPr="0049256C" w:rsidRDefault="005B6671" w:rsidP="00FD0078">
      <w:pPr>
        <w:pStyle w:val="23"/>
      </w:pPr>
      <w:r w:rsidRPr="0049256C">
        <w:rPr>
          <w:rFonts w:hint="eastAsia"/>
        </w:rPr>
        <w:t>06</w:t>
      </w:r>
      <w:del w:id="7239" w:author="IRK" w:date="2020-03-10T16:07:00Z">
        <w:r w:rsidRPr="0049256C" w:rsidDel="00785E68">
          <w:rPr>
            <w:rFonts w:hint="eastAsia"/>
          </w:rPr>
          <w:delText>:</w:delText>
        </w:r>
      </w:del>
      <w:ins w:id="7240" w:author="IRK" w:date="2020-03-10T16:07:00Z">
        <w:r w:rsidR="00785E68">
          <w:rPr>
            <w:rFonts w:hint="eastAsia"/>
          </w:rPr>
          <w:t>：</w:t>
        </w:r>
      </w:ins>
      <w:r w:rsidRPr="0049256C">
        <w:rPr>
          <w:rFonts w:hint="eastAsia"/>
        </w:rPr>
        <w:t xml:space="preserve"> </w:t>
      </w:r>
      <w:r w:rsidRPr="0049256C">
        <w:rPr>
          <w:rFonts w:hint="eastAsia"/>
        </w:rPr>
        <w:t>既に同一名称のルールインタフェースクラスタが登録されている</w:t>
      </w:r>
      <w:r w:rsidR="000D318C">
        <w:rPr>
          <w:rFonts w:hint="eastAsia"/>
        </w:rPr>
        <w:t>。</w:t>
      </w:r>
    </w:p>
    <w:p w14:paraId="6B37EEAD" w14:textId="400711B3" w:rsidR="005B6671" w:rsidRPr="0049256C" w:rsidRDefault="005B6671" w:rsidP="00FD0078">
      <w:pPr>
        <w:pStyle w:val="23"/>
      </w:pPr>
      <w:r w:rsidRPr="0049256C">
        <w:rPr>
          <w:rFonts w:hint="eastAsia"/>
        </w:rPr>
        <w:t>07</w:t>
      </w:r>
      <w:del w:id="7241" w:author="IRK" w:date="2020-03-10T16:07:00Z">
        <w:r w:rsidRPr="0049256C" w:rsidDel="00785E68">
          <w:rPr>
            <w:rFonts w:hint="eastAsia"/>
          </w:rPr>
          <w:delText>:</w:delText>
        </w:r>
      </w:del>
      <w:ins w:id="7242" w:author="IRK" w:date="2020-03-10T16:07:00Z">
        <w:r w:rsidR="00785E68">
          <w:rPr>
            <w:rFonts w:hint="eastAsia"/>
          </w:rPr>
          <w:t>：</w:t>
        </w:r>
      </w:ins>
      <w:r w:rsidRPr="0049256C">
        <w:rPr>
          <w:rFonts w:hint="eastAsia"/>
        </w:rPr>
        <w:t xml:space="preserve"> </w:t>
      </w:r>
      <w:r w:rsidRPr="0049256C">
        <w:rPr>
          <w:rFonts w:hint="eastAsia"/>
        </w:rPr>
        <w:t>設定にルールインタフェースクラスタ名が不足している</w:t>
      </w:r>
      <w:r w:rsidR="000D318C">
        <w:rPr>
          <w:rFonts w:hint="eastAsia"/>
        </w:rPr>
        <w:t>。</w:t>
      </w:r>
    </w:p>
    <w:p w14:paraId="5BCC4561" w14:textId="77777777" w:rsidR="005B6671" w:rsidRPr="0049256C" w:rsidRDefault="005B6671" w:rsidP="00EC7890"/>
    <w:p w14:paraId="468E6EAF" w14:textId="77777777" w:rsidR="005B6671" w:rsidRPr="0049256C" w:rsidRDefault="005B6671">
      <w:pPr>
        <w:pStyle w:val="32"/>
        <w:pPrChange w:id="7243" w:author="IRK" w:date="2020-05-11T09:51:00Z">
          <w:pPr>
            <w:pStyle w:val="32"/>
            <w:spacing w:before="12" w:after="12"/>
            <w:jc w:val="left"/>
          </w:pPr>
        </w:pPrChange>
      </w:pPr>
      <w:bookmarkStart w:id="7244" w:name="_Toc429066680"/>
      <w:bookmarkStart w:id="7245" w:name="_Toc441755435"/>
      <w:bookmarkStart w:id="7246" w:name="_Toc40449669"/>
      <w:r w:rsidRPr="0049256C">
        <w:rPr>
          <w:rFonts w:hint="eastAsia"/>
        </w:rPr>
        <w:t>IRE-12108</w:t>
      </w:r>
      <w:r w:rsidRPr="0049256C">
        <w:rPr>
          <w:b w:val="0"/>
          <w:vertAlign w:val="superscript"/>
        </w:rPr>
        <w:t>*</w:t>
      </w:r>
      <w:bookmarkEnd w:id="7244"/>
      <w:bookmarkEnd w:id="7245"/>
      <w:bookmarkEnd w:id="7246"/>
    </w:p>
    <w:p w14:paraId="6138FE3F" w14:textId="77777777" w:rsidR="005B6671" w:rsidRPr="0049256C" w:rsidRDefault="005B6671" w:rsidP="00FD0078">
      <w:pPr>
        <w:pStyle w:val="10"/>
      </w:pPr>
      <w:r w:rsidRPr="0049256C">
        <w:rPr>
          <w:rFonts w:hint="eastAsia"/>
        </w:rPr>
        <w:t>エラーメッセージ</w:t>
      </w:r>
    </w:p>
    <w:p w14:paraId="627EAC73" w14:textId="77777777" w:rsidR="005B6671" w:rsidRPr="0049256C" w:rsidRDefault="005B6671" w:rsidP="00FD0078">
      <w:pPr>
        <w:pStyle w:val="13"/>
        <w:rPr>
          <w:rFonts w:eastAsiaTheme="minorEastAsia"/>
        </w:rPr>
      </w:pPr>
      <w:r w:rsidRPr="0049256C">
        <w:rPr>
          <w:rFonts w:hint="eastAsia"/>
        </w:rPr>
        <w:t>ルールインタフェースプールの設定に誤りがあります。</w:t>
      </w:r>
      <w:r w:rsidRPr="0049256C">
        <w:rPr>
          <w:rFonts w:eastAsiaTheme="minorEastAsia" w:hint="eastAsia"/>
        </w:rPr>
        <w:t>(</w:t>
      </w:r>
      <w:r w:rsidRPr="0049256C">
        <w:rPr>
          <w:rFonts w:hint="eastAsia"/>
        </w:rPr>
        <w:t>一般</w:t>
      </w:r>
      <w:r w:rsidRPr="0049256C">
        <w:rPr>
          <w:rFonts w:eastAsiaTheme="minorEastAsia" w:hint="eastAsia"/>
        </w:rPr>
        <w:t>)</w:t>
      </w:r>
    </w:p>
    <w:p w14:paraId="30AA9165" w14:textId="494BD54F" w:rsidR="005B6671" w:rsidRPr="0049256C" w:rsidRDefault="005B6671" w:rsidP="00FD0078">
      <w:pPr>
        <w:pStyle w:val="10"/>
      </w:pPr>
      <w:del w:id="7247" w:author="IRK" w:date="2020-03-12T13:38:00Z">
        <w:r w:rsidRPr="0049256C" w:rsidDel="00B97D19">
          <w:rPr>
            <w:rFonts w:hint="eastAsia"/>
          </w:rPr>
          <w:delText>理由</w:delText>
        </w:r>
      </w:del>
      <w:ins w:id="7248" w:author="IRK" w:date="2020-03-12T13:38:00Z">
        <w:r w:rsidR="00B97D19">
          <w:rPr>
            <w:rFonts w:hint="eastAsia"/>
          </w:rPr>
          <w:t>事由</w:t>
        </w:r>
      </w:ins>
      <w:r w:rsidRPr="0049256C">
        <w:rPr>
          <w:rFonts w:hint="eastAsia"/>
        </w:rPr>
        <w:t>コード</w:t>
      </w:r>
    </w:p>
    <w:p w14:paraId="1A988C76" w14:textId="09F39768" w:rsidR="005B6671" w:rsidRPr="0049256C" w:rsidRDefault="005B6671" w:rsidP="00FD0078">
      <w:pPr>
        <w:pStyle w:val="23"/>
      </w:pPr>
      <w:r w:rsidRPr="0049256C">
        <w:rPr>
          <w:rFonts w:hint="eastAsia"/>
        </w:rPr>
        <w:t>00</w:t>
      </w:r>
      <w:del w:id="7249" w:author="IRK" w:date="2020-03-10T16:07:00Z">
        <w:r w:rsidRPr="0049256C" w:rsidDel="00785E68">
          <w:rPr>
            <w:rFonts w:hint="eastAsia"/>
          </w:rPr>
          <w:delText>:</w:delText>
        </w:r>
      </w:del>
      <w:ins w:id="7250" w:author="IRK" w:date="2020-03-10T16:07:00Z">
        <w:r w:rsidR="00785E68">
          <w:rPr>
            <w:rFonts w:hint="eastAsia"/>
          </w:rPr>
          <w:t>：</w:t>
        </w:r>
      </w:ins>
      <w:r w:rsidRPr="0049256C">
        <w:rPr>
          <w:rFonts w:hint="eastAsia"/>
        </w:rPr>
        <w:t xml:space="preserve"> </w:t>
      </w:r>
      <w:r w:rsidRPr="0049256C">
        <w:rPr>
          <w:rFonts w:hint="eastAsia"/>
        </w:rPr>
        <w:t>ルールインタフェースファクトリクラスが見つからない</w:t>
      </w:r>
      <w:r w:rsidR="000D318C">
        <w:rPr>
          <w:rFonts w:hint="eastAsia"/>
        </w:rPr>
        <w:t>。</w:t>
      </w:r>
    </w:p>
    <w:p w14:paraId="69514A41" w14:textId="797F2C29" w:rsidR="005B6671" w:rsidRPr="0049256C" w:rsidRDefault="005B6671" w:rsidP="00FD0078">
      <w:pPr>
        <w:pStyle w:val="23"/>
      </w:pPr>
      <w:r w:rsidRPr="0049256C">
        <w:rPr>
          <w:rFonts w:hint="eastAsia"/>
        </w:rPr>
        <w:t>01</w:t>
      </w:r>
      <w:del w:id="7251" w:author="IRK" w:date="2020-03-10T16:07:00Z">
        <w:r w:rsidRPr="0049256C" w:rsidDel="00785E68">
          <w:rPr>
            <w:rFonts w:hint="eastAsia"/>
          </w:rPr>
          <w:delText>:</w:delText>
        </w:r>
      </w:del>
      <w:ins w:id="7252" w:author="IRK" w:date="2020-03-10T16:07:00Z">
        <w:r w:rsidR="00785E68">
          <w:rPr>
            <w:rFonts w:hint="eastAsia"/>
          </w:rPr>
          <w:t>：</w:t>
        </w:r>
      </w:ins>
      <w:r w:rsidRPr="0049256C">
        <w:rPr>
          <w:rFonts w:hint="eastAsia"/>
        </w:rPr>
        <w:t xml:space="preserve"> </w:t>
      </w:r>
      <w:r w:rsidRPr="0049256C">
        <w:rPr>
          <w:rFonts w:hint="eastAsia"/>
        </w:rPr>
        <w:t>ルールインタフェースファクトリオブジェクトが生成できない</w:t>
      </w:r>
      <w:r w:rsidR="000D318C">
        <w:rPr>
          <w:rFonts w:hint="eastAsia"/>
        </w:rPr>
        <w:t>。</w:t>
      </w:r>
    </w:p>
    <w:p w14:paraId="6E9A9313" w14:textId="61F2EF31" w:rsidR="005B6671" w:rsidRPr="0049256C" w:rsidRDefault="005B6671" w:rsidP="00FD0078">
      <w:pPr>
        <w:pStyle w:val="23"/>
      </w:pPr>
      <w:r w:rsidRPr="0049256C">
        <w:rPr>
          <w:rFonts w:hint="eastAsia"/>
        </w:rPr>
        <w:t>02</w:t>
      </w:r>
      <w:del w:id="7253" w:author="IRK" w:date="2020-03-10T16:07:00Z">
        <w:r w:rsidRPr="0049256C" w:rsidDel="00785E68">
          <w:rPr>
            <w:rFonts w:hint="eastAsia"/>
          </w:rPr>
          <w:delText>:</w:delText>
        </w:r>
      </w:del>
      <w:ins w:id="7254" w:author="IRK" w:date="2020-03-10T16:07:00Z">
        <w:r w:rsidR="00785E68">
          <w:rPr>
            <w:rFonts w:hint="eastAsia"/>
          </w:rPr>
          <w:t>：</w:t>
        </w:r>
      </w:ins>
      <w:r w:rsidRPr="0049256C">
        <w:rPr>
          <w:rFonts w:hint="eastAsia"/>
        </w:rPr>
        <w:t xml:space="preserve"> </w:t>
      </w:r>
      <w:r w:rsidRPr="0049256C">
        <w:rPr>
          <w:rFonts w:hint="eastAsia"/>
        </w:rPr>
        <w:t>設定値が正しい数値ではない</w:t>
      </w:r>
      <w:r w:rsidR="000D318C">
        <w:rPr>
          <w:rFonts w:hint="eastAsia"/>
        </w:rPr>
        <w:t>。</w:t>
      </w:r>
    </w:p>
    <w:p w14:paraId="3B093C95" w14:textId="0907FEAB" w:rsidR="005B6671" w:rsidRPr="0049256C" w:rsidRDefault="005B6671" w:rsidP="00FD0078">
      <w:pPr>
        <w:pStyle w:val="23"/>
      </w:pPr>
      <w:r w:rsidRPr="0049256C">
        <w:rPr>
          <w:rFonts w:hint="eastAsia"/>
        </w:rPr>
        <w:t>03</w:t>
      </w:r>
      <w:del w:id="7255" w:author="IRK" w:date="2020-03-10T16:07:00Z">
        <w:r w:rsidRPr="0049256C" w:rsidDel="00785E68">
          <w:rPr>
            <w:rFonts w:hint="eastAsia"/>
          </w:rPr>
          <w:delText>:</w:delText>
        </w:r>
      </w:del>
      <w:ins w:id="7256" w:author="IRK" w:date="2020-03-10T16:07:00Z">
        <w:r w:rsidR="00785E68">
          <w:rPr>
            <w:rFonts w:hint="eastAsia"/>
          </w:rPr>
          <w:t>：</w:t>
        </w:r>
      </w:ins>
      <w:r w:rsidRPr="0049256C">
        <w:rPr>
          <w:rFonts w:hint="eastAsia"/>
        </w:rPr>
        <w:t xml:space="preserve"> </w:t>
      </w:r>
      <w:r w:rsidRPr="0049256C">
        <w:rPr>
          <w:rFonts w:hint="eastAsia"/>
        </w:rPr>
        <w:t>最大活性インタフェース数は</w:t>
      </w:r>
      <w:r w:rsidRPr="0049256C">
        <w:rPr>
          <w:rFonts w:hint="eastAsia"/>
        </w:rPr>
        <w:t>0</w:t>
      </w:r>
      <w:r w:rsidRPr="0049256C">
        <w:rPr>
          <w:rFonts w:hint="eastAsia"/>
        </w:rPr>
        <w:t>より大きくなければならない</w:t>
      </w:r>
      <w:r w:rsidR="000D318C">
        <w:rPr>
          <w:rFonts w:hint="eastAsia"/>
        </w:rPr>
        <w:t>。</w:t>
      </w:r>
    </w:p>
    <w:p w14:paraId="6C66038E" w14:textId="2A0E5EA8" w:rsidR="005B6671" w:rsidRPr="0049256C" w:rsidRDefault="005B6671" w:rsidP="00FD0078">
      <w:pPr>
        <w:pStyle w:val="23"/>
      </w:pPr>
      <w:r w:rsidRPr="0049256C">
        <w:rPr>
          <w:rFonts w:hint="eastAsia"/>
        </w:rPr>
        <w:t>04</w:t>
      </w:r>
      <w:del w:id="7257" w:author="IRK" w:date="2020-03-10T16:07:00Z">
        <w:r w:rsidRPr="0049256C" w:rsidDel="00785E68">
          <w:rPr>
            <w:rFonts w:hint="eastAsia"/>
          </w:rPr>
          <w:delText>:</w:delText>
        </w:r>
      </w:del>
      <w:ins w:id="7258" w:author="IRK" w:date="2020-03-10T16:07:00Z">
        <w:r w:rsidR="00785E68">
          <w:rPr>
            <w:rFonts w:hint="eastAsia"/>
          </w:rPr>
          <w:t>：</w:t>
        </w:r>
      </w:ins>
      <w:r w:rsidRPr="0049256C">
        <w:rPr>
          <w:rFonts w:hint="eastAsia"/>
        </w:rPr>
        <w:t xml:space="preserve"> </w:t>
      </w:r>
      <w:r w:rsidRPr="0049256C">
        <w:rPr>
          <w:rFonts w:hint="eastAsia"/>
        </w:rPr>
        <w:t>ルールインタフェースを生成中、エラー</w:t>
      </w:r>
      <w:r w:rsidR="000D318C">
        <w:rPr>
          <w:rFonts w:hint="eastAsia"/>
        </w:rPr>
        <w:t>が</w:t>
      </w:r>
      <w:r w:rsidRPr="0049256C">
        <w:rPr>
          <w:rFonts w:hint="eastAsia"/>
        </w:rPr>
        <w:t>発生</w:t>
      </w:r>
      <w:r w:rsidR="00727E32">
        <w:rPr>
          <w:rFonts w:hint="eastAsia"/>
        </w:rPr>
        <w:t>した</w:t>
      </w:r>
      <w:r w:rsidR="000D318C">
        <w:rPr>
          <w:rFonts w:hint="eastAsia"/>
        </w:rPr>
        <w:t>。</w:t>
      </w:r>
    </w:p>
    <w:p w14:paraId="20A36037" w14:textId="77777777" w:rsidR="005B6671" w:rsidRPr="0049256C" w:rsidRDefault="005B6671" w:rsidP="00EC7890"/>
    <w:p w14:paraId="36AEDAC0" w14:textId="77777777" w:rsidR="005B6671" w:rsidRPr="0049256C" w:rsidRDefault="005B6671">
      <w:pPr>
        <w:pStyle w:val="32"/>
        <w:pPrChange w:id="7259" w:author="IRK" w:date="2020-05-11T09:51:00Z">
          <w:pPr>
            <w:pStyle w:val="32"/>
            <w:spacing w:before="12" w:after="12"/>
            <w:jc w:val="left"/>
          </w:pPr>
        </w:pPrChange>
      </w:pPr>
      <w:bookmarkStart w:id="7260" w:name="_Toc429066681"/>
      <w:bookmarkStart w:id="7261" w:name="_Toc441755436"/>
      <w:bookmarkStart w:id="7262" w:name="_Toc40449670"/>
      <w:r w:rsidRPr="0049256C">
        <w:rPr>
          <w:rFonts w:hint="eastAsia"/>
        </w:rPr>
        <w:t>IRE-12109</w:t>
      </w:r>
      <w:r w:rsidRPr="0049256C">
        <w:rPr>
          <w:b w:val="0"/>
          <w:vertAlign w:val="superscript"/>
        </w:rPr>
        <w:t>*</w:t>
      </w:r>
      <w:bookmarkEnd w:id="7260"/>
      <w:bookmarkEnd w:id="7261"/>
      <w:bookmarkEnd w:id="7262"/>
    </w:p>
    <w:p w14:paraId="6D0AB723" w14:textId="77777777" w:rsidR="005B6671" w:rsidRPr="0049256C" w:rsidRDefault="005B6671" w:rsidP="00FD0078">
      <w:pPr>
        <w:pStyle w:val="10"/>
      </w:pPr>
      <w:r w:rsidRPr="0049256C">
        <w:rPr>
          <w:rFonts w:hint="eastAsia"/>
        </w:rPr>
        <w:t>エラーメッセージ</w:t>
      </w:r>
    </w:p>
    <w:p w14:paraId="4F20AD2E" w14:textId="77777777" w:rsidR="005B6671" w:rsidRPr="0049256C" w:rsidRDefault="005B6671" w:rsidP="00FD0078">
      <w:pPr>
        <w:pStyle w:val="13"/>
        <w:rPr>
          <w:rFonts w:eastAsiaTheme="minorEastAsia"/>
        </w:rPr>
      </w:pPr>
      <w:r w:rsidRPr="0049256C">
        <w:rPr>
          <w:rFonts w:hint="eastAsia"/>
        </w:rPr>
        <w:t>ルールインタフェースプールの設定に誤りがあります。</w:t>
      </w:r>
      <w:r w:rsidRPr="0049256C">
        <w:rPr>
          <w:rFonts w:eastAsiaTheme="minorEastAsia" w:hint="eastAsia"/>
        </w:rPr>
        <w:t>(</w:t>
      </w:r>
      <w:r w:rsidRPr="0049256C">
        <w:rPr>
          <w:rFonts w:hint="eastAsia"/>
        </w:rPr>
        <w:t>ローカルルールサーバ</w:t>
      </w:r>
      <w:r w:rsidRPr="0049256C">
        <w:rPr>
          <w:rFonts w:eastAsiaTheme="minorEastAsia" w:hint="eastAsia"/>
        </w:rPr>
        <w:t>)</w:t>
      </w:r>
    </w:p>
    <w:p w14:paraId="33A0941B" w14:textId="13E76B92" w:rsidR="005B6671" w:rsidRPr="0049256C" w:rsidRDefault="005B6671" w:rsidP="00FD0078">
      <w:pPr>
        <w:pStyle w:val="10"/>
      </w:pPr>
      <w:del w:id="7263" w:author="IRK" w:date="2020-03-12T13:38:00Z">
        <w:r w:rsidRPr="0049256C" w:rsidDel="00B97D19">
          <w:rPr>
            <w:rFonts w:hint="eastAsia"/>
          </w:rPr>
          <w:delText>理由</w:delText>
        </w:r>
      </w:del>
      <w:ins w:id="7264" w:author="IRK" w:date="2020-03-12T13:38:00Z">
        <w:r w:rsidR="00B97D19">
          <w:rPr>
            <w:rFonts w:hint="eastAsia"/>
          </w:rPr>
          <w:t>事由</w:t>
        </w:r>
      </w:ins>
      <w:r w:rsidRPr="0049256C">
        <w:rPr>
          <w:rFonts w:hint="eastAsia"/>
        </w:rPr>
        <w:t>コード</w:t>
      </w:r>
    </w:p>
    <w:p w14:paraId="325E93D8" w14:textId="5FD81573" w:rsidR="005B6671" w:rsidRPr="0049256C" w:rsidRDefault="005B6671" w:rsidP="00FD0078">
      <w:pPr>
        <w:pStyle w:val="23"/>
      </w:pPr>
      <w:r w:rsidRPr="0049256C">
        <w:rPr>
          <w:rFonts w:hint="eastAsia"/>
        </w:rPr>
        <w:t>00</w:t>
      </w:r>
      <w:del w:id="7265" w:author="IRK" w:date="2020-03-10T16:07:00Z">
        <w:r w:rsidRPr="0049256C" w:rsidDel="00785E68">
          <w:rPr>
            <w:rFonts w:hint="eastAsia"/>
          </w:rPr>
          <w:delText>:</w:delText>
        </w:r>
      </w:del>
      <w:ins w:id="7266" w:author="IRK" w:date="2020-03-10T16:07:00Z">
        <w:r w:rsidR="00785E68">
          <w:rPr>
            <w:rFonts w:hint="eastAsia"/>
          </w:rPr>
          <w:t>：</w:t>
        </w:r>
      </w:ins>
      <w:r w:rsidRPr="0049256C">
        <w:rPr>
          <w:rFonts w:hint="eastAsia"/>
        </w:rPr>
        <w:t xml:space="preserve"> </w:t>
      </w:r>
      <w:r w:rsidRPr="0049256C">
        <w:rPr>
          <w:rFonts w:hint="eastAsia"/>
        </w:rPr>
        <w:t>ルールリポジトリキャッシュ名が漏れている</w:t>
      </w:r>
      <w:r w:rsidR="000D318C">
        <w:rPr>
          <w:rFonts w:hint="eastAsia"/>
        </w:rPr>
        <w:t>。</w:t>
      </w:r>
    </w:p>
    <w:p w14:paraId="715A9C9C" w14:textId="61172906" w:rsidR="005B6671" w:rsidRPr="0049256C" w:rsidRDefault="005B6671" w:rsidP="00FD0078">
      <w:pPr>
        <w:pStyle w:val="23"/>
      </w:pPr>
      <w:r w:rsidRPr="0049256C">
        <w:rPr>
          <w:rFonts w:hint="eastAsia"/>
        </w:rPr>
        <w:t>01</w:t>
      </w:r>
      <w:del w:id="7267" w:author="IRK" w:date="2020-03-10T16:07:00Z">
        <w:r w:rsidRPr="0049256C" w:rsidDel="00785E68">
          <w:rPr>
            <w:rFonts w:hint="eastAsia"/>
          </w:rPr>
          <w:delText>:</w:delText>
        </w:r>
      </w:del>
      <w:ins w:id="7268" w:author="IRK" w:date="2020-03-10T16:07:00Z">
        <w:r w:rsidR="00785E68">
          <w:rPr>
            <w:rFonts w:hint="eastAsia"/>
          </w:rPr>
          <w:t>：</w:t>
        </w:r>
      </w:ins>
      <w:r w:rsidRPr="0049256C">
        <w:rPr>
          <w:rFonts w:hint="eastAsia"/>
        </w:rPr>
        <w:t xml:space="preserve"> </w:t>
      </w:r>
      <w:r w:rsidRPr="0049256C">
        <w:rPr>
          <w:rFonts w:hint="eastAsia"/>
        </w:rPr>
        <w:t>ルールリポジトリキャッシュが登録されていない</w:t>
      </w:r>
      <w:r w:rsidR="000D318C">
        <w:rPr>
          <w:rFonts w:hint="eastAsia"/>
        </w:rPr>
        <w:t>。</w:t>
      </w:r>
    </w:p>
    <w:p w14:paraId="3C36F007" w14:textId="66F4ABFC" w:rsidR="005B6671" w:rsidRPr="0049256C" w:rsidRDefault="005B6671" w:rsidP="00FD0078">
      <w:pPr>
        <w:pStyle w:val="23"/>
      </w:pPr>
      <w:r w:rsidRPr="0049256C">
        <w:rPr>
          <w:rFonts w:hint="eastAsia"/>
        </w:rPr>
        <w:t>02</w:t>
      </w:r>
      <w:del w:id="7269" w:author="IRK" w:date="2020-03-10T16:07:00Z">
        <w:r w:rsidRPr="0049256C" w:rsidDel="00785E68">
          <w:rPr>
            <w:rFonts w:hint="eastAsia"/>
          </w:rPr>
          <w:delText>:</w:delText>
        </w:r>
      </w:del>
      <w:ins w:id="7270" w:author="IRK" w:date="2020-03-10T16:07:00Z">
        <w:r w:rsidR="00785E68">
          <w:rPr>
            <w:rFonts w:hint="eastAsia"/>
          </w:rPr>
          <w:t>：</w:t>
        </w:r>
      </w:ins>
      <w:r w:rsidRPr="0049256C">
        <w:rPr>
          <w:rFonts w:hint="eastAsia"/>
        </w:rPr>
        <w:t xml:space="preserve"> </w:t>
      </w:r>
      <w:r w:rsidRPr="0049256C">
        <w:t>DB</w:t>
      </w:r>
      <w:r w:rsidRPr="0049256C">
        <w:rPr>
          <w:rFonts w:hint="eastAsia"/>
        </w:rPr>
        <w:t>ルールタイムアウト設定が正しくない</w:t>
      </w:r>
      <w:r w:rsidR="000D318C">
        <w:rPr>
          <w:rFonts w:hint="eastAsia"/>
        </w:rPr>
        <w:t>。</w:t>
      </w:r>
    </w:p>
    <w:p w14:paraId="22A310FD" w14:textId="0EDADFFC" w:rsidR="005B6671" w:rsidRPr="00086960" w:rsidRDefault="005B6671" w:rsidP="00FD0078">
      <w:pPr>
        <w:pStyle w:val="23"/>
        <w:rPr>
          <w:rFonts w:ascii="ＭＳ Ｐゴシック" w:hAnsi="ＭＳ Ｐゴシック"/>
        </w:rPr>
      </w:pPr>
      <w:r w:rsidRPr="0049256C">
        <w:rPr>
          <w:rFonts w:hint="eastAsia"/>
        </w:rPr>
        <w:t>99</w:t>
      </w:r>
      <w:del w:id="7271" w:author="IRK" w:date="2020-03-10T16:07:00Z">
        <w:r w:rsidRPr="0049256C" w:rsidDel="00785E68">
          <w:rPr>
            <w:rFonts w:hint="eastAsia"/>
          </w:rPr>
          <w:delText>:</w:delText>
        </w:r>
      </w:del>
      <w:ins w:id="7272" w:author="IRK" w:date="2020-03-10T16:07:00Z">
        <w:r w:rsidR="00785E68">
          <w:rPr>
            <w:rFonts w:hint="eastAsia"/>
          </w:rPr>
          <w:t>：</w:t>
        </w:r>
      </w:ins>
      <w:r w:rsidRPr="0049256C">
        <w:rPr>
          <w:rFonts w:hint="eastAsia"/>
        </w:rPr>
        <w:t xml:space="preserve"> </w:t>
      </w:r>
      <w:r w:rsidR="008145A1">
        <w:rPr>
          <w:rFonts w:hint="eastAsia"/>
        </w:rPr>
        <w:t>その他のエラー</w:t>
      </w:r>
      <w:r w:rsidR="00776E87">
        <w:rPr>
          <w:rFonts w:hint="eastAsia"/>
        </w:rPr>
        <w:t>。</w:t>
      </w:r>
      <w:r w:rsidR="008145A1">
        <w:rPr>
          <w:rFonts w:hint="eastAsia"/>
        </w:rPr>
        <w:t>メッセージによって</w:t>
      </w:r>
      <w:r w:rsidR="008145A1" w:rsidRPr="00086960">
        <w:rPr>
          <w:rFonts w:ascii="ＭＳ Ｐゴシック" w:hAnsi="ＭＳ Ｐゴシック" w:cs="Batang" w:hint="eastAsia"/>
        </w:rPr>
        <w:t>処置</w:t>
      </w:r>
      <w:r w:rsidR="00727E32">
        <w:rPr>
          <w:rFonts w:ascii="ＭＳ Ｐゴシック" w:hAnsi="ＭＳ Ｐゴシック" w:cs="Batang" w:hint="eastAsia"/>
        </w:rPr>
        <w:t>する。</w:t>
      </w:r>
    </w:p>
    <w:p w14:paraId="64CF8895" w14:textId="77777777" w:rsidR="005B6671" w:rsidRPr="0049256C" w:rsidRDefault="005B6671" w:rsidP="00EC7890"/>
    <w:p w14:paraId="08B7B1B2" w14:textId="77777777" w:rsidR="005B6671" w:rsidRPr="0049256C" w:rsidRDefault="005B6671">
      <w:pPr>
        <w:pStyle w:val="32"/>
        <w:pPrChange w:id="7273" w:author="IRK" w:date="2020-05-11T09:51:00Z">
          <w:pPr>
            <w:pStyle w:val="32"/>
            <w:spacing w:before="12" w:after="12"/>
            <w:jc w:val="left"/>
          </w:pPr>
        </w:pPrChange>
      </w:pPr>
      <w:bookmarkStart w:id="7274" w:name="_Toc429066682"/>
      <w:bookmarkStart w:id="7275" w:name="_Toc441755437"/>
      <w:bookmarkStart w:id="7276" w:name="_Toc40449671"/>
      <w:r w:rsidRPr="0049256C">
        <w:rPr>
          <w:rFonts w:hint="eastAsia"/>
        </w:rPr>
        <w:t>IRE-12110</w:t>
      </w:r>
      <w:r w:rsidRPr="0049256C">
        <w:rPr>
          <w:b w:val="0"/>
          <w:vertAlign w:val="superscript"/>
        </w:rPr>
        <w:t>*</w:t>
      </w:r>
      <w:bookmarkEnd w:id="7274"/>
      <w:bookmarkEnd w:id="7275"/>
      <w:bookmarkEnd w:id="7276"/>
    </w:p>
    <w:p w14:paraId="0A28ACEB" w14:textId="64C4197D" w:rsidR="005B6671" w:rsidRPr="0049256C" w:rsidRDefault="005B6671" w:rsidP="00EC7890">
      <w:r w:rsidRPr="0049256C">
        <w:rPr>
          <w:rFonts w:hint="eastAsia"/>
        </w:rPr>
        <w:t>ウィザードを利用した場合でも、</w:t>
      </w:r>
      <w:del w:id="7277" w:author="IRK" w:date="2020-03-12T13:39:00Z">
        <w:r w:rsidRPr="0049256C" w:rsidDel="001168EE">
          <w:rPr>
            <w:rFonts w:hint="eastAsia"/>
          </w:rPr>
          <w:delText>理由</w:delText>
        </w:r>
      </w:del>
      <w:ins w:id="7278" w:author="IRK" w:date="2020-03-12T13:39:00Z">
        <w:r w:rsidR="001168EE">
          <w:rPr>
            <w:rFonts w:hint="eastAsia"/>
          </w:rPr>
          <w:t>事由</w:t>
        </w:r>
      </w:ins>
      <w:r w:rsidRPr="0049256C">
        <w:rPr>
          <w:rFonts w:hint="eastAsia"/>
        </w:rPr>
        <w:t>コード</w:t>
      </w:r>
      <w:r w:rsidRPr="0049256C">
        <w:rPr>
          <w:rFonts w:hint="eastAsia"/>
        </w:rPr>
        <w:t>08</w:t>
      </w:r>
      <w:r w:rsidRPr="0049256C">
        <w:rPr>
          <w:rFonts w:hint="eastAsia"/>
        </w:rPr>
        <w:t>は起こる。</w:t>
      </w:r>
      <w:r w:rsidRPr="0049256C">
        <w:rPr>
          <w:rFonts w:hint="eastAsia"/>
        </w:rPr>
        <w:t>TCP</w:t>
      </w:r>
      <w:r w:rsidRPr="0049256C">
        <w:rPr>
          <w:rFonts w:hint="eastAsia"/>
        </w:rPr>
        <w:t>コネクタサーバが搭載されている</w:t>
      </w:r>
      <w:r w:rsidRPr="0049256C">
        <w:rPr>
          <w:rFonts w:hint="eastAsia"/>
        </w:rPr>
        <w:t>InnoRules</w:t>
      </w:r>
      <w:r w:rsidRPr="0049256C">
        <w:rPr>
          <w:rFonts w:hint="eastAsia"/>
        </w:rPr>
        <w:t>サーバが中止になった場合、このサーバを含む</w:t>
      </w:r>
      <w:r w:rsidRPr="0049256C">
        <w:rPr>
          <w:rFonts w:hint="eastAsia"/>
        </w:rPr>
        <w:t>TCP</w:t>
      </w:r>
      <w:r w:rsidRPr="0049256C">
        <w:rPr>
          <w:rFonts w:hint="eastAsia"/>
        </w:rPr>
        <w:t>コネクタサーバグループを使用するルールアプリケーションからこのエラーが発生</w:t>
      </w:r>
      <w:r w:rsidR="00615EA2">
        <w:rPr>
          <w:rFonts w:hint="eastAsia"/>
        </w:rPr>
        <w:t>する</w:t>
      </w:r>
      <w:r w:rsidRPr="0049256C">
        <w:rPr>
          <w:rFonts w:hint="eastAsia"/>
        </w:rPr>
        <w:t>。このエラーが発生しても</w:t>
      </w:r>
      <w:r w:rsidRPr="0049256C">
        <w:rPr>
          <w:rFonts w:hint="eastAsia"/>
        </w:rPr>
        <w:t>TCP</w:t>
      </w:r>
      <w:r w:rsidRPr="0049256C">
        <w:rPr>
          <w:rFonts w:hint="eastAsia"/>
        </w:rPr>
        <w:t>コネクタサーバグループの高可用性ポリシーにより他の</w:t>
      </w:r>
      <w:r w:rsidRPr="0049256C">
        <w:rPr>
          <w:rFonts w:hint="eastAsia"/>
        </w:rPr>
        <w:t>TCP</w:t>
      </w:r>
      <w:r w:rsidRPr="0049256C">
        <w:rPr>
          <w:rFonts w:hint="eastAsia"/>
        </w:rPr>
        <w:t>コネクタサーバが使用できる場合、ルールサービス呼び出しは問題ない。</w:t>
      </w:r>
    </w:p>
    <w:p w14:paraId="557E7023" w14:textId="77777777" w:rsidR="005B6671" w:rsidRPr="0049256C" w:rsidRDefault="005B6671" w:rsidP="00FD0078">
      <w:pPr>
        <w:pStyle w:val="10"/>
      </w:pPr>
      <w:r w:rsidRPr="0049256C">
        <w:rPr>
          <w:rFonts w:hint="eastAsia"/>
        </w:rPr>
        <w:t>エラーメッセージ</w:t>
      </w:r>
    </w:p>
    <w:p w14:paraId="6EA0D477" w14:textId="77777777" w:rsidR="005B6671" w:rsidRPr="0049256C" w:rsidRDefault="005B6671" w:rsidP="00FD0078">
      <w:pPr>
        <w:pStyle w:val="13"/>
        <w:rPr>
          <w:rFonts w:eastAsiaTheme="minorEastAsia"/>
        </w:rPr>
      </w:pPr>
      <w:r w:rsidRPr="0049256C">
        <w:rPr>
          <w:rFonts w:hint="eastAsia"/>
        </w:rPr>
        <w:t>ルールインタフェースプールの設定に誤りがあります。</w:t>
      </w:r>
      <w:r w:rsidRPr="0049256C">
        <w:rPr>
          <w:rFonts w:eastAsiaTheme="minorEastAsia" w:hint="eastAsia"/>
        </w:rPr>
        <w:t>(</w:t>
      </w:r>
      <w:r w:rsidRPr="0049256C">
        <w:t>TCP</w:t>
      </w:r>
      <w:r w:rsidRPr="0049256C">
        <w:rPr>
          <w:rFonts w:eastAsiaTheme="minorEastAsia" w:hint="eastAsia"/>
        </w:rPr>
        <w:t>)</w:t>
      </w:r>
    </w:p>
    <w:p w14:paraId="2B03CCB2" w14:textId="6A8DC746" w:rsidR="005B6671" w:rsidRPr="0049256C" w:rsidRDefault="005B6671" w:rsidP="00FD0078">
      <w:pPr>
        <w:pStyle w:val="10"/>
      </w:pPr>
      <w:del w:id="7279" w:author="IRK" w:date="2020-03-12T13:38:00Z">
        <w:r w:rsidRPr="0049256C" w:rsidDel="00B97D19">
          <w:rPr>
            <w:rFonts w:hint="eastAsia"/>
          </w:rPr>
          <w:delText>理由</w:delText>
        </w:r>
      </w:del>
      <w:ins w:id="7280" w:author="IRK" w:date="2020-03-12T13:38:00Z">
        <w:r w:rsidR="00B97D19">
          <w:rPr>
            <w:rFonts w:hint="eastAsia"/>
          </w:rPr>
          <w:t>事由</w:t>
        </w:r>
      </w:ins>
      <w:r w:rsidRPr="0049256C">
        <w:rPr>
          <w:rFonts w:hint="eastAsia"/>
        </w:rPr>
        <w:t>コード</w:t>
      </w:r>
    </w:p>
    <w:p w14:paraId="4BD09F0E" w14:textId="1994E05B" w:rsidR="005B6671" w:rsidRPr="0049256C" w:rsidRDefault="005B6671" w:rsidP="00FD0078">
      <w:pPr>
        <w:pStyle w:val="23"/>
      </w:pPr>
      <w:r w:rsidRPr="0049256C">
        <w:rPr>
          <w:rFonts w:hint="eastAsia"/>
        </w:rPr>
        <w:t>00</w:t>
      </w:r>
      <w:del w:id="7281" w:author="IRK" w:date="2020-03-10T16:07:00Z">
        <w:r w:rsidRPr="0049256C" w:rsidDel="00785E68">
          <w:rPr>
            <w:rFonts w:hint="eastAsia"/>
          </w:rPr>
          <w:delText>:</w:delText>
        </w:r>
      </w:del>
      <w:ins w:id="7282" w:author="IRK" w:date="2020-03-10T16:07:00Z">
        <w:r w:rsidR="00785E68">
          <w:rPr>
            <w:rFonts w:hint="eastAsia"/>
          </w:rPr>
          <w:t>：</w:t>
        </w:r>
      </w:ins>
      <w:r w:rsidRPr="0049256C">
        <w:rPr>
          <w:rFonts w:hint="eastAsia"/>
        </w:rPr>
        <w:t xml:space="preserve"> </w:t>
      </w:r>
      <w:r w:rsidRPr="0049256C">
        <w:rPr>
          <w:rFonts w:hint="eastAsia"/>
        </w:rPr>
        <w:t>ポートが指定されていない</w:t>
      </w:r>
      <w:r w:rsidR="00727E32">
        <w:rPr>
          <w:rFonts w:hint="eastAsia"/>
        </w:rPr>
        <w:t>。</w:t>
      </w:r>
    </w:p>
    <w:p w14:paraId="1D72C67D" w14:textId="7FA2CA6F" w:rsidR="005B6671" w:rsidRPr="0049256C" w:rsidRDefault="005B6671" w:rsidP="00FD0078">
      <w:pPr>
        <w:pStyle w:val="23"/>
      </w:pPr>
      <w:r w:rsidRPr="0049256C">
        <w:rPr>
          <w:rFonts w:hint="eastAsia"/>
        </w:rPr>
        <w:t>01</w:t>
      </w:r>
      <w:del w:id="7283" w:author="IRK" w:date="2020-03-10T16:08:00Z">
        <w:r w:rsidRPr="0049256C" w:rsidDel="00785E68">
          <w:rPr>
            <w:rFonts w:hint="eastAsia"/>
          </w:rPr>
          <w:delText>:</w:delText>
        </w:r>
      </w:del>
      <w:ins w:id="7284" w:author="IRK" w:date="2020-03-10T16:08:00Z">
        <w:r w:rsidR="00785E68">
          <w:rPr>
            <w:rFonts w:hint="eastAsia"/>
          </w:rPr>
          <w:t>：</w:t>
        </w:r>
      </w:ins>
      <w:r w:rsidRPr="0049256C">
        <w:rPr>
          <w:rFonts w:hint="eastAsia"/>
        </w:rPr>
        <w:t xml:space="preserve"> </w:t>
      </w:r>
      <w:r w:rsidRPr="0049256C">
        <w:rPr>
          <w:rFonts w:hint="eastAsia"/>
        </w:rPr>
        <w:t>ポート値が正しくない、正数ではない</w:t>
      </w:r>
      <w:r w:rsidR="00727E32">
        <w:rPr>
          <w:rFonts w:hint="eastAsia"/>
        </w:rPr>
        <w:t>。</w:t>
      </w:r>
    </w:p>
    <w:p w14:paraId="57355A30" w14:textId="749EDAE9" w:rsidR="005B6671" w:rsidRPr="0049256C" w:rsidRDefault="005B6671" w:rsidP="00FD0078">
      <w:pPr>
        <w:pStyle w:val="23"/>
      </w:pPr>
      <w:r w:rsidRPr="0049256C">
        <w:rPr>
          <w:rFonts w:hint="eastAsia"/>
        </w:rPr>
        <w:t>02</w:t>
      </w:r>
      <w:del w:id="7285" w:author="IRK" w:date="2020-03-10T16:08:00Z">
        <w:r w:rsidRPr="0049256C" w:rsidDel="00785E68">
          <w:rPr>
            <w:rFonts w:hint="eastAsia"/>
          </w:rPr>
          <w:delText>:</w:delText>
        </w:r>
      </w:del>
      <w:ins w:id="7286" w:author="IRK" w:date="2020-03-10T16:08:00Z">
        <w:r w:rsidR="00785E68">
          <w:rPr>
            <w:rFonts w:hint="eastAsia"/>
          </w:rPr>
          <w:t>：</w:t>
        </w:r>
      </w:ins>
      <w:r w:rsidRPr="0049256C">
        <w:rPr>
          <w:rFonts w:hint="eastAsia"/>
        </w:rPr>
        <w:t xml:space="preserve"> </w:t>
      </w:r>
      <w:r w:rsidRPr="0049256C">
        <w:rPr>
          <w:rFonts w:hint="eastAsia"/>
        </w:rPr>
        <w:t>連結タイムアウト値が正しくない、</w:t>
      </w:r>
      <w:r w:rsidR="00776E87" w:rsidRPr="0049256C">
        <w:rPr>
          <w:rFonts w:hint="eastAsia"/>
        </w:rPr>
        <w:t>0</w:t>
      </w:r>
      <w:r w:rsidRPr="0049256C">
        <w:rPr>
          <w:rFonts w:hint="eastAsia"/>
        </w:rPr>
        <w:t>または正数でなければならない</w:t>
      </w:r>
      <w:r w:rsidR="00727E32">
        <w:rPr>
          <w:rFonts w:hint="eastAsia"/>
        </w:rPr>
        <w:t>。</w:t>
      </w:r>
    </w:p>
    <w:p w14:paraId="34D1C6CB" w14:textId="153BEB2C" w:rsidR="005B6671" w:rsidRPr="0049256C" w:rsidRDefault="005B6671" w:rsidP="00FD0078">
      <w:pPr>
        <w:pStyle w:val="23"/>
      </w:pPr>
      <w:r w:rsidRPr="0049256C">
        <w:rPr>
          <w:rFonts w:hint="eastAsia"/>
        </w:rPr>
        <w:t>03</w:t>
      </w:r>
      <w:del w:id="7287" w:author="IRK" w:date="2020-03-10T16:08:00Z">
        <w:r w:rsidRPr="0049256C" w:rsidDel="00785E68">
          <w:rPr>
            <w:rFonts w:hint="eastAsia"/>
          </w:rPr>
          <w:delText>:</w:delText>
        </w:r>
      </w:del>
      <w:ins w:id="7288" w:author="IRK" w:date="2020-03-10T16:08:00Z">
        <w:r w:rsidR="00785E68">
          <w:rPr>
            <w:rFonts w:hint="eastAsia"/>
          </w:rPr>
          <w:t>：</w:t>
        </w:r>
      </w:ins>
      <w:r w:rsidRPr="0049256C">
        <w:rPr>
          <w:rFonts w:hint="eastAsia"/>
        </w:rPr>
        <w:t xml:space="preserve"> </w:t>
      </w:r>
      <w:r w:rsidRPr="0049256C">
        <w:rPr>
          <w:rFonts w:hint="eastAsia"/>
        </w:rPr>
        <w:t>タイムアウト値が正しくない、</w:t>
      </w:r>
      <w:r w:rsidR="00776E87" w:rsidRPr="0049256C">
        <w:rPr>
          <w:rFonts w:hint="eastAsia"/>
        </w:rPr>
        <w:t>0</w:t>
      </w:r>
      <w:r w:rsidRPr="0049256C">
        <w:rPr>
          <w:rFonts w:hint="eastAsia"/>
        </w:rPr>
        <w:t>または正数でなければならない</w:t>
      </w:r>
      <w:r w:rsidR="00727E32">
        <w:rPr>
          <w:rFonts w:hint="eastAsia"/>
        </w:rPr>
        <w:t>。</w:t>
      </w:r>
    </w:p>
    <w:p w14:paraId="6EC42E0A" w14:textId="0CDE5642" w:rsidR="005B6671" w:rsidRPr="0049256C" w:rsidRDefault="005B6671" w:rsidP="00FD0078">
      <w:pPr>
        <w:pStyle w:val="23"/>
      </w:pPr>
      <w:r w:rsidRPr="0049256C">
        <w:rPr>
          <w:rFonts w:hint="eastAsia"/>
        </w:rPr>
        <w:t>04</w:t>
      </w:r>
      <w:del w:id="7289" w:author="IRK" w:date="2020-03-10T16:08:00Z">
        <w:r w:rsidRPr="0049256C" w:rsidDel="00785E68">
          <w:rPr>
            <w:rFonts w:hint="eastAsia"/>
          </w:rPr>
          <w:delText>:</w:delText>
        </w:r>
      </w:del>
      <w:ins w:id="7290" w:author="IRK" w:date="2020-03-10T16:08:00Z">
        <w:r w:rsidR="00785E68">
          <w:rPr>
            <w:rFonts w:hint="eastAsia"/>
          </w:rPr>
          <w:t>：</w:t>
        </w:r>
      </w:ins>
      <w:r w:rsidRPr="0049256C">
        <w:rPr>
          <w:rFonts w:hint="eastAsia"/>
        </w:rPr>
        <w:t xml:space="preserve"> </w:t>
      </w:r>
      <w:r w:rsidRPr="0049256C">
        <w:rPr>
          <w:rFonts w:hint="eastAsia"/>
        </w:rPr>
        <w:t>通信バッファーのサイズが正しくない</w:t>
      </w:r>
      <w:r w:rsidR="000D318C">
        <w:rPr>
          <w:rFonts w:hint="eastAsia"/>
        </w:rPr>
        <w:t>。</w:t>
      </w:r>
      <w:r w:rsidRPr="0049256C">
        <w:rPr>
          <w:rFonts w:hint="eastAsia"/>
        </w:rPr>
        <w:t>最小</w:t>
      </w:r>
      <w:r w:rsidRPr="0049256C">
        <w:rPr>
          <w:rFonts w:hint="eastAsia"/>
        </w:rPr>
        <w:t>1024</w:t>
      </w:r>
      <w:r w:rsidRPr="0049256C">
        <w:rPr>
          <w:rFonts w:hint="eastAsia"/>
        </w:rPr>
        <w:t>バイト</w:t>
      </w:r>
      <w:r w:rsidR="000D318C">
        <w:rPr>
          <w:rFonts w:hint="eastAsia"/>
        </w:rPr>
        <w:t>である。</w:t>
      </w:r>
    </w:p>
    <w:p w14:paraId="77271CBB" w14:textId="358D832B" w:rsidR="005B6671" w:rsidRPr="0049256C" w:rsidRDefault="005B6671" w:rsidP="00FD0078">
      <w:pPr>
        <w:pStyle w:val="23"/>
      </w:pPr>
      <w:r w:rsidRPr="0049256C">
        <w:rPr>
          <w:rFonts w:hint="eastAsia"/>
        </w:rPr>
        <w:t>05</w:t>
      </w:r>
      <w:del w:id="7291" w:author="IRK" w:date="2020-03-10T16:08:00Z">
        <w:r w:rsidRPr="0049256C" w:rsidDel="00785E68">
          <w:rPr>
            <w:rFonts w:hint="eastAsia"/>
          </w:rPr>
          <w:delText>:</w:delText>
        </w:r>
      </w:del>
      <w:ins w:id="7292" w:author="IRK" w:date="2020-03-10T16:08:00Z">
        <w:r w:rsidR="00785E68">
          <w:rPr>
            <w:rFonts w:hint="eastAsia"/>
          </w:rPr>
          <w:t>：</w:t>
        </w:r>
      </w:ins>
      <w:r w:rsidRPr="0049256C">
        <w:rPr>
          <w:rFonts w:hint="eastAsia"/>
        </w:rPr>
        <w:t xml:space="preserve"> </w:t>
      </w:r>
      <w:r w:rsidRPr="0049256C">
        <w:rPr>
          <w:rFonts w:hint="eastAsia"/>
        </w:rPr>
        <w:t>設定値が正しい数値ではない</w:t>
      </w:r>
      <w:r w:rsidR="000D318C">
        <w:rPr>
          <w:rFonts w:hint="eastAsia"/>
        </w:rPr>
        <w:t>。</w:t>
      </w:r>
    </w:p>
    <w:p w14:paraId="32862FBD" w14:textId="1094405D" w:rsidR="005B6671" w:rsidRPr="0049256C" w:rsidRDefault="005B6671" w:rsidP="00FD0078">
      <w:pPr>
        <w:pStyle w:val="23"/>
      </w:pPr>
      <w:r w:rsidRPr="0049256C">
        <w:rPr>
          <w:rFonts w:hint="eastAsia"/>
        </w:rPr>
        <w:t>06</w:t>
      </w:r>
      <w:del w:id="7293" w:author="IRK" w:date="2020-03-10T16:08:00Z">
        <w:r w:rsidRPr="0049256C" w:rsidDel="00785E68">
          <w:rPr>
            <w:rFonts w:hint="eastAsia"/>
          </w:rPr>
          <w:delText>:</w:delText>
        </w:r>
      </w:del>
      <w:ins w:id="7294" w:author="IRK" w:date="2020-03-10T16:08:00Z">
        <w:r w:rsidR="00785E68">
          <w:rPr>
            <w:rFonts w:hint="eastAsia"/>
          </w:rPr>
          <w:t>：</w:t>
        </w:r>
      </w:ins>
      <w:r w:rsidRPr="0049256C">
        <w:rPr>
          <w:rFonts w:hint="eastAsia"/>
        </w:rPr>
        <w:t xml:space="preserve"> </w:t>
      </w:r>
      <w:r w:rsidRPr="0049256C">
        <w:rPr>
          <w:rFonts w:hint="eastAsia"/>
        </w:rPr>
        <w:t>リモートルールサーバにログイン途中、サーバ</w:t>
      </w:r>
      <w:r w:rsidR="00727E32">
        <w:rPr>
          <w:rFonts w:hint="eastAsia"/>
        </w:rPr>
        <w:t>との</w:t>
      </w:r>
      <w:r w:rsidRPr="0049256C">
        <w:rPr>
          <w:rFonts w:hint="eastAsia"/>
        </w:rPr>
        <w:t>連結</w:t>
      </w:r>
      <w:r w:rsidR="00727E32">
        <w:rPr>
          <w:rFonts w:hint="eastAsia"/>
        </w:rPr>
        <w:t>が</w:t>
      </w:r>
      <w:r w:rsidRPr="0049256C">
        <w:rPr>
          <w:rFonts w:hint="eastAsia"/>
        </w:rPr>
        <w:t>切断</w:t>
      </w:r>
      <w:r w:rsidR="00727E32">
        <w:rPr>
          <w:rFonts w:hint="eastAsia"/>
        </w:rPr>
        <w:t>された。</w:t>
      </w:r>
    </w:p>
    <w:p w14:paraId="60E23E99" w14:textId="1E96BEC8" w:rsidR="005B6671" w:rsidRPr="0049256C" w:rsidRDefault="005B6671" w:rsidP="00FD0078">
      <w:pPr>
        <w:pStyle w:val="23"/>
      </w:pPr>
      <w:r w:rsidRPr="0049256C">
        <w:rPr>
          <w:rFonts w:hint="eastAsia"/>
        </w:rPr>
        <w:t>07</w:t>
      </w:r>
      <w:del w:id="7295" w:author="IRK" w:date="2020-03-10T16:08:00Z">
        <w:r w:rsidRPr="0049256C" w:rsidDel="00785E68">
          <w:rPr>
            <w:rFonts w:hint="eastAsia"/>
          </w:rPr>
          <w:delText>:</w:delText>
        </w:r>
      </w:del>
      <w:ins w:id="7296" w:author="IRK" w:date="2020-03-10T16:08:00Z">
        <w:r w:rsidR="00785E68">
          <w:rPr>
            <w:rFonts w:hint="eastAsia"/>
          </w:rPr>
          <w:t>：</w:t>
        </w:r>
      </w:ins>
      <w:r w:rsidRPr="0049256C">
        <w:rPr>
          <w:rFonts w:hint="eastAsia"/>
        </w:rPr>
        <w:t xml:space="preserve"> </w:t>
      </w:r>
      <w:r w:rsidRPr="0049256C">
        <w:rPr>
          <w:rFonts w:hint="eastAsia"/>
        </w:rPr>
        <w:t>リモートルールサーバにログイン途中</w:t>
      </w:r>
      <w:r w:rsidRPr="0049256C">
        <w:rPr>
          <w:rFonts w:hint="eastAsia"/>
        </w:rPr>
        <w:t>IOException</w:t>
      </w:r>
      <w:r w:rsidRPr="0049256C">
        <w:rPr>
          <w:rFonts w:hint="eastAsia"/>
        </w:rPr>
        <w:t>が発生</w:t>
      </w:r>
      <w:r w:rsidR="00727E32">
        <w:rPr>
          <w:rFonts w:hint="eastAsia"/>
        </w:rPr>
        <w:t>した。</w:t>
      </w:r>
    </w:p>
    <w:p w14:paraId="628864B9" w14:textId="641F8175" w:rsidR="005B6671" w:rsidRPr="0049256C" w:rsidRDefault="005B6671" w:rsidP="00FD0078">
      <w:pPr>
        <w:pStyle w:val="23"/>
      </w:pPr>
      <w:r w:rsidRPr="0049256C">
        <w:rPr>
          <w:rFonts w:hint="eastAsia"/>
        </w:rPr>
        <w:t>08</w:t>
      </w:r>
      <w:del w:id="7297" w:author="IRK" w:date="2020-03-10T16:08:00Z">
        <w:r w:rsidRPr="0049256C" w:rsidDel="00785E68">
          <w:rPr>
            <w:rFonts w:hint="eastAsia"/>
          </w:rPr>
          <w:delText>:</w:delText>
        </w:r>
      </w:del>
      <w:ins w:id="7298" w:author="IRK" w:date="2020-03-10T16:08:00Z">
        <w:r w:rsidR="00785E68">
          <w:rPr>
            <w:rFonts w:hint="eastAsia"/>
          </w:rPr>
          <w:t>：</w:t>
        </w:r>
      </w:ins>
      <w:r w:rsidRPr="0049256C">
        <w:rPr>
          <w:rFonts w:hint="eastAsia"/>
        </w:rPr>
        <w:t xml:space="preserve"> </w:t>
      </w:r>
      <w:r w:rsidRPr="0049256C">
        <w:rPr>
          <w:rFonts w:hint="eastAsia"/>
        </w:rPr>
        <w:t>リモートルールサーバへの連結が失敗した</w:t>
      </w:r>
      <w:r w:rsidR="00727E32">
        <w:rPr>
          <w:rFonts w:hint="eastAsia"/>
        </w:rPr>
        <w:t>。</w:t>
      </w:r>
    </w:p>
    <w:p w14:paraId="5CAAC493" w14:textId="7F06773C" w:rsidR="00404274" w:rsidRDefault="00404274">
      <w:pPr>
        <w:jc w:val="left"/>
        <w:rPr>
          <w:rFonts w:cs="Arial"/>
          <w:b/>
          <w:bCs/>
          <w:spacing w:val="0"/>
          <w:sz w:val="22"/>
          <w:szCs w:val="24"/>
        </w:rPr>
      </w:pPr>
      <w:del w:id="7299" w:author="IRK" w:date="2020-04-16T14:40:00Z">
        <w:r w:rsidDel="00D4323D">
          <w:br w:type="page"/>
        </w:r>
      </w:del>
    </w:p>
    <w:p w14:paraId="2B20B6AB" w14:textId="77777777" w:rsidR="005B6671" w:rsidRPr="0049256C" w:rsidRDefault="005B6671">
      <w:pPr>
        <w:pStyle w:val="32"/>
        <w:pPrChange w:id="7300" w:author="IRK" w:date="2020-05-11T09:51:00Z">
          <w:pPr>
            <w:pStyle w:val="32"/>
            <w:spacing w:before="12" w:after="12"/>
            <w:jc w:val="left"/>
          </w:pPr>
        </w:pPrChange>
      </w:pPr>
      <w:bookmarkStart w:id="7301" w:name="_Toc429066683"/>
      <w:bookmarkStart w:id="7302" w:name="_Toc441755438"/>
      <w:bookmarkStart w:id="7303" w:name="_Toc40449672"/>
      <w:r w:rsidRPr="0049256C">
        <w:rPr>
          <w:rFonts w:hint="eastAsia"/>
        </w:rPr>
        <w:t>IRE-12111</w:t>
      </w:r>
      <w:r w:rsidRPr="0049256C">
        <w:rPr>
          <w:b w:val="0"/>
          <w:vertAlign w:val="superscript"/>
        </w:rPr>
        <w:t>*</w:t>
      </w:r>
      <w:bookmarkEnd w:id="7301"/>
      <w:bookmarkEnd w:id="7302"/>
      <w:bookmarkEnd w:id="7303"/>
    </w:p>
    <w:p w14:paraId="210C8DC6" w14:textId="77777777" w:rsidR="005B6671" w:rsidRPr="0049256C" w:rsidRDefault="005B6671" w:rsidP="00FD0078">
      <w:pPr>
        <w:pStyle w:val="10"/>
      </w:pPr>
      <w:r w:rsidRPr="0049256C">
        <w:rPr>
          <w:rFonts w:hint="eastAsia"/>
        </w:rPr>
        <w:t>エラーメッセージ</w:t>
      </w:r>
    </w:p>
    <w:p w14:paraId="79A79BA0" w14:textId="6BB886BA" w:rsidR="005B6671" w:rsidRPr="0049256C" w:rsidRDefault="00206831" w:rsidP="00FD0078">
      <w:pPr>
        <w:pStyle w:val="13"/>
        <w:rPr>
          <w:rFonts w:eastAsiaTheme="minorEastAsia"/>
        </w:rPr>
      </w:pPr>
      <w:r w:rsidRPr="00206831">
        <w:rPr>
          <w:rFonts w:hint="eastAsia"/>
        </w:rPr>
        <w:t>ルールインタフェースプールの設定に誤りがあります。</w:t>
      </w:r>
      <w:r w:rsidRPr="00206831">
        <w:rPr>
          <w:rFonts w:hint="eastAsia"/>
        </w:rPr>
        <w:t>(</w:t>
      </w:r>
      <w:r w:rsidRPr="00206831">
        <w:rPr>
          <w:rFonts w:hint="eastAsia"/>
        </w:rPr>
        <w:t>スペクトル</w:t>
      </w:r>
      <w:r w:rsidRPr="00206831">
        <w:rPr>
          <w:rFonts w:hint="eastAsia"/>
        </w:rPr>
        <w:t>)</w:t>
      </w:r>
    </w:p>
    <w:p w14:paraId="2E0A39E5" w14:textId="3D1604EC" w:rsidR="005B6671" w:rsidRPr="0049256C" w:rsidRDefault="005B6671" w:rsidP="00FD0078">
      <w:pPr>
        <w:pStyle w:val="10"/>
      </w:pPr>
      <w:del w:id="7304" w:author="IRK" w:date="2020-03-12T13:38:00Z">
        <w:r w:rsidRPr="0049256C" w:rsidDel="00B97D19">
          <w:rPr>
            <w:rFonts w:hint="eastAsia"/>
          </w:rPr>
          <w:delText>理由</w:delText>
        </w:r>
      </w:del>
      <w:ins w:id="7305" w:author="IRK" w:date="2020-03-12T13:38:00Z">
        <w:r w:rsidR="00B97D19">
          <w:rPr>
            <w:rFonts w:hint="eastAsia"/>
          </w:rPr>
          <w:t>事由</w:t>
        </w:r>
      </w:ins>
      <w:r w:rsidRPr="0049256C">
        <w:rPr>
          <w:rFonts w:hint="eastAsia"/>
        </w:rPr>
        <w:t>コード</w:t>
      </w:r>
    </w:p>
    <w:p w14:paraId="595BC7E7" w14:textId="1594C58C" w:rsidR="005B6671" w:rsidRPr="0049256C" w:rsidRDefault="005B6671" w:rsidP="00FD0078">
      <w:pPr>
        <w:pStyle w:val="23"/>
      </w:pPr>
      <w:r w:rsidRPr="0049256C">
        <w:rPr>
          <w:rFonts w:hint="eastAsia"/>
        </w:rPr>
        <w:t>00</w:t>
      </w:r>
      <w:del w:id="7306" w:author="IRK" w:date="2020-03-10T16:08:00Z">
        <w:r w:rsidRPr="0049256C" w:rsidDel="00785E68">
          <w:rPr>
            <w:rFonts w:hint="eastAsia"/>
          </w:rPr>
          <w:delText>:</w:delText>
        </w:r>
      </w:del>
      <w:ins w:id="7307" w:author="IRK" w:date="2020-03-10T16:08:00Z">
        <w:r w:rsidR="00785E68">
          <w:rPr>
            <w:rFonts w:hint="eastAsia"/>
          </w:rPr>
          <w:t>：</w:t>
        </w:r>
      </w:ins>
      <w:r w:rsidRPr="0049256C">
        <w:rPr>
          <w:rFonts w:hint="eastAsia"/>
        </w:rPr>
        <w:t xml:space="preserve"> </w:t>
      </w:r>
      <w:r w:rsidR="005520B3" w:rsidRPr="00206831">
        <w:rPr>
          <w:rFonts w:hint="eastAsia"/>
        </w:rPr>
        <w:t>スペクトル</w:t>
      </w:r>
      <w:r w:rsidRPr="0049256C">
        <w:rPr>
          <w:rFonts w:hint="eastAsia"/>
        </w:rPr>
        <w:t>名が指定されていない</w:t>
      </w:r>
      <w:r w:rsidR="00727E32">
        <w:rPr>
          <w:rFonts w:hint="eastAsia"/>
        </w:rPr>
        <w:t>。</w:t>
      </w:r>
    </w:p>
    <w:p w14:paraId="3110CE39" w14:textId="3CAB06E6" w:rsidR="005B6671" w:rsidRPr="0049256C" w:rsidRDefault="005B6671" w:rsidP="00FD0078">
      <w:pPr>
        <w:pStyle w:val="23"/>
      </w:pPr>
      <w:r w:rsidRPr="0049256C">
        <w:rPr>
          <w:rFonts w:hint="eastAsia"/>
        </w:rPr>
        <w:t>01</w:t>
      </w:r>
      <w:del w:id="7308" w:author="IRK" w:date="2020-03-10T16:08:00Z">
        <w:r w:rsidRPr="0049256C" w:rsidDel="00785E68">
          <w:rPr>
            <w:rFonts w:hint="eastAsia"/>
          </w:rPr>
          <w:delText>:</w:delText>
        </w:r>
      </w:del>
      <w:ins w:id="7309" w:author="IRK" w:date="2020-03-10T16:08:00Z">
        <w:r w:rsidR="00785E68">
          <w:rPr>
            <w:rFonts w:hint="eastAsia"/>
          </w:rPr>
          <w:t>：</w:t>
        </w:r>
      </w:ins>
      <w:r w:rsidRPr="0049256C">
        <w:rPr>
          <w:rFonts w:hint="eastAsia"/>
        </w:rPr>
        <w:t xml:space="preserve"> </w:t>
      </w:r>
      <w:r w:rsidRPr="0049256C">
        <w:rPr>
          <w:rFonts w:hint="eastAsia"/>
        </w:rPr>
        <w:t>同一名称の</w:t>
      </w:r>
      <w:r w:rsidR="005520B3" w:rsidRPr="00206831">
        <w:rPr>
          <w:rFonts w:hint="eastAsia"/>
        </w:rPr>
        <w:t>スペクトル</w:t>
      </w:r>
      <w:r w:rsidRPr="0049256C">
        <w:rPr>
          <w:rFonts w:hint="eastAsia"/>
        </w:rPr>
        <w:t>インタフェースファクトリが既に登録されている</w:t>
      </w:r>
      <w:r w:rsidR="00727E32">
        <w:rPr>
          <w:rFonts w:hint="eastAsia"/>
        </w:rPr>
        <w:t>。</w:t>
      </w:r>
    </w:p>
    <w:p w14:paraId="6CC42A5C" w14:textId="629D6520" w:rsidR="005B6671" w:rsidRPr="0049256C" w:rsidRDefault="005B6671" w:rsidP="00FD0078">
      <w:pPr>
        <w:pStyle w:val="23"/>
      </w:pPr>
      <w:r w:rsidRPr="0049256C">
        <w:rPr>
          <w:rFonts w:hint="eastAsia"/>
        </w:rPr>
        <w:t>02</w:t>
      </w:r>
      <w:del w:id="7310" w:author="IRK" w:date="2020-03-10T16:08:00Z">
        <w:r w:rsidRPr="0049256C" w:rsidDel="00785E68">
          <w:rPr>
            <w:rFonts w:hint="eastAsia"/>
          </w:rPr>
          <w:delText>:</w:delText>
        </w:r>
      </w:del>
      <w:ins w:id="7311" w:author="IRK" w:date="2020-03-10T16:08:00Z">
        <w:r w:rsidR="00785E68">
          <w:rPr>
            <w:rFonts w:hint="eastAsia"/>
          </w:rPr>
          <w:t>：</w:t>
        </w:r>
      </w:ins>
      <w:r w:rsidRPr="0049256C">
        <w:rPr>
          <w:rFonts w:hint="eastAsia"/>
        </w:rPr>
        <w:t xml:space="preserve"> </w:t>
      </w:r>
      <w:r w:rsidRPr="0049256C">
        <w:rPr>
          <w:rFonts w:hint="eastAsia"/>
        </w:rPr>
        <w:t>指定した名前の</w:t>
      </w:r>
      <w:r w:rsidR="005520B3" w:rsidRPr="00206831">
        <w:rPr>
          <w:rFonts w:hint="eastAsia"/>
        </w:rPr>
        <w:t>スペクトル</w:t>
      </w:r>
      <w:r w:rsidRPr="0049256C">
        <w:rPr>
          <w:rFonts w:hint="eastAsia"/>
        </w:rPr>
        <w:t>インタフェースファクトリが</w:t>
      </w:r>
      <w:r w:rsidR="005520B3" w:rsidRPr="00206831">
        <w:rPr>
          <w:rFonts w:hint="eastAsia"/>
        </w:rPr>
        <w:t>スペクトル</w:t>
      </w:r>
      <w:r w:rsidRPr="0049256C">
        <w:rPr>
          <w:rFonts w:hint="eastAsia"/>
        </w:rPr>
        <w:t>管理者に登録されていない。</w:t>
      </w:r>
      <w:r w:rsidR="005520B3" w:rsidRPr="00206831">
        <w:rPr>
          <w:rFonts w:hint="eastAsia"/>
        </w:rPr>
        <w:t>スペクトル</w:t>
      </w:r>
      <w:r w:rsidRPr="0049256C">
        <w:rPr>
          <w:rFonts w:hint="eastAsia"/>
        </w:rPr>
        <w:t>を</w:t>
      </w:r>
      <w:r w:rsidR="005520B3" w:rsidRPr="00206831">
        <w:rPr>
          <w:rFonts w:hint="eastAsia"/>
        </w:rPr>
        <w:t>スペクトル</w:t>
      </w:r>
      <w:r w:rsidRPr="0049256C">
        <w:rPr>
          <w:rFonts w:hint="eastAsia"/>
        </w:rPr>
        <w:t>管理者から除去できない</w:t>
      </w:r>
      <w:r w:rsidR="00727E32">
        <w:rPr>
          <w:rFonts w:hint="eastAsia"/>
        </w:rPr>
        <w:t>。</w:t>
      </w:r>
    </w:p>
    <w:p w14:paraId="3C99FA77" w14:textId="44D275AF" w:rsidR="005B6671" w:rsidRPr="0049256C" w:rsidRDefault="005B6671" w:rsidP="00FD0078">
      <w:pPr>
        <w:pStyle w:val="23"/>
      </w:pPr>
      <w:r w:rsidRPr="0049256C">
        <w:rPr>
          <w:rFonts w:hint="eastAsia"/>
        </w:rPr>
        <w:t>03</w:t>
      </w:r>
      <w:del w:id="7312" w:author="IRK" w:date="2020-03-10T16:08:00Z">
        <w:r w:rsidRPr="0049256C" w:rsidDel="00785E68">
          <w:rPr>
            <w:rFonts w:hint="eastAsia"/>
          </w:rPr>
          <w:delText>:</w:delText>
        </w:r>
      </w:del>
      <w:ins w:id="7313" w:author="IRK" w:date="2020-03-10T16:08:00Z">
        <w:r w:rsidR="00785E68">
          <w:rPr>
            <w:rFonts w:hint="eastAsia"/>
          </w:rPr>
          <w:t>：</w:t>
        </w:r>
      </w:ins>
      <w:r w:rsidRPr="0049256C">
        <w:rPr>
          <w:rFonts w:hint="eastAsia"/>
        </w:rPr>
        <w:t xml:space="preserve"> </w:t>
      </w:r>
      <w:r w:rsidRPr="0049256C">
        <w:rPr>
          <w:rFonts w:hint="eastAsia"/>
        </w:rPr>
        <w:t>指定した</w:t>
      </w:r>
      <w:r w:rsidR="005520B3" w:rsidRPr="00206831">
        <w:rPr>
          <w:rFonts w:hint="eastAsia"/>
        </w:rPr>
        <w:t>スペクトル</w:t>
      </w:r>
      <w:r w:rsidRPr="0049256C">
        <w:rPr>
          <w:rFonts w:hint="eastAsia"/>
        </w:rPr>
        <w:t>は既にモニタリング中である</w:t>
      </w:r>
      <w:r w:rsidR="00727E32">
        <w:rPr>
          <w:rFonts w:hint="eastAsia"/>
        </w:rPr>
        <w:t>。</w:t>
      </w:r>
    </w:p>
    <w:p w14:paraId="7A2A888F" w14:textId="79243F29" w:rsidR="005B6671" w:rsidRPr="0049256C" w:rsidRDefault="005B6671" w:rsidP="00FD0078">
      <w:pPr>
        <w:pStyle w:val="23"/>
      </w:pPr>
      <w:r w:rsidRPr="0049256C">
        <w:rPr>
          <w:rFonts w:hint="eastAsia"/>
        </w:rPr>
        <w:t>04</w:t>
      </w:r>
      <w:del w:id="7314" w:author="IRK" w:date="2020-03-10T16:08:00Z">
        <w:r w:rsidRPr="0049256C" w:rsidDel="00785E68">
          <w:rPr>
            <w:rFonts w:hint="eastAsia"/>
          </w:rPr>
          <w:delText>:</w:delText>
        </w:r>
      </w:del>
      <w:ins w:id="7315" w:author="IRK" w:date="2020-03-10T16:08:00Z">
        <w:r w:rsidR="00785E68">
          <w:rPr>
            <w:rFonts w:hint="eastAsia"/>
          </w:rPr>
          <w:t>：</w:t>
        </w:r>
      </w:ins>
      <w:r w:rsidRPr="0049256C">
        <w:rPr>
          <w:rFonts w:hint="eastAsia"/>
        </w:rPr>
        <w:t xml:space="preserve"> </w:t>
      </w:r>
      <w:r w:rsidRPr="0049256C">
        <w:rPr>
          <w:rFonts w:hint="eastAsia"/>
        </w:rPr>
        <w:t>指定した</w:t>
      </w:r>
      <w:r w:rsidR="005520B3" w:rsidRPr="00206831">
        <w:rPr>
          <w:rFonts w:hint="eastAsia"/>
        </w:rPr>
        <w:t>スペクトル</w:t>
      </w:r>
      <w:r w:rsidRPr="0049256C">
        <w:rPr>
          <w:rFonts w:hint="eastAsia"/>
        </w:rPr>
        <w:t>はモニタリング中ではない</w:t>
      </w:r>
      <w:r w:rsidR="00727E32">
        <w:rPr>
          <w:rFonts w:hint="eastAsia"/>
        </w:rPr>
        <w:t>。</w:t>
      </w:r>
    </w:p>
    <w:p w14:paraId="4CC5D447" w14:textId="284506CC" w:rsidR="005B6671" w:rsidRPr="0049256C" w:rsidRDefault="005B6671" w:rsidP="00FD0078">
      <w:pPr>
        <w:pStyle w:val="23"/>
      </w:pPr>
      <w:r w:rsidRPr="0049256C">
        <w:rPr>
          <w:rFonts w:hint="eastAsia"/>
        </w:rPr>
        <w:t>05</w:t>
      </w:r>
      <w:del w:id="7316" w:author="IRK" w:date="2020-03-10T16:08:00Z">
        <w:r w:rsidRPr="0049256C" w:rsidDel="00785E68">
          <w:rPr>
            <w:rFonts w:hint="eastAsia"/>
          </w:rPr>
          <w:delText>:</w:delText>
        </w:r>
      </w:del>
      <w:ins w:id="7317" w:author="IRK" w:date="2020-03-10T16:08:00Z">
        <w:r w:rsidR="00785E68">
          <w:rPr>
            <w:rFonts w:hint="eastAsia"/>
          </w:rPr>
          <w:t>：</w:t>
        </w:r>
      </w:ins>
      <w:r w:rsidRPr="0049256C">
        <w:rPr>
          <w:rFonts w:hint="eastAsia"/>
        </w:rPr>
        <w:t xml:space="preserve"> </w:t>
      </w:r>
      <w:r w:rsidR="005520B3" w:rsidRPr="00206831">
        <w:rPr>
          <w:rFonts w:hint="eastAsia"/>
        </w:rPr>
        <w:t>スペクトル</w:t>
      </w:r>
      <w:r w:rsidRPr="0049256C">
        <w:rPr>
          <w:rFonts w:hint="eastAsia"/>
        </w:rPr>
        <w:t>分析に使用する代理インタフェースファクトリが指定されていない</w:t>
      </w:r>
      <w:r w:rsidR="00727E32">
        <w:rPr>
          <w:rFonts w:hint="eastAsia"/>
        </w:rPr>
        <w:t>。</w:t>
      </w:r>
    </w:p>
    <w:p w14:paraId="5C6D8B39" w14:textId="782B5FF3" w:rsidR="005B6671" w:rsidRPr="0049256C" w:rsidRDefault="005B6671" w:rsidP="00FD0078">
      <w:pPr>
        <w:pStyle w:val="23"/>
      </w:pPr>
      <w:r w:rsidRPr="0049256C">
        <w:rPr>
          <w:rFonts w:hint="eastAsia"/>
        </w:rPr>
        <w:t>06</w:t>
      </w:r>
      <w:del w:id="7318" w:author="IRK" w:date="2020-03-10T16:08:00Z">
        <w:r w:rsidRPr="0049256C" w:rsidDel="00785E68">
          <w:rPr>
            <w:rFonts w:hint="eastAsia"/>
          </w:rPr>
          <w:delText>:</w:delText>
        </w:r>
      </w:del>
      <w:ins w:id="7319" w:author="IRK" w:date="2020-03-10T16:08:00Z">
        <w:r w:rsidR="00785E68">
          <w:rPr>
            <w:rFonts w:hint="eastAsia"/>
          </w:rPr>
          <w:t>：</w:t>
        </w:r>
      </w:ins>
      <w:r w:rsidRPr="0049256C">
        <w:rPr>
          <w:rFonts w:hint="eastAsia"/>
        </w:rPr>
        <w:t xml:space="preserve"> </w:t>
      </w:r>
      <w:r w:rsidR="005520B3" w:rsidRPr="00206831">
        <w:rPr>
          <w:rFonts w:hint="eastAsia"/>
        </w:rPr>
        <w:t>スペクトル</w:t>
      </w:r>
      <w:r w:rsidRPr="0049256C">
        <w:rPr>
          <w:rFonts w:hint="eastAsia"/>
        </w:rPr>
        <w:t>分析に使用する代理インタフェースファクトリが見つからない</w:t>
      </w:r>
      <w:r w:rsidR="00727E32">
        <w:rPr>
          <w:rFonts w:hint="eastAsia"/>
        </w:rPr>
        <w:t>。</w:t>
      </w:r>
    </w:p>
    <w:p w14:paraId="7182E4F8" w14:textId="77777777" w:rsidR="005B6671" w:rsidRPr="0049256C" w:rsidRDefault="005B6671" w:rsidP="00EC7890"/>
    <w:p w14:paraId="4596E113" w14:textId="77777777" w:rsidR="005B6671" w:rsidRPr="0049256C" w:rsidRDefault="005B6671">
      <w:pPr>
        <w:pStyle w:val="32"/>
        <w:pPrChange w:id="7320" w:author="IRK" w:date="2020-05-11T09:51:00Z">
          <w:pPr>
            <w:pStyle w:val="32"/>
            <w:spacing w:before="12" w:after="12"/>
            <w:jc w:val="left"/>
          </w:pPr>
        </w:pPrChange>
      </w:pPr>
      <w:bookmarkStart w:id="7321" w:name="_Toc429066684"/>
      <w:bookmarkStart w:id="7322" w:name="_Toc441755439"/>
      <w:bookmarkStart w:id="7323" w:name="_Toc40449673"/>
      <w:r w:rsidRPr="0049256C">
        <w:rPr>
          <w:rFonts w:hint="eastAsia"/>
        </w:rPr>
        <w:t>IRE-12112</w:t>
      </w:r>
      <w:bookmarkEnd w:id="7321"/>
      <w:bookmarkEnd w:id="7322"/>
      <w:bookmarkEnd w:id="7323"/>
    </w:p>
    <w:p w14:paraId="48456DCB" w14:textId="77777777" w:rsidR="005B6671" w:rsidRPr="0049256C" w:rsidRDefault="005B6671" w:rsidP="00FD0078">
      <w:pPr>
        <w:pStyle w:val="10"/>
      </w:pPr>
      <w:r w:rsidRPr="0049256C">
        <w:rPr>
          <w:rFonts w:hint="eastAsia"/>
        </w:rPr>
        <w:t>エラーメッセージ</w:t>
      </w:r>
    </w:p>
    <w:p w14:paraId="2A91E10F" w14:textId="77777777" w:rsidR="005B6671" w:rsidRPr="0049256C" w:rsidRDefault="005B6671" w:rsidP="00FD0078">
      <w:pPr>
        <w:pStyle w:val="13"/>
      </w:pPr>
      <w:r w:rsidRPr="0049256C">
        <w:rPr>
          <w:rFonts w:hint="eastAsia"/>
        </w:rPr>
        <w:t>ルール変更モニタリング中にエラーが発生しました。</w:t>
      </w:r>
    </w:p>
    <w:p w14:paraId="3973CDE6" w14:textId="54FD0FDF" w:rsidR="005B6671" w:rsidRPr="0049256C" w:rsidRDefault="005B6671" w:rsidP="00FD0078">
      <w:pPr>
        <w:pStyle w:val="10"/>
      </w:pPr>
      <w:del w:id="7324" w:author="IRK" w:date="2020-03-12T13:38:00Z">
        <w:r w:rsidRPr="0049256C" w:rsidDel="00B97D19">
          <w:rPr>
            <w:rFonts w:hint="eastAsia"/>
          </w:rPr>
          <w:delText>理由</w:delText>
        </w:r>
      </w:del>
      <w:ins w:id="7325" w:author="IRK" w:date="2020-03-12T13:38:00Z">
        <w:r w:rsidR="00B97D19">
          <w:rPr>
            <w:rFonts w:hint="eastAsia"/>
          </w:rPr>
          <w:t>事由</w:t>
        </w:r>
      </w:ins>
      <w:r w:rsidRPr="0049256C">
        <w:rPr>
          <w:rFonts w:hint="eastAsia"/>
        </w:rPr>
        <w:t>コード</w:t>
      </w:r>
    </w:p>
    <w:p w14:paraId="2AAEB50A" w14:textId="0ED4BDE7" w:rsidR="005B6671" w:rsidRPr="0049256C" w:rsidRDefault="005B6671" w:rsidP="00FD0078">
      <w:pPr>
        <w:pStyle w:val="23"/>
      </w:pPr>
      <w:r w:rsidRPr="0049256C">
        <w:rPr>
          <w:rFonts w:hint="eastAsia"/>
        </w:rPr>
        <w:t>00</w:t>
      </w:r>
      <w:del w:id="7326" w:author="IRK" w:date="2020-03-10T16:08:00Z">
        <w:r w:rsidRPr="0049256C" w:rsidDel="00785E68">
          <w:rPr>
            <w:rFonts w:hint="eastAsia"/>
          </w:rPr>
          <w:delText>:</w:delText>
        </w:r>
      </w:del>
      <w:ins w:id="7327" w:author="IRK" w:date="2020-03-10T16:08:00Z">
        <w:r w:rsidR="00785E68">
          <w:rPr>
            <w:rFonts w:hint="eastAsia"/>
          </w:rPr>
          <w:t>：</w:t>
        </w:r>
      </w:ins>
      <w:r w:rsidRPr="0049256C">
        <w:rPr>
          <w:rFonts w:hint="eastAsia"/>
        </w:rPr>
        <w:t xml:space="preserve"> </w:t>
      </w:r>
      <w:r w:rsidRPr="0049256C">
        <w:rPr>
          <w:rFonts w:hint="eastAsia"/>
        </w:rPr>
        <w:t>モニターサーバに連結できない。活性ルールビルダーが搭載された</w:t>
      </w:r>
      <w:r w:rsidRPr="0049256C">
        <w:rPr>
          <w:rFonts w:hint="eastAsia"/>
        </w:rPr>
        <w:t>InnoRules</w:t>
      </w:r>
      <w:r w:rsidRPr="0049256C">
        <w:rPr>
          <w:rFonts w:hint="eastAsia"/>
        </w:rPr>
        <w:t>サーバが中止されている場合、また、ルールサーバがこのモニターサーバに連結を試みた場合に起こる。ルールサーバは他のビルダーサーバにモニター連結を再び試みて、動作中である他のルールビルダーサーバ</w:t>
      </w:r>
      <w:r w:rsidR="008145A1">
        <w:rPr>
          <w:rFonts w:hint="eastAsia"/>
        </w:rPr>
        <w:t>に連結される。ルールシステム管理者はログを利用して再連結を試</w:t>
      </w:r>
      <w:r w:rsidRPr="0049256C">
        <w:rPr>
          <w:rFonts w:hint="eastAsia"/>
        </w:rPr>
        <w:t>みた後にモニター連結ができたかを確認する。</w:t>
      </w:r>
    </w:p>
    <w:p w14:paraId="0B641B3A" w14:textId="3B8D07B7" w:rsidR="005B6671" w:rsidRPr="0049256C" w:rsidRDefault="005B6671" w:rsidP="00FD0078">
      <w:pPr>
        <w:pStyle w:val="23"/>
      </w:pPr>
      <w:r w:rsidRPr="0049256C">
        <w:rPr>
          <w:rFonts w:hint="eastAsia"/>
        </w:rPr>
        <w:t>01</w:t>
      </w:r>
      <w:del w:id="7328" w:author="IRK" w:date="2020-03-10T16:08:00Z">
        <w:r w:rsidRPr="0049256C" w:rsidDel="00785E68">
          <w:rPr>
            <w:rFonts w:hint="eastAsia"/>
          </w:rPr>
          <w:delText>:</w:delText>
        </w:r>
      </w:del>
      <w:ins w:id="7329" w:author="IRK" w:date="2020-03-10T16:08:00Z">
        <w:r w:rsidR="00785E68">
          <w:rPr>
            <w:rFonts w:hint="eastAsia"/>
          </w:rPr>
          <w:t>：</w:t>
        </w:r>
      </w:ins>
      <w:r w:rsidRPr="0049256C">
        <w:rPr>
          <w:rFonts w:hint="eastAsia"/>
        </w:rPr>
        <w:t xml:space="preserve"> </w:t>
      </w:r>
      <w:r w:rsidRPr="0049256C">
        <w:rPr>
          <w:rFonts w:hint="eastAsia"/>
        </w:rPr>
        <w:t>モニターサーバが連結を</w:t>
      </w:r>
      <w:r w:rsidR="004E15D9" w:rsidRPr="004E15D9">
        <w:rPr>
          <w:rFonts w:hint="eastAsia"/>
        </w:rPr>
        <w:t>拒否した</w:t>
      </w:r>
      <w:r w:rsidRPr="0049256C">
        <w:rPr>
          <w:rFonts w:hint="eastAsia"/>
        </w:rPr>
        <w:t>。モニター連結が成立したルールビルダーサーバが終了するとこのエラーが発生する可能性がある。ルールシステム管理者はログを確認して再び連結を試みたか、連結が成功したかを確認する。</w:t>
      </w:r>
    </w:p>
    <w:p w14:paraId="1A752457" w14:textId="2171F698" w:rsidR="005B6671" w:rsidRPr="0049256C" w:rsidRDefault="005B6671" w:rsidP="00FD0078">
      <w:pPr>
        <w:pStyle w:val="23"/>
      </w:pPr>
      <w:r w:rsidRPr="0049256C">
        <w:rPr>
          <w:rFonts w:hint="eastAsia"/>
        </w:rPr>
        <w:t>02</w:t>
      </w:r>
      <w:del w:id="7330" w:author="IRK" w:date="2020-03-10T16:08:00Z">
        <w:r w:rsidRPr="0049256C" w:rsidDel="00785E68">
          <w:rPr>
            <w:rFonts w:hint="eastAsia"/>
          </w:rPr>
          <w:delText>:</w:delText>
        </w:r>
      </w:del>
      <w:ins w:id="7331" w:author="IRK" w:date="2020-03-10T16:08:00Z">
        <w:r w:rsidR="00785E68">
          <w:rPr>
            <w:rFonts w:hint="eastAsia"/>
          </w:rPr>
          <w:t>：</w:t>
        </w:r>
      </w:ins>
      <w:r w:rsidRPr="0049256C">
        <w:rPr>
          <w:rFonts w:hint="eastAsia"/>
        </w:rPr>
        <w:t xml:space="preserve"> </w:t>
      </w:r>
      <w:r w:rsidRPr="0049256C">
        <w:t>I/O</w:t>
      </w:r>
      <w:r w:rsidRPr="0049256C">
        <w:rPr>
          <w:rFonts w:hint="eastAsia"/>
        </w:rPr>
        <w:t>エラーが発生、技術サポート</w:t>
      </w:r>
      <w:del w:id="7332" w:author="IRK" w:date="2020-04-16T13:42:00Z">
        <w:r w:rsidRPr="0049256C" w:rsidDel="008521CE">
          <w:rPr>
            <w:rFonts w:hint="eastAsia"/>
          </w:rPr>
          <w:delText>を要求</w:delText>
        </w:r>
        <w:r w:rsidR="00F15230" w:rsidDel="008521CE">
          <w:rPr>
            <w:rFonts w:hint="eastAsia"/>
          </w:rPr>
          <w:delText>する</w:delText>
        </w:r>
      </w:del>
      <w:ins w:id="7333" w:author="IRK" w:date="2020-04-16T13:42:00Z">
        <w:r w:rsidR="008521CE">
          <w:rPr>
            <w:rFonts w:hint="eastAsia"/>
          </w:rPr>
          <w:t>が必要である</w:t>
        </w:r>
      </w:ins>
      <w:r w:rsidR="00F15230">
        <w:rPr>
          <w:rFonts w:hint="eastAsia"/>
        </w:rPr>
        <w:t>。</w:t>
      </w:r>
    </w:p>
    <w:p w14:paraId="1AFFCDC9" w14:textId="2C0DEF2D" w:rsidR="005B6671" w:rsidRPr="0049256C" w:rsidRDefault="005B6671" w:rsidP="00FD0078">
      <w:pPr>
        <w:pStyle w:val="23"/>
      </w:pPr>
      <w:r w:rsidRPr="0049256C">
        <w:rPr>
          <w:rFonts w:hint="eastAsia"/>
        </w:rPr>
        <w:t>03</w:t>
      </w:r>
      <w:del w:id="7334" w:author="IRK" w:date="2020-03-10T16:08:00Z">
        <w:r w:rsidRPr="0049256C" w:rsidDel="00785E68">
          <w:rPr>
            <w:rFonts w:hint="eastAsia"/>
          </w:rPr>
          <w:delText>:</w:delText>
        </w:r>
      </w:del>
      <w:ins w:id="7335" w:author="IRK" w:date="2020-03-10T16:08:00Z">
        <w:r w:rsidR="00785E68">
          <w:rPr>
            <w:rFonts w:hint="eastAsia"/>
          </w:rPr>
          <w:t>：</w:t>
        </w:r>
      </w:ins>
      <w:r w:rsidRPr="0049256C">
        <w:rPr>
          <w:rFonts w:hint="eastAsia"/>
        </w:rPr>
        <w:t xml:space="preserve"> </w:t>
      </w:r>
      <w:r w:rsidRPr="0049256C">
        <w:rPr>
          <w:rFonts w:hint="eastAsia"/>
        </w:rPr>
        <w:t>モニターイベントハンドラ作業中、例外をなげる。技術サポート</w:t>
      </w:r>
      <w:del w:id="7336" w:author="IRK" w:date="2020-04-16T13:42:00Z">
        <w:r w:rsidR="004926B0" w:rsidDel="008521CE">
          <w:rPr>
            <w:rFonts w:hint="eastAsia"/>
          </w:rPr>
          <w:delText>を</w:delText>
        </w:r>
        <w:r w:rsidRPr="0049256C" w:rsidDel="008521CE">
          <w:rPr>
            <w:rFonts w:hint="eastAsia"/>
          </w:rPr>
          <w:delText>要求</w:delText>
        </w:r>
        <w:r w:rsidR="00F15230" w:rsidDel="008521CE">
          <w:rPr>
            <w:rFonts w:hint="eastAsia"/>
          </w:rPr>
          <w:delText>する</w:delText>
        </w:r>
      </w:del>
      <w:ins w:id="7337" w:author="IRK" w:date="2020-04-16T13:42:00Z">
        <w:r w:rsidR="008521CE">
          <w:rPr>
            <w:rFonts w:hint="eastAsia"/>
          </w:rPr>
          <w:t>が必要である</w:t>
        </w:r>
      </w:ins>
      <w:r w:rsidR="00F15230">
        <w:rPr>
          <w:rFonts w:hint="eastAsia"/>
        </w:rPr>
        <w:t>。</w:t>
      </w:r>
    </w:p>
    <w:p w14:paraId="628669FD" w14:textId="6208FFF7" w:rsidR="005B6671" w:rsidRPr="0049256C" w:rsidRDefault="005B6671" w:rsidP="00FD0078">
      <w:pPr>
        <w:pStyle w:val="23"/>
      </w:pPr>
      <w:r w:rsidRPr="0049256C">
        <w:rPr>
          <w:rFonts w:hint="eastAsia"/>
        </w:rPr>
        <w:t>99</w:t>
      </w:r>
      <w:del w:id="7338" w:author="IRK" w:date="2020-03-10T16:08:00Z">
        <w:r w:rsidRPr="0049256C" w:rsidDel="00785E68">
          <w:rPr>
            <w:rFonts w:hint="eastAsia"/>
          </w:rPr>
          <w:delText>:</w:delText>
        </w:r>
      </w:del>
      <w:ins w:id="7339" w:author="IRK" w:date="2020-03-10T16:08:00Z">
        <w:r w:rsidR="00785E68">
          <w:rPr>
            <w:rFonts w:hint="eastAsia"/>
          </w:rPr>
          <w:t>：</w:t>
        </w:r>
      </w:ins>
      <w:r w:rsidRPr="0049256C">
        <w:rPr>
          <w:rFonts w:hint="eastAsia"/>
        </w:rPr>
        <w:t xml:space="preserve"> </w:t>
      </w:r>
      <w:r w:rsidR="004E15D9" w:rsidRPr="004E15D9">
        <w:rPr>
          <w:rFonts w:hint="eastAsia"/>
        </w:rPr>
        <w:t>予期せぬエラー</w:t>
      </w:r>
      <w:r w:rsidR="00727E32">
        <w:rPr>
          <w:rFonts w:hint="eastAsia"/>
        </w:rPr>
        <w:t>である。</w:t>
      </w:r>
      <w:r w:rsidRPr="0049256C">
        <w:rPr>
          <w:rFonts w:hint="eastAsia"/>
        </w:rPr>
        <w:t>技術サポート</w:t>
      </w:r>
      <w:del w:id="7340" w:author="IRK" w:date="2020-04-16T13:42:00Z">
        <w:r w:rsidR="00727E32" w:rsidDel="008521CE">
          <w:rPr>
            <w:rFonts w:hint="eastAsia"/>
          </w:rPr>
          <w:delText>を</w:delText>
        </w:r>
        <w:r w:rsidRPr="0049256C" w:rsidDel="008521CE">
          <w:rPr>
            <w:rFonts w:hint="eastAsia"/>
          </w:rPr>
          <w:delText>要求</w:delText>
        </w:r>
        <w:r w:rsidR="00727E32" w:rsidDel="008521CE">
          <w:rPr>
            <w:rFonts w:hint="eastAsia"/>
          </w:rPr>
          <w:delText>する</w:delText>
        </w:r>
      </w:del>
      <w:ins w:id="7341" w:author="IRK" w:date="2020-04-16T13:42:00Z">
        <w:r w:rsidR="008521CE">
          <w:rPr>
            <w:rFonts w:hint="eastAsia"/>
          </w:rPr>
          <w:t>が必要である</w:t>
        </w:r>
      </w:ins>
      <w:r w:rsidR="00727E32">
        <w:rPr>
          <w:rFonts w:hint="eastAsia"/>
        </w:rPr>
        <w:t>。</w:t>
      </w:r>
    </w:p>
    <w:p w14:paraId="599D042C" w14:textId="77777777" w:rsidR="005B6671" w:rsidRPr="0049256C" w:rsidRDefault="005B6671" w:rsidP="00EC7890"/>
    <w:p w14:paraId="77B5F016" w14:textId="77777777" w:rsidR="005B6671" w:rsidRPr="0049256C" w:rsidRDefault="005B6671">
      <w:pPr>
        <w:pStyle w:val="32"/>
        <w:pPrChange w:id="7342" w:author="IRK" w:date="2020-05-11T09:51:00Z">
          <w:pPr>
            <w:pStyle w:val="32"/>
            <w:spacing w:before="12" w:after="12"/>
            <w:jc w:val="left"/>
          </w:pPr>
        </w:pPrChange>
      </w:pPr>
      <w:bookmarkStart w:id="7343" w:name="_Toc429066685"/>
      <w:bookmarkStart w:id="7344" w:name="_Toc441755440"/>
      <w:bookmarkStart w:id="7345" w:name="_Toc40449674"/>
      <w:r w:rsidRPr="0049256C">
        <w:rPr>
          <w:rFonts w:hint="eastAsia"/>
        </w:rPr>
        <w:t>IRE-12113</w:t>
      </w:r>
      <w:bookmarkEnd w:id="7343"/>
      <w:bookmarkEnd w:id="7344"/>
      <w:bookmarkEnd w:id="7345"/>
    </w:p>
    <w:p w14:paraId="19C86F9C" w14:textId="77777777" w:rsidR="005B6671" w:rsidRPr="0049256C" w:rsidRDefault="005B6671" w:rsidP="00FD0078">
      <w:pPr>
        <w:pStyle w:val="10"/>
      </w:pPr>
      <w:r w:rsidRPr="0049256C">
        <w:rPr>
          <w:rFonts w:hint="eastAsia"/>
        </w:rPr>
        <w:t>エラーメッセージ</w:t>
      </w:r>
    </w:p>
    <w:p w14:paraId="396E71A3" w14:textId="6A49D57F" w:rsidR="005B6671" w:rsidRPr="0049256C" w:rsidRDefault="00206831" w:rsidP="00FD0078">
      <w:pPr>
        <w:pStyle w:val="13"/>
      </w:pPr>
      <w:r w:rsidRPr="00206831">
        <w:rPr>
          <w:rFonts w:hint="eastAsia"/>
        </w:rPr>
        <w:t>アプリケーションが、使用中のルールリポジトリキャッシュを終了しようとしています。</w:t>
      </w:r>
    </w:p>
    <w:p w14:paraId="5D0A5C5F" w14:textId="77777777" w:rsidR="005B6671" w:rsidRPr="0049256C" w:rsidRDefault="005B6671" w:rsidP="00FD0078">
      <w:pPr>
        <w:pStyle w:val="10"/>
      </w:pPr>
      <w:r w:rsidRPr="0049256C">
        <w:rPr>
          <w:rFonts w:hint="eastAsia"/>
        </w:rPr>
        <w:t>原因</w:t>
      </w:r>
    </w:p>
    <w:p w14:paraId="71868066" w14:textId="140A7BB8" w:rsidR="005B6671" w:rsidRPr="0049256C" w:rsidRDefault="005B6671" w:rsidP="00FD0078">
      <w:pPr>
        <w:pStyle w:val="13"/>
      </w:pPr>
      <w:r w:rsidRPr="0049256C">
        <w:rPr>
          <w:rFonts w:hint="eastAsia"/>
        </w:rPr>
        <w:t>ルールサービス実行途中でルールサーバを終了した場合、このメッセージが表示される場合がある。ルールサーバが動作しているアプリケーションフレームワークが、アプリケーションが動作してい</w:t>
      </w:r>
      <w:r w:rsidR="005A22BC">
        <w:rPr>
          <w:rFonts w:hint="eastAsia"/>
        </w:rPr>
        <w:t>る</w:t>
      </w:r>
      <w:r w:rsidRPr="0049256C">
        <w:rPr>
          <w:rFonts w:hint="eastAsia"/>
        </w:rPr>
        <w:t>途中でもルールランタイムを終了すると発生する。</w:t>
      </w:r>
    </w:p>
    <w:p w14:paraId="4FF8CBBB" w14:textId="5016272D" w:rsidR="005B6671" w:rsidRPr="002127E5" w:rsidRDefault="008145A1" w:rsidP="00FD0078">
      <w:pPr>
        <w:pStyle w:val="10"/>
      </w:pPr>
      <w:r w:rsidRPr="00086960">
        <w:rPr>
          <w:rFonts w:hint="eastAsia"/>
        </w:rPr>
        <w:t>処置</w:t>
      </w:r>
      <w:r w:rsidR="005B6671" w:rsidRPr="002127E5">
        <w:rPr>
          <w:rFonts w:hint="eastAsia"/>
        </w:rPr>
        <w:t>方法</w:t>
      </w:r>
    </w:p>
    <w:p w14:paraId="16AC9662" w14:textId="77777777" w:rsidR="005B6671" w:rsidRDefault="005B6671" w:rsidP="00FD0078">
      <w:pPr>
        <w:pStyle w:val="13"/>
      </w:pPr>
      <w:r w:rsidRPr="0049256C">
        <w:rPr>
          <w:rFonts w:hint="eastAsia"/>
        </w:rPr>
        <w:t>アプリケーションフレームワーク段階でアプリケーションが実行中であった場合、ルールランタイムを終了しないように修正する。</w:t>
      </w:r>
    </w:p>
    <w:p w14:paraId="249CD500" w14:textId="77777777" w:rsidR="00753AC0" w:rsidRPr="00753AC0" w:rsidRDefault="00753AC0" w:rsidP="00FD0078"/>
    <w:p w14:paraId="29811095" w14:textId="77777777" w:rsidR="005B6671" w:rsidRPr="0049256C" w:rsidRDefault="005B6671">
      <w:pPr>
        <w:pStyle w:val="32"/>
        <w:pPrChange w:id="7346" w:author="IRK" w:date="2020-05-11T09:51:00Z">
          <w:pPr>
            <w:pStyle w:val="32"/>
            <w:spacing w:before="12" w:after="12"/>
            <w:jc w:val="left"/>
          </w:pPr>
        </w:pPrChange>
      </w:pPr>
      <w:bookmarkStart w:id="7347" w:name="_Toc464754701"/>
      <w:bookmarkStart w:id="7348" w:name="_Toc465078644"/>
      <w:bookmarkStart w:id="7349" w:name="_Toc465092234"/>
      <w:bookmarkStart w:id="7350" w:name="_Toc458533899"/>
      <w:bookmarkStart w:id="7351" w:name="_Toc458780508"/>
      <w:bookmarkStart w:id="7352" w:name="_Toc429066686"/>
      <w:bookmarkStart w:id="7353" w:name="_Toc441755441"/>
      <w:bookmarkStart w:id="7354" w:name="_Toc40449675"/>
      <w:bookmarkEnd w:id="7347"/>
      <w:bookmarkEnd w:id="7348"/>
      <w:bookmarkEnd w:id="7349"/>
      <w:bookmarkEnd w:id="7350"/>
      <w:bookmarkEnd w:id="7351"/>
      <w:r w:rsidRPr="0049256C">
        <w:rPr>
          <w:rFonts w:hint="eastAsia"/>
        </w:rPr>
        <w:t>IRE-12200</w:t>
      </w:r>
      <w:bookmarkEnd w:id="7352"/>
      <w:bookmarkEnd w:id="7353"/>
      <w:bookmarkEnd w:id="7354"/>
    </w:p>
    <w:p w14:paraId="5765EED5" w14:textId="77777777" w:rsidR="005B6671" w:rsidRPr="0049256C" w:rsidRDefault="005B6671" w:rsidP="00FD0078">
      <w:pPr>
        <w:pStyle w:val="10"/>
      </w:pPr>
      <w:r w:rsidRPr="0049256C">
        <w:rPr>
          <w:rFonts w:hint="eastAsia"/>
        </w:rPr>
        <w:t>エラーメッセージ</w:t>
      </w:r>
    </w:p>
    <w:p w14:paraId="7C883EE3" w14:textId="77777777" w:rsidR="005B6671" w:rsidRPr="0049256C" w:rsidRDefault="005B6671" w:rsidP="00FD0078">
      <w:pPr>
        <w:pStyle w:val="13"/>
      </w:pPr>
      <w:r w:rsidRPr="0049256C">
        <w:rPr>
          <w:rFonts w:hint="eastAsia"/>
        </w:rPr>
        <w:t>ライセンスエラー</w:t>
      </w:r>
    </w:p>
    <w:p w14:paraId="11E17EAF" w14:textId="176DC82A" w:rsidR="005B6671" w:rsidRPr="0049256C" w:rsidRDefault="005B6671" w:rsidP="00FD0078">
      <w:pPr>
        <w:pStyle w:val="10"/>
      </w:pPr>
      <w:del w:id="7355" w:author="IRK" w:date="2020-03-12T13:38:00Z">
        <w:r w:rsidRPr="0049256C" w:rsidDel="00B97D19">
          <w:rPr>
            <w:rFonts w:hint="eastAsia"/>
          </w:rPr>
          <w:delText>理由</w:delText>
        </w:r>
      </w:del>
      <w:ins w:id="7356" w:author="IRK" w:date="2020-03-12T13:38:00Z">
        <w:r w:rsidR="00B97D19">
          <w:rPr>
            <w:rFonts w:hint="eastAsia"/>
          </w:rPr>
          <w:t>事由</w:t>
        </w:r>
      </w:ins>
      <w:r w:rsidRPr="0049256C">
        <w:rPr>
          <w:rFonts w:hint="eastAsia"/>
        </w:rPr>
        <w:t>コード</w:t>
      </w:r>
    </w:p>
    <w:p w14:paraId="12C5A890" w14:textId="77777777" w:rsidR="005B6671" w:rsidRPr="0049256C" w:rsidRDefault="005B6671" w:rsidP="00FD0078">
      <w:pPr>
        <w:pStyle w:val="13"/>
      </w:pPr>
      <w:r w:rsidRPr="0049256C">
        <w:rPr>
          <w:rFonts w:hint="eastAsia"/>
        </w:rPr>
        <w:t>ライセンスに関わるエラーである。</w:t>
      </w:r>
    </w:p>
    <w:p w14:paraId="43E05D80" w14:textId="03F5D46B" w:rsidR="005B6671" w:rsidRPr="0049256C" w:rsidRDefault="005B6671" w:rsidP="00FD0078">
      <w:pPr>
        <w:pStyle w:val="23"/>
      </w:pPr>
      <w:r w:rsidRPr="0049256C">
        <w:rPr>
          <w:rFonts w:hint="eastAsia"/>
        </w:rPr>
        <w:t>00</w:t>
      </w:r>
      <w:del w:id="7357" w:author="IRK" w:date="2020-03-10T16:08:00Z">
        <w:r w:rsidRPr="0049256C" w:rsidDel="00785E68">
          <w:rPr>
            <w:rFonts w:hint="eastAsia"/>
          </w:rPr>
          <w:delText>:</w:delText>
        </w:r>
      </w:del>
      <w:ins w:id="7358" w:author="IRK" w:date="2020-03-10T16:08:00Z">
        <w:r w:rsidR="00785E68">
          <w:rPr>
            <w:rFonts w:hint="eastAsia"/>
          </w:rPr>
          <w:t>：</w:t>
        </w:r>
      </w:ins>
      <w:r w:rsidRPr="0049256C">
        <w:rPr>
          <w:rFonts w:hint="eastAsia"/>
        </w:rPr>
        <w:t xml:space="preserve"> </w:t>
      </w:r>
      <w:r w:rsidRPr="0049256C">
        <w:rPr>
          <w:rFonts w:hint="eastAsia"/>
        </w:rPr>
        <w:t>設定ファイルにライセンス情報がない場合</w:t>
      </w:r>
      <w:r w:rsidR="005A22BC">
        <w:rPr>
          <w:rFonts w:hint="eastAsia"/>
        </w:rPr>
        <w:t>である。</w:t>
      </w:r>
      <w:r w:rsidRPr="0049256C">
        <w:rPr>
          <w:rFonts w:hint="eastAsia"/>
        </w:rPr>
        <w:t>ウィザードを利用する場合には発生しない</w:t>
      </w:r>
      <w:r w:rsidR="005A22BC">
        <w:rPr>
          <w:rFonts w:hint="eastAsia"/>
        </w:rPr>
        <w:t>。</w:t>
      </w:r>
    </w:p>
    <w:p w14:paraId="116FD264" w14:textId="7B33E7F2" w:rsidR="005B6671" w:rsidRPr="0049256C" w:rsidRDefault="005B6671" w:rsidP="00FD0078">
      <w:pPr>
        <w:pStyle w:val="23"/>
      </w:pPr>
      <w:r w:rsidRPr="0049256C">
        <w:rPr>
          <w:rFonts w:hint="eastAsia"/>
        </w:rPr>
        <w:t>01</w:t>
      </w:r>
      <w:del w:id="7359" w:author="IRK" w:date="2020-03-10T16:08:00Z">
        <w:r w:rsidRPr="0049256C" w:rsidDel="00785E68">
          <w:rPr>
            <w:rFonts w:hint="eastAsia"/>
          </w:rPr>
          <w:delText>:</w:delText>
        </w:r>
      </w:del>
      <w:ins w:id="7360" w:author="IRK" w:date="2020-03-10T16:08:00Z">
        <w:r w:rsidR="00785E68">
          <w:rPr>
            <w:rFonts w:hint="eastAsia"/>
          </w:rPr>
          <w:t>：</w:t>
        </w:r>
      </w:ins>
      <w:r w:rsidRPr="0049256C">
        <w:rPr>
          <w:rFonts w:hint="eastAsia"/>
        </w:rPr>
        <w:t xml:space="preserve"> </w:t>
      </w:r>
      <w:r w:rsidRPr="0049256C">
        <w:rPr>
          <w:rFonts w:hint="eastAsia"/>
        </w:rPr>
        <w:t>指定されたライセンス</w:t>
      </w:r>
      <w:r w:rsidRPr="0049256C">
        <w:rPr>
          <w:rFonts w:hint="eastAsia"/>
        </w:rPr>
        <w:t>URL</w:t>
      </w:r>
      <w:r w:rsidRPr="0049256C">
        <w:rPr>
          <w:rFonts w:hint="eastAsia"/>
        </w:rPr>
        <w:t>がない位置の指定または権限がない場合</w:t>
      </w:r>
      <w:r w:rsidR="005A22BC">
        <w:rPr>
          <w:rFonts w:hint="eastAsia"/>
        </w:rPr>
        <w:t>である。</w:t>
      </w:r>
      <w:r w:rsidRPr="0049256C">
        <w:rPr>
          <w:rFonts w:hint="eastAsia"/>
        </w:rPr>
        <w:t>ライセンスファイルがあるか、ルールアプリケーションまたは</w:t>
      </w:r>
      <w:r w:rsidRPr="0049256C">
        <w:rPr>
          <w:rFonts w:hint="eastAsia"/>
        </w:rPr>
        <w:t>InnoRules</w:t>
      </w:r>
      <w:r w:rsidRPr="0049256C">
        <w:rPr>
          <w:rFonts w:hint="eastAsia"/>
        </w:rPr>
        <w:t>サーバがライセンスファイルを読み込む権限があるかを確認する</w:t>
      </w:r>
      <w:r w:rsidR="005A22BC">
        <w:rPr>
          <w:rFonts w:hint="eastAsia"/>
        </w:rPr>
        <w:t>。</w:t>
      </w:r>
    </w:p>
    <w:p w14:paraId="09E70678" w14:textId="3B7E6B37" w:rsidR="005B6671" w:rsidRPr="0049256C" w:rsidRDefault="005B6671" w:rsidP="00FD0078">
      <w:pPr>
        <w:pStyle w:val="23"/>
      </w:pPr>
      <w:r w:rsidRPr="0049256C">
        <w:rPr>
          <w:rFonts w:hint="eastAsia"/>
        </w:rPr>
        <w:t>02</w:t>
      </w:r>
      <w:del w:id="7361" w:author="IRK" w:date="2020-03-10T16:08:00Z">
        <w:r w:rsidRPr="0049256C" w:rsidDel="00785E68">
          <w:rPr>
            <w:rFonts w:hint="eastAsia"/>
          </w:rPr>
          <w:delText>:</w:delText>
        </w:r>
      </w:del>
      <w:ins w:id="7362" w:author="IRK" w:date="2020-03-10T16:08:00Z">
        <w:r w:rsidR="00785E68">
          <w:rPr>
            <w:rFonts w:hint="eastAsia"/>
          </w:rPr>
          <w:t>：</w:t>
        </w:r>
      </w:ins>
      <w:r w:rsidRPr="0049256C">
        <w:rPr>
          <w:rFonts w:hint="eastAsia"/>
        </w:rPr>
        <w:t xml:space="preserve"> </w:t>
      </w:r>
      <w:r w:rsidRPr="0049256C">
        <w:rPr>
          <w:rFonts w:hint="eastAsia"/>
        </w:rPr>
        <w:t>ネーミングシステムにライセンスをバインドする途</w:t>
      </w:r>
      <w:r w:rsidR="00777D82" w:rsidRPr="00EC7890">
        <w:rPr>
          <w:rFonts w:hint="eastAsia"/>
        </w:rPr>
        <w:t>中</w:t>
      </w:r>
      <w:r w:rsidR="005A22BC">
        <w:rPr>
          <w:rFonts w:hint="eastAsia"/>
        </w:rPr>
        <w:t>に発生した</w:t>
      </w:r>
      <w:r w:rsidRPr="0049256C">
        <w:rPr>
          <w:rFonts w:hint="eastAsia"/>
        </w:rPr>
        <w:t>エラー</w:t>
      </w:r>
      <w:r w:rsidR="005A22BC">
        <w:rPr>
          <w:rFonts w:hint="eastAsia"/>
        </w:rPr>
        <w:t>である</w:t>
      </w:r>
      <w:r w:rsidRPr="0049256C">
        <w:rPr>
          <w:rFonts w:hint="eastAsia"/>
        </w:rPr>
        <w:t>。詳細メッセージを添付して技術サポート</w:t>
      </w:r>
      <w:del w:id="7363" w:author="IRK" w:date="2020-04-16T13:43:00Z">
        <w:r w:rsidRPr="0049256C" w:rsidDel="008521CE">
          <w:rPr>
            <w:rFonts w:hint="eastAsia"/>
          </w:rPr>
          <w:delText>を要求</w:delText>
        </w:r>
        <w:r w:rsidR="005A22BC" w:rsidDel="008521CE">
          <w:rPr>
            <w:rFonts w:hint="eastAsia"/>
          </w:rPr>
          <w:delText>する</w:delText>
        </w:r>
      </w:del>
      <w:ins w:id="7364" w:author="IRK" w:date="2020-04-16T13:43:00Z">
        <w:r w:rsidR="008521CE">
          <w:rPr>
            <w:rFonts w:hint="eastAsia"/>
          </w:rPr>
          <w:t>が必要である</w:t>
        </w:r>
      </w:ins>
      <w:r w:rsidR="005A22BC">
        <w:rPr>
          <w:rFonts w:hint="eastAsia"/>
        </w:rPr>
        <w:t>。</w:t>
      </w:r>
    </w:p>
    <w:p w14:paraId="7EEFEFA6" w14:textId="20610B38" w:rsidR="005B6671" w:rsidRPr="0049256C" w:rsidRDefault="005B6671" w:rsidP="00FD0078">
      <w:pPr>
        <w:pStyle w:val="23"/>
      </w:pPr>
      <w:r w:rsidRPr="0049256C">
        <w:rPr>
          <w:rFonts w:hint="eastAsia"/>
        </w:rPr>
        <w:t>03</w:t>
      </w:r>
      <w:del w:id="7365" w:author="IRK" w:date="2020-03-10T16:08:00Z">
        <w:r w:rsidRPr="0049256C" w:rsidDel="00785E68">
          <w:rPr>
            <w:rFonts w:hint="eastAsia"/>
          </w:rPr>
          <w:delText>:</w:delText>
        </w:r>
      </w:del>
      <w:ins w:id="7366" w:author="IRK" w:date="2020-03-10T16:08:00Z">
        <w:r w:rsidR="00785E68">
          <w:rPr>
            <w:rFonts w:hint="eastAsia"/>
          </w:rPr>
          <w:t>：</w:t>
        </w:r>
      </w:ins>
      <w:r w:rsidRPr="0049256C">
        <w:rPr>
          <w:rFonts w:hint="eastAsia"/>
        </w:rPr>
        <w:t xml:space="preserve"> </w:t>
      </w:r>
      <w:r w:rsidRPr="0049256C">
        <w:rPr>
          <w:rFonts w:hint="eastAsia"/>
        </w:rPr>
        <w:t>ライセンスが既にネーミングシステムにバインドされている。詳細メッセージを添付して技術サポート</w:t>
      </w:r>
      <w:del w:id="7367" w:author="IRK" w:date="2020-04-16T13:43:00Z">
        <w:r w:rsidRPr="0049256C" w:rsidDel="008521CE">
          <w:rPr>
            <w:rFonts w:hint="eastAsia"/>
          </w:rPr>
          <w:delText>を要求</w:delText>
        </w:r>
        <w:r w:rsidR="005A22BC" w:rsidDel="008521CE">
          <w:rPr>
            <w:rFonts w:hint="eastAsia"/>
          </w:rPr>
          <w:delText>する</w:delText>
        </w:r>
      </w:del>
      <w:ins w:id="7368" w:author="IRK" w:date="2020-04-16T13:43:00Z">
        <w:r w:rsidR="008521CE">
          <w:rPr>
            <w:rFonts w:hint="eastAsia"/>
          </w:rPr>
          <w:t>が必要である</w:t>
        </w:r>
      </w:ins>
      <w:r w:rsidR="005A22BC">
        <w:rPr>
          <w:rFonts w:hint="eastAsia"/>
        </w:rPr>
        <w:t>。</w:t>
      </w:r>
    </w:p>
    <w:p w14:paraId="55C9AD23" w14:textId="0F4593B4" w:rsidR="005B6671" w:rsidRPr="0049256C" w:rsidRDefault="005B6671" w:rsidP="00FD0078">
      <w:pPr>
        <w:pStyle w:val="23"/>
      </w:pPr>
      <w:r w:rsidRPr="0049256C">
        <w:rPr>
          <w:rFonts w:hint="eastAsia"/>
        </w:rPr>
        <w:t>04</w:t>
      </w:r>
      <w:del w:id="7369" w:author="IRK" w:date="2020-03-10T16:08:00Z">
        <w:r w:rsidRPr="0049256C" w:rsidDel="00785E68">
          <w:rPr>
            <w:rFonts w:hint="eastAsia"/>
          </w:rPr>
          <w:delText>:</w:delText>
        </w:r>
      </w:del>
      <w:ins w:id="7370" w:author="IRK" w:date="2020-03-10T16:08:00Z">
        <w:r w:rsidR="00785E68">
          <w:rPr>
            <w:rFonts w:hint="eastAsia"/>
          </w:rPr>
          <w:t>：</w:t>
        </w:r>
      </w:ins>
      <w:r w:rsidRPr="0049256C">
        <w:rPr>
          <w:rFonts w:hint="eastAsia"/>
        </w:rPr>
        <w:t xml:space="preserve"> </w:t>
      </w:r>
      <w:r w:rsidRPr="0049256C">
        <w:rPr>
          <w:rFonts w:hint="eastAsia"/>
        </w:rPr>
        <w:t>正しい形式のライセンスファイルでないか、ファイルが破損した。破損していないライセンスファイルに入れ替える</w:t>
      </w:r>
      <w:r w:rsidR="001F44DC">
        <w:rPr>
          <w:rFonts w:hint="eastAsia"/>
        </w:rPr>
        <w:t>。</w:t>
      </w:r>
    </w:p>
    <w:p w14:paraId="3503FF0B" w14:textId="658BCEB4" w:rsidR="005B6671" w:rsidRPr="0049256C" w:rsidRDefault="005B6671" w:rsidP="00FD0078">
      <w:pPr>
        <w:pStyle w:val="23"/>
      </w:pPr>
      <w:r w:rsidRPr="0049256C">
        <w:rPr>
          <w:rFonts w:hint="eastAsia"/>
        </w:rPr>
        <w:t>05</w:t>
      </w:r>
      <w:del w:id="7371" w:author="IRK" w:date="2020-03-10T16:08:00Z">
        <w:r w:rsidRPr="0049256C" w:rsidDel="00785E68">
          <w:rPr>
            <w:rFonts w:hint="eastAsia"/>
          </w:rPr>
          <w:delText>:</w:delText>
        </w:r>
      </w:del>
      <w:ins w:id="7372" w:author="IRK" w:date="2020-03-10T16:08:00Z">
        <w:r w:rsidR="00785E68">
          <w:rPr>
            <w:rFonts w:hint="eastAsia"/>
          </w:rPr>
          <w:t>：</w:t>
        </w:r>
      </w:ins>
      <w:r w:rsidRPr="0049256C">
        <w:rPr>
          <w:rFonts w:hint="eastAsia"/>
        </w:rPr>
        <w:t xml:space="preserve"> </w:t>
      </w:r>
      <w:r w:rsidRPr="0049256C">
        <w:rPr>
          <w:rFonts w:hint="eastAsia"/>
        </w:rPr>
        <w:t>ライセンス期間が</w:t>
      </w:r>
      <w:r w:rsidRPr="00EC7890">
        <w:rPr>
          <w:rFonts w:hint="eastAsia"/>
        </w:rPr>
        <w:t>満</w:t>
      </w:r>
      <w:r w:rsidRPr="00EC7890">
        <w:t>了</w:t>
      </w:r>
      <w:r w:rsidR="001F44DC">
        <w:rPr>
          <w:rFonts w:hint="eastAsia"/>
        </w:rPr>
        <w:t>された</w:t>
      </w:r>
      <w:r w:rsidRPr="0049256C">
        <w:rPr>
          <w:rFonts w:hint="eastAsia"/>
        </w:rPr>
        <w:t>。</w:t>
      </w:r>
      <w:r w:rsidRPr="0049256C">
        <w:rPr>
          <w:rFonts w:hint="eastAsia"/>
        </w:rPr>
        <w:t>InnoRules</w:t>
      </w:r>
      <w:r w:rsidR="00214C7A" w:rsidRPr="00214C7A">
        <w:rPr>
          <w:rFonts w:hint="eastAsia"/>
        </w:rPr>
        <w:t>購入元</w:t>
      </w:r>
      <w:r w:rsidRPr="0049256C">
        <w:rPr>
          <w:rFonts w:hint="eastAsia"/>
        </w:rPr>
        <w:t>に問い合わせする</w:t>
      </w:r>
      <w:r w:rsidR="001F44DC">
        <w:rPr>
          <w:rFonts w:hint="eastAsia"/>
        </w:rPr>
        <w:t>。</w:t>
      </w:r>
    </w:p>
    <w:p w14:paraId="755C0EFA" w14:textId="0A9F55B9" w:rsidR="005B6671" w:rsidRPr="0049256C" w:rsidRDefault="005B6671" w:rsidP="00FD0078">
      <w:pPr>
        <w:pStyle w:val="23"/>
      </w:pPr>
      <w:r w:rsidRPr="0049256C">
        <w:rPr>
          <w:rFonts w:hint="eastAsia"/>
        </w:rPr>
        <w:t>06</w:t>
      </w:r>
      <w:del w:id="7373" w:author="IRK" w:date="2020-03-10T16:09:00Z">
        <w:r w:rsidRPr="0049256C" w:rsidDel="00785E68">
          <w:rPr>
            <w:rFonts w:hint="eastAsia"/>
          </w:rPr>
          <w:delText>:</w:delText>
        </w:r>
      </w:del>
      <w:ins w:id="7374" w:author="IRK" w:date="2020-03-10T16:09:00Z">
        <w:r w:rsidR="00785E68">
          <w:rPr>
            <w:rFonts w:hint="eastAsia"/>
          </w:rPr>
          <w:t>：</w:t>
        </w:r>
      </w:ins>
      <w:r w:rsidRPr="0049256C">
        <w:rPr>
          <w:rFonts w:hint="eastAsia"/>
        </w:rPr>
        <w:t xml:space="preserve"> </w:t>
      </w:r>
      <w:r w:rsidRPr="0049256C">
        <w:rPr>
          <w:rFonts w:hint="eastAsia"/>
        </w:rPr>
        <w:t>システムプロセッサ数がライセンス制限を越える。システムプロセッサの数を減らすか、</w:t>
      </w:r>
      <w:r w:rsidRPr="0049256C">
        <w:rPr>
          <w:rFonts w:hint="eastAsia"/>
        </w:rPr>
        <w:t>InnoRules</w:t>
      </w:r>
      <w:r w:rsidR="00214C7A" w:rsidRPr="00214C7A">
        <w:rPr>
          <w:rFonts w:hint="eastAsia"/>
        </w:rPr>
        <w:t>購入元</w:t>
      </w:r>
      <w:r w:rsidRPr="0049256C">
        <w:rPr>
          <w:rFonts w:hint="eastAsia"/>
        </w:rPr>
        <w:t>に問い合わせする</w:t>
      </w:r>
      <w:r w:rsidR="001F44DC">
        <w:rPr>
          <w:rFonts w:hint="eastAsia"/>
        </w:rPr>
        <w:t>。</w:t>
      </w:r>
    </w:p>
    <w:p w14:paraId="67B77FAF" w14:textId="5D993A28" w:rsidR="005B6671" w:rsidRPr="0049256C" w:rsidRDefault="005B6671" w:rsidP="00FD0078">
      <w:pPr>
        <w:pStyle w:val="23"/>
      </w:pPr>
      <w:r w:rsidRPr="0049256C">
        <w:rPr>
          <w:rFonts w:hint="eastAsia"/>
        </w:rPr>
        <w:t>07</w:t>
      </w:r>
      <w:del w:id="7375" w:author="IRK" w:date="2020-03-10T16:09:00Z">
        <w:r w:rsidRPr="0049256C" w:rsidDel="00785E68">
          <w:rPr>
            <w:rFonts w:hint="eastAsia"/>
          </w:rPr>
          <w:delText>:</w:delText>
        </w:r>
      </w:del>
      <w:ins w:id="7376" w:author="IRK" w:date="2020-03-10T16:09:00Z">
        <w:r w:rsidR="00785E68">
          <w:rPr>
            <w:rFonts w:hint="eastAsia"/>
          </w:rPr>
          <w:t>：</w:t>
        </w:r>
      </w:ins>
      <w:r w:rsidRPr="0049256C">
        <w:rPr>
          <w:rFonts w:hint="eastAsia"/>
        </w:rPr>
        <w:t xml:space="preserve"> </w:t>
      </w:r>
      <w:r w:rsidRPr="0049256C">
        <w:rPr>
          <w:rFonts w:hint="eastAsia"/>
        </w:rPr>
        <w:t>登録されていない単位システム</w:t>
      </w:r>
      <w:r w:rsidR="001F44DC">
        <w:rPr>
          <w:rFonts w:hint="eastAsia"/>
        </w:rPr>
        <w:t>である。</w:t>
      </w:r>
      <w:r w:rsidRPr="0049256C">
        <w:rPr>
          <w:rFonts w:hint="eastAsia"/>
        </w:rPr>
        <w:t>InnoRules</w:t>
      </w:r>
      <w:r w:rsidR="00214C7A" w:rsidRPr="00214C7A">
        <w:rPr>
          <w:rFonts w:hint="eastAsia"/>
        </w:rPr>
        <w:t>購入元</w:t>
      </w:r>
      <w:r w:rsidRPr="0049256C">
        <w:rPr>
          <w:rFonts w:hint="eastAsia"/>
        </w:rPr>
        <w:t>に問い合わせする</w:t>
      </w:r>
      <w:r w:rsidR="001F44DC">
        <w:rPr>
          <w:rFonts w:hint="eastAsia"/>
        </w:rPr>
        <w:t>。</w:t>
      </w:r>
    </w:p>
    <w:p w14:paraId="05AA47F3" w14:textId="23A4E7D6" w:rsidR="005B6671" w:rsidRPr="0049256C" w:rsidRDefault="005B6671" w:rsidP="00FD0078">
      <w:pPr>
        <w:pStyle w:val="23"/>
      </w:pPr>
      <w:r w:rsidRPr="0049256C">
        <w:rPr>
          <w:rFonts w:hint="eastAsia"/>
        </w:rPr>
        <w:t>08</w:t>
      </w:r>
      <w:del w:id="7377" w:author="IRK" w:date="2020-03-10T16:09:00Z">
        <w:r w:rsidRPr="0049256C" w:rsidDel="00785E68">
          <w:rPr>
            <w:rFonts w:hint="eastAsia"/>
          </w:rPr>
          <w:delText>:</w:delText>
        </w:r>
      </w:del>
      <w:ins w:id="7378" w:author="IRK" w:date="2020-03-10T16:09:00Z">
        <w:r w:rsidR="00785E68">
          <w:rPr>
            <w:rFonts w:hint="eastAsia"/>
          </w:rPr>
          <w:t>：</w:t>
        </w:r>
      </w:ins>
      <w:r w:rsidRPr="0049256C">
        <w:rPr>
          <w:rFonts w:hint="eastAsia"/>
        </w:rPr>
        <w:t xml:space="preserve"> </w:t>
      </w:r>
      <w:r w:rsidRPr="0049256C">
        <w:rPr>
          <w:rFonts w:hint="eastAsia"/>
        </w:rPr>
        <w:t>ルール数がライセンスの制約を超過</w:t>
      </w:r>
      <w:r w:rsidR="001F44DC">
        <w:rPr>
          <w:rFonts w:hint="eastAsia"/>
        </w:rPr>
        <w:t>した</w:t>
      </w:r>
      <w:r w:rsidRPr="0049256C">
        <w:rPr>
          <w:rFonts w:hint="eastAsia"/>
        </w:rPr>
        <w:t>。</w:t>
      </w:r>
      <w:r w:rsidRPr="0049256C">
        <w:rPr>
          <w:rFonts w:hint="eastAsia"/>
        </w:rPr>
        <w:t>InnoRules</w:t>
      </w:r>
      <w:r w:rsidR="00214C7A" w:rsidRPr="00214C7A">
        <w:rPr>
          <w:rFonts w:hint="eastAsia"/>
        </w:rPr>
        <w:t>購入元</w:t>
      </w:r>
      <w:r w:rsidRPr="0049256C">
        <w:rPr>
          <w:rFonts w:hint="eastAsia"/>
        </w:rPr>
        <w:t>に問い合わせする</w:t>
      </w:r>
      <w:r w:rsidR="001F44DC">
        <w:rPr>
          <w:rFonts w:hint="eastAsia"/>
        </w:rPr>
        <w:t>。</w:t>
      </w:r>
    </w:p>
    <w:p w14:paraId="7096F3EA" w14:textId="5A907E12" w:rsidR="005B6671" w:rsidRPr="0049256C" w:rsidRDefault="005B6671" w:rsidP="00FD0078">
      <w:pPr>
        <w:pStyle w:val="23"/>
      </w:pPr>
      <w:r w:rsidRPr="0049256C">
        <w:rPr>
          <w:rFonts w:hint="eastAsia"/>
        </w:rPr>
        <w:t>09</w:t>
      </w:r>
      <w:del w:id="7379" w:author="IRK" w:date="2020-03-10T16:09:00Z">
        <w:r w:rsidRPr="0049256C" w:rsidDel="00785E68">
          <w:rPr>
            <w:rFonts w:hint="eastAsia"/>
          </w:rPr>
          <w:delText>:</w:delText>
        </w:r>
      </w:del>
      <w:ins w:id="7380" w:author="IRK" w:date="2020-03-10T16:09:00Z">
        <w:r w:rsidR="00785E68">
          <w:rPr>
            <w:rFonts w:hint="eastAsia"/>
          </w:rPr>
          <w:t>：</w:t>
        </w:r>
      </w:ins>
      <w:r w:rsidRPr="0049256C">
        <w:rPr>
          <w:rFonts w:hint="eastAsia"/>
        </w:rPr>
        <w:t xml:space="preserve"> </w:t>
      </w:r>
      <w:r w:rsidRPr="0049256C">
        <w:rPr>
          <w:rFonts w:hint="eastAsia"/>
        </w:rPr>
        <w:t>ライセンス情報がネーミングシステムから見つからない。詳細メッセージを添付して技術サポート</w:t>
      </w:r>
      <w:del w:id="7381" w:author="IRK" w:date="2020-04-16T13:43:00Z">
        <w:r w:rsidRPr="0049256C" w:rsidDel="008521CE">
          <w:rPr>
            <w:rFonts w:hint="eastAsia"/>
          </w:rPr>
          <w:delText>を要求</w:delText>
        </w:r>
        <w:r w:rsidR="001F44DC" w:rsidDel="008521CE">
          <w:rPr>
            <w:rFonts w:hint="eastAsia"/>
          </w:rPr>
          <w:delText>する</w:delText>
        </w:r>
      </w:del>
      <w:ins w:id="7382" w:author="IRK" w:date="2020-04-16T13:43:00Z">
        <w:r w:rsidR="008521CE">
          <w:rPr>
            <w:rFonts w:hint="eastAsia"/>
          </w:rPr>
          <w:t>が必要である</w:t>
        </w:r>
      </w:ins>
      <w:r w:rsidR="001F44DC">
        <w:rPr>
          <w:rFonts w:hint="eastAsia"/>
        </w:rPr>
        <w:t>。</w:t>
      </w:r>
    </w:p>
    <w:p w14:paraId="6A185283" w14:textId="75FE3DC3" w:rsidR="005B6671" w:rsidRPr="0049256C" w:rsidRDefault="005B6671" w:rsidP="00FD0078">
      <w:pPr>
        <w:pStyle w:val="23"/>
      </w:pPr>
      <w:r w:rsidRPr="0049256C">
        <w:rPr>
          <w:rFonts w:hint="eastAsia"/>
        </w:rPr>
        <w:t>10</w:t>
      </w:r>
      <w:del w:id="7383" w:author="IRK" w:date="2020-03-10T16:09:00Z">
        <w:r w:rsidRPr="0049256C" w:rsidDel="00785E68">
          <w:rPr>
            <w:rFonts w:hint="eastAsia"/>
          </w:rPr>
          <w:delText>:</w:delText>
        </w:r>
      </w:del>
      <w:ins w:id="7384" w:author="IRK" w:date="2020-03-10T16:09:00Z">
        <w:r w:rsidR="00785E68">
          <w:rPr>
            <w:rFonts w:hint="eastAsia"/>
          </w:rPr>
          <w:t>：</w:t>
        </w:r>
      </w:ins>
      <w:r w:rsidRPr="0049256C">
        <w:rPr>
          <w:rFonts w:hint="eastAsia"/>
        </w:rPr>
        <w:t xml:space="preserve"> </w:t>
      </w:r>
      <w:r w:rsidRPr="0049256C">
        <w:rPr>
          <w:rFonts w:hint="eastAsia"/>
        </w:rPr>
        <w:t>ユーザアカウント数がライセンスの制約を超過</w:t>
      </w:r>
      <w:r w:rsidR="001F44DC">
        <w:rPr>
          <w:rFonts w:hint="eastAsia"/>
        </w:rPr>
        <w:t>した</w:t>
      </w:r>
      <w:r w:rsidRPr="0049256C">
        <w:rPr>
          <w:rFonts w:hint="eastAsia"/>
        </w:rPr>
        <w:t>。</w:t>
      </w:r>
      <w:r w:rsidRPr="0049256C">
        <w:rPr>
          <w:rFonts w:hint="eastAsia"/>
        </w:rPr>
        <w:t>InnoRules</w:t>
      </w:r>
      <w:r w:rsidR="00214C7A" w:rsidRPr="00214C7A">
        <w:rPr>
          <w:rFonts w:hint="eastAsia"/>
        </w:rPr>
        <w:t>購入元</w:t>
      </w:r>
      <w:r w:rsidRPr="0049256C">
        <w:rPr>
          <w:rFonts w:hint="eastAsia"/>
        </w:rPr>
        <w:t>に問い合わせする</w:t>
      </w:r>
      <w:r w:rsidR="001F44DC">
        <w:rPr>
          <w:rFonts w:hint="eastAsia"/>
        </w:rPr>
        <w:t>。</w:t>
      </w:r>
    </w:p>
    <w:p w14:paraId="42226B31" w14:textId="42381D02" w:rsidR="005B6671" w:rsidRPr="0049256C" w:rsidRDefault="005B6671" w:rsidP="00FD0078">
      <w:pPr>
        <w:pStyle w:val="23"/>
      </w:pPr>
      <w:r w:rsidRPr="0049256C">
        <w:rPr>
          <w:rFonts w:hint="eastAsia"/>
        </w:rPr>
        <w:t>99</w:t>
      </w:r>
      <w:del w:id="7385" w:author="IRK" w:date="2020-03-10T16:09:00Z">
        <w:r w:rsidRPr="0049256C" w:rsidDel="00785E68">
          <w:rPr>
            <w:rFonts w:hint="eastAsia"/>
          </w:rPr>
          <w:delText>:</w:delText>
        </w:r>
      </w:del>
      <w:ins w:id="7386" w:author="IRK" w:date="2020-03-10T16:09:00Z">
        <w:r w:rsidR="00785E68">
          <w:rPr>
            <w:rFonts w:hint="eastAsia"/>
          </w:rPr>
          <w:t>：</w:t>
        </w:r>
      </w:ins>
      <w:r w:rsidRPr="0049256C">
        <w:rPr>
          <w:rFonts w:hint="eastAsia"/>
        </w:rPr>
        <w:t xml:space="preserve"> </w:t>
      </w:r>
      <w:r w:rsidRPr="0049256C">
        <w:rPr>
          <w:rFonts w:hint="eastAsia"/>
        </w:rPr>
        <w:t>その他のライセンスエラー</w:t>
      </w:r>
      <w:r w:rsidR="001F44DC">
        <w:rPr>
          <w:rFonts w:hint="eastAsia"/>
        </w:rPr>
        <w:t>は</w:t>
      </w:r>
      <w:r w:rsidRPr="0049256C">
        <w:rPr>
          <w:rFonts w:hint="eastAsia"/>
        </w:rPr>
        <w:t>詳細メッセージを添付して技術サポート</w:t>
      </w:r>
      <w:del w:id="7387" w:author="IRK" w:date="2020-04-16T13:43:00Z">
        <w:r w:rsidRPr="0049256C" w:rsidDel="008521CE">
          <w:rPr>
            <w:rFonts w:hint="eastAsia"/>
          </w:rPr>
          <w:delText>を要求</w:delText>
        </w:r>
        <w:r w:rsidR="001F44DC" w:rsidDel="008521CE">
          <w:rPr>
            <w:rFonts w:hint="eastAsia"/>
          </w:rPr>
          <w:delText>すること</w:delText>
        </w:r>
      </w:del>
      <w:ins w:id="7388" w:author="IRK" w:date="2020-04-16T13:43:00Z">
        <w:r w:rsidR="008521CE">
          <w:rPr>
            <w:rFonts w:hint="eastAsia"/>
          </w:rPr>
          <w:t>が必要である</w:t>
        </w:r>
      </w:ins>
      <w:r w:rsidR="001F44DC">
        <w:rPr>
          <w:rFonts w:hint="eastAsia"/>
        </w:rPr>
        <w:t>。</w:t>
      </w:r>
    </w:p>
    <w:p w14:paraId="3D771D74" w14:textId="77777777" w:rsidR="005B6671" w:rsidRPr="0049256C" w:rsidRDefault="005B6671" w:rsidP="00EC7890"/>
    <w:p w14:paraId="1DB1BF23" w14:textId="77777777" w:rsidR="005B6671" w:rsidRPr="0049256C" w:rsidRDefault="005B6671">
      <w:pPr>
        <w:pStyle w:val="32"/>
        <w:pPrChange w:id="7389" w:author="IRK" w:date="2020-05-11T09:51:00Z">
          <w:pPr>
            <w:pStyle w:val="32"/>
            <w:spacing w:before="12" w:after="12"/>
            <w:jc w:val="left"/>
          </w:pPr>
        </w:pPrChange>
      </w:pPr>
      <w:bookmarkStart w:id="7390" w:name="_Toc429066687"/>
      <w:bookmarkStart w:id="7391" w:name="_Toc441755442"/>
      <w:bookmarkStart w:id="7392" w:name="_Toc40449676"/>
      <w:r w:rsidRPr="0049256C">
        <w:rPr>
          <w:rFonts w:hint="eastAsia"/>
        </w:rPr>
        <w:t>IRE-12300</w:t>
      </w:r>
      <w:r w:rsidRPr="0049256C">
        <w:rPr>
          <w:rFonts w:hint="eastAsia"/>
          <w:vertAlign w:val="superscript"/>
        </w:rPr>
        <w:t>*</w:t>
      </w:r>
      <w:bookmarkEnd w:id="7390"/>
      <w:bookmarkEnd w:id="7391"/>
      <w:bookmarkEnd w:id="7392"/>
    </w:p>
    <w:p w14:paraId="46FE6CF1" w14:textId="77777777" w:rsidR="005B6671" w:rsidRPr="0049256C" w:rsidRDefault="005B6671" w:rsidP="00FD0078">
      <w:pPr>
        <w:pStyle w:val="10"/>
      </w:pPr>
      <w:r w:rsidRPr="0049256C">
        <w:rPr>
          <w:rFonts w:hint="eastAsia"/>
        </w:rPr>
        <w:t>エラーメッセージ</w:t>
      </w:r>
    </w:p>
    <w:p w14:paraId="29A6417A" w14:textId="77777777" w:rsidR="005B6671" w:rsidRPr="0049256C" w:rsidRDefault="005B6671" w:rsidP="00FD0078">
      <w:pPr>
        <w:pStyle w:val="13"/>
      </w:pPr>
      <w:r w:rsidRPr="0049256C">
        <w:rPr>
          <w:rFonts w:hint="eastAsia"/>
        </w:rPr>
        <w:t>TCP</w:t>
      </w:r>
      <w:r w:rsidRPr="0049256C">
        <w:rPr>
          <w:rFonts w:hint="eastAsia"/>
        </w:rPr>
        <w:t>コネクタサーバの設定に問題があります。</w:t>
      </w:r>
    </w:p>
    <w:p w14:paraId="6A2ABCAF" w14:textId="6F9FA94F" w:rsidR="005B6671" w:rsidRPr="0049256C" w:rsidRDefault="005B6671" w:rsidP="00FD0078">
      <w:pPr>
        <w:pStyle w:val="10"/>
      </w:pPr>
      <w:del w:id="7393" w:author="IRK" w:date="2020-03-12T13:39:00Z">
        <w:r w:rsidRPr="0049256C" w:rsidDel="00B97D19">
          <w:rPr>
            <w:rFonts w:hint="eastAsia"/>
          </w:rPr>
          <w:delText>理由</w:delText>
        </w:r>
      </w:del>
      <w:ins w:id="7394" w:author="IRK" w:date="2020-03-12T13:39:00Z">
        <w:r w:rsidR="00B97D19">
          <w:rPr>
            <w:rFonts w:hint="eastAsia"/>
          </w:rPr>
          <w:t>事由</w:t>
        </w:r>
      </w:ins>
      <w:r w:rsidRPr="0049256C">
        <w:rPr>
          <w:rFonts w:hint="eastAsia"/>
        </w:rPr>
        <w:t>コード</w:t>
      </w:r>
    </w:p>
    <w:p w14:paraId="04957DD7" w14:textId="392DCB48" w:rsidR="005B6671" w:rsidRPr="0049256C" w:rsidRDefault="005B6671" w:rsidP="00FD0078">
      <w:pPr>
        <w:pStyle w:val="23"/>
      </w:pPr>
      <w:r w:rsidRPr="0049256C">
        <w:rPr>
          <w:rFonts w:hint="eastAsia"/>
        </w:rPr>
        <w:t>00</w:t>
      </w:r>
      <w:del w:id="7395" w:author="IRK" w:date="2020-03-10T16:09:00Z">
        <w:r w:rsidRPr="0049256C" w:rsidDel="00785E68">
          <w:rPr>
            <w:rFonts w:hint="eastAsia"/>
          </w:rPr>
          <w:delText>:</w:delText>
        </w:r>
      </w:del>
      <w:ins w:id="7396" w:author="IRK" w:date="2020-03-10T16:09:00Z">
        <w:r w:rsidR="00785E68">
          <w:rPr>
            <w:rFonts w:hint="eastAsia"/>
          </w:rPr>
          <w:t>：</w:t>
        </w:r>
      </w:ins>
      <w:r w:rsidRPr="0049256C">
        <w:rPr>
          <w:rFonts w:hint="eastAsia"/>
        </w:rPr>
        <w:t xml:space="preserve"> </w:t>
      </w:r>
      <w:r w:rsidRPr="0049256C">
        <w:rPr>
          <w:rFonts w:hint="eastAsia"/>
        </w:rPr>
        <w:t>サーバ名が設定されていない</w:t>
      </w:r>
      <w:r w:rsidR="001F44DC">
        <w:rPr>
          <w:rFonts w:hint="eastAsia"/>
        </w:rPr>
        <w:t>。</w:t>
      </w:r>
    </w:p>
    <w:p w14:paraId="760942AC" w14:textId="1DCEA250" w:rsidR="005B6671" w:rsidRPr="0049256C" w:rsidRDefault="005B6671" w:rsidP="00FD0078">
      <w:pPr>
        <w:pStyle w:val="23"/>
      </w:pPr>
      <w:r w:rsidRPr="0049256C">
        <w:rPr>
          <w:rFonts w:hint="eastAsia"/>
        </w:rPr>
        <w:t>01</w:t>
      </w:r>
      <w:del w:id="7397" w:author="IRK" w:date="2020-03-10T16:09:00Z">
        <w:r w:rsidRPr="0049256C" w:rsidDel="00785E68">
          <w:rPr>
            <w:rFonts w:hint="eastAsia"/>
          </w:rPr>
          <w:delText>:</w:delText>
        </w:r>
      </w:del>
      <w:ins w:id="7398" w:author="IRK" w:date="2020-03-10T16:09:00Z">
        <w:r w:rsidR="00785E68">
          <w:rPr>
            <w:rFonts w:hint="eastAsia"/>
          </w:rPr>
          <w:t>：</w:t>
        </w:r>
      </w:ins>
      <w:r w:rsidRPr="0049256C">
        <w:rPr>
          <w:rFonts w:hint="eastAsia"/>
        </w:rPr>
        <w:t xml:space="preserve"> </w:t>
      </w:r>
      <w:r w:rsidRPr="0049256C">
        <w:rPr>
          <w:rFonts w:hint="eastAsia"/>
        </w:rPr>
        <w:t>同一サーバ名が既に登録されている。</w:t>
      </w:r>
    </w:p>
    <w:p w14:paraId="33680B42" w14:textId="3619394D" w:rsidR="00404274" w:rsidRDefault="00404274">
      <w:pPr>
        <w:jc w:val="left"/>
        <w:rPr>
          <w:rFonts w:cs="Arial"/>
          <w:b/>
          <w:bCs/>
          <w:spacing w:val="0"/>
          <w:sz w:val="22"/>
          <w:szCs w:val="24"/>
        </w:rPr>
      </w:pPr>
      <w:del w:id="7399" w:author="IRK" w:date="2020-04-16T14:40:00Z">
        <w:r w:rsidDel="00D4323D">
          <w:br w:type="page"/>
        </w:r>
      </w:del>
    </w:p>
    <w:p w14:paraId="77081B11" w14:textId="77777777" w:rsidR="005B6671" w:rsidRPr="0049256C" w:rsidRDefault="005B6671">
      <w:pPr>
        <w:pStyle w:val="32"/>
        <w:pPrChange w:id="7400" w:author="IRK" w:date="2020-05-11T09:51:00Z">
          <w:pPr>
            <w:pStyle w:val="32"/>
            <w:spacing w:before="12" w:after="12"/>
            <w:jc w:val="left"/>
          </w:pPr>
        </w:pPrChange>
      </w:pPr>
      <w:bookmarkStart w:id="7401" w:name="_Toc465092237"/>
      <w:bookmarkStart w:id="7402" w:name="_Toc429066688"/>
      <w:bookmarkStart w:id="7403" w:name="_Toc441755443"/>
      <w:bookmarkStart w:id="7404" w:name="_Toc40449677"/>
      <w:bookmarkEnd w:id="7401"/>
      <w:r w:rsidRPr="0049256C">
        <w:rPr>
          <w:rFonts w:hint="eastAsia"/>
        </w:rPr>
        <w:t>IRE-12301</w:t>
      </w:r>
      <w:bookmarkEnd w:id="7402"/>
      <w:bookmarkEnd w:id="7403"/>
      <w:bookmarkEnd w:id="7404"/>
    </w:p>
    <w:p w14:paraId="0D0349EC" w14:textId="77777777" w:rsidR="005B6671" w:rsidRPr="0049256C" w:rsidRDefault="005B6671" w:rsidP="00FD0078">
      <w:pPr>
        <w:pStyle w:val="10"/>
      </w:pPr>
      <w:r w:rsidRPr="0049256C">
        <w:rPr>
          <w:rFonts w:hint="eastAsia"/>
        </w:rPr>
        <w:t>エラーメッセージ</w:t>
      </w:r>
    </w:p>
    <w:p w14:paraId="5237A831" w14:textId="77777777" w:rsidR="005B6671" w:rsidRPr="0049256C" w:rsidRDefault="005B6671" w:rsidP="00FD0078">
      <w:pPr>
        <w:pStyle w:val="13"/>
      </w:pPr>
      <w:r w:rsidRPr="0049256C">
        <w:rPr>
          <w:rFonts w:hint="eastAsia"/>
        </w:rPr>
        <w:t>TCP</w:t>
      </w:r>
      <w:r w:rsidRPr="0049256C">
        <w:rPr>
          <w:rFonts w:hint="eastAsia"/>
        </w:rPr>
        <w:t>コネクタサーバの始動中にエラーが発生しました。</w:t>
      </w:r>
    </w:p>
    <w:p w14:paraId="3C3C4840" w14:textId="77777777" w:rsidR="005B6671" w:rsidRPr="0049256C" w:rsidRDefault="005B6671" w:rsidP="00FD0078">
      <w:pPr>
        <w:pStyle w:val="10"/>
      </w:pPr>
      <w:r w:rsidRPr="0049256C">
        <w:rPr>
          <w:rFonts w:hint="eastAsia"/>
        </w:rPr>
        <w:t>原因</w:t>
      </w:r>
    </w:p>
    <w:p w14:paraId="6FACA107" w14:textId="7807F1D6" w:rsidR="005B6671" w:rsidRPr="002127E5" w:rsidRDefault="005B6671" w:rsidP="00FD0078">
      <w:pPr>
        <w:pStyle w:val="13"/>
      </w:pPr>
      <w:r w:rsidRPr="002127E5">
        <w:rPr>
          <w:rFonts w:hint="eastAsia"/>
        </w:rPr>
        <w:t>TCP</w:t>
      </w:r>
      <w:r w:rsidRPr="002127E5">
        <w:rPr>
          <w:rFonts w:hint="eastAsia"/>
        </w:rPr>
        <w:t>コネクタサーバ始動中にエラーが発生し</w:t>
      </w:r>
      <w:r w:rsidR="008145A1" w:rsidRPr="00A525EC">
        <w:rPr>
          <w:rFonts w:hint="eastAsia"/>
        </w:rPr>
        <w:t>サーバ実行が失敗した場合に発生する。サービスポートが既に</w:t>
      </w:r>
      <w:r w:rsidR="008145A1" w:rsidRPr="00086960">
        <w:rPr>
          <w:rFonts w:hint="eastAsia"/>
        </w:rPr>
        <w:t>使用されて</w:t>
      </w:r>
      <w:r w:rsidRPr="002127E5">
        <w:rPr>
          <w:rFonts w:hint="eastAsia"/>
        </w:rPr>
        <w:t>いるか、</w:t>
      </w:r>
      <w:r w:rsidRPr="002127E5">
        <w:rPr>
          <w:rFonts w:hint="eastAsia"/>
        </w:rPr>
        <w:t>MBean</w:t>
      </w:r>
      <w:r w:rsidRPr="00A525EC">
        <w:rPr>
          <w:rFonts w:hint="eastAsia"/>
        </w:rPr>
        <w:t>サーバに登録中に</w:t>
      </w:r>
      <w:r w:rsidRPr="00A525EC">
        <w:rPr>
          <w:rFonts w:hint="eastAsia"/>
        </w:rPr>
        <w:t>JM</w:t>
      </w:r>
      <w:r w:rsidRPr="002127E5">
        <w:t>X</w:t>
      </w:r>
      <w:r w:rsidR="008145A1" w:rsidRPr="002127E5">
        <w:rPr>
          <w:rFonts w:hint="eastAsia"/>
        </w:rPr>
        <w:t>例外が発生した可能性もある。</w:t>
      </w:r>
      <w:r w:rsidRPr="002127E5">
        <w:rPr>
          <w:rFonts w:hint="eastAsia"/>
        </w:rPr>
        <w:t>原因は追加メッセージを参照のこと。</w:t>
      </w:r>
    </w:p>
    <w:p w14:paraId="4CAA8B51" w14:textId="5FA161AD" w:rsidR="005B6671" w:rsidRPr="002127E5" w:rsidRDefault="008145A1" w:rsidP="00FD0078">
      <w:pPr>
        <w:pStyle w:val="10"/>
      </w:pPr>
      <w:r w:rsidRPr="00086960">
        <w:rPr>
          <w:rFonts w:hint="eastAsia"/>
        </w:rPr>
        <w:t>処置</w:t>
      </w:r>
      <w:r w:rsidR="005B6671" w:rsidRPr="002127E5">
        <w:rPr>
          <w:rFonts w:hint="eastAsia"/>
        </w:rPr>
        <w:t>方法</w:t>
      </w:r>
    </w:p>
    <w:p w14:paraId="45AF9358" w14:textId="29DFF6D4" w:rsidR="005B6671" w:rsidRPr="002127E5" w:rsidRDefault="008145A1" w:rsidP="00FD0078">
      <w:pPr>
        <w:pStyle w:val="13"/>
      </w:pPr>
      <w:r w:rsidRPr="00A525EC">
        <w:rPr>
          <w:rFonts w:hint="eastAsia"/>
        </w:rPr>
        <w:t>エラーメッセージに含まれた追加メッセージを確認して</w:t>
      </w:r>
      <w:r w:rsidRPr="00086960">
        <w:rPr>
          <w:rFonts w:hint="eastAsia"/>
        </w:rPr>
        <w:t>処置</w:t>
      </w:r>
      <w:r w:rsidR="005B6671" w:rsidRPr="002127E5">
        <w:rPr>
          <w:rFonts w:hint="eastAsia"/>
        </w:rPr>
        <w:t>する。</w:t>
      </w:r>
    </w:p>
    <w:p w14:paraId="7BB4668A" w14:textId="77777777" w:rsidR="005B6671" w:rsidRPr="0049256C" w:rsidRDefault="005B6671" w:rsidP="00EC7890"/>
    <w:p w14:paraId="52CEB896" w14:textId="77777777" w:rsidR="005B6671" w:rsidRPr="0049256C" w:rsidRDefault="005B6671">
      <w:pPr>
        <w:pStyle w:val="32"/>
        <w:pPrChange w:id="7405" w:author="IRK" w:date="2020-05-11T09:51:00Z">
          <w:pPr>
            <w:pStyle w:val="32"/>
            <w:spacing w:before="12" w:after="12"/>
            <w:jc w:val="left"/>
          </w:pPr>
        </w:pPrChange>
      </w:pPr>
      <w:bookmarkStart w:id="7406" w:name="_Toc429066689"/>
      <w:bookmarkStart w:id="7407" w:name="_Toc441755444"/>
      <w:bookmarkStart w:id="7408" w:name="_Toc40449678"/>
      <w:r w:rsidRPr="0049256C">
        <w:rPr>
          <w:rFonts w:hint="eastAsia"/>
        </w:rPr>
        <w:t>IRE-12400</w:t>
      </w:r>
      <w:r w:rsidRPr="0049256C">
        <w:rPr>
          <w:rFonts w:hint="eastAsia"/>
          <w:vertAlign w:val="superscript"/>
        </w:rPr>
        <w:t>*</w:t>
      </w:r>
      <w:bookmarkEnd w:id="7406"/>
      <w:bookmarkEnd w:id="7407"/>
      <w:bookmarkEnd w:id="7408"/>
    </w:p>
    <w:p w14:paraId="5F8C4774" w14:textId="77777777" w:rsidR="005B6671" w:rsidRPr="0049256C" w:rsidRDefault="005B6671" w:rsidP="00FD0078">
      <w:pPr>
        <w:pStyle w:val="10"/>
      </w:pPr>
      <w:r w:rsidRPr="0049256C">
        <w:rPr>
          <w:rFonts w:hint="eastAsia"/>
        </w:rPr>
        <w:t>エラーメッセージ</w:t>
      </w:r>
    </w:p>
    <w:p w14:paraId="239E1BBD" w14:textId="4C0A0FD5" w:rsidR="005B6671" w:rsidRPr="0049256C" w:rsidRDefault="00A94B7A" w:rsidP="00FD0078">
      <w:pPr>
        <w:pStyle w:val="13"/>
      </w:pPr>
      <w:r w:rsidRPr="00A94B7A">
        <w:rPr>
          <w:rFonts w:hint="eastAsia"/>
        </w:rPr>
        <w:t>Web</w:t>
      </w:r>
      <w:r w:rsidRPr="00A94B7A">
        <w:rPr>
          <w:rFonts w:hint="eastAsia"/>
        </w:rPr>
        <w:t>サービスアダプタの設定に誤りがあります。</w:t>
      </w:r>
    </w:p>
    <w:p w14:paraId="039AD909" w14:textId="397F53B0" w:rsidR="005B6671" w:rsidRPr="0049256C" w:rsidRDefault="005B6671" w:rsidP="00FD0078">
      <w:pPr>
        <w:pStyle w:val="10"/>
      </w:pPr>
      <w:del w:id="7409" w:author="IRK" w:date="2020-03-12T13:39:00Z">
        <w:r w:rsidRPr="0049256C" w:rsidDel="00B97D19">
          <w:rPr>
            <w:rFonts w:hint="eastAsia"/>
          </w:rPr>
          <w:delText>理由</w:delText>
        </w:r>
      </w:del>
      <w:ins w:id="7410" w:author="IRK" w:date="2020-03-12T13:39:00Z">
        <w:r w:rsidR="00B97D19">
          <w:rPr>
            <w:rFonts w:hint="eastAsia"/>
          </w:rPr>
          <w:t>事由</w:t>
        </w:r>
      </w:ins>
      <w:r w:rsidRPr="0049256C">
        <w:rPr>
          <w:rFonts w:hint="eastAsia"/>
        </w:rPr>
        <w:t>コード</w:t>
      </w:r>
    </w:p>
    <w:p w14:paraId="6684EAA9" w14:textId="6FFF6294" w:rsidR="005B6671" w:rsidRPr="0049256C" w:rsidRDefault="005B6671" w:rsidP="00FD0078">
      <w:pPr>
        <w:pStyle w:val="23"/>
      </w:pPr>
      <w:r w:rsidRPr="0049256C">
        <w:rPr>
          <w:rFonts w:hint="eastAsia"/>
        </w:rPr>
        <w:t>01</w:t>
      </w:r>
      <w:del w:id="7411" w:author="IRK" w:date="2020-03-10T16:09:00Z">
        <w:r w:rsidRPr="0049256C" w:rsidDel="00785E68">
          <w:rPr>
            <w:rFonts w:hint="eastAsia"/>
          </w:rPr>
          <w:delText>:</w:delText>
        </w:r>
      </w:del>
      <w:ins w:id="7412" w:author="IRK" w:date="2020-03-10T16:09:00Z">
        <w:r w:rsidR="00785E68">
          <w:rPr>
            <w:rFonts w:hint="eastAsia"/>
          </w:rPr>
          <w:t>：</w:t>
        </w:r>
      </w:ins>
      <w:r w:rsidRPr="0049256C">
        <w:rPr>
          <w:rFonts w:hint="eastAsia"/>
        </w:rPr>
        <w:t xml:space="preserve"> </w:t>
      </w:r>
      <w:r w:rsidRPr="0049256C">
        <w:rPr>
          <w:rFonts w:hint="eastAsia"/>
        </w:rPr>
        <w:t>指定された</w:t>
      </w:r>
      <w:r w:rsidRPr="0049256C">
        <w:rPr>
          <w:rFonts w:hint="eastAsia"/>
        </w:rPr>
        <w:t>WSDL</w:t>
      </w:r>
      <w:r w:rsidRPr="0049256C">
        <w:rPr>
          <w:rFonts w:hint="eastAsia"/>
        </w:rPr>
        <w:t>プロバイダクラスが見つからない</w:t>
      </w:r>
      <w:r w:rsidR="001F44DC">
        <w:rPr>
          <w:rFonts w:hint="eastAsia"/>
        </w:rPr>
        <w:t>。</w:t>
      </w:r>
    </w:p>
    <w:p w14:paraId="142B3EAC" w14:textId="4668DF27" w:rsidR="005B6671" w:rsidRPr="0049256C" w:rsidRDefault="005B6671" w:rsidP="00FD0078">
      <w:pPr>
        <w:pStyle w:val="23"/>
      </w:pPr>
      <w:r w:rsidRPr="0049256C">
        <w:rPr>
          <w:rFonts w:hint="eastAsia"/>
        </w:rPr>
        <w:t>02</w:t>
      </w:r>
      <w:del w:id="7413" w:author="IRK" w:date="2020-03-10T16:09:00Z">
        <w:r w:rsidRPr="0049256C" w:rsidDel="00785E68">
          <w:rPr>
            <w:rFonts w:hint="eastAsia"/>
          </w:rPr>
          <w:delText>:</w:delText>
        </w:r>
      </w:del>
      <w:ins w:id="7414" w:author="IRK" w:date="2020-03-10T16:09:00Z">
        <w:r w:rsidR="00785E68">
          <w:rPr>
            <w:rFonts w:hint="eastAsia"/>
          </w:rPr>
          <w:t>：</w:t>
        </w:r>
      </w:ins>
      <w:r w:rsidRPr="0049256C">
        <w:rPr>
          <w:rFonts w:hint="eastAsia"/>
        </w:rPr>
        <w:t xml:space="preserve"> WSDL</w:t>
      </w:r>
      <w:r w:rsidRPr="0049256C">
        <w:rPr>
          <w:rFonts w:hint="eastAsia"/>
        </w:rPr>
        <w:t>プロバイダクラスを生成する途中でエラーが発生</w:t>
      </w:r>
      <w:r w:rsidR="001F44DC">
        <w:rPr>
          <w:rFonts w:hint="eastAsia"/>
        </w:rPr>
        <w:t>した。</w:t>
      </w:r>
    </w:p>
    <w:p w14:paraId="5A1007D4" w14:textId="4F576737" w:rsidR="005B6671" w:rsidRPr="0049256C" w:rsidRDefault="005B6671" w:rsidP="00FD0078">
      <w:pPr>
        <w:pStyle w:val="23"/>
      </w:pPr>
      <w:r w:rsidRPr="0049256C">
        <w:rPr>
          <w:rFonts w:hint="eastAsia"/>
        </w:rPr>
        <w:t>03</w:t>
      </w:r>
      <w:del w:id="7415" w:author="IRK" w:date="2020-03-10T16:09:00Z">
        <w:r w:rsidRPr="0049256C" w:rsidDel="00785E68">
          <w:rPr>
            <w:rFonts w:hint="eastAsia"/>
          </w:rPr>
          <w:delText>:</w:delText>
        </w:r>
      </w:del>
      <w:ins w:id="7416" w:author="IRK" w:date="2020-03-10T16:09:00Z">
        <w:r w:rsidR="00785E68">
          <w:rPr>
            <w:rFonts w:hint="eastAsia"/>
          </w:rPr>
          <w:t>：</w:t>
        </w:r>
      </w:ins>
      <w:r w:rsidRPr="0049256C">
        <w:rPr>
          <w:rFonts w:hint="eastAsia"/>
        </w:rPr>
        <w:t xml:space="preserve"> </w:t>
      </w:r>
      <w:r w:rsidRPr="0049256C">
        <w:rPr>
          <w:rFonts w:hint="eastAsia"/>
        </w:rPr>
        <w:t>単位システムの</w:t>
      </w:r>
      <w:r w:rsidRPr="0049256C">
        <w:rPr>
          <w:rFonts w:hint="eastAsia"/>
        </w:rPr>
        <w:t>ID</w:t>
      </w:r>
      <w:r w:rsidRPr="0049256C">
        <w:rPr>
          <w:rFonts w:hint="eastAsia"/>
        </w:rPr>
        <w:t>が指定されていない</w:t>
      </w:r>
      <w:r w:rsidR="001F44DC">
        <w:rPr>
          <w:rFonts w:hint="eastAsia"/>
        </w:rPr>
        <w:t>。</w:t>
      </w:r>
    </w:p>
    <w:p w14:paraId="34092476" w14:textId="3E57EA8F" w:rsidR="005B6671" w:rsidRPr="0049256C" w:rsidRDefault="005B6671" w:rsidP="00FD0078">
      <w:pPr>
        <w:pStyle w:val="23"/>
      </w:pPr>
      <w:r w:rsidRPr="0049256C">
        <w:rPr>
          <w:rFonts w:hint="eastAsia"/>
        </w:rPr>
        <w:t>04</w:t>
      </w:r>
      <w:del w:id="7417" w:author="IRK" w:date="2020-03-10T16:09:00Z">
        <w:r w:rsidRPr="0049256C" w:rsidDel="00785E68">
          <w:rPr>
            <w:rFonts w:hint="eastAsia"/>
          </w:rPr>
          <w:delText>:</w:delText>
        </w:r>
      </w:del>
      <w:ins w:id="7418" w:author="IRK" w:date="2020-03-10T16:09:00Z">
        <w:r w:rsidR="00785E68">
          <w:rPr>
            <w:rFonts w:hint="eastAsia"/>
          </w:rPr>
          <w:t>：</w:t>
        </w:r>
      </w:ins>
      <w:r w:rsidRPr="0049256C">
        <w:rPr>
          <w:rFonts w:hint="eastAsia"/>
        </w:rPr>
        <w:t xml:space="preserve"> </w:t>
      </w:r>
      <w:r w:rsidRPr="0049256C">
        <w:rPr>
          <w:rFonts w:hint="eastAsia"/>
        </w:rPr>
        <w:t>エイリアスが重複、または基本単位システムを</w:t>
      </w:r>
      <w:r w:rsidR="004926B0">
        <w:rPr>
          <w:rFonts w:hint="eastAsia"/>
        </w:rPr>
        <w:t>2</w:t>
      </w:r>
      <w:r w:rsidR="004926B0" w:rsidRPr="0049256C">
        <w:rPr>
          <w:rFonts w:hint="eastAsia"/>
        </w:rPr>
        <w:t>つ</w:t>
      </w:r>
      <w:r w:rsidRPr="0049256C">
        <w:rPr>
          <w:rFonts w:hint="eastAsia"/>
        </w:rPr>
        <w:t>以上指定</w:t>
      </w:r>
      <w:r w:rsidR="001F44DC">
        <w:rPr>
          <w:rFonts w:hint="eastAsia"/>
        </w:rPr>
        <w:t>する。</w:t>
      </w:r>
    </w:p>
    <w:p w14:paraId="5DC8918A" w14:textId="4AE9AEE2" w:rsidR="005B6671" w:rsidRPr="0049256C" w:rsidRDefault="005B6671" w:rsidP="00FD0078">
      <w:pPr>
        <w:pStyle w:val="23"/>
      </w:pPr>
      <w:r w:rsidRPr="0049256C">
        <w:rPr>
          <w:rFonts w:hint="eastAsia"/>
        </w:rPr>
        <w:t>05</w:t>
      </w:r>
      <w:del w:id="7419" w:author="IRK" w:date="2020-03-10T16:09:00Z">
        <w:r w:rsidRPr="0049256C" w:rsidDel="00785E68">
          <w:rPr>
            <w:rFonts w:hint="eastAsia"/>
          </w:rPr>
          <w:delText>:</w:delText>
        </w:r>
      </w:del>
      <w:ins w:id="7420" w:author="IRK" w:date="2020-03-10T16:09:00Z">
        <w:r w:rsidR="00785E68">
          <w:rPr>
            <w:rFonts w:hint="eastAsia"/>
          </w:rPr>
          <w:t>：</w:t>
        </w:r>
      </w:ins>
      <w:r w:rsidRPr="0049256C">
        <w:rPr>
          <w:rFonts w:hint="eastAsia"/>
        </w:rPr>
        <w:t xml:space="preserve"> </w:t>
      </w:r>
      <w:r w:rsidRPr="0049256C">
        <w:rPr>
          <w:rFonts w:hint="eastAsia"/>
        </w:rPr>
        <w:t>ルール</w:t>
      </w:r>
      <w:r w:rsidRPr="0049256C">
        <w:rPr>
          <w:rFonts w:hint="eastAsia"/>
        </w:rPr>
        <w:t>DB</w:t>
      </w:r>
      <w:r w:rsidRPr="0049256C">
        <w:rPr>
          <w:rFonts w:hint="eastAsia"/>
        </w:rPr>
        <w:t>設定が</w:t>
      </w:r>
      <w:r w:rsidR="004E15D9" w:rsidRPr="004E15D9">
        <w:rPr>
          <w:rFonts w:hint="eastAsia"/>
        </w:rPr>
        <w:t>未設定</w:t>
      </w:r>
      <w:del w:id="7421" w:author="IRK" w:date="2020-03-10T22:57:00Z">
        <w:r w:rsidRPr="0049256C" w:rsidDel="007846FF">
          <w:rPr>
            <w:rFonts w:hint="eastAsia"/>
          </w:rPr>
          <w:delText>もしくは</w:delText>
        </w:r>
      </w:del>
      <w:r w:rsidRPr="0049256C">
        <w:rPr>
          <w:rFonts w:hint="eastAsia"/>
        </w:rPr>
        <w:t>、</w:t>
      </w:r>
      <w:ins w:id="7422" w:author="IRK" w:date="2020-03-10T22:57:00Z">
        <w:r w:rsidR="007846FF">
          <w:rPr>
            <w:rFonts w:hint="eastAsia"/>
          </w:rPr>
          <w:t>または</w:t>
        </w:r>
      </w:ins>
      <w:r w:rsidRPr="0049256C">
        <w:rPr>
          <w:rFonts w:hint="eastAsia"/>
        </w:rPr>
        <w:t>誤っている</w:t>
      </w:r>
      <w:r w:rsidR="001F44DC">
        <w:rPr>
          <w:rFonts w:hint="eastAsia"/>
        </w:rPr>
        <w:t>。</w:t>
      </w:r>
    </w:p>
    <w:p w14:paraId="728450B1" w14:textId="49F6F531" w:rsidR="005B6671" w:rsidRPr="0049256C" w:rsidRDefault="005B6671" w:rsidP="00FD0078">
      <w:pPr>
        <w:pStyle w:val="23"/>
      </w:pPr>
      <w:r w:rsidRPr="0049256C">
        <w:rPr>
          <w:rFonts w:hint="eastAsia"/>
        </w:rPr>
        <w:t>06</w:t>
      </w:r>
      <w:del w:id="7423" w:author="IRK" w:date="2020-03-10T16:09:00Z">
        <w:r w:rsidRPr="0049256C" w:rsidDel="00785E68">
          <w:rPr>
            <w:rFonts w:hint="eastAsia"/>
          </w:rPr>
          <w:delText>:</w:delText>
        </w:r>
      </w:del>
      <w:ins w:id="7424" w:author="IRK" w:date="2020-03-10T16:09:00Z">
        <w:r w:rsidR="00785E68">
          <w:rPr>
            <w:rFonts w:hint="eastAsia"/>
          </w:rPr>
          <w:t>：</w:t>
        </w:r>
      </w:ins>
      <w:r w:rsidRPr="0049256C">
        <w:rPr>
          <w:rFonts w:hint="eastAsia"/>
        </w:rPr>
        <w:t xml:space="preserve"> </w:t>
      </w:r>
      <w:r w:rsidRPr="0049256C">
        <w:rPr>
          <w:rFonts w:hint="eastAsia"/>
        </w:rPr>
        <w:t>指定されたデータソースが見つからないか、ネーミングシステムで検索中にエラーが発生</w:t>
      </w:r>
      <w:r w:rsidR="001F44DC">
        <w:rPr>
          <w:rFonts w:hint="eastAsia"/>
        </w:rPr>
        <w:t>した。</w:t>
      </w:r>
    </w:p>
    <w:p w14:paraId="59189647" w14:textId="5679EE1F" w:rsidR="005B6671" w:rsidRPr="0049256C" w:rsidRDefault="005B6671" w:rsidP="00FD0078">
      <w:pPr>
        <w:pStyle w:val="23"/>
      </w:pPr>
      <w:r w:rsidRPr="0049256C">
        <w:rPr>
          <w:rFonts w:hint="eastAsia"/>
        </w:rPr>
        <w:t>07</w:t>
      </w:r>
      <w:del w:id="7425" w:author="IRK" w:date="2020-03-10T16:09:00Z">
        <w:r w:rsidRPr="0049256C" w:rsidDel="00785E68">
          <w:rPr>
            <w:rFonts w:hint="eastAsia"/>
          </w:rPr>
          <w:delText>:</w:delText>
        </w:r>
      </w:del>
      <w:ins w:id="7426" w:author="IRK" w:date="2020-03-10T16:09:00Z">
        <w:r w:rsidR="00785E68">
          <w:rPr>
            <w:rFonts w:hint="eastAsia"/>
          </w:rPr>
          <w:t>：</w:t>
        </w:r>
      </w:ins>
      <w:r w:rsidRPr="0049256C">
        <w:rPr>
          <w:rFonts w:hint="eastAsia"/>
        </w:rPr>
        <w:t xml:space="preserve"> </w:t>
      </w:r>
      <w:r w:rsidRPr="0049256C">
        <w:rPr>
          <w:rFonts w:hint="eastAsia"/>
        </w:rPr>
        <w:t>ルールインタフェース設定が</w:t>
      </w:r>
      <w:r w:rsidR="004E15D9" w:rsidRPr="004E15D9">
        <w:rPr>
          <w:rFonts w:hint="eastAsia"/>
        </w:rPr>
        <w:t>未設定</w:t>
      </w:r>
      <w:del w:id="7427" w:author="IRK" w:date="2020-03-10T22:57:00Z">
        <w:r w:rsidRPr="0049256C" w:rsidDel="007846FF">
          <w:rPr>
            <w:rFonts w:hint="eastAsia"/>
          </w:rPr>
          <w:delText>もしくは</w:delText>
        </w:r>
      </w:del>
      <w:r w:rsidRPr="0049256C">
        <w:rPr>
          <w:rFonts w:hint="eastAsia"/>
        </w:rPr>
        <w:t>、</w:t>
      </w:r>
      <w:ins w:id="7428" w:author="IRK" w:date="2020-03-10T22:57:00Z">
        <w:r w:rsidR="007846FF">
          <w:rPr>
            <w:rFonts w:hint="eastAsia"/>
          </w:rPr>
          <w:t>または</w:t>
        </w:r>
      </w:ins>
      <w:r w:rsidRPr="0049256C">
        <w:rPr>
          <w:rFonts w:hint="eastAsia"/>
        </w:rPr>
        <w:t>誤っている</w:t>
      </w:r>
      <w:r w:rsidR="001F44DC">
        <w:rPr>
          <w:rFonts w:hint="eastAsia"/>
        </w:rPr>
        <w:t>。</w:t>
      </w:r>
    </w:p>
    <w:p w14:paraId="1F4A04ED" w14:textId="67CE93C0" w:rsidR="005B6671" w:rsidRPr="0049256C" w:rsidRDefault="005B6671" w:rsidP="00FD0078">
      <w:pPr>
        <w:pStyle w:val="23"/>
      </w:pPr>
      <w:r w:rsidRPr="0049256C">
        <w:rPr>
          <w:rFonts w:hint="eastAsia"/>
        </w:rPr>
        <w:t>08</w:t>
      </w:r>
      <w:del w:id="7429" w:author="IRK" w:date="2020-03-10T16:09:00Z">
        <w:r w:rsidRPr="0049256C" w:rsidDel="00785E68">
          <w:rPr>
            <w:rFonts w:hint="eastAsia"/>
          </w:rPr>
          <w:delText>:</w:delText>
        </w:r>
      </w:del>
      <w:ins w:id="7430" w:author="IRK" w:date="2020-03-10T16:09:00Z">
        <w:r w:rsidR="00785E68">
          <w:rPr>
            <w:rFonts w:hint="eastAsia"/>
          </w:rPr>
          <w:t>：</w:t>
        </w:r>
      </w:ins>
      <w:r w:rsidRPr="0049256C">
        <w:rPr>
          <w:rFonts w:hint="eastAsia"/>
        </w:rPr>
        <w:t xml:space="preserve"> </w:t>
      </w:r>
      <w:r w:rsidRPr="0049256C">
        <w:rPr>
          <w:rFonts w:hint="eastAsia"/>
        </w:rPr>
        <w:t>ルールインタフェース設定が</w:t>
      </w:r>
      <w:r w:rsidR="004E15D9" w:rsidRPr="004E15D9">
        <w:rPr>
          <w:rFonts w:hint="eastAsia"/>
        </w:rPr>
        <w:t>未設定</w:t>
      </w:r>
      <w:del w:id="7431" w:author="IRK" w:date="2020-03-10T22:57:00Z">
        <w:r w:rsidRPr="0049256C" w:rsidDel="007846FF">
          <w:rPr>
            <w:rFonts w:hint="eastAsia"/>
          </w:rPr>
          <w:delText>もしくは</w:delText>
        </w:r>
      </w:del>
      <w:r w:rsidRPr="0049256C">
        <w:rPr>
          <w:rFonts w:hint="eastAsia"/>
        </w:rPr>
        <w:t>、</w:t>
      </w:r>
      <w:ins w:id="7432" w:author="IRK" w:date="2020-03-10T22:57:00Z">
        <w:r w:rsidR="007846FF">
          <w:rPr>
            <w:rFonts w:hint="eastAsia"/>
          </w:rPr>
          <w:t>または</w:t>
        </w:r>
      </w:ins>
      <w:r w:rsidRPr="0049256C">
        <w:rPr>
          <w:rFonts w:hint="eastAsia"/>
        </w:rPr>
        <w:t>誤っている</w:t>
      </w:r>
      <w:r w:rsidR="001F44DC">
        <w:rPr>
          <w:rFonts w:hint="eastAsia"/>
        </w:rPr>
        <w:t>。</w:t>
      </w:r>
    </w:p>
    <w:p w14:paraId="75ABB77C" w14:textId="67741E64" w:rsidR="005B6671" w:rsidRPr="0049256C" w:rsidRDefault="005B6671" w:rsidP="00FD0078">
      <w:pPr>
        <w:pStyle w:val="23"/>
      </w:pPr>
      <w:r w:rsidRPr="0049256C">
        <w:rPr>
          <w:rFonts w:hint="eastAsia"/>
        </w:rPr>
        <w:t>09</w:t>
      </w:r>
      <w:del w:id="7433" w:author="IRK" w:date="2020-03-10T16:09:00Z">
        <w:r w:rsidRPr="0049256C" w:rsidDel="00785E68">
          <w:rPr>
            <w:rFonts w:hint="eastAsia"/>
          </w:rPr>
          <w:delText>:</w:delText>
        </w:r>
      </w:del>
      <w:ins w:id="7434" w:author="IRK" w:date="2020-03-10T16:09:00Z">
        <w:r w:rsidR="00785E68">
          <w:rPr>
            <w:rFonts w:hint="eastAsia"/>
          </w:rPr>
          <w:t>：</w:t>
        </w:r>
      </w:ins>
      <w:r w:rsidRPr="0049256C">
        <w:rPr>
          <w:rFonts w:hint="eastAsia"/>
        </w:rPr>
        <w:t xml:space="preserve"> </w:t>
      </w:r>
      <w:r w:rsidR="00BA5E07">
        <w:rPr>
          <w:rFonts w:hint="eastAsia"/>
        </w:rPr>
        <w:t>Web</w:t>
      </w:r>
      <w:r w:rsidR="00BA5E07">
        <w:rPr>
          <w:rFonts w:hint="eastAsia"/>
        </w:rPr>
        <w:t>サービス</w:t>
      </w:r>
      <w:r w:rsidRPr="0049256C">
        <w:rPr>
          <w:rFonts w:hint="eastAsia"/>
        </w:rPr>
        <w:t>アダプタ名が指定されていない</w:t>
      </w:r>
      <w:r w:rsidR="001F44DC">
        <w:rPr>
          <w:rFonts w:hint="eastAsia"/>
        </w:rPr>
        <w:t>。</w:t>
      </w:r>
    </w:p>
    <w:p w14:paraId="57AB0383" w14:textId="20F4E852" w:rsidR="005B6671" w:rsidRPr="0049256C" w:rsidRDefault="005B6671" w:rsidP="00FD0078">
      <w:pPr>
        <w:pStyle w:val="23"/>
      </w:pPr>
      <w:r w:rsidRPr="0049256C">
        <w:rPr>
          <w:rFonts w:hint="eastAsia"/>
        </w:rPr>
        <w:t>10</w:t>
      </w:r>
      <w:del w:id="7435" w:author="IRK" w:date="2020-03-10T16:09:00Z">
        <w:r w:rsidRPr="0049256C" w:rsidDel="00785E68">
          <w:rPr>
            <w:rFonts w:hint="eastAsia"/>
          </w:rPr>
          <w:delText>:</w:delText>
        </w:r>
      </w:del>
      <w:ins w:id="7436" w:author="IRK" w:date="2020-03-10T16:09:00Z">
        <w:r w:rsidR="00785E68">
          <w:rPr>
            <w:rFonts w:hint="eastAsia"/>
          </w:rPr>
          <w:t>：</w:t>
        </w:r>
      </w:ins>
      <w:r w:rsidRPr="0049256C">
        <w:rPr>
          <w:rFonts w:hint="eastAsia"/>
        </w:rPr>
        <w:t xml:space="preserve"> </w:t>
      </w:r>
      <w:r w:rsidRPr="0049256C">
        <w:rPr>
          <w:rFonts w:hint="eastAsia"/>
        </w:rPr>
        <w:t>モニター設定が</w:t>
      </w:r>
      <w:r w:rsidR="004E15D9" w:rsidRPr="004E15D9">
        <w:rPr>
          <w:rFonts w:hint="eastAsia"/>
        </w:rPr>
        <w:t>未設定</w:t>
      </w:r>
      <w:del w:id="7437" w:author="IRK" w:date="2020-03-10T22:57:00Z">
        <w:r w:rsidRPr="0049256C" w:rsidDel="007846FF">
          <w:rPr>
            <w:rFonts w:hint="eastAsia"/>
          </w:rPr>
          <w:delText>もしくは</w:delText>
        </w:r>
      </w:del>
      <w:r w:rsidRPr="0049256C">
        <w:rPr>
          <w:rFonts w:hint="eastAsia"/>
        </w:rPr>
        <w:t>、</w:t>
      </w:r>
      <w:ins w:id="7438" w:author="IRK" w:date="2020-03-10T22:57:00Z">
        <w:r w:rsidR="007846FF">
          <w:rPr>
            <w:rFonts w:hint="eastAsia"/>
          </w:rPr>
          <w:t>または</w:t>
        </w:r>
      </w:ins>
      <w:r w:rsidRPr="0049256C">
        <w:rPr>
          <w:rFonts w:hint="eastAsia"/>
        </w:rPr>
        <w:t>誤っている</w:t>
      </w:r>
      <w:r w:rsidR="001F44DC">
        <w:rPr>
          <w:rFonts w:hint="eastAsia"/>
        </w:rPr>
        <w:t>。</w:t>
      </w:r>
    </w:p>
    <w:p w14:paraId="56B28EFB" w14:textId="48F34B18" w:rsidR="005B6671" w:rsidRPr="0049256C" w:rsidRDefault="005B6671" w:rsidP="00FD0078">
      <w:pPr>
        <w:pStyle w:val="23"/>
      </w:pPr>
      <w:r w:rsidRPr="0049256C">
        <w:rPr>
          <w:rFonts w:hint="eastAsia"/>
        </w:rPr>
        <w:t>11</w:t>
      </w:r>
      <w:del w:id="7439" w:author="IRK" w:date="2020-03-10T16:09:00Z">
        <w:r w:rsidRPr="0049256C" w:rsidDel="00785E68">
          <w:rPr>
            <w:rFonts w:hint="eastAsia"/>
          </w:rPr>
          <w:delText>:</w:delText>
        </w:r>
      </w:del>
      <w:ins w:id="7440" w:author="IRK" w:date="2020-03-10T16:09:00Z">
        <w:r w:rsidR="00785E68">
          <w:rPr>
            <w:rFonts w:hint="eastAsia"/>
          </w:rPr>
          <w:t>：</w:t>
        </w:r>
      </w:ins>
      <w:r w:rsidRPr="0049256C">
        <w:rPr>
          <w:rFonts w:hint="eastAsia"/>
        </w:rPr>
        <w:t xml:space="preserve"> </w:t>
      </w:r>
      <w:r w:rsidRPr="0049256C">
        <w:rPr>
          <w:rFonts w:hint="eastAsia"/>
        </w:rPr>
        <w:t>重複した単位システム</w:t>
      </w:r>
      <w:r w:rsidR="001F44DC">
        <w:rPr>
          <w:rFonts w:hint="eastAsia"/>
        </w:rPr>
        <w:t>である。</w:t>
      </w:r>
    </w:p>
    <w:p w14:paraId="1B241D96" w14:textId="77777777" w:rsidR="005B6671" w:rsidRPr="0049256C" w:rsidRDefault="005B6671" w:rsidP="00EC7890"/>
    <w:p w14:paraId="538FB445" w14:textId="77777777" w:rsidR="005B6671" w:rsidRPr="0049256C" w:rsidRDefault="005B6671">
      <w:pPr>
        <w:pStyle w:val="32"/>
        <w:pPrChange w:id="7441" w:author="IRK" w:date="2020-05-11T09:51:00Z">
          <w:pPr>
            <w:pStyle w:val="32"/>
            <w:spacing w:before="12" w:after="12"/>
            <w:jc w:val="left"/>
          </w:pPr>
        </w:pPrChange>
      </w:pPr>
      <w:bookmarkStart w:id="7442" w:name="_Toc429066690"/>
      <w:bookmarkStart w:id="7443" w:name="_Toc441755445"/>
      <w:bookmarkStart w:id="7444" w:name="_Toc40449679"/>
      <w:r w:rsidRPr="0049256C">
        <w:rPr>
          <w:rFonts w:hint="eastAsia"/>
        </w:rPr>
        <w:t>IRE-12401</w:t>
      </w:r>
      <w:bookmarkEnd w:id="7442"/>
      <w:bookmarkEnd w:id="7443"/>
      <w:bookmarkEnd w:id="7444"/>
    </w:p>
    <w:p w14:paraId="4B039E6C" w14:textId="77777777" w:rsidR="005B6671" w:rsidRPr="0049256C" w:rsidRDefault="005B6671" w:rsidP="00FD0078">
      <w:pPr>
        <w:pStyle w:val="10"/>
      </w:pPr>
      <w:r w:rsidRPr="0049256C">
        <w:rPr>
          <w:rFonts w:hint="eastAsia"/>
        </w:rPr>
        <w:t>エラーメッセージ</w:t>
      </w:r>
    </w:p>
    <w:p w14:paraId="64E16987" w14:textId="565D233B" w:rsidR="005B6671" w:rsidRPr="0049256C" w:rsidRDefault="00A94B7A" w:rsidP="00FD0078">
      <w:pPr>
        <w:pStyle w:val="13"/>
      </w:pPr>
      <w:r w:rsidRPr="00A94B7A">
        <w:rPr>
          <w:rFonts w:hint="eastAsia"/>
        </w:rPr>
        <w:t>Web</w:t>
      </w:r>
      <w:r w:rsidRPr="00A94B7A">
        <w:rPr>
          <w:rFonts w:hint="eastAsia"/>
        </w:rPr>
        <w:t>サービス情報のロード中に</w:t>
      </w:r>
      <w:r w:rsidRPr="00A94B7A">
        <w:rPr>
          <w:rFonts w:hint="eastAsia"/>
        </w:rPr>
        <w:t>DB</w:t>
      </w:r>
      <w:r w:rsidRPr="00A94B7A">
        <w:rPr>
          <w:rFonts w:hint="eastAsia"/>
        </w:rPr>
        <w:t>エラーが発生しました。</w:t>
      </w:r>
    </w:p>
    <w:p w14:paraId="369A4725" w14:textId="77777777" w:rsidR="005B6671" w:rsidRPr="0049256C" w:rsidRDefault="005B6671" w:rsidP="00FD0078">
      <w:pPr>
        <w:pStyle w:val="10"/>
      </w:pPr>
      <w:r w:rsidRPr="0049256C">
        <w:rPr>
          <w:rFonts w:hint="eastAsia"/>
        </w:rPr>
        <w:t>原因</w:t>
      </w:r>
    </w:p>
    <w:p w14:paraId="69F50FF7" w14:textId="78509434" w:rsidR="005B6671" w:rsidRPr="0049256C" w:rsidRDefault="005B6671" w:rsidP="00FD0078">
      <w:pPr>
        <w:pStyle w:val="13"/>
      </w:pPr>
      <w:r w:rsidRPr="0049256C">
        <w:rPr>
          <w:rFonts w:hint="eastAsia"/>
        </w:rPr>
        <w:t>ルール</w:t>
      </w:r>
      <w:r w:rsidRPr="0049256C">
        <w:rPr>
          <w:rFonts w:hint="eastAsia"/>
        </w:rPr>
        <w:t>DB</w:t>
      </w:r>
      <w:r w:rsidRPr="0049256C">
        <w:rPr>
          <w:rFonts w:hint="eastAsia"/>
        </w:rPr>
        <w:t>から</w:t>
      </w:r>
      <w:r w:rsidR="00BA5E07">
        <w:rPr>
          <w:rFonts w:hint="eastAsia"/>
        </w:rPr>
        <w:t>Web</w:t>
      </w:r>
      <w:r w:rsidR="00BA5E07">
        <w:rPr>
          <w:rFonts w:hint="eastAsia"/>
        </w:rPr>
        <w:t>サービス</w:t>
      </w:r>
      <w:r w:rsidRPr="0049256C">
        <w:rPr>
          <w:rFonts w:hint="eastAsia"/>
        </w:rPr>
        <w:t>データを読み込む途中に</w:t>
      </w:r>
      <w:r w:rsidRPr="0049256C">
        <w:rPr>
          <w:rFonts w:hint="eastAsia"/>
        </w:rPr>
        <w:t>JDBC</w:t>
      </w:r>
      <w:r w:rsidRPr="0049256C">
        <w:rPr>
          <w:rFonts w:hint="eastAsia"/>
        </w:rPr>
        <w:t>エラーが発生</w:t>
      </w:r>
      <w:r w:rsidR="001F44DC">
        <w:rPr>
          <w:rFonts w:hint="eastAsia"/>
        </w:rPr>
        <w:t>する</w:t>
      </w:r>
      <w:r w:rsidRPr="0049256C">
        <w:rPr>
          <w:rFonts w:hint="eastAsia"/>
        </w:rPr>
        <w:t>。</w:t>
      </w:r>
      <w:r w:rsidR="00BA5E07">
        <w:rPr>
          <w:rFonts w:hint="eastAsia"/>
        </w:rPr>
        <w:t>Web</w:t>
      </w:r>
      <w:r w:rsidR="00BA5E07">
        <w:rPr>
          <w:rFonts w:hint="eastAsia"/>
        </w:rPr>
        <w:t>サービス</w:t>
      </w:r>
      <w:r w:rsidRPr="0049256C">
        <w:rPr>
          <w:rFonts w:hint="eastAsia"/>
        </w:rPr>
        <w:t>アダプタが初期化される時、またはルールビルダーサーバが</w:t>
      </w:r>
      <w:r w:rsidR="00BA5E07">
        <w:rPr>
          <w:rFonts w:hint="eastAsia"/>
        </w:rPr>
        <w:t>Web</w:t>
      </w:r>
      <w:r w:rsidR="00BA5E07">
        <w:rPr>
          <w:rFonts w:hint="eastAsia"/>
        </w:rPr>
        <w:t>サービス</w:t>
      </w:r>
      <w:r w:rsidRPr="0049256C">
        <w:rPr>
          <w:rFonts w:hint="eastAsia"/>
        </w:rPr>
        <w:t>データを変更して同期化する時にルール</w:t>
      </w:r>
      <w:r w:rsidRPr="0049256C">
        <w:rPr>
          <w:rFonts w:hint="eastAsia"/>
        </w:rPr>
        <w:t>DB</w:t>
      </w:r>
      <w:r w:rsidRPr="0049256C">
        <w:rPr>
          <w:rFonts w:hint="eastAsia"/>
        </w:rPr>
        <w:t>にアクセスして</w:t>
      </w:r>
      <w:r w:rsidR="00BA5E07">
        <w:rPr>
          <w:rFonts w:hint="eastAsia"/>
        </w:rPr>
        <w:t>Web</w:t>
      </w:r>
      <w:r w:rsidR="00BA5E07">
        <w:rPr>
          <w:rFonts w:hint="eastAsia"/>
        </w:rPr>
        <w:t>サービス</w:t>
      </w:r>
      <w:r w:rsidRPr="0049256C">
        <w:rPr>
          <w:rFonts w:hint="eastAsia"/>
        </w:rPr>
        <w:t>データを照会する。</w:t>
      </w:r>
      <w:r w:rsidRPr="0049256C">
        <w:rPr>
          <w:rFonts w:hint="eastAsia"/>
        </w:rPr>
        <w:t>JDBC</w:t>
      </w:r>
      <w:r w:rsidRPr="0049256C">
        <w:rPr>
          <w:rFonts w:hint="eastAsia"/>
        </w:rPr>
        <w:t>エラーメッセージがエラーメッセージに含まれる。</w:t>
      </w:r>
    </w:p>
    <w:p w14:paraId="797260E7" w14:textId="1399CD5B" w:rsidR="005B6671" w:rsidRPr="00A525EC" w:rsidRDefault="008145A1" w:rsidP="00FD0078">
      <w:pPr>
        <w:pStyle w:val="10"/>
      </w:pPr>
      <w:r w:rsidRPr="00086960">
        <w:rPr>
          <w:rFonts w:hint="eastAsia"/>
        </w:rPr>
        <w:t>処置</w:t>
      </w:r>
      <w:r w:rsidR="005B6671" w:rsidRPr="002127E5">
        <w:rPr>
          <w:rFonts w:hint="eastAsia"/>
        </w:rPr>
        <w:t>方法</w:t>
      </w:r>
    </w:p>
    <w:p w14:paraId="33FC6685" w14:textId="3F2B0322" w:rsidR="005B6671" w:rsidRPr="00A525EC" w:rsidRDefault="005B6671" w:rsidP="00FD0078">
      <w:pPr>
        <w:pStyle w:val="13"/>
      </w:pPr>
      <w:r w:rsidRPr="00A525EC">
        <w:rPr>
          <w:rFonts w:hint="eastAsia"/>
        </w:rPr>
        <w:t>JDBC</w:t>
      </w:r>
      <w:r w:rsidR="008145A1" w:rsidRPr="002127E5">
        <w:rPr>
          <w:rFonts w:hint="eastAsia"/>
        </w:rPr>
        <w:t>エラーメッセージを確認して処置</w:t>
      </w:r>
      <w:r w:rsidRPr="002127E5">
        <w:rPr>
          <w:rFonts w:hint="eastAsia"/>
        </w:rPr>
        <w:t>する。</w:t>
      </w:r>
    </w:p>
    <w:p w14:paraId="3984C283" w14:textId="00B8063C" w:rsidR="00404274" w:rsidRDefault="00404274">
      <w:pPr>
        <w:jc w:val="left"/>
        <w:rPr>
          <w:rFonts w:cs="Arial"/>
          <w:b/>
          <w:bCs/>
          <w:spacing w:val="0"/>
          <w:sz w:val="22"/>
          <w:szCs w:val="24"/>
        </w:rPr>
      </w:pPr>
      <w:del w:id="7445" w:author="IRK" w:date="2020-04-16T14:40:00Z">
        <w:r w:rsidDel="00D4323D">
          <w:br w:type="page"/>
        </w:r>
      </w:del>
    </w:p>
    <w:p w14:paraId="13AD2AA8" w14:textId="77777777" w:rsidR="005B6671" w:rsidRPr="0049256C" w:rsidRDefault="005B6671">
      <w:pPr>
        <w:pStyle w:val="32"/>
        <w:pPrChange w:id="7446" w:author="IRK" w:date="2020-05-11T09:51:00Z">
          <w:pPr>
            <w:pStyle w:val="32"/>
            <w:spacing w:before="12" w:after="12"/>
            <w:jc w:val="left"/>
          </w:pPr>
        </w:pPrChange>
      </w:pPr>
      <w:bookmarkStart w:id="7447" w:name="_Toc465092241"/>
      <w:bookmarkStart w:id="7448" w:name="_Toc429066691"/>
      <w:bookmarkStart w:id="7449" w:name="_Toc441755446"/>
      <w:bookmarkStart w:id="7450" w:name="_Toc40449680"/>
      <w:bookmarkEnd w:id="7447"/>
      <w:r w:rsidRPr="0049256C">
        <w:rPr>
          <w:rFonts w:hint="eastAsia"/>
        </w:rPr>
        <w:t>IRE-12402</w:t>
      </w:r>
      <w:r w:rsidRPr="0049256C">
        <w:rPr>
          <w:rFonts w:hint="eastAsia"/>
          <w:vertAlign w:val="superscript"/>
        </w:rPr>
        <w:t>*</w:t>
      </w:r>
      <w:bookmarkEnd w:id="7448"/>
      <w:bookmarkEnd w:id="7449"/>
      <w:bookmarkEnd w:id="7450"/>
    </w:p>
    <w:p w14:paraId="754A3A7B" w14:textId="77777777" w:rsidR="005B6671" w:rsidRPr="0049256C" w:rsidRDefault="005B6671" w:rsidP="00FD0078">
      <w:pPr>
        <w:pStyle w:val="10"/>
      </w:pPr>
      <w:r w:rsidRPr="0049256C">
        <w:rPr>
          <w:rFonts w:hint="eastAsia"/>
        </w:rPr>
        <w:t>エラーメッセージ</w:t>
      </w:r>
    </w:p>
    <w:p w14:paraId="3BB27D84" w14:textId="2BA08966" w:rsidR="005B6671" w:rsidRPr="0049256C" w:rsidRDefault="00A94B7A" w:rsidP="00FD0078">
      <w:pPr>
        <w:pStyle w:val="13"/>
        <w:rPr>
          <w:rFonts w:eastAsiaTheme="minorEastAsia"/>
        </w:rPr>
      </w:pPr>
      <w:r w:rsidRPr="00A94B7A">
        <w:rPr>
          <w:rFonts w:hint="eastAsia"/>
        </w:rPr>
        <w:t>同期化が失敗しました。復旧できませんでした。</w:t>
      </w:r>
    </w:p>
    <w:p w14:paraId="4985FC1B" w14:textId="77777777" w:rsidR="005B6671" w:rsidRPr="0049256C" w:rsidRDefault="005B6671" w:rsidP="00FD0078">
      <w:pPr>
        <w:pStyle w:val="10"/>
      </w:pPr>
      <w:r w:rsidRPr="0049256C">
        <w:rPr>
          <w:rFonts w:hint="eastAsia"/>
        </w:rPr>
        <w:t>原因</w:t>
      </w:r>
    </w:p>
    <w:p w14:paraId="342578C4" w14:textId="5C4BD250" w:rsidR="005B6671" w:rsidRPr="0049256C" w:rsidRDefault="005B6671" w:rsidP="00FD0078">
      <w:pPr>
        <w:pStyle w:val="13"/>
      </w:pPr>
      <w:r w:rsidRPr="0049256C">
        <w:rPr>
          <w:rFonts w:hint="eastAsia"/>
        </w:rPr>
        <w:t>IRE-11004</w:t>
      </w:r>
      <w:r w:rsidRPr="0049256C">
        <w:rPr>
          <w:rFonts w:hint="eastAsia"/>
        </w:rPr>
        <w:t>と同様</w:t>
      </w:r>
      <w:r w:rsidR="001F44DC">
        <w:rPr>
          <w:rFonts w:hint="eastAsia"/>
        </w:rPr>
        <w:t>である</w:t>
      </w:r>
      <w:r w:rsidRPr="0049256C">
        <w:rPr>
          <w:rFonts w:hint="eastAsia"/>
        </w:rPr>
        <w:t>。ただし、ルールサーバではなく</w:t>
      </w:r>
      <w:r w:rsidR="00BA5E07">
        <w:rPr>
          <w:rFonts w:hint="eastAsia"/>
        </w:rPr>
        <w:t>Web</w:t>
      </w:r>
      <w:r w:rsidR="00BA5E07">
        <w:rPr>
          <w:rFonts w:hint="eastAsia"/>
        </w:rPr>
        <w:t>サービス</w:t>
      </w:r>
      <w:r w:rsidRPr="0049256C">
        <w:rPr>
          <w:rFonts w:hint="eastAsia"/>
        </w:rPr>
        <w:t>アダプタから発生</w:t>
      </w:r>
      <w:r w:rsidR="001F44DC">
        <w:rPr>
          <w:rFonts w:hint="eastAsia"/>
        </w:rPr>
        <w:t>する。</w:t>
      </w:r>
    </w:p>
    <w:p w14:paraId="1C96D2B1" w14:textId="6E9E52BD" w:rsidR="005B6671" w:rsidRPr="00A525EC" w:rsidRDefault="008145A1" w:rsidP="00FD0078">
      <w:pPr>
        <w:pStyle w:val="10"/>
      </w:pPr>
      <w:r w:rsidRPr="00086960">
        <w:rPr>
          <w:rFonts w:hint="eastAsia"/>
        </w:rPr>
        <w:t>処置</w:t>
      </w:r>
      <w:r w:rsidR="005B6671" w:rsidRPr="00A525EC">
        <w:rPr>
          <w:rFonts w:hint="eastAsia"/>
        </w:rPr>
        <w:t>方法</w:t>
      </w:r>
    </w:p>
    <w:p w14:paraId="611DA1D2" w14:textId="255BCCC8" w:rsidR="005B6671" w:rsidRPr="00A525EC" w:rsidRDefault="005B6671" w:rsidP="00FD0078">
      <w:pPr>
        <w:pStyle w:val="13"/>
      </w:pPr>
      <w:r w:rsidRPr="00A525EC">
        <w:t>IRE-11004</w:t>
      </w:r>
      <w:r w:rsidRPr="00A525EC">
        <w:rPr>
          <w:rFonts w:hint="eastAsia"/>
        </w:rPr>
        <w:t>を参照</w:t>
      </w:r>
      <w:del w:id="7451" w:author="IRK" w:date="2020-03-12T11:02:00Z">
        <w:r w:rsidR="001F44DC" w:rsidRPr="009A2CC8" w:rsidDel="00B776CC">
          <w:rPr>
            <w:rFonts w:hint="eastAsia"/>
          </w:rPr>
          <w:delText>する</w:delText>
        </w:r>
      </w:del>
      <w:ins w:id="7452" w:author="IRK" w:date="2020-03-12T11:02:00Z">
        <w:r w:rsidR="00B776CC">
          <w:rPr>
            <w:rFonts w:hint="eastAsia"/>
          </w:rPr>
          <w:t>の</w:t>
        </w:r>
      </w:ins>
      <w:r w:rsidRPr="00A525EC">
        <w:rPr>
          <w:rFonts w:hint="eastAsia"/>
        </w:rPr>
        <w:t>こと</w:t>
      </w:r>
      <w:r w:rsidR="001F44DC">
        <w:rPr>
          <w:rFonts w:hint="eastAsia"/>
        </w:rPr>
        <w:t>。</w:t>
      </w:r>
    </w:p>
    <w:p w14:paraId="48D5E71B" w14:textId="77777777" w:rsidR="005B6671" w:rsidRPr="00A525EC" w:rsidRDefault="005B6671" w:rsidP="00EC7890"/>
    <w:p w14:paraId="510FCD46" w14:textId="77777777" w:rsidR="005B6671" w:rsidRPr="00A525EC" w:rsidRDefault="005B6671">
      <w:pPr>
        <w:pStyle w:val="32"/>
        <w:pPrChange w:id="7453" w:author="IRK" w:date="2020-05-11T09:51:00Z">
          <w:pPr>
            <w:pStyle w:val="32"/>
            <w:spacing w:before="12" w:after="12"/>
            <w:jc w:val="left"/>
          </w:pPr>
        </w:pPrChange>
      </w:pPr>
      <w:bookmarkStart w:id="7454" w:name="_Toc429066692"/>
      <w:bookmarkStart w:id="7455" w:name="_Toc441755447"/>
      <w:bookmarkStart w:id="7456" w:name="_Toc40449681"/>
      <w:r w:rsidRPr="00A525EC">
        <w:t>IRE-12997</w:t>
      </w:r>
      <w:bookmarkEnd w:id="7454"/>
      <w:bookmarkEnd w:id="7455"/>
      <w:bookmarkEnd w:id="7456"/>
    </w:p>
    <w:p w14:paraId="6642E7CB" w14:textId="77777777" w:rsidR="005B6671" w:rsidRPr="00A525EC" w:rsidRDefault="005B6671" w:rsidP="00FD0078">
      <w:pPr>
        <w:pStyle w:val="10"/>
      </w:pPr>
      <w:r w:rsidRPr="00A525EC">
        <w:rPr>
          <w:rFonts w:hint="eastAsia"/>
        </w:rPr>
        <w:t>エラーメッセージ</w:t>
      </w:r>
    </w:p>
    <w:p w14:paraId="2FC35022" w14:textId="0FA47DFD" w:rsidR="005B6671" w:rsidRPr="00A525EC" w:rsidRDefault="005B6671" w:rsidP="00FD0078">
      <w:pPr>
        <w:pStyle w:val="13"/>
      </w:pPr>
      <w:r w:rsidRPr="00A525EC">
        <w:t>MBean</w:t>
      </w:r>
      <w:r w:rsidRPr="00A525EC">
        <w:rPr>
          <w:rFonts w:hint="eastAsia"/>
        </w:rPr>
        <w:t>サーバに</w:t>
      </w:r>
      <w:r w:rsidRPr="00A525EC">
        <w:t>MBean</w:t>
      </w:r>
      <w:r w:rsidRPr="00A525EC">
        <w:rPr>
          <w:rFonts w:hint="eastAsia"/>
        </w:rPr>
        <w:t>を登録または解除中</w:t>
      </w:r>
      <w:r w:rsidR="00777D82" w:rsidRPr="00EC7890">
        <w:rPr>
          <w:rFonts w:hint="eastAsia"/>
        </w:rPr>
        <w:t>に</w:t>
      </w:r>
      <w:r w:rsidRPr="00A525EC">
        <w:rPr>
          <w:rFonts w:hint="eastAsia"/>
        </w:rPr>
        <w:t>、エラーが発生しました。</w:t>
      </w:r>
    </w:p>
    <w:p w14:paraId="72E5E5B7" w14:textId="77777777" w:rsidR="005B6671" w:rsidRPr="00A525EC" w:rsidRDefault="005B6671" w:rsidP="00FD0078">
      <w:pPr>
        <w:pStyle w:val="10"/>
      </w:pPr>
      <w:r w:rsidRPr="00A525EC">
        <w:rPr>
          <w:rFonts w:hint="eastAsia"/>
        </w:rPr>
        <w:t>原因</w:t>
      </w:r>
    </w:p>
    <w:p w14:paraId="78AA949D" w14:textId="77777777" w:rsidR="005B6671" w:rsidRPr="00A525EC" w:rsidRDefault="005B6671" w:rsidP="00FD0078">
      <w:pPr>
        <w:pStyle w:val="13"/>
      </w:pPr>
      <w:r w:rsidRPr="00A525EC">
        <w:rPr>
          <w:rFonts w:hint="eastAsia"/>
        </w:rPr>
        <w:t>ルールシステムの各要素は管理のために</w:t>
      </w:r>
      <w:r w:rsidRPr="00A525EC">
        <w:t>MBean</w:t>
      </w:r>
      <w:r w:rsidRPr="00A525EC">
        <w:rPr>
          <w:rFonts w:hint="eastAsia"/>
        </w:rPr>
        <w:t>サーバに登録する。この際、問題が生じた場合、このエラーが発生する。詳細情報がエラーメッセージに含まれる。</w:t>
      </w:r>
    </w:p>
    <w:p w14:paraId="4314440B" w14:textId="634DBB91" w:rsidR="005B6671" w:rsidRPr="00A525EC" w:rsidRDefault="008145A1" w:rsidP="00FD0078">
      <w:pPr>
        <w:pStyle w:val="10"/>
      </w:pPr>
      <w:r w:rsidRPr="00086960">
        <w:rPr>
          <w:rFonts w:hint="eastAsia"/>
        </w:rPr>
        <w:t>処置</w:t>
      </w:r>
      <w:r w:rsidR="005B6671" w:rsidRPr="00A525EC">
        <w:rPr>
          <w:rFonts w:hint="eastAsia"/>
        </w:rPr>
        <w:t>方法</w:t>
      </w:r>
    </w:p>
    <w:p w14:paraId="7B834152" w14:textId="42DF4858" w:rsidR="005B6671" w:rsidRPr="00A525EC" w:rsidRDefault="008145A1" w:rsidP="00FD0078">
      <w:pPr>
        <w:pStyle w:val="13"/>
      </w:pPr>
      <w:r w:rsidRPr="00A525EC">
        <w:rPr>
          <w:rFonts w:hint="eastAsia"/>
        </w:rPr>
        <w:t>エラーメッセージを確認して</w:t>
      </w:r>
      <w:r w:rsidRPr="00086960">
        <w:rPr>
          <w:rFonts w:hint="eastAsia"/>
        </w:rPr>
        <w:t>処置</w:t>
      </w:r>
      <w:r w:rsidR="005B6671" w:rsidRPr="00A525EC">
        <w:rPr>
          <w:rFonts w:hint="eastAsia"/>
        </w:rPr>
        <w:t>する。</w:t>
      </w:r>
    </w:p>
    <w:p w14:paraId="756DD322" w14:textId="77777777" w:rsidR="005B6671" w:rsidRPr="0049256C" w:rsidRDefault="005B6671" w:rsidP="00EC7890"/>
    <w:p w14:paraId="1149B25F" w14:textId="77777777" w:rsidR="005B6671" w:rsidRPr="0049256C" w:rsidRDefault="005B6671">
      <w:pPr>
        <w:pStyle w:val="32"/>
        <w:pPrChange w:id="7457" w:author="IRK" w:date="2020-05-11T09:51:00Z">
          <w:pPr>
            <w:pStyle w:val="32"/>
            <w:spacing w:before="12" w:after="12"/>
            <w:jc w:val="left"/>
          </w:pPr>
        </w:pPrChange>
      </w:pPr>
      <w:bookmarkStart w:id="7458" w:name="_Toc429066693"/>
      <w:bookmarkStart w:id="7459" w:name="_Toc441755448"/>
      <w:bookmarkStart w:id="7460" w:name="_Toc40449682"/>
      <w:r w:rsidRPr="0049256C">
        <w:rPr>
          <w:rFonts w:hint="eastAsia"/>
        </w:rPr>
        <w:t>IRE-12998</w:t>
      </w:r>
      <w:bookmarkEnd w:id="7458"/>
      <w:bookmarkEnd w:id="7459"/>
      <w:bookmarkEnd w:id="7460"/>
    </w:p>
    <w:p w14:paraId="534C9318" w14:textId="77777777" w:rsidR="005B6671" w:rsidRPr="0049256C" w:rsidRDefault="005B6671" w:rsidP="00FD0078">
      <w:pPr>
        <w:pStyle w:val="10"/>
      </w:pPr>
      <w:r w:rsidRPr="0049256C">
        <w:rPr>
          <w:rFonts w:hint="eastAsia"/>
        </w:rPr>
        <w:t>エラーメッセージ</w:t>
      </w:r>
    </w:p>
    <w:p w14:paraId="3BB3DC7B" w14:textId="1620DF75" w:rsidR="005B6671" w:rsidRPr="00A525EC" w:rsidRDefault="008145A1" w:rsidP="00FD0078">
      <w:pPr>
        <w:pStyle w:val="13"/>
      </w:pPr>
      <w:r w:rsidRPr="00086960">
        <w:rPr>
          <w:rFonts w:hint="eastAsia"/>
        </w:rPr>
        <w:t>割り込み</w:t>
      </w:r>
      <w:r w:rsidR="005B6671" w:rsidRPr="00A525EC">
        <w:rPr>
          <w:rFonts w:hint="eastAsia"/>
        </w:rPr>
        <w:t>が発生しました。</w:t>
      </w:r>
    </w:p>
    <w:p w14:paraId="7E1E2F93" w14:textId="77777777" w:rsidR="005B6671" w:rsidRPr="0049256C" w:rsidRDefault="005B6671" w:rsidP="00FD0078">
      <w:pPr>
        <w:pStyle w:val="10"/>
      </w:pPr>
      <w:r w:rsidRPr="0049256C">
        <w:rPr>
          <w:rFonts w:hint="eastAsia"/>
        </w:rPr>
        <w:t>原因</w:t>
      </w:r>
    </w:p>
    <w:p w14:paraId="671412E3" w14:textId="7FBFDC45" w:rsidR="005B6671" w:rsidRPr="0049256C" w:rsidRDefault="005B6671" w:rsidP="00FD0078">
      <w:pPr>
        <w:pStyle w:val="13"/>
      </w:pPr>
      <w:r w:rsidRPr="0049256C">
        <w:rPr>
          <w:rFonts w:hint="eastAsia"/>
        </w:rPr>
        <w:t>ルールランタイムにはバックグラウンドで動くスレッドがあって同期化のために多様なロックを使用する。ルールランタイムは待機状態にあるスレッドを起動するために</w:t>
      </w:r>
      <w:r w:rsidRPr="0049256C">
        <w:rPr>
          <w:rFonts w:hint="eastAsia"/>
        </w:rPr>
        <w:t>Thread.interrupt()</w:t>
      </w:r>
      <w:r w:rsidRPr="0049256C">
        <w:rPr>
          <w:rFonts w:hint="eastAsia"/>
        </w:rPr>
        <w:t>を呼び出すが、この時にこのエラーが発生する。ルールランタイムがこのメソッドを呼び出す場合は次の</w:t>
      </w:r>
      <w:del w:id="7461" w:author="IRK" w:date="2020-03-11T16:22:00Z">
        <w:r w:rsidRPr="0049256C" w:rsidDel="003A26C2">
          <w:rPr>
            <w:rFonts w:hint="eastAsia"/>
          </w:rPr>
          <w:delText>通り</w:delText>
        </w:r>
      </w:del>
      <w:ins w:id="7462" w:author="IRK" w:date="2020-03-11T16:22:00Z">
        <w:r w:rsidR="003A26C2">
          <w:rPr>
            <w:rFonts w:hint="eastAsia"/>
          </w:rPr>
          <w:t>とおり</w:t>
        </w:r>
      </w:ins>
      <w:r w:rsidRPr="0049256C">
        <w:rPr>
          <w:rFonts w:hint="eastAsia"/>
        </w:rPr>
        <w:t>である。</w:t>
      </w:r>
    </w:p>
    <w:p w14:paraId="08256B4E" w14:textId="04304BAF" w:rsidR="005B6671" w:rsidRPr="0049256C" w:rsidRDefault="005B6671" w:rsidP="00FD0078">
      <w:pPr>
        <w:pStyle w:val="23"/>
      </w:pPr>
      <w:r w:rsidRPr="0049256C">
        <w:rPr>
          <w:rFonts w:hint="eastAsia"/>
        </w:rPr>
        <w:t>ルールランタイムが終了する時、</w:t>
      </w:r>
      <w:del w:id="7463" w:author="IRK" w:date="2020-03-11T06:45:00Z">
        <w:r w:rsidRPr="0049256C" w:rsidDel="00193E58">
          <w:rPr>
            <w:rFonts w:hint="eastAsia"/>
          </w:rPr>
          <w:delText>即ち</w:delText>
        </w:r>
      </w:del>
      <w:ins w:id="7464" w:author="IRK" w:date="2020-03-11T06:45:00Z">
        <w:r w:rsidR="00193E58">
          <w:rPr>
            <w:rFonts w:hint="eastAsia"/>
          </w:rPr>
          <w:t>すなわち</w:t>
        </w:r>
      </w:ins>
      <w:r w:rsidRPr="0049256C">
        <w:rPr>
          <w:rFonts w:hint="eastAsia"/>
        </w:rPr>
        <w:t>、ルールアプリケーションまたは</w:t>
      </w:r>
      <w:r w:rsidRPr="0049256C">
        <w:rPr>
          <w:rFonts w:hint="eastAsia"/>
        </w:rPr>
        <w:t>InnoRules</w:t>
      </w:r>
      <w:r w:rsidRPr="0049256C">
        <w:rPr>
          <w:rFonts w:hint="eastAsia"/>
        </w:rPr>
        <w:t>サーバが終了する時</w:t>
      </w:r>
    </w:p>
    <w:p w14:paraId="1E9244D6" w14:textId="77777777" w:rsidR="005B6671" w:rsidRPr="0049256C" w:rsidRDefault="005B6671" w:rsidP="00FD0078">
      <w:pPr>
        <w:pStyle w:val="23"/>
      </w:pPr>
      <w:r w:rsidRPr="0049256C">
        <w:rPr>
          <w:rFonts w:hint="eastAsia"/>
        </w:rPr>
        <w:t>ビルダーサーバクラスタリングからマスタービルダーサーバがスレーブに切替する時</w:t>
      </w:r>
    </w:p>
    <w:p w14:paraId="6C6793BD" w14:textId="77777777" w:rsidR="005B6671" w:rsidRPr="0049256C" w:rsidRDefault="005B6671" w:rsidP="00FD0078">
      <w:pPr>
        <w:pStyle w:val="13"/>
      </w:pPr>
      <w:r w:rsidRPr="0049256C">
        <w:rPr>
          <w:rFonts w:hint="eastAsia"/>
        </w:rPr>
        <w:t>Thread.i</w:t>
      </w:r>
      <w:r w:rsidRPr="0049256C">
        <w:t>nterrupt()</w:t>
      </w:r>
      <w:r w:rsidRPr="0049256C">
        <w:rPr>
          <w:rFonts w:hint="eastAsia"/>
        </w:rPr>
        <w:t>はアプリケーションフレームワークが終了する時にフレームワークによって呼び出されることもある。</w:t>
      </w:r>
    </w:p>
    <w:p w14:paraId="5C9BBD3C" w14:textId="73E30C39" w:rsidR="005B6671" w:rsidRPr="00A525EC" w:rsidRDefault="008145A1" w:rsidP="00FD0078">
      <w:pPr>
        <w:pStyle w:val="10"/>
      </w:pPr>
      <w:r w:rsidRPr="00086960">
        <w:rPr>
          <w:rFonts w:hint="eastAsia"/>
        </w:rPr>
        <w:t>処置</w:t>
      </w:r>
      <w:r w:rsidR="005B6671" w:rsidRPr="00A525EC">
        <w:rPr>
          <w:rFonts w:hint="eastAsia"/>
        </w:rPr>
        <w:t>方法</w:t>
      </w:r>
    </w:p>
    <w:p w14:paraId="5DB77F23" w14:textId="1EE15055" w:rsidR="005B6671" w:rsidRPr="0049256C" w:rsidRDefault="005B6671" w:rsidP="00FD0078">
      <w:pPr>
        <w:pStyle w:val="13"/>
      </w:pPr>
      <w:r w:rsidRPr="0049256C">
        <w:rPr>
          <w:rFonts w:hint="eastAsia"/>
        </w:rPr>
        <w:t>上記で列挙した場合に、</w:t>
      </w:r>
      <w:r w:rsidR="00B353D7">
        <w:rPr>
          <w:rFonts w:hint="eastAsia"/>
        </w:rPr>
        <w:t>このエラーは問題にならないため</w:t>
      </w:r>
      <w:r w:rsidRPr="0049256C">
        <w:rPr>
          <w:rFonts w:hint="eastAsia"/>
        </w:rPr>
        <w:t>無視してもいい。ただし、システム運用中にエラーが発生する場合は技術サポート</w:t>
      </w:r>
      <w:del w:id="7465" w:author="IRK" w:date="2020-04-16T13:43:00Z">
        <w:r w:rsidRPr="0049256C" w:rsidDel="008521CE">
          <w:rPr>
            <w:rFonts w:hint="eastAsia"/>
          </w:rPr>
          <w:delText>を要求する</w:delText>
        </w:r>
      </w:del>
      <w:ins w:id="7466" w:author="IRK" w:date="2020-04-16T13:43:00Z">
        <w:r w:rsidR="008521CE">
          <w:rPr>
            <w:rFonts w:hint="eastAsia"/>
          </w:rPr>
          <w:t>が必要である</w:t>
        </w:r>
      </w:ins>
      <w:r w:rsidRPr="0049256C">
        <w:rPr>
          <w:rFonts w:hint="eastAsia"/>
        </w:rPr>
        <w:t>。</w:t>
      </w:r>
    </w:p>
    <w:p w14:paraId="0716CCD6" w14:textId="55EA15FC" w:rsidR="008A1D73" w:rsidRPr="0049256C" w:rsidRDefault="008A1D73" w:rsidP="00EC7890">
      <w:pPr>
        <w:jc w:val="left"/>
      </w:pPr>
    </w:p>
    <w:sectPr w:rsidR="008A1D73" w:rsidRPr="0049256C" w:rsidSect="00521FC6">
      <w:headerReference w:type="default" r:id="rId44"/>
      <w:footerReference w:type="default" r:id="rId45"/>
      <w:pgSz w:w="11906" w:h="16838" w:code="9"/>
      <w:pgMar w:top="1418" w:right="1134" w:bottom="1418" w:left="1247" w:header="567" w:footer="567"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80" w:author="Seongeun Woo" w:date="2020-05-06T16:35:00Z" w:initials="SW">
    <w:p w14:paraId="14E03BD8" w14:textId="1F893A7C" w:rsidR="00152251" w:rsidRDefault="00152251">
      <w:r>
        <w:annotationRef/>
      </w:r>
      <w:r>
        <w:rPr>
          <w:rFonts w:hint="eastAsia"/>
        </w:rPr>
        <w:t xml:space="preserve">設定しない→設定されてない　</w:t>
      </w:r>
    </w:p>
    <w:p w14:paraId="6E956695" w14:textId="7C692CA5" w:rsidR="00152251" w:rsidRPr="00DC7847" w:rsidRDefault="00152251">
      <w:pPr>
        <w:rPr>
          <w:rFonts w:eastAsia="Malgun Gothic"/>
          <w:lang w:eastAsia="ko-KR"/>
        </w:rPr>
      </w:pPr>
      <w:r>
        <w:rPr>
          <w:rFonts w:eastAsia="Malgun Gothic" w:hint="eastAsia"/>
          <w:lang w:eastAsia="ko-KR"/>
        </w:rPr>
        <w:t>화면</w:t>
      </w:r>
      <w:r>
        <w:rPr>
          <w:rFonts w:eastAsia="Malgun Gothic" w:hint="eastAsia"/>
          <w:lang w:eastAsia="ko-KR"/>
        </w:rPr>
        <w:t xml:space="preserve"> </w:t>
      </w:r>
      <w:r>
        <w:rPr>
          <w:rFonts w:eastAsia="Malgun Gothic" w:hint="eastAsia"/>
          <w:lang w:eastAsia="ko-KR"/>
        </w:rPr>
        <w:t>표시</w:t>
      </w:r>
      <w:r>
        <w:rPr>
          <w:rFonts w:eastAsia="Malgun Gothic" w:hint="eastAsia"/>
          <w:lang w:eastAsia="ko-KR"/>
        </w:rPr>
        <w:t xml:space="preserve"> </w:t>
      </w:r>
      <w:r>
        <w:rPr>
          <w:rFonts w:eastAsia="Malgun Gothic" w:hint="eastAsia"/>
          <w:lang w:eastAsia="ko-KR"/>
        </w:rPr>
        <w:t>내용과</w:t>
      </w:r>
      <w:r>
        <w:rPr>
          <w:rFonts w:eastAsia="Malgun Gothic" w:hint="eastAsia"/>
          <w:lang w:eastAsia="ko-KR"/>
        </w:rPr>
        <w:t xml:space="preserve"> </w:t>
      </w:r>
      <w:r>
        <w:rPr>
          <w:rFonts w:eastAsia="Malgun Gothic" w:hint="eastAsia"/>
          <w:lang w:eastAsia="ko-KR"/>
        </w:rPr>
        <w:t>상이</w:t>
      </w:r>
      <w:r>
        <w:rPr>
          <w:rFonts w:eastAsia="Malgun Gothic" w:hint="eastAsia"/>
          <w:lang w:eastAsia="ko-KR"/>
        </w:rPr>
        <w:t>.</w:t>
      </w:r>
    </w:p>
  </w:comment>
  <w:comment w:id="4996" w:author="Seongeun Woo" w:date="2020-05-06T16:35:00Z" w:initials="SW">
    <w:p w14:paraId="743B6267" w14:textId="77777777" w:rsidR="00152251" w:rsidRDefault="00152251" w:rsidP="003F207C">
      <w:pPr>
        <w:rPr>
          <w:lang w:eastAsia="ko-KR"/>
        </w:rPr>
      </w:pPr>
      <w:r>
        <w:annotationRef/>
      </w:r>
      <w:r>
        <w:rPr>
          <w:rFonts w:hint="eastAsia"/>
          <w:lang w:eastAsia="ko-KR"/>
        </w:rPr>
        <w:t>設定</w:t>
      </w:r>
      <w:r>
        <w:rPr>
          <w:rFonts w:hint="eastAsia"/>
        </w:rPr>
        <w:t>しない</w:t>
      </w:r>
      <w:r>
        <w:rPr>
          <w:rFonts w:hint="eastAsia"/>
          <w:lang w:eastAsia="ko-KR"/>
        </w:rPr>
        <w:t>→設定</w:t>
      </w:r>
      <w:r>
        <w:rPr>
          <w:rFonts w:hint="eastAsia"/>
        </w:rPr>
        <w:t>されてない</w:t>
      </w:r>
      <w:r>
        <w:rPr>
          <w:rFonts w:hint="eastAsia"/>
          <w:lang w:eastAsia="ko-KR"/>
        </w:rPr>
        <w:t xml:space="preserve">　</w:t>
      </w:r>
    </w:p>
    <w:p w14:paraId="60992620" w14:textId="68827444" w:rsidR="00152251" w:rsidRPr="003F207C" w:rsidRDefault="00152251" w:rsidP="003F207C">
      <w:pPr>
        <w:rPr>
          <w:rFonts w:eastAsia="Malgun Gothic"/>
          <w:lang w:eastAsia="ko-KR"/>
        </w:rPr>
      </w:pPr>
      <w:r>
        <w:rPr>
          <w:rFonts w:eastAsia="Malgun Gothic" w:hint="eastAsia"/>
          <w:lang w:eastAsia="ko-KR"/>
        </w:rPr>
        <w:t>화면</w:t>
      </w:r>
      <w:r>
        <w:rPr>
          <w:rFonts w:eastAsia="Malgun Gothic" w:hint="eastAsia"/>
          <w:lang w:eastAsia="ko-KR"/>
        </w:rPr>
        <w:t xml:space="preserve"> </w:t>
      </w:r>
      <w:r>
        <w:rPr>
          <w:rFonts w:eastAsia="Malgun Gothic" w:hint="eastAsia"/>
          <w:lang w:eastAsia="ko-KR"/>
        </w:rPr>
        <w:t>표시</w:t>
      </w:r>
      <w:r>
        <w:rPr>
          <w:rFonts w:eastAsia="Malgun Gothic" w:hint="eastAsia"/>
          <w:lang w:eastAsia="ko-KR"/>
        </w:rPr>
        <w:t xml:space="preserve"> </w:t>
      </w:r>
      <w:r>
        <w:rPr>
          <w:rFonts w:eastAsia="Malgun Gothic" w:hint="eastAsia"/>
          <w:lang w:eastAsia="ko-KR"/>
        </w:rPr>
        <w:t>내용과</w:t>
      </w:r>
      <w:r>
        <w:rPr>
          <w:rFonts w:eastAsia="Malgun Gothic" w:hint="eastAsia"/>
          <w:lang w:eastAsia="ko-KR"/>
        </w:rPr>
        <w:t xml:space="preserve"> </w:t>
      </w:r>
      <w:r>
        <w:rPr>
          <w:rFonts w:eastAsia="Malgun Gothic" w:hint="eastAsia"/>
          <w:lang w:eastAsia="ko-KR"/>
        </w:rPr>
        <w:t>상이</w:t>
      </w:r>
      <w:r>
        <w:rPr>
          <w:rFonts w:eastAsia="Malgun Gothic" w:hint="eastAsia"/>
          <w:lang w:eastAsia="ko-KR"/>
        </w:rPr>
        <w:t>.</w:t>
      </w:r>
      <w:r>
        <w:rPr>
          <w:rFonts w:asciiTheme="minorEastAsia" w:eastAsiaTheme="minorEastAsia" w:hAnsiTheme="minorEastAsia" w:hint="eastAsia"/>
          <w:lang w:eastAsia="ko-KR"/>
        </w:rPr>
        <w:t xml:space="preserve">　</w:t>
      </w:r>
      <w:r>
        <w:rPr>
          <w:rFonts w:asciiTheme="minorEastAsia" w:eastAsia="Malgun Gothic" w:hAnsiTheme="minorEastAsia" w:hint="eastAsia"/>
          <w:lang w:eastAsia="ko-KR"/>
        </w:rPr>
        <w:t>위</w:t>
      </w:r>
      <w:r>
        <w:rPr>
          <w:rFonts w:asciiTheme="minorEastAsia" w:eastAsia="Malgun Gothic" w:hAnsiTheme="minorEastAsia" w:hint="eastAsia"/>
          <w:lang w:eastAsia="ko-KR"/>
        </w:rPr>
        <w:t xml:space="preserve"> </w:t>
      </w:r>
      <w:r>
        <w:rPr>
          <w:rFonts w:asciiTheme="minorEastAsia" w:eastAsia="Malgun Gothic" w:hAnsiTheme="minorEastAsia" w:hint="eastAsia"/>
          <w:lang w:eastAsia="ko-KR"/>
        </w:rPr>
        <w:t>내용에</w:t>
      </w:r>
      <w:r>
        <w:rPr>
          <w:rFonts w:asciiTheme="minorEastAsia" w:eastAsia="Malgun Gothic" w:hAnsiTheme="minorEastAsia" w:hint="eastAsia"/>
          <w:lang w:eastAsia="ko-KR"/>
        </w:rPr>
        <w:t xml:space="preserve"> </w:t>
      </w:r>
      <w:r>
        <w:rPr>
          <w:rFonts w:asciiTheme="minorEastAsia" w:eastAsia="Malgun Gothic" w:hAnsiTheme="minorEastAsia" w:hint="eastAsia"/>
          <w:lang w:eastAsia="ko-KR"/>
        </w:rPr>
        <w:t>따라</w:t>
      </w:r>
      <w:r>
        <w:rPr>
          <w:rFonts w:asciiTheme="minorEastAsia" w:eastAsia="Malgun Gothic" w:hAnsiTheme="minorEastAsia" w:hint="eastAsia"/>
          <w:lang w:eastAsia="ko-KR"/>
        </w:rPr>
        <w:t xml:space="preserve"> </w:t>
      </w:r>
      <w:r>
        <w:rPr>
          <w:rFonts w:asciiTheme="minorEastAsia" w:eastAsia="Malgun Gothic" w:hAnsiTheme="minorEastAsia" w:hint="eastAsia"/>
          <w:lang w:eastAsia="ko-KR"/>
        </w:rPr>
        <w:t>변경</w:t>
      </w:r>
    </w:p>
  </w:comment>
  <w:comment w:id="5229" w:author="Seongeun Woo" w:date="2020-05-06T16:35:00Z" w:initials="SW">
    <w:p w14:paraId="772DEE26" w14:textId="77777777" w:rsidR="00152251" w:rsidRDefault="00152251">
      <w:r>
        <w:annotationRef/>
      </w:r>
      <w:r>
        <w:t>lib/addon</w:t>
      </w:r>
      <w:r>
        <w:rPr>
          <w:rFonts w:hint="eastAsia"/>
        </w:rPr>
        <w:t>→</w:t>
      </w:r>
      <w:r>
        <w:rPr>
          <w:rFonts w:hint="eastAsia"/>
        </w:rPr>
        <w:t>lib/addons</w:t>
      </w:r>
      <w:r>
        <w:rPr>
          <w:rFonts w:hint="eastAsia"/>
        </w:rPr>
        <w:t>に修正しました。</w:t>
      </w:r>
    </w:p>
    <w:p w14:paraId="5A6A1850" w14:textId="405D00AA" w:rsidR="00152251" w:rsidRDefault="00152251">
      <w:r>
        <w:rPr>
          <w:rFonts w:hint="eastAsia"/>
        </w:rPr>
        <w:t>(</w:t>
      </w:r>
      <w:r>
        <w:rPr>
          <w:rFonts w:hint="eastAsia"/>
        </w:rPr>
        <w:t>研究所の確認済</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75E580" w15:done="0"/>
  <w15:commentEx w15:paraId="3D66E652" w15:done="0"/>
  <w15:commentEx w15:paraId="0CCE2DD8" w15:done="0"/>
  <w15:commentEx w15:paraId="18A4E459" w15:done="0"/>
  <w15:commentEx w15:paraId="59E27EAF" w15:done="0"/>
  <w15:commentEx w15:paraId="6E956695" w15:done="0"/>
  <w15:commentEx w15:paraId="60992620" w15:done="0"/>
  <w15:commentEx w15:paraId="5F26BF17" w15:done="0"/>
  <w15:commentEx w15:paraId="5A6A18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1106A0" w14:textId="77777777" w:rsidR="00152251" w:rsidRDefault="00152251" w:rsidP="0034245A">
      <w:r>
        <w:separator/>
      </w:r>
    </w:p>
  </w:endnote>
  <w:endnote w:type="continuationSeparator" w:id="0">
    <w:p w14:paraId="5AC4517F" w14:textId="77777777" w:rsidR="00152251" w:rsidRDefault="00152251" w:rsidP="0034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embedRegular r:id="rId1" w:subsetted="1" w:fontKey="{DD3766AE-86E0-4835-B006-E213934CEEBE}"/>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BatangChe">
    <w:altName w:val="바탕체"/>
    <w:panose1 w:val="02030609000101010101"/>
    <w:charset w:val="81"/>
    <w:family w:val="modern"/>
    <w:pitch w:val="fixed"/>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ＭＳ Ｐゴシック">
    <w:altName w:val="MS PGothic"/>
    <w:panose1 w:val="020B0600070205080204"/>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Webdings">
    <w:panose1 w:val="05030102010509060703"/>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embedRegular r:id="rId2" w:subsetted="1" w:fontKey="{813FE057-0482-4182-B67E-D6478903D77A}"/>
  </w:font>
  <w:font w:name="GulimChe">
    <w:altName w:val="굴림체"/>
    <w:panose1 w:val="020B0609000101010101"/>
    <w:charset w:val="81"/>
    <w:family w:val="modern"/>
    <w:pitch w:val="fixed"/>
    <w:sig w:usb0="B00002AF" w:usb1="69D77CFB" w:usb2="00000030" w:usb3="00000000" w:csb0="0008009F" w:csb1="00000000"/>
  </w:font>
  <w:font w:name="©öUAA">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Noto Sans Japanese Regular">
    <w:altName w:val="メイリオ"/>
    <w:panose1 w:val="00000000000000000000"/>
    <w:charset w:val="80"/>
    <w:family w:val="swiss"/>
    <w:notTrueType/>
    <w:pitch w:val="variable"/>
    <w:sig w:usb0="20000207" w:usb1="2ADF3C10" w:usb2="00000016" w:usb3="00000000" w:csb0="00060107" w:csb1="00000000"/>
  </w:font>
  <w:font w:name="ＭＳ ゴシック">
    <w:altName w:val="MS Gothic"/>
    <w:panose1 w:val="020B0609070205080204"/>
    <w:charset w:val="80"/>
    <w:family w:val="modern"/>
    <w:pitch w:val="fixed"/>
    <w:sig w:usb0="E00002FF" w:usb1="6AC7FDFB" w:usb2="00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7B2FE" w14:textId="77777777" w:rsidR="00152251" w:rsidRDefault="00152251">
    <w:pPr>
      <w:spacing w:line="200" w:lineRule="exact"/>
      <w:pPrChange w:id="47" w:author="IRK" w:date="2020-04-22T16:06:00Z">
        <w:pPr/>
      </w:pPrChan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107E8" w14:textId="3ED17B50" w:rsidR="00152251" w:rsidRPr="00100EC0" w:rsidRDefault="00152251">
    <w:pPr>
      <w:pStyle w:val="ae"/>
      <w:spacing w:line="200" w:lineRule="exact"/>
      <w:pPrChange w:id="7482" w:author="IRK" w:date="2020-05-11T09:32:00Z">
        <w:pPr/>
      </w:pPrChange>
    </w:pPr>
    <w:r w:rsidRPr="007A0D9A">
      <w:rPr>
        <w:noProof/>
      </w:rPr>
      <mc:AlternateContent>
        <mc:Choice Requires="wps">
          <w:drawing>
            <wp:anchor distT="0" distB="0" distL="114300" distR="114300" simplePos="0" relativeHeight="251660800" behindDoc="0" locked="0" layoutInCell="1" allowOverlap="1" wp14:anchorId="163919B0" wp14:editId="137556F2">
              <wp:simplePos x="0" y="0"/>
              <wp:positionH relativeFrom="column">
                <wp:posOffset>-1047</wp:posOffset>
              </wp:positionH>
              <wp:positionV relativeFrom="paragraph">
                <wp:posOffset>-90805</wp:posOffset>
              </wp:positionV>
              <wp:extent cx="6034275" cy="0"/>
              <wp:effectExtent l="0" t="0" r="24130" b="19050"/>
              <wp:wrapNone/>
              <wp:docPr id="16" name="直線コネクタ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4275"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62E071A" id="直線コネクタ 16"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7.15pt" to="475.0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" strokecolor="black [3213]"/>
          </w:pict>
        </mc:Fallback>
      </mc:AlternateContent>
    </w:r>
    <w:del w:id="7483" w:author="IRK" w:date="2020-04-16T09:25:00Z">
      <w:r w:rsidRPr="007A0D9A" w:rsidDel="008A2EF6">
        <w:delText xml:space="preserve"> </w:delText>
      </w:r>
    </w:del>
    <w:r w:rsidRPr="007A0D9A">
      <w:t xml:space="preserve">Copyright © </w:t>
    </w:r>
    <w:del w:id="7484" w:author="IRK" w:date="2020-03-10T11:26:00Z">
      <w:r w:rsidRPr="007A0D9A" w:rsidDel="00CF0A8B">
        <w:delText>2016</w:delText>
      </w:r>
    </w:del>
    <w:ins w:id="7485" w:author="IRK" w:date="2020-03-10T11:26:00Z">
      <w:r w:rsidRPr="00657818">
        <w:rPr>
          <w:rPrChange w:id="7486" w:author="IRK" w:date="2020-04-22T16:02:00Z">
            <w:rPr>
              <w:rFonts w:eastAsiaTheme="minorEastAsia"/>
              <w:b/>
            </w:rPr>
          </w:rPrChange>
        </w:rPr>
        <w:t>2007</w:t>
      </w:r>
    </w:ins>
    <w:r w:rsidRPr="00657818">
      <w:rPr>
        <w:rPrChange w:id="7487" w:author="IRK" w:date="2020-04-22T16:02:00Z">
          <w:rPr>
            <w:b/>
          </w:rPr>
        </w:rPrChange>
      </w:rPr>
      <w:t xml:space="preserve"> INNORULES Corporation. All rights reserved.      </w:t>
    </w:r>
    <w:del w:id="7488" w:author="IRK" w:date="2020-04-17T10:23:00Z">
      <w:r w:rsidRPr="00657818" w:rsidDel="00A505F5">
        <w:rPr>
          <w:rFonts w:ascii="ＭＳ ゴシック" w:eastAsia="ＭＳ ゴシック" w:hAnsi="ＭＳ ゴシック" w:cs="ＭＳ ゴシック" w:hint="eastAsia"/>
          <w:rPrChange w:id="7489" w:author="IRK" w:date="2020-04-22T16:02:00Z">
            <w:rPr>
              <w:rFonts w:hint="eastAsia"/>
              <w:b/>
            </w:rPr>
          </w:rPrChange>
        </w:rPr>
        <w:delText xml:space="preserve">　　　　　　　　　　　　　　　　　　　　　</w:delText>
      </w:r>
    </w:del>
    <w:r w:rsidRPr="002C63AE">
      <w:t xml:space="preserve"> </w:t>
    </w:r>
    <w:del w:id="7490" w:author="IRK" w:date="2020-04-17T10:23:00Z">
      <w:r w:rsidRPr="00657818" w:rsidDel="00A505F5">
        <w:rPr>
          <w:rFonts w:ascii="ＭＳ ゴシック" w:eastAsia="ＭＳ ゴシック" w:hAnsi="ＭＳ ゴシック" w:cs="ＭＳ ゴシック" w:hint="eastAsia"/>
          <w:rPrChange w:id="7491" w:author="IRK" w:date="2020-04-22T16:02:00Z">
            <w:rPr>
              <w:rFonts w:hint="eastAsia"/>
              <w:b/>
            </w:rPr>
          </w:rPrChange>
        </w:rPr>
        <w:delText xml:space="preserve">　　</w:delText>
      </w:r>
    </w:del>
    <w:ins w:id="7492" w:author="IRK" w:date="2020-04-17T10:23:00Z">
      <w:r w:rsidRPr="002C63AE">
        <w:t xml:space="preserve">                                                 </w:t>
      </w:r>
    </w:ins>
    <w:r w:rsidRPr="002C63AE">
      <w:t xml:space="preserve">   </w:t>
    </w:r>
    <w:r w:rsidRPr="00E30485">
      <w:fldChar w:fldCharType="begin"/>
    </w:r>
    <w:r w:rsidRPr="00E30485">
      <w:instrText>PAGE   \* MERGEFORMAT</w:instrText>
    </w:r>
    <w:r w:rsidRPr="00E30485">
      <w:fldChar w:fldCharType="separate"/>
    </w:r>
    <w:r w:rsidR="00AB1F2F" w:rsidRPr="00AB1F2F">
      <w:rPr>
        <w:noProof/>
        <w:lang w:val="ja-JP"/>
      </w:rPr>
      <w:t>143</w:t>
    </w:r>
    <w:r w:rsidRPr="00E30485">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796FCF" w14:textId="77777777" w:rsidR="00152251" w:rsidRDefault="00152251" w:rsidP="0034245A">
      <w:r>
        <w:separator/>
      </w:r>
    </w:p>
  </w:footnote>
  <w:footnote w:type="continuationSeparator" w:id="0">
    <w:p w14:paraId="26521093" w14:textId="77777777" w:rsidR="00152251" w:rsidRDefault="00152251" w:rsidP="003424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FD1F3" w14:textId="77777777" w:rsidR="00152251" w:rsidRDefault="00152251">
    <w:pPr>
      <w:spacing w:line="200" w:lineRule="exact"/>
      <w:pPrChange w:id="46" w:author="IRK" w:date="2020-04-22T16:05:00Z">
        <w:pPr/>
      </w:pPrChang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46622" w14:textId="77777777" w:rsidR="00152251" w:rsidRPr="00E344AB" w:rsidRDefault="00152251">
    <w:pPr>
      <w:spacing w:line="200" w:lineRule="exact"/>
      <w:rPr>
        <w:rFonts w:ascii="ＭＳ ゴシック" w:eastAsiaTheme="minorEastAsia" w:hAnsi="ＭＳ ゴシック"/>
        <w:sz w:val="18"/>
      </w:rPr>
      <w:pPrChange w:id="7467" w:author="IRK" w:date="2020-04-22T16:05:00Z">
        <w:pPr/>
      </w:pPrChange>
    </w:pPr>
    <w:r w:rsidRPr="00A334D4">
      <w:rPr>
        <w:noProof/>
      </w:rPr>
      <w:drawing>
        <wp:anchor distT="0" distB="0" distL="114300" distR="114300" simplePos="0" relativeHeight="251659776" behindDoc="0" locked="0" layoutInCell="1" allowOverlap="1" wp14:anchorId="6E18999B" wp14:editId="23A9BFDB">
          <wp:simplePos x="0" y="0"/>
          <wp:positionH relativeFrom="column">
            <wp:posOffset>106698</wp:posOffset>
          </wp:positionH>
          <wp:positionV relativeFrom="paragraph">
            <wp:posOffset>39555</wp:posOffset>
          </wp:positionV>
          <wp:extent cx="1450291" cy="330200"/>
          <wp:effectExtent l="0" t="0" r="0" b="0"/>
          <wp:wrapNone/>
          <wp:docPr id="2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orules_LOGO.png"/>
                  <pic:cNvPicPr/>
                </pic:nvPicPr>
                <pic:blipFill rotWithShape="1">
                  <a:blip r:embed="rId1">
                    <a:extLst>
                      <a:ext uri="{28A0092B-C50C-407E-A947-70E740481C1C}">
                        <a14:useLocalDpi xmlns:a14="http://schemas.microsoft.com/office/drawing/2010/main" val="0"/>
                      </a:ext>
                    </a:extLst>
                  </a:blip>
                  <a:srcRect t="-637" b="637"/>
                  <a:stretch/>
                </pic:blipFill>
                <pic:spPr bwMode="auto">
                  <a:xfrm>
                    <a:off x="0" y="0"/>
                    <a:ext cx="1450800" cy="330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59A31" w14:textId="6D954832" w:rsidR="00152251" w:rsidRPr="00657818" w:rsidRDefault="00152251">
    <w:pPr>
      <w:pStyle w:val="-"/>
      <w:pPrChange w:id="7468" w:author="IRK" w:date="2020-04-22T16:05:00Z">
        <w:pPr>
          <w:jc w:val="right"/>
        </w:pPr>
      </w:pPrChange>
    </w:pPr>
    <w:r w:rsidRPr="00657818">
      <w:t>改定日：</w:t>
    </w:r>
    <w:r w:rsidRPr="00657818">
      <w:rPr>
        <w:rPrChange w:id="7469" w:author="IRK" w:date="2020-04-22T16:01:00Z">
          <w:rPr>
            <w:rFonts w:eastAsia="Malgun Gothic"/>
            <w:lang w:eastAsia="ko-KR"/>
          </w:rPr>
        </w:rPrChange>
      </w:rPr>
      <w:t>20</w:t>
    </w:r>
    <w:del w:id="7470" w:author="IRK" w:date="2020-04-22T16:01:00Z">
      <w:r w:rsidRPr="00657818" w:rsidDel="00657818">
        <w:rPr>
          <w:rPrChange w:id="7471" w:author="IRK" w:date="2020-04-22T16:01:00Z">
            <w:rPr>
              <w:rFonts w:eastAsia="Malgun Gothic"/>
              <w:lang w:eastAsia="ko-KR"/>
            </w:rPr>
          </w:rPrChange>
        </w:rPr>
        <w:delText>16</w:delText>
      </w:r>
    </w:del>
    <w:ins w:id="7472" w:author="IRK" w:date="2020-04-22T16:01:00Z">
      <w:r>
        <w:rPr>
          <w:rFonts w:hint="eastAsia"/>
        </w:rPr>
        <w:t>20</w:t>
      </w:r>
    </w:ins>
    <w:r w:rsidRPr="00657818">
      <w:rPr>
        <w:rFonts w:hint="eastAsia"/>
      </w:rPr>
      <w:t>年</w:t>
    </w:r>
    <w:del w:id="7473" w:author="IRK" w:date="2020-04-22T16:01:00Z">
      <w:r w:rsidRPr="00657818" w:rsidDel="00657818">
        <w:rPr>
          <w:rPrChange w:id="7474" w:author="IRK" w:date="2020-04-22T16:01:00Z">
            <w:rPr>
              <w:rFonts w:eastAsiaTheme="minorEastAsia"/>
            </w:rPr>
          </w:rPrChange>
        </w:rPr>
        <w:delText>10</w:delText>
      </w:r>
    </w:del>
    <w:ins w:id="7475" w:author="IRK" w:date="2020-04-22T16:01:00Z">
      <w:r>
        <w:rPr>
          <w:rFonts w:hint="eastAsia"/>
        </w:rPr>
        <w:t>4</w:t>
      </w:r>
    </w:ins>
    <w:r w:rsidRPr="00657818">
      <w:rPr>
        <w:rFonts w:hint="eastAsia"/>
      </w:rPr>
      <w:t>月</w:t>
    </w:r>
    <w:del w:id="7476" w:author="IRK" w:date="2020-04-22T16:01:00Z">
      <w:r w:rsidRPr="00657818" w:rsidDel="00657818">
        <w:rPr>
          <w:rPrChange w:id="7477" w:author="IRK" w:date="2020-04-22T16:01:00Z">
            <w:rPr>
              <w:rFonts w:eastAsiaTheme="minorEastAsia"/>
            </w:rPr>
          </w:rPrChange>
        </w:rPr>
        <w:delText>20</w:delText>
      </w:r>
    </w:del>
    <w:ins w:id="7478" w:author="IRK" w:date="2020-04-23T15:09:00Z">
      <w:r>
        <w:rPr>
          <w:rFonts w:hint="eastAsia"/>
        </w:rPr>
        <w:t>30</w:t>
      </w:r>
    </w:ins>
    <w:r w:rsidRPr="00657818">
      <w:rPr>
        <w:rFonts w:hint="eastAsia"/>
      </w:rPr>
      <w:t>日</w:t>
    </w:r>
    <w:r w:rsidRPr="00657818" w:rsidDel="00846059">
      <w:t xml:space="preserve"> </w:t>
    </w:r>
  </w:p>
  <w:p w14:paraId="659BF074" w14:textId="287D2664" w:rsidR="00152251" w:rsidRPr="00657818" w:rsidRDefault="00152251">
    <w:pPr>
      <w:pStyle w:val="-"/>
      <w:pPrChange w:id="7479" w:author="IRK" w:date="2020-04-22T16:05:00Z">
        <w:pPr>
          <w:jc w:val="right"/>
        </w:pPr>
      </w:pPrChange>
    </w:pPr>
    <w:r w:rsidRPr="00657818">
      <w:t>1.</w:t>
    </w:r>
    <w:del w:id="7480" w:author="IRK" w:date="2020-03-10T11:27:00Z">
      <w:r w:rsidRPr="00657818" w:rsidDel="00CF0A8B">
        <w:delText>0</w:delText>
      </w:r>
    </w:del>
    <w:r w:rsidR="00BF4DAF">
      <w:rPr>
        <w:rFonts w:hint="eastAsia"/>
      </w:rPr>
      <w:t>1</w:t>
    </w:r>
    <w:r w:rsidRPr="00657818">
      <w:t>版</w:t>
    </w:r>
  </w:p>
  <w:p w14:paraId="2A648A41" w14:textId="253C0899" w:rsidR="00152251" w:rsidRDefault="00152251">
    <w:pPr>
      <w:spacing w:line="200" w:lineRule="exact"/>
      <w:pPrChange w:id="7481" w:author="IRK" w:date="2020-04-22T16:05:00Z">
        <w:pPr/>
      </w:pPrChange>
    </w:pPr>
    <w:r w:rsidRPr="00F841FA">
      <w:rPr>
        <w:rFonts w:asciiTheme="majorHAnsi" w:hAnsiTheme="majorHAnsi" w:cstheme="majorHAnsi"/>
        <w:noProof/>
        <w:sz w:val="18"/>
      </w:rPr>
      <mc:AlternateContent>
        <mc:Choice Requires="wps">
          <w:drawing>
            <wp:anchor distT="0" distB="0" distL="114300" distR="114300" simplePos="0" relativeHeight="251656704" behindDoc="0" locked="0" layoutInCell="1" allowOverlap="1" wp14:anchorId="16CF017F" wp14:editId="6FC91A46">
              <wp:simplePos x="0" y="0"/>
              <wp:positionH relativeFrom="column">
                <wp:posOffset>7397</wp:posOffset>
              </wp:positionH>
              <wp:positionV relativeFrom="paragraph">
                <wp:posOffset>52705</wp:posOffset>
              </wp:positionV>
              <wp:extent cx="6034236" cy="0"/>
              <wp:effectExtent l="0" t="0" r="24130" b="19050"/>
              <wp:wrapNone/>
              <wp:docPr id="7" name="直線コネクタ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4236"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D9C2316" id="直線コネクタ 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15pt" to="475.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" strokecolor="black [3213]"/>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C18E8C8"/>
    <w:lvl w:ilvl="0">
      <w:start w:val="1"/>
      <w:numFmt w:val="decimal"/>
      <w:pStyle w:val="5"/>
      <w:lvlText w:val="%1."/>
      <w:lvlJc w:val="left"/>
      <w:pPr>
        <w:tabs>
          <w:tab w:val="num" w:pos="2062"/>
        </w:tabs>
        <w:ind w:leftChars="1000" w:left="2062" w:hangingChars="200" w:hanging="360"/>
      </w:pPr>
    </w:lvl>
  </w:abstractNum>
  <w:abstractNum w:abstractNumId="1">
    <w:nsid w:val="FFFFFF7D"/>
    <w:multiLevelType w:val="singleLevel"/>
    <w:tmpl w:val="3634C210"/>
    <w:lvl w:ilvl="0">
      <w:start w:val="1"/>
      <w:numFmt w:val="decimal"/>
      <w:pStyle w:val="4"/>
      <w:lvlText w:val="%1."/>
      <w:lvlJc w:val="left"/>
      <w:pPr>
        <w:tabs>
          <w:tab w:val="num" w:pos="1637"/>
        </w:tabs>
        <w:ind w:leftChars="800" w:left="1637" w:hangingChars="200" w:hanging="360"/>
      </w:pPr>
    </w:lvl>
  </w:abstractNum>
  <w:abstractNum w:abstractNumId="2">
    <w:nsid w:val="FFFFFF7E"/>
    <w:multiLevelType w:val="singleLevel"/>
    <w:tmpl w:val="7A5221C2"/>
    <w:lvl w:ilvl="0">
      <w:start w:val="1"/>
      <w:numFmt w:val="decimal"/>
      <w:pStyle w:val="3"/>
      <w:lvlText w:val="%1."/>
      <w:lvlJc w:val="left"/>
      <w:pPr>
        <w:tabs>
          <w:tab w:val="num" w:pos="1212"/>
        </w:tabs>
        <w:ind w:leftChars="600" w:left="1212" w:hangingChars="200" w:hanging="360"/>
      </w:pPr>
    </w:lvl>
  </w:abstractNum>
  <w:abstractNum w:abstractNumId="3">
    <w:nsid w:val="FFFFFF7F"/>
    <w:multiLevelType w:val="singleLevel"/>
    <w:tmpl w:val="B58E7B0E"/>
    <w:lvl w:ilvl="0">
      <w:start w:val="1"/>
      <w:numFmt w:val="decimal"/>
      <w:pStyle w:val="2"/>
      <w:lvlText w:val="%1."/>
      <w:lvlJc w:val="left"/>
      <w:pPr>
        <w:tabs>
          <w:tab w:val="num" w:pos="786"/>
        </w:tabs>
        <w:ind w:leftChars="400" w:left="786" w:hangingChars="200" w:hanging="360"/>
      </w:pPr>
    </w:lvl>
  </w:abstractNum>
  <w:abstractNum w:abstractNumId="4">
    <w:nsid w:val="FFFFFF80"/>
    <w:multiLevelType w:val="singleLevel"/>
    <w:tmpl w:val="6638CBB4"/>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nsid w:val="FFFFFF81"/>
    <w:multiLevelType w:val="singleLevel"/>
    <w:tmpl w:val="F48E9DAC"/>
    <w:lvl w:ilvl="0">
      <w:start w:val="1"/>
      <w:numFmt w:val="bullet"/>
      <w:pStyle w:val="40"/>
      <w:lvlText w:val=""/>
      <w:lvlJc w:val="left"/>
      <w:pPr>
        <w:tabs>
          <w:tab w:val="num" w:pos="1637"/>
        </w:tabs>
        <w:ind w:leftChars="800" w:left="1637" w:hangingChars="200" w:hanging="360"/>
      </w:pPr>
      <w:rPr>
        <w:rFonts w:ascii="Wingdings" w:hAnsi="Wingdings" w:hint="default"/>
      </w:rPr>
    </w:lvl>
  </w:abstractNum>
  <w:abstractNum w:abstractNumId="6">
    <w:nsid w:val="FFFFFF82"/>
    <w:multiLevelType w:val="singleLevel"/>
    <w:tmpl w:val="2DDE09C6"/>
    <w:lvl w:ilvl="0">
      <w:start w:val="1"/>
      <w:numFmt w:val="bullet"/>
      <w:pStyle w:val="30"/>
      <w:lvlText w:val=""/>
      <w:lvlJc w:val="left"/>
      <w:pPr>
        <w:tabs>
          <w:tab w:val="num" w:pos="1212"/>
        </w:tabs>
        <w:ind w:leftChars="600" w:left="1212" w:hangingChars="200" w:hanging="360"/>
      </w:pPr>
      <w:rPr>
        <w:rFonts w:ascii="Wingdings" w:hAnsi="Wingdings" w:hint="default"/>
      </w:rPr>
    </w:lvl>
  </w:abstractNum>
  <w:abstractNum w:abstractNumId="7">
    <w:nsid w:val="FFFFFF83"/>
    <w:multiLevelType w:val="singleLevel"/>
    <w:tmpl w:val="AE14DD14"/>
    <w:lvl w:ilvl="0">
      <w:start w:val="1"/>
      <w:numFmt w:val="bullet"/>
      <w:pStyle w:val="20"/>
      <w:lvlText w:val=""/>
      <w:lvlJc w:val="left"/>
      <w:pPr>
        <w:tabs>
          <w:tab w:val="num" w:pos="786"/>
        </w:tabs>
        <w:ind w:leftChars="400" w:left="786" w:hangingChars="200" w:hanging="360"/>
      </w:pPr>
      <w:rPr>
        <w:rFonts w:ascii="Wingdings" w:hAnsi="Wingdings" w:hint="default"/>
      </w:rPr>
    </w:lvl>
  </w:abstractNum>
  <w:abstractNum w:abstractNumId="8">
    <w:nsid w:val="FFFFFF88"/>
    <w:multiLevelType w:val="singleLevel"/>
    <w:tmpl w:val="6BB67C74"/>
    <w:lvl w:ilvl="0">
      <w:start w:val="1"/>
      <w:numFmt w:val="decimal"/>
      <w:pStyle w:val="a"/>
      <w:lvlText w:val="%1."/>
      <w:lvlJc w:val="left"/>
      <w:pPr>
        <w:tabs>
          <w:tab w:val="num" w:pos="361"/>
        </w:tabs>
        <w:ind w:leftChars="200" w:left="361" w:hangingChars="200" w:hanging="360"/>
      </w:pPr>
    </w:lvl>
  </w:abstractNum>
  <w:abstractNum w:abstractNumId="9">
    <w:nsid w:val="FFFFFF89"/>
    <w:multiLevelType w:val="singleLevel"/>
    <w:tmpl w:val="3294B0B2"/>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nsid w:val="03C01390"/>
    <w:multiLevelType w:val="hybridMultilevel"/>
    <w:tmpl w:val="79AE8022"/>
    <w:lvl w:ilvl="0" w:tplc="FF74D466">
      <w:start w:val="1"/>
      <w:numFmt w:val="bullet"/>
      <w:lvlText w:val="-"/>
      <w:lvlJc w:val="left"/>
      <w:pPr>
        <w:ind w:left="2614" w:hanging="400"/>
      </w:pPr>
      <w:rPr>
        <w:rFonts w:ascii="Malgun Gothic" w:eastAsia="Malgun Gothic" w:hAnsi="Malgun Gothic" w:hint="eastAsia"/>
        <w:b w:val="0"/>
        <w:i w:val="0"/>
        <w:sz w:val="20"/>
      </w:rPr>
    </w:lvl>
    <w:lvl w:ilvl="1" w:tplc="04090003" w:tentative="1">
      <w:start w:val="1"/>
      <w:numFmt w:val="bullet"/>
      <w:lvlText w:val=""/>
      <w:lvlJc w:val="left"/>
      <w:pPr>
        <w:ind w:left="3014" w:hanging="400"/>
      </w:pPr>
      <w:rPr>
        <w:rFonts w:ascii="Wingdings" w:hAnsi="Wingdings" w:hint="default"/>
      </w:rPr>
    </w:lvl>
    <w:lvl w:ilvl="2" w:tplc="04090005" w:tentative="1">
      <w:start w:val="1"/>
      <w:numFmt w:val="bullet"/>
      <w:lvlText w:val=""/>
      <w:lvlJc w:val="left"/>
      <w:pPr>
        <w:ind w:left="3414" w:hanging="400"/>
      </w:pPr>
      <w:rPr>
        <w:rFonts w:ascii="Wingdings" w:hAnsi="Wingdings" w:hint="default"/>
      </w:rPr>
    </w:lvl>
    <w:lvl w:ilvl="3" w:tplc="04090001" w:tentative="1">
      <w:start w:val="1"/>
      <w:numFmt w:val="bullet"/>
      <w:lvlText w:val=""/>
      <w:lvlJc w:val="left"/>
      <w:pPr>
        <w:ind w:left="3814" w:hanging="400"/>
      </w:pPr>
      <w:rPr>
        <w:rFonts w:ascii="Wingdings" w:hAnsi="Wingdings" w:hint="default"/>
      </w:rPr>
    </w:lvl>
    <w:lvl w:ilvl="4" w:tplc="04090003" w:tentative="1">
      <w:start w:val="1"/>
      <w:numFmt w:val="bullet"/>
      <w:lvlText w:val=""/>
      <w:lvlJc w:val="left"/>
      <w:pPr>
        <w:ind w:left="4214" w:hanging="400"/>
      </w:pPr>
      <w:rPr>
        <w:rFonts w:ascii="Wingdings" w:hAnsi="Wingdings" w:hint="default"/>
      </w:rPr>
    </w:lvl>
    <w:lvl w:ilvl="5" w:tplc="04090005" w:tentative="1">
      <w:start w:val="1"/>
      <w:numFmt w:val="bullet"/>
      <w:lvlText w:val=""/>
      <w:lvlJc w:val="left"/>
      <w:pPr>
        <w:ind w:left="4614" w:hanging="400"/>
      </w:pPr>
      <w:rPr>
        <w:rFonts w:ascii="Wingdings" w:hAnsi="Wingdings" w:hint="default"/>
      </w:rPr>
    </w:lvl>
    <w:lvl w:ilvl="6" w:tplc="04090001" w:tentative="1">
      <w:start w:val="1"/>
      <w:numFmt w:val="bullet"/>
      <w:lvlText w:val=""/>
      <w:lvlJc w:val="left"/>
      <w:pPr>
        <w:ind w:left="5014" w:hanging="400"/>
      </w:pPr>
      <w:rPr>
        <w:rFonts w:ascii="Wingdings" w:hAnsi="Wingdings" w:hint="default"/>
      </w:rPr>
    </w:lvl>
    <w:lvl w:ilvl="7" w:tplc="04090003" w:tentative="1">
      <w:start w:val="1"/>
      <w:numFmt w:val="bullet"/>
      <w:lvlText w:val=""/>
      <w:lvlJc w:val="left"/>
      <w:pPr>
        <w:ind w:left="5414" w:hanging="400"/>
      </w:pPr>
      <w:rPr>
        <w:rFonts w:ascii="Wingdings" w:hAnsi="Wingdings" w:hint="default"/>
      </w:rPr>
    </w:lvl>
    <w:lvl w:ilvl="8" w:tplc="04090005" w:tentative="1">
      <w:start w:val="1"/>
      <w:numFmt w:val="bullet"/>
      <w:lvlText w:val=""/>
      <w:lvlJc w:val="left"/>
      <w:pPr>
        <w:ind w:left="5814" w:hanging="400"/>
      </w:pPr>
      <w:rPr>
        <w:rFonts w:ascii="Wingdings" w:hAnsi="Wingdings" w:hint="default"/>
      </w:rPr>
    </w:lvl>
  </w:abstractNum>
  <w:abstractNum w:abstractNumId="11">
    <w:nsid w:val="0E4D60F9"/>
    <w:multiLevelType w:val="hybridMultilevel"/>
    <w:tmpl w:val="DF0A2CCE"/>
    <w:lvl w:ilvl="0" w:tplc="4E0C754E">
      <w:start w:val="1"/>
      <w:numFmt w:val="bullet"/>
      <w:lvlText w:val=""/>
      <w:lvlJc w:val="left"/>
      <w:pPr>
        <w:ind w:left="1962" w:hanging="400"/>
      </w:pPr>
      <w:rPr>
        <w:rFonts w:ascii="Wingdings" w:eastAsia="Malgun Gothic" w:hAnsi="Wingdings" w:hint="default"/>
        <w:b w:val="0"/>
        <w:i w:val="0"/>
        <w:sz w:val="20"/>
      </w:rPr>
    </w:lvl>
    <w:lvl w:ilvl="1" w:tplc="04090003" w:tentative="1">
      <w:start w:val="1"/>
      <w:numFmt w:val="bullet"/>
      <w:lvlText w:val=""/>
      <w:lvlJc w:val="left"/>
      <w:pPr>
        <w:ind w:left="2362" w:hanging="400"/>
      </w:pPr>
      <w:rPr>
        <w:rFonts w:ascii="Wingdings" w:hAnsi="Wingdings" w:hint="default"/>
      </w:rPr>
    </w:lvl>
    <w:lvl w:ilvl="2" w:tplc="04090005" w:tentative="1">
      <w:start w:val="1"/>
      <w:numFmt w:val="bullet"/>
      <w:lvlText w:val=""/>
      <w:lvlJc w:val="left"/>
      <w:pPr>
        <w:ind w:left="2762" w:hanging="400"/>
      </w:pPr>
      <w:rPr>
        <w:rFonts w:ascii="Wingdings" w:hAnsi="Wingdings" w:hint="default"/>
      </w:rPr>
    </w:lvl>
    <w:lvl w:ilvl="3" w:tplc="04090001" w:tentative="1">
      <w:start w:val="1"/>
      <w:numFmt w:val="bullet"/>
      <w:lvlText w:val=""/>
      <w:lvlJc w:val="left"/>
      <w:pPr>
        <w:ind w:left="3162" w:hanging="400"/>
      </w:pPr>
      <w:rPr>
        <w:rFonts w:ascii="Wingdings" w:hAnsi="Wingdings" w:hint="default"/>
      </w:rPr>
    </w:lvl>
    <w:lvl w:ilvl="4" w:tplc="04090003" w:tentative="1">
      <w:start w:val="1"/>
      <w:numFmt w:val="bullet"/>
      <w:lvlText w:val=""/>
      <w:lvlJc w:val="left"/>
      <w:pPr>
        <w:ind w:left="3562" w:hanging="400"/>
      </w:pPr>
      <w:rPr>
        <w:rFonts w:ascii="Wingdings" w:hAnsi="Wingdings" w:hint="default"/>
      </w:rPr>
    </w:lvl>
    <w:lvl w:ilvl="5" w:tplc="04090005" w:tentative="1">
      <w:start w:val="1"/>
      <w:numFmt w:val="bullet"/>
      <w:lvlText w:val=""/>
      <w:lvlJc w:val="left"/>
      <w:pPr>
        <w:ind w:left="3962" w:hanging="400"/>
      </w:pPr>
      <w:rPr>
        <w:rFonts w:ascii="Wingdings" w:hAnsi="Wingdings" w:hint="default"/>
      </w:rPr>
    </w:lvl>
    <w:lvl w:ilvl="6" w:tplc="04090001" w:tentative="1">
      <w:start w:val="1"/>
      <w:numFmt w:val="bullet"/>
      <w:lvlText w:val=""/>
      <w:lvlJc w:val="left"/>
      <w:pPr>
        <w:ind w:left="4362" w:hanging="400"/>
      </w:pPr>
      <w:rPr>
        <w:rFonts w:ascii="Wingdings" w:hAnsi="Wingdings" w:hint="default"/>
      </w:rPr>
    </w:lvl>
    <w:lvl w:ilvl="7" w:tplc="04090003" w:tentative="1">
      <w:start w:val="1"/>
      <w:numFmt w:val="bullet"/>
      <w:lvlText w:val=""/>
      <w:lvlJc w:val="left"/>
      <w:pPr>
        <w:ind w:left="4762" w:hanging="400"/>
      </w:pPr>
      <w:rPr>
        <w:rFonts w:ascii="Wingdings" w:hAnsi="Wingdings" w:hint="default"/>
      </w:rPr>
    </w:lvl>
    <w:lvl w:ilvl="8" w:tplc="04090005" w:tentative="1">
      <w:start w:val="1"/>
      <w:numFmt w:val="bullet"/>
      <w:lvlText w:val=""/>
      <w:lvlJc w:val="left"/>
      <w:pPr>
        <w:ind w:left="5162" w:hanging="400"/>
      </w:pPr>
      <w:rPr>
        <w:rFonts w:ascii="Wingdings" w:hAnsi="Wingdings" w:hint="default"/>
      </w:rPr>
    </w:lvl>
  </w:abstractNum>
  <w:abstractNum w:abstractNumId="12">
    <w:nsid w:val="13711479"/>
    <w:multiLevelType w:val="hybridMultilevel"/>
    <w:tmpl w:val="33B2AB8E"/>
    <w:lvl w:ilvl="0" w:tplc="89420F52">
      <w:start w:val="1"/>
      <w:numFmt w:val="decimal"/>
      <w:pStyle w:val="21"/>
      <w:lvlText w:val="(%1)"/>
      <w:lvlJc w:val="left"/>
      <w:pPr>
        <w:ind w:left="420" w:hanging="420"/>
      </w:pPr>
      <w:rPr>
        <w:rFonts w:ascii="Arial" w:hAnsi="Arial" w:hint="default"/>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181C2DEA"/>
    <w:multiLevelType w:val="hybridMultilevel"/>
    <w:tmpl w:val="50A40854"/>
    <w:lvl w:ilvl="0" w:tplc="DBFA839A">
      <w:start w:val="1"/>
      <w:numFmt w:val="aiueo"/>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186C2B4A"/>
    <w:multiLevelType w:val="hybridMultilevel"/>
    <w:tmpl w:val="74F07714"/>
    <w:lvl w:ilvl="0" w:tplc="C9F44532">
      <w:start w:val="1"/>
      <w:numFmt w:val="bullet"/>
      <w:lvlText w:val="-"/>
      <w:lvlJc w:val="left"/>
      <w:pPr>
        <w:ind w:left="627" w:hanging="400"/>
      </w:pPr>
      <w:rPr>
        <w:rFonts w:ascii="Malgun Gothic" w:eastAsia="Malgun Gothic" w:hAnsi="Malgun Gothic" w:hint="eastAsia"/>
        <w:b w:val="0"/>
        <w:i w:val="0"/>
        <w:sz w:val="20"/>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5">
    <w:nsid w:val="1E2F35FA"/>
    <w:multiLevelType w:val="hybridMultilevel"/>
    <w:tmpl w:val="995AA11E"/>
    <w:lvl w:ilvl="0" w:tplc="45460E52">
      <w:start w:val="1"/>
      <w:numFmt w:val="bullet"/>
      <w:lvlText w:val=""/>
      <w:lvlJc w:val="left"/>
      <w:pPr>
        <w:tabs>
          <w:tab w:val="num" w:pos="406"/>
        </w:tabs>
        <w:ind w:left="406" w:hanging="400"/>
      </w:pPr>
      <w:rPr>
        <w:rFonts w:ascii="Wingdings" w:hAnsi="Wingdings" w:hint="default"/>
        <w:sz w:val="18"/>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6">
    <w:nsid w:val="2B6D3A05"/>
    <w:multiLevelType w:val="hybridMultilevel"/>
    <w:tmpl w:val="7C80BB12"/>
    <w:lvl w:ilvl="0" w:tplc="BB705A80">
      <w:start w:val="1"/>
      <w:numFmt w:val="decimal"/>
      <w:lvlText w:val="%1. "/>
      <w:lvlJc w:val="left"/>
      <w:pPr>
        <w:ind w:left="400" w:hanging="400"/>
      </w:pPr>
      <w:rPr>
        <w:rFonts w:eastAsia="Malgun Gothic" w:hint="eastAsia"/>
        <w:b w:val="0"/>
        <w:i w:val="0"/>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2CF74C2D"/>
    <w:multiLevelType w:val="hybridMultilevel"/>
    <w:tmpl w:val="B120AE26"/>
    <w:lvl w:ilvl="0" w:tplc="8E46986A">
      <w:numFmt w:val="bullet"/>
      <w:pStyle w:val="41"/>
      <w:lvlText w:val=""/>
      <w:lvlJc w:val="left"/>
      <w:pPr>
        <w:ind w:left="420" w:hanging="420"/>
      </w:pPr>
      <w:rPr>
        <w:rFonts w:ascii="Wingdings" w:eastAsia="Malgun Gothic"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D4A35F1"/>
    <w:multiLevelType w:val="hybridMultilevel"/>
    <w:tmpl w:val="D2CED298"/>
    <w:lvl w:ilvl="0" w:tplc="955A319A">
      <w:start w:val="1"/>
      <w:numFmt w:val="aiueo"/>
      <w:pStyle w:val="51"/>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DED0884"/>
    <w:multiLevelType w:val="hybridMultilevel"/>
    <w:tmpl w:val="9FA4FF2C"/>
    <w:lvl w:ilvl="0" w:tplc="CD8CF290">
      <w:start w:val="1"/>
      <w:numFmt w:val="bullet"/>
      <w:lvlText w:val=""/>
      <w:lvlJc w:val="left"/>
      <w:pPr>
        <w:ind w:left="1988" w:hanging="400"/>
      </w:pPr>
      <w:rPr>
        <w:rFonts w:ascii="Wingdings" w:hAnsi="Wingdings" w:hint="default"/>
        <w:b w:val="0"/>
        <w:i w:val="0"/>
        <w:sz w:val="20"/>
      </w:rPr>
    </w:lvl>
    <w:lvl w:ilvl="1" w:tplc="04090003" w:tentative="1">
      <w:start w:val="1"/>
      <w:numFmt w:val="bullet"/>
      <w:lvlText w:val=""/>
      <w:lvlJc w:val="left"/>
      <w:pPr>
        <w:ind w:left="2731" w:hanging="400"/>
      </w:pPr>
      <w:rPr>
        <w:rFonts w:ascii="Wingdings" w:hAnsi="Wingdings" w:hint="default"/>
      </w:rPr>
    </w:lvl>
    <w:lvl w:ilvl="2" w:tplc="04090005" w:tentative="1">
      <w:start w:val="1"/>
      <w:numFmt w:val="bullet"/>
      <w:lvlText w:val=""/>
      <w:lvlJc w:val="left"/>
      <w:pPr>
        <w:ind w:left="3131" w:hanging="400"/>
      </w:pPr>
      <w:rPr>
        <w:rFonts w:ascii="Wingdings" w:hAnsi="Wingdings" w:hint="default"/>
      </w:rPr>
    </w:lvl>
    <w:lvl w:ilvl="3" w:tplc="04090001" w:tentative="1">
      <w:start w:val="1"/>
      <w:numFmt w:val="bullet"/>
      <w:lvlText w:val=""/>
      <w:lvlJc w:val="left"/>
      <w:pPr>
        <w:ind w:left="3531" w:hanging="400"/>
      </w:pPr>
      <w:rPr>
        <w:rFonts w:ascii="Wingdings" w:hAnsi="Wingdings" w:hint="default"/>
      </w:rPr>
    </w:lvl>
    <w:lvl w:ilvl="4" w:tplc="04090003" w:tentative="1">
      <w:start w:val="1"/>
      <w:numFmt w:val="bullet"/>
      <w:lvlText w:val=""/>
      <w:lvlJc w:val="left"/>
      <w:pPr>
        <w:ind w:left="3931" w:hanging="400"/>
      </w:pPr>
      <w:rPr>
        <w:rFonts w:ascii="Wingdings" w:hAnsi="Wingdings" w:hint="default"/>
      </w:rPr>
    </w:lvl>
    <w:lvl w:ilvl="5" w:tplc="04090005" w:tentative="1">
      <w:start w:val="1"/>
      <w:numFmt w:val="bullet"/>
      <w:lvlText w:val=""/>
      <w:lvlJc w:val="left"/>
      <w:pPr>
        <w:ind w:left="4331" w:hanging="400"/>
      </w:pPr>
      <w:rPr>
        <w:rFonts w:ascii="Wingdings" w:hAnsi="Wingdings" w:hint="default"/>
      </w:rPr>
    </w:lvl>
    <w:lvl w:ilvl="6" w:tplc="04090001" w:tentative="1">
      <w:start w:val="1"/>
      <w:numFmt w:val="bullet"/>
      <w:lvlText w:val=""/>
      <w:lvlJc w:val="left"/>
      <w:pPr>
        <w:ind w:left="4731" w:hanging="400"/>
      </w:pPr>
      <w:rPr>
        <w:rFonts w:ascii="Wingdings" w:hAnsi="Wingdings" w:hint="default"/>
      </w:rPr>
    </w:lvl>
    <w:lvl w:ilvl="7" w:tplc="04090003" w:tentative="1">
      <w:start w:val="1"/>
      <w:numFmt w:val="bullet"/>
      <w:lvlText w:val=""/>
      <w:lvlJc w:val="left"/>
      <w:pPr>
        <w:ind w:left="5131" w:hanging="400"/>
      </w:pPr>
      <w:rPr>
        <w:rFonts w:ascii="Wingdings" w:hAnsi="Wingdings" w:hint="default"/>
      </w:rPr>
    </w:lvl>
    <w:lvl w:ilvl="8" w:tplc="04090005" w:tentative="1">
      <w:start w:val="1"/>
      <w:numFmt w:val="bullet"/>
      <w:lvlText w:val=""/>
      <w:lvlJc w:val="left"/>
      <w:pPr>
        <w:ind w:left="5531" w:hanging="400"/>
      </w:pPr>
      <w:rPr>
        <w:rFonts w:ascii="Wingdings" w:hAnsi="Wingdings" w:hint="default"/>
      </w:rPr>
    </w:lvl>
  </w:abstractNum>
  <w:abstractNum w:abstractNumId="20">
    <w:nsid w:val="30F8539C"/>
    <w:multiLevelType w:val="hybridMultilevel"/>
    <w:tmpl w:val="1F5A2550"/>
    <w:lvl w:ilvl="0" w:tplc="BA606CEC">
      <w:start w:val="1"/>
      <w:numFmt w:val="lowerLetter"/>
      <w:lvlText w:val="(%1)."/>
      <w:lvlJc w:val="left"/>
      <w:pPr>
        <w:ind w:left="1197" w:hanging="400"/>
      </w:pPr>
      <w:rPr>
        <w:rFonts w:hint="eastAsia"/>
        <w:b w:val="0"/>
        <w:i w:val="0"/>
        <w:sz w:val="20"/>
      </w:rPr>
    </w:lvl>
    <w:lvl w:ilvl="1" w:tplc="04090019" w:tentative="1">
      <w:start w:val="1"/>
      <w:numFmt w:val="upperLetter"/>
      <w:lvlText w:val="%2."/>
      <w:lvlJc w:val="left"/>
      <w:pPr>
        <w:ind w:left="1597" w:hanging="400"/>
      </w:pPr>
    </w:lvl>
    <w:lvl w:ilvl="2" w:tplc="0409001B" w:tentative="1">
      <w:start w:val="1"/>
      <w:numFmt w:val="lowerRoman"/>
      <w:lvlText w:val="%3."/>
      <w:lvlJc w:val="right"/>
      <w:pPr>
        <w:ind w:left="1997" w:hanging="400"/>
      </w:pPr>
    </w:lvl>
    <w:lvl w:ilvl="3" w:tplc="0409000F" w:tentative="1">
      <w:start w:val="1"/>
      <w:numFmt w:val="decimal"/>
      <w:lvlText w:val="%4."/>
      <w:lvlJc w:val="left"/>
      <w:pPr>
        <w:ind w:left="2397" w:hanging="400"/>
      </w:pPr>
    </w:lvl>
    <w:lvl w:ilvl="4" w:tplc="04090019" w:tentative="1">
      <w:start w:val="1"/>
      <w:numFmt w:val="upperLetter"/>
      <w:lvlText w:val="%5."/>
      <w:lvlJc w:val="left"/>
      <w:pPr>
        <w:ind w:left="2797" w:hanging="400"/>
      </w:pPr>
    </w:lvl>
    <w:lvl w:ilvl="5" w:tplc="0409001B" w:tentative="1">
      <w:start w:val="1"/>
      <w:numFmt w:val="lowerRoman"/>
      <w:lvlText w:val="%6."/>
      <w:lvlJc w:val="right"/>
      <w:pPr>
        <w:ind w:left="3197" w:hanging="400"/>
      </w:pPr>
    </w:lvl>
    <w:lvl w:ilvl="6" w:tplc="0409000F" w:tentative="1">
      <w:start w:val="1"/>
      <w:numFmt w:val="decimal"/>
      <w:lvlText w:val="%7."/>
      <w:lvlJc w:val="left"/>
      <w:pPr>
        <w:ind w:left="3597" w:hanging="400"/>
      </w:pPr>
    </w:lvl>
    <w:lvl w:ilvl="7" w:tplc="04090019" w:tentative="1">
      <w:start w:val="1"/>
      <w:numFmt w:val="upperLetter"/>
      <w:lvlText w:val="%8."/>
      <w:lvlJc w:val="left"/>
      <w:pPr>
        <w:ind w:left="3997" w:hanging="400"/>
      </w:pPr>
    </w:lvl>
    <w:lvl w:ilvl="8" w:tplc="0409001B" w:tentative="1">
      <w:start w:val="1"/>
      <w:numFmt w:val="lowerRoman"/>
      <w:lvlText w:val="%9."/>
      <w:lvlJc w:val="right"/>
      <w:pPr>
        <w:ind w:left="4397" w:hanging="400"/>
      </w:pPr>
    </w:lvl>
  </w:abstractNum>
  <w:abstractNum w:abstractNumId="21">
    <w:nsid w:val="31682524"/>
    <w:multiLevelType w:val="hybridMultilevel"/>
    <w:tmpl w:val="597C54EA"/>
    <w:lvl w:ilvl="0" w:tplc="23DC26AE">
      <w:start w:val="1"/>
      <w:numFmt w:val="bullet"/>
      <w:pStyle w:val="a1"/>
      <w:lvlText w:val=""/>
      <w:lvlJc w:val="left"/>
      <w:pPr>
        <w:ind w:left="800" w:hanging="400"/>
      </w:pPr>
      <w:rPr>
        <w:rFonts w:ascii="Wingdings" w:hAnsi="Wingdings" w:hint="default"/>
        <w:b w:val="0"/>
        <w:i w:val="0"/>
        <w:sz w:val="18"/>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nsid w:val="31CC28DE"/>
    <w:multiLevelType w:val="hybridMultilevel"/>
    <w:tmpl w:val="E4927080"/>
    <w:lvl w:ilvl="0" w:tplc="4EB6F402">
      <w:start w:val="1"/>
      <w:numFmt w:val="decimal"/>
      <w:pStyle w:val="1"/>
      <w:lvlText w:val="%1)"/>
      <w:lvlJc w:val="left"/>
      <w:pPr>
        <w:ind w:left="420" w:hanging="420"/>
      </w:pPr>
      <w:rPr>
        <w:rFonts w:ascii="Arial" w:hAnsi="Arial" w:hint="default"/>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3A03DD5"/>
    <w:multiLevelType w:val="hybridMultilevel"/>
    <w:tmpl w:val="540A62E0"/>
    <w:lvl w:ilvl="0" w:tplc="8DCE92EC">
      <w:start w:val="1"/>
      <w:numFmt w:val="aiueo"/>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340E30E1"/>
    <w:multiLevelType w:val="hybridMultilevel"/>
    <w:tmpl w:val="457E5F16"/>
    <w:lvl w:ilvl="0" w:tplc="41000978">
      <w:start w:val="1"/>
      <w:numFmt w:val="bullet"/>
      <w:pStyle w:val="10"/>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34D9140C"/>
    <w:multiLevelType w:val="hybridMultilevel"/>
    <w:tmpl w:val="B82ACA80"/>
    <w:lvl w:ilvl="0" w:tplc="189EE0D2">
      <w:start w:val="1"/>
      <w:numFmt w:val="bullet"/>
      <w:pStyle w:val="3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6">
    <w:nsid w:val="3D302495"/>
    <w:multiLevelType w:val="hybridMultilevel"/>
    <w:tmpl w:val="41A85C9C"/>
    <w:lvl w:ilvl="0" w:tplc="5D9CC666">
      <w:start w:val="1"/>
      <w:numFmt w:val="aiueo"/>
      <w:pStyle w:val="6"/>
      <w:lvlText w:val="(%1)"/>
      <w:lvlJc w:val="left"/>
      <w:pPr>
        <w:ind w:left="704"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3DD71E2F"/>
    <w:multiLevelType w:val="hybridMultilevel"/>
    <w:tmpl w:val="BA920300"/>
    <w:lvl w:ilvl="0" w:tplc="6700D196">
      <w:start w:val="1"/>
      <w:numFmt w:val="decimal"/>
      <w:lvlText w:val="第%1章."/>
      <w:lvlJc w:val="left"/>
      <w:pPr>
        <w:tabs>
          <w:tab w:val="num" w:pos="312"/>
        </w:tabs>
        <w:ind w:left="369" w:hanging="227"/>
      </w:pPr>
      <w:rPr>
        <w:rFonts w:hint="eastAsia"/>
        <w:sz w:val="28"/>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28">
    <w:nsid w:val="3E9526D5"/>
    <w:multiLevelType w:val="multilevel"/>
    <w:tmpl w:val="E22C31E2"/>
    <w:lvl w:ilvl="0">
      <w:start w:val="1"/>
      <w:numFmt w:val="decimal"/>
      <w:lvlText w:val="%1."/>
      <w:lvlJc w:val="left"/>
      <w:pPr>
        <w:tabs>
          <w:tab w:val="num" w:pos="397"/>
        </w:tabs>
        <w:ind w:left="397" w:hanging="397"/>
      </w:pPr>
      <w:rPr>
        <w:rFonts w:ascii="Times" w:eastAsia="BatangChe" w:hAnsi="Times" w:hint="default"/>
        <w:b w:val="0"/>
        <w:i w:val="0"/>
        <w:sz w:val="22"/>
        <w:szCs w:val="22"/>
      </w:rPr>
    </w:lvl>
    <w:lvl w:ilvl="1">
      <w:start w:val="1"/>
      <w:numFmt w:val="bullet"/>
      <w:lvlText w:val=""/>
      <w:lvlJc w:val="left"/>
      <w:pPr>
        <w:tabs>
          <w:tab w:val="num" w:pos="737"/>
        </w:tabs>
        <w:ind w:left="737" w:hanging="312"/>
      </w:pPr>
      <w:rPr>
        <w:rFonts w:ascii="Wingdings" w:hAnsi="Wingdings" w:hint="default"/>
        <w:b w:val="0"/>
        <w:i w:val="0"/>
        <w:sz w:val="22"/>
        <w:szCs w:val="22"/>
        <w:effect w:val="none"/>
      </w:rPr>
    </w:lvl>
    <w:lvl w:ilvl="2">
      <w:start w:val="1"/>
      <w:numFmt w:val="ganada"/>
      <w:lvlText w:val="%3."/>
      <w:lvlJc w:val="left"/>
      <w:pPr>
        <w:tabs>
          <w:tab w:val="num" w:pos="737"/>
        </w:tabs>
        <w:ind w:left="737" w:hanging="340"/>
      </w:pPr>
      <w:rPr>
        <w:rFonts w:ascii="Times" w:eastAsia="BatangChe" w:hAnsi="Times" w:hint="default"/>
        <w:b w:val="0"/>
        <w:i w:val="0"/>
        <w:sz w:val="22"/>
        <w:szCs w:val="22"/>
        <w:lang w:val="en-US"/>
      </w:rPr>
    </w:lvl>
    <w:lvl w:ilvl="3">
      <w:start w:val="1"/>
      <w:numFmt w:val="bullet"/>
      <w:lvlText w:val=""/>
      <w:lvlJc w:val="left"/>
      <w:pPr>
        <w:tabs>
          <w:tab w:val="num" w:pos="1134"/>
        </w:tabs>
        <w:ind w:left="1134" w:hanging="369"/>
      </w:pPr>
      <w:rPr>
        <w:rFonts w:ascii="Wingdings" w:hAnsi="Wingdings" w:hint="default"/>
        <w:b w:val="0"/>
        <w:i w:val="0"/>
        <w:sz w:val="22"/>
        <w:szCs w:val="22"/>
      </w:rPr>
    </w:lvl>
    <w:lvl w:ilvl="4">
      <w:start w:val="1"/>
      <w:numFmt w:val="decimalFullWidth"/>
      <w:lvlText w:val="(%5)"/>
      <w:lvlJc w:val="left"/>
      <w:pPr>
        <w:tabs>
          <w:tab w:val="num" w:pos="1134"/>
        </w:tabs>
        <w:ind w:left="1134" w:hanging="624"/>
      </w:pPr>
      <w:rPr>
        <w:rFonts w:ascii="Times" w:eastAsia="BatangChe" w:hAnsi="Times" w:hint="default"/>
        <w:b w:val="0"/>
        <w:i w:val="0"/>
        <w:sz w:val="22"/>
        <w:szCs w:val="22"/>
      </w:rPr>
    </w:lvl>
    <w:lvl w:ilvl="5">
      <w:start w:val="1"/>
      <w:numFmt w:val="bullet"/>
      <w:lvlText w:val=""/>
      <w:lvlJc w:val="left"/>
      <w:pPr>
        <w:tabs>
          <w:tab w:val="num" w:pos="1474"/>
        </w:tabs>
        <w:ind w:left="1474" w:hanging="312"/>
      </w:pPr>
      <w:rPr>
        <w:rFonts w:ascii="Wingdings" w:hAnsi="Wingdings" w:hint="default"/>
        <w:b w:val="0"/>
        <w:i w:val="0"/>
        <w:sz w:val="22"/>
        <w:szCs w:val="22"/>
      </w:rPr>
    </w:lvl>
    <w:lvl w:ilvl="6">
      <w:start w:val="1"/>
      <w:numFmt w:val="ganada"/>
      <w:lvlText w:val="(%7)"/>
      <w:lvlJc w:val="left"/>
      <w:pPr>
        <w:tabs>
          <w:tab w:val="num" w:pos="1474"/>
        </w:tabs>
        <w:ind w:left="1474" w:hanging="453"/>
      </w:pPr>
      <w:rPr>
        <w:rFonts w:ascii="Times New Roman" w:eastAsia="BatangChe" w:hAnsi="Times New Roman" w:hint="default"/>
        <w:b w:val="0"/>
        <w:i w:val="0"/>
        <w:sz w:val="22"/>
        <w:szCs w:val="22"/>
      </w:rPr>
    </w:lvl>
    <w:lvl w:ilvl="7">
      <w:start w:val="1"/>
      <w:numFmt w:val="bullet"/>
      <w:lvlText w:val=""/>
      <w:lvlJc w:val="left"/>
      <w:pPr>
        <w:tabs>
          <w:tab w:val="num" w:pos="1758"/>
        </w:tabs>
        <w:ind w:left="1758" w:hanging="227"/>
      </w:pPr>
      <w:rPr>
        <w:rFonts w:ascii="Symbol" w:hAnsi="Symbol" w:hint="default"/>
        <w:b w:val="0"/>
        <w:i w:val="0"/>
        <w:sz w:val="22"/>
      </w:rPr>
    </w:lvl>
    <w:lvl w:ilvl="8">
      <w:start w:val="1"/>
      <w:numFmt w:val="bullet"/>
      <w:lvlText w:val="-"/>
      <w:lvlJc w:val="left"/>
      <w:pPr>
        <w:tabs>
          <w:tab w:val="num" w:pos="2098"/>
        </w:tabs>
        <w:ind w:left="2098" w:hanging="284"/>
      </w:pPr>
      <w:rPr>
        <w:rFonts w:ascii="Batang" w:eastAsia="Batang" w:hAnsi="Batang" w:hint="eastAsia"/>
      </w:rPr>
    </w:lvl>
  </w:abstractNum>
  <w:abstractNum w:abstractNumId="29">
    <w:nsid w:val="432D5174"/>
    <w:multiLevelType w:val="hybridMultilevel"/>
    <w:tmpl w:val="3C74A93C"/>
    <w:lvl w:ilvl="0" w:tplc="2FB6C2A4">
      <w:start w:val="1"/>
      <w:numFmt w:val="bullet"/>
      <w:lvlText w:val=""/>
      <w:lvlJc w:val="left"/>
      <w:pPr>
        <w:ind w:left="1594" w:hanging="400"/>
      </w:pPr>
      <w:rPr>
        <w:rFonts w:ascii="Wingdings" w:hAnsi="Wingdings" w:hint="default"/>
        <w:b w:val="0"/>
        <w:i w:val="0"/>
        <w:sz w:val="18"/>
      </w:rPr>
    </w:lvl>
    <w:lvl w:ilvl="1" w:tplc="04090003" w:tentative="1">
      <w:start w:val="1"/>
      <w:numFmt w:val="bullet"/>
      <w:lvlText w:val=""/>
      <w:lvlJc w:val="left"/>
      <w:pPr>
        <w:ind w:left="1994" w:hanging="400"/>
      </w:pPr>
      <w:rPr>
        <w:rFonts w:ascii="Wingdings" w:hAnsi="Wingdings" w:hint="default"/>
      </w:rPr>
    </w:lvl>
    <w:lvl w:ilvl="2" w:tplc="04090005" w:tentative="1">
      <w:start w:val="1"/>
      <w:numFmt w:val="bullet"/>
      <w:lvlText w:val=""/>
      <w:lvlJc w:val="left"/>
      <w:pPr>
        <w:ind w:left="2394" w:hanging="400"/>
      </w:pPr>
      <w:rPr>
        <w:rFonts w:ascii="Wingdings" w:hAnsi="Wingdings" w:hint="default"/>
      </w:rPr>
    </w:lvl>
    <w:lvl w:ilvl="3" w:tplc="04090001" w:tentative="1">
      <w:start w:val="1"/>
      <w:numFmt w:val="bullet"/>
      <w:lvlText w:val=""/>
      <w:lvlJc w:val="left"/>
      <w:pPr>
        <w:ind w:left="2794" w:hanging="400"/>
      </w:pPr>
      <w:rPr>
        <w:rFonts w:ascii="Wingdings" w:hAnsi="Wingdings" w:hint="default"/>
      </w:rPr>
    </w:lvl>
    <w:lvl w:ilvl="4" w:tplc="04090003" w:tentative="1">
      <w:start w:val="1"/>
      <w:numFmt w:val="bullet"/>
      <w:lvlText w:val=""/>
      <w:lvlJc w:val="left"/>
      <w:pPr>
        <w:ind w:left="3194" w:hanging="400"/>
      </w:pPr>
      <w:rPr>
        <w:rFonts w:ascii="Wingdings" w:hAnsi="Wingdings" w:hint="default"/>
      </w:rPr>
    </w:lvl>
    <w:lvl w:ilvl="5" w:tplc="04090005" w:tentative="1">
      <w:start w:val="1"/>
      <w:numFmt w:val="bullet"/>
      <w:lvlText w:val=""/>
      <w:lvlJc w:val="left"/>
      <w:pPr>
        <w:ind w:left="3594" w:hanging="400"/>
      </w:pPr>
      <w:rPr>
        <w:rFonts w:ascii="Wingdings" w:hAnsi="Wingdings" w:hint="default"/>
      </w:rPr>
    </w:lvl>
    <w:lvl w:ilvl="6" w:tplc="04090001" w:tentative="1">
      <w:start w:val="1"/>
      <w:numFmt w:val="bullet"/>
      <w:lvlText w:val=""/>
      <w:lvlJc w:val="left"/>
      <w:pPr>
        <w:ind w:left="3994" w:hanging="400"/>
      </w:pPr>
      <w:rPr>
        <w:rFonts w:ascii="Wingdings" w:hAnsi="Wingdings" w:hint="default"/>
      </w:rPr>
    </w:lvl>
    <w:lvl w:ilvl="7" w:tplc="04090003" w:tentative="1">
      <w:start w:val="1"/>
      <w:numFmt w:val="bullet"/>
      <w:lvlText w:val=""/>
      <w:lvlJc w:val="left"/>
      <w:pPr>
        <w:ind w:left="4394" w:hanging="400"/>
      </w:pPr>
      <w:rPr>
        <w:rFonts w:ascii="Wingdings" w:hAnsi="Wingdings" w:hint="default"/>
      </w:rPr>
    </w:lvl>
    <w:lvl w:ilvl="8" w:tplc="04090005" w:tentative="1">
      <w:start w:val="1"/>
      <w:numFmt w:val="bullet"/>
      <w:lvlText w:val=""/>
      <w:lvlJc w:val="left"/>
      <w:pPr>
        <w:ind w:left="4794" w:hanging="400"/>
      </w:pPr>
      <w:rPr>
        <w:rFonts w:ascii="Wingdings" w:hAnsi="Wingdings" w:hint="default"/>
      </w:rPr>
    </w:lvl>
  </w:abstractNum>
  <w:abstractNum w:abstractNumId="30">
    <w:nsid w:val="445E1CBD"/>
    <w:multiLevelType w:val="hybridMultilevel"/>
    <w:tmpl w:val="4F4EC79C"/>
    <w:lvl w:ilvl="0" w:tplc="AD08BAD6">
      <w:start w:val="1"/>
      <w:numFmt w:val="bullet"/>
      <w:lvlText w:val=""/>
      <w:lvlJc w:val="left"/>
      <w:pPr>
        <w:ind w:left="1194" w:hanging="400"/>
      </w:pPr>
      <w:rPr>
        <w:rFonts w:ascii="Wingdings" w:eastAsia="Malgun Gothic" w:hAnsi="Wingdings" w:hint="default"/>
        <w:b w:val="0"/>
        <w:i w:val="0"/>
        <w:sz w:val="20"/>
      </w:rPr>
    </w:lvl>
    <w:lvl w:ilvl="1" w:tplc="04090003" w:tentative="1">
      <w:start w:val="1"/>
      <w:numFmt w:val="bullet"/>
      <w:lvlText w:val=""/>
      <w:lvlJc w:val="left"/>
      <w:pPr>
        <w:ind w:left="1994" w:hanging="400"/>
      </w:pPr>
      <w:rPr>
        <w:rFonts w:ascii="Wingdings" w:hAnsi="Wingdings" w:hint="default"/>
      </w:rPr>
    </w:lvl>
    <w:lvl w:ilvl="2" w:tplc="04090005" w:tentative="1">
      <w:start w:val="1"/>
      <w:numFmt w:val="bullet"/>
      <w:lvlText w:val=""/>
      <w:lvlJc w:val="left"/>
      <w:pPr>
        <w:ind w:left="2394" w:hanging="400"/>
      </w:pPr>
      <w:rPr>
        <w:rFonts w:ascii="Wingdings" w:hAnsi="Wingdings" w:hint="default"/>
      </w:rPr>
    </w:lvl>
    <w:lvl w:ilvl="3" w:tplc="04090001" w:tentative="1">
      <w:start w:val="1"/>
      <w:numFmt w:val="bullet"/>
      <w:lvlText w:val=""/>
      <w:lvlJc w:val="left"/>
      <w:pPr>
        <w:ind w:left="2794" w:hanging="400"/>
      </w:pPr>
      <w:rPr>
        <w:rFonts w:ascii="Wingdings" w:hAnsi="Wingdings" w:hint="default"/>
      </w:rPr>
    </w:lvl>
    <w:lvl w:ilvl="4" w:tplc="04090003" w:tentative="1">
      <w:start w:val="1"/>
      <w:numFmt w:val="bullet"/>
      <w:lvlText w:val=""/>
      <w:lvlJc w:val="left"/>
      <w:pPr>
        <w:ind w:left="3194" w:hanging="400"/>
      </w:pPr>
      <w:rPr>
        <w:rFonts w:ascii="Wingdings" w:hAnsi="Wingdings" w:hint="default"/>
      </w:rPr>
    </w:lvl>
    <w:lvl w:ilvl="5" w:tplc="04090005" w:tentative="1">
      <w:start w:val="1"/>
      <w:numFmt w:val="bullet"/>
      <w:lvlText w:val=""/>
      <w:lvlJc w:val="left"/>
      <w:pPr>
        <w:ind w:left="3594" w:hanging="400"/>
      </w:pPr>
      <w:rPr>
        <w:rFonts w:ascii="Wingdings" w:hAnsi="Wingdings" w:hint="default"/>
      </w:rPr>
    </w:lvl>
    <w:lvl w:ilvl="6" w:tplc="04090001" w:tentative="1">
      <w:start w:val="1"/>
      <w:numFmt w:val="bullet"/>
      <w:lvlText w:val=""/>
      <w:lvlJc w:val="left"/>
      <w:pPr>
        <w:ind w:left="3994" w:hanging="400"/>
      </w:pPr>
      <w:rPr>
        <w:rFonts w:ascii="Wingdings" w:hAnsi="Wingdings" w:hint="default"/>
      </w:rPr>
    </w:lvl>
    <w:lvl w:ilvl="7" w:tplc="04090003" w:tentative="1">
      <w:start w:val="1"/>
      <w:numFmt w:val="bullet"/>
      <w:lvlText w:val=""/>
      <w:lvlJc w:val="left"/>
      <w:pPr>
        <w:ind w:left="4394" w:hanging="400"/>
      </w:pPr>
      <w:rPr>
        <w:rFonts w:ascii="Wingdings" w:hAnsi="Wingdings" w:hint="default"/>
      </w:rPr>
    </w:lvl>
    <w:lvl w:ilvl="8" w:tplc="04090005" w:tentative="1">
      <w:start w:val="1"/>
      <w:numFmt w:val="bullet"/>
      <w:lvlText w:val=""/>
      <w:lvlJc w:val="left"/>
      <w:pPr>
        <w:ind w:left="4794" w:hanging="400"/>
      </w:pPr>
      <w:rPr>
        <w:rFonts w:ascii="Wingdings" w:hAnsi="Wingdings" w:hint="default"/>
      </w:rPr>
    </w:lvl>
  </w:abstractNum>
  <w:abstractNum w:abstractNumId="31">
    <w:nsid w:val="509F24C6"/>
    <w:multiLevelType w:val="multilevel"/>
    <w:tmpl w:val="79FC170C"/>
    <w:lvl w:ilvl="0">
      <w:start w:val="1"/>
      <w:numFmt w:val="decimal"/>
      <w:pStyle w:val="11"/>
      <w:lvlText w:val="%1. "/>
      <w:lvlJc w:val="left"/>
      <w:pPr>
        <w:ind w:left="397" w:hanging="397"/>
      </w:pPr>
      <w:rPr>
        <w:rFonts w:ascii="Arial" w:eastAsia="Malgun Gothic" w:hAnsi="Arial" w:hint="default"/>
        <w:sz w:val="26"/>
      </w:rPr>
    </w:lvl>
    <w:lvl w:ilvl="1">
      <w:start w:val="1"/>
      <w:numFmt w:val="decimal"/>
      <w:pStyle w:val="22"/>
      <w:lvlText w:val="%1.%2 "/>
      <w:lvlJc w:val="left"/>
      <w:pPr>
        <w:ind w:left="567" w:hanging="567"/>
      </w:pPr>
      <w:rPr>
        <w:rFonts w:ascii="Arial" w:eastAsia="Malgun Gothic" w:hAnsi="Arial" w:hint="default"/>
        <w:sz w:val="24"/>
      </w:rPr>
    </w:lvl>
    <w:lvl w:ilvl="2">
      <w:start w:val="1"/>
      <w:numFmt w:val="decimal"/>
      <w:pStyle w:val="32"/>
      <w:lvlText w:val="%1.%2.%3 "/>
      <w:lvlJc w:val="left"/>
      <w:pPr>
        <w:ind w:left="737" w:hanging="737"/>
      </w:pPr>
      <w:rPr>
        <w:rFonts w:ascii="Arial" w:eastAsia="Malgun Gothic" w:hAnsi="Arial" w:hint="default"/>
        <w:sz w:val="22"/>
      </w:rPr>
    </w:lvl>
    <w:lvl w:ilvl="3">
      <w:start w:val="1"/>
      <w:numFmt w:val="decimal"/>
      <w:pStyle w:val="42"/>
      <w:lvlText w:val="%1.%2.%3.%4"/>
      <w:lvlJc w:val="left"/>
      <w:pPr>
        <w:ind w:left="907" w:hanging="907"/>
      </w:pPr>
      <w:rPr>
        <w:rFonts w:hint="eastAsia"/>
      </w:rPr>
    </w:lvl>
    <w:lvl w:ilvl="4">
      <w:start w:val="1"/>
      <w:numFmt w:val="decimal"/>
      <w:pStyle w:val="52"/>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32">
    <w:nsid w:val="511D165B"/>
    <w:multiLevelType w:val="hybridMultilevel"/>
    <w:tmpl w:val="0D9C95D4"/>
    <w:lvl w:ilvl="0" w:tplc="05E44776">
      <w:start w:val="1"/>
      <w:numFmt w:val="decimal"/>
      <w:lvlText w:val="(%1)"/>
      <w:lvlJc w:val="left"/>
      <w:pPr>
        <w:ind w:left="1194" w:hanging="400"/>
      </w:pPr>
      <w:rPr>
        <w:rFonts w:eastAsia="Malgun Gothic" w:hint="eastAsia"/>
        <w:b w:val="0"/>
        <w:i w:val="0"/>
        <w:sz w:val="20"/>
      </w:rPr>
    </w:lvl>
    <w:lvl w:ilvl="1" w:tplc="04090019" w:tentative="1">
      <w:start w:val="1"/>
      <w:numFmt w:val="upperLetter"/>
      <w:lvlText w:val="%2."/>
      <w:lvlJc w:val="left"/>
      <w:pPr>
        <w:ind w:left="1710" w:hanging="400"/>
      </w:pPr>
    </w:lvl>
    <w:lvl w:ilvl="2" w:tplc="0409001B" w:tentative="1">
      <w:start w:val="1"/>
      <w:numFmt w:val="lowerRoman"/>
      <w:lvlText w:val="%3."/>
      <w:lvlJc w:val="right"/>
      <w:pPr>
        <w:ind w:left="2110" w:hanging="400"/>
      </w:pPr>
    </w:lvl>
    <w:lvl w:ilvl="3" w:tplc="0409000F" w:tentative="1">
      <w:start w:val="1"/>
      <w:numFmt w:val="decimal"/>
      <w:lvlText w:val="%4."/>
      <w:lvlJc w:val="left"/>
      <w:pPr>
        <w:ind w:left="2510" w:hanging="400"/>
      </w:pPr>
    </w:lvl>
    <w:lvl w:ilvl="4" w:tplc="04090019" w:tentative="1">
      <w:start w:val="1"/>
      <w:numFmt w:val="upperLetter"/>
      <w:lvlText w:val="%5."/>
      <w:lvlJc w:val="left"/>
      <w:pPr>
        <w:ind w:left="2910" w:hanging="400"/>
      </w:pPr>
    </w:lvl>
    <w:lvl w:ilvl="5" w:tplc="0409001B" w:tentative="1">
      <w:start w:val="1"/>
      <w:numFmt w:val="lowerRoman"/>
      <w:lvlText w:val="%6."/>
      <w:lvlJc w:val="right"/>
      <w:pPr>
        <w:ind w:left="3310" w:hanging="400"/>
      </w:pPr>
    </w:lvl>
    <w:lvl w:ilvl="6" w:tplc="0409000F" w:tentative="1">
      <w:start w:val="1"/>
      <w:numFmt w:val="decimal"/>
      <w:lvlText w:val="%7."/>
      <w:lvlJc w:val="left"/>
      <w:pPr>
        <w:ind w:left="3710" w:hanging="400"/>
      </w:pPr>
    </w:lvl>
    <w:lvl w:ilvl="7" w:tplc="04090019" w:tentative="1">
      <w:start w:val="1"/>
      <w:numFmt w:val="upperLetter"/>
      <w:lvlText w:val="%8."/>
      <w:lvlJc w:val="left"/>
      <w:pPr>
        <w:ind w:left="4110" w:hanging="400"/>
      </w:pPr>
    </w:lvl>
    <w:lvl w:ilvl="8" w:tplc="0409001B" w:tentative="1">
      <w:start w:val="1"/>
      <w:numFmt w:val="lowerRoman"/>
      <w:lvlText w:val="%9."/>
      <w:lvlJc w:val="right"/>
      <w:pPr>
        <w:ind w:left="4510" w:hanging="400"/>
      </w:pPr>
    </w:lvl>
  </w:abstractNum>
  <w:abstractNum w:abstractNumId="33">
    <w:nsid w:val="51E34363"/>
    <w:multiLevelType w:val="hybridMultilevel"/>
    <w:tmpl w:val="0BFC302A"/>
    <w:lvl w:ilvl="0" w:tplc="0D38584E">
      <w:start w:val="1"/>
      <w:numFmt w:val="bullet"/>
      <w:pStyle w:val="23"/>
      <w:lvlText w:val="○"/>
      <w:lvlJc w:val="left"/>
      <w:pPr>
        <w:ind w:left="420" w:hanging="420"/>
      </w:pPr>
      <w:rPr>
        <w:rFonts w:ascii="ＭＳ 明朝" w:eastAsia="ＭＳ 明朝" w:hAnsi="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56EB352F"/>
    <w:multiLevelType w:val="hybridMultilevel"/>
    <w:tmpl w:val="FBDE12D4"/>
    <w:lvl w:ilvl="0" w:tplc="E624B3FE">
      <w:start w:val="1"/>
      <w:numFmt w:val="bullet"/>
      <w:lvlText w:val=""/>
      <w:lvlJc w:val="left"/>
      <w:pPr>
        <w:ind w:left="1234" w:hanging="400"/>
      </w:pPr>
      <w:rPr>
        <w:rFonts w:ascii="Wingdings" w:hAnsi="Wingdings" w:hint="default"/>
        <w:b w:val="0"/>
        <w:i w:val="0"/>
        <w:sz w:val="18"/>
      </w:rPr>
    </w:lvl>
    <w:lvl w:ilvl="1" w:tplc="04090003" w:tentative="1">
      <w:start w:val="1"/>
      <w:numFmt w:val="bullet"/>
      <w:lvlText w:val=""/>
      <w:lvlJc w:val="left"/>
      <w:pPr>
        <w:ind w:left="1634" w:hanging="400"/>
      </w:pPr>
      <w:rPr>
        <w:rFonts w:ascii="Wingdings" w:hAnsi="Wingdings" w:hint="default"/>
      </w:rPr>
    </w:lvl>
    <w:lvl w:ilvl="2" w:tplc="04090005" w:tentative="1">
      <w:start w:val="1"/>
      <w:numFmt w:val="bullet"/>
      <w:lvlText w:val=""/>
      <w:lvlJc w:val="left"/>
      <w:pPr>
        <w:ind w:left="2034" w:hanging="400"/>
      </w:pPr>
      <w:rPr>
        <w:rFonts w:ascii="Wingdings" w:hAnsi="Wingdings" w:hint="default"/>
      </w:rPr>
    </w:lvl>
    <w:lvl w:ilvl="3" w:tplc="04090001" w:tentative="1">
      <w:start w:val="1"/>
      <w:numFmt w:val="bullet"/>
      <w:lvlText w:val=""/>
      <w:lvlJc w:val="left"/>
      <w:pPr>
        <w:ind w:left="2434" w:hanging="400"/>
      </w:pPr>
      <w:rPr>
        <w:rFonts w:ascii="Wingdings" w:hAnsi="Wingdings" w:hint="default"/>
      </w:rPr>
    </w:lvl>
    <w:lvl w:ilvl="4" w:tplc="04090003" w:tentative="1">
      <w:start w:val="1"/>
      <w:numFmt w:val="bullet"/>
      <w:lvlText w:val=""/>
      <w:lvlJc w:val="left"/>
      <w:pPr>
        <w:ind w:left="2834" w:hanging="400"/>
      </w:pPr>
      <w:rPr>
        <w:rFonts w:ascii="Wingdings" w:hAnsi="Wingdings" w:hint="default"/>
      </w:rPr>
    </w:lvl>
    <w:lvl w:ilvl="5" w:tplc="04090005" w:tentative="1">
      <w:start w:val="1"/>
      <w:numFmt w:val="bullet"/>
      <w:lvlText w:val=""/>
      <w:lvlJc w:val="left"/>
      <w:pPr>
        <w:ind w:left="3234" w:hanging="400"/>
      </w:pPr>
      <w:rPr>
        <w:rFonts w:ascii="Wingdings" w:hAnsi="Wingdings" w:hint="default"/>
      </w:rPr>
    </w:lvl>
    <w:lvl w:ilvl="6" w:tplc="04090001" w:tentative="1">
      <w:start w:val="1"/>
      <w:numFmt w:val="bullet"/>
      <w:lvlText w:val=""/>
      <w:lvlJc w:val="left"/>
      <w:pPr>
        <w:ind w:left="3634" w:hanging="400"/>
      </w:pPr>
      <w:rPr>
        <w:rFonts w:ascii="Wingdings" w:hAnsi="Wingdings" w:hint="default"/>
      </w:rPr>
    </w:lvl>
    <w:lvl w:ilvl="7" w:tplc="04090003" w:tentative="1">
      <w:start w:val="1"/>
      <w:numFmt w:val="bullet"/>
      <w:lvlText w:val=""/>
      <w:lvlJc w:val="left"/>
      <w:pPr>
        <w:ind w:left="4034" w:hanging="400"/>
      </w:pPr>
      <w:rPr>
        <w:rFonts w:ascii="Wingdings" w:hAnsi="Wingdings" w:hint="default"/>
      </w:rPr>
    </w:lvl>
    <w:lvl w:ilvl="8" w:tplc="04090005" w:tentative="1">
      <w:start w:val="1"/>
      <w:numFmt w:val="bullet"/>
      <w:lvlText w:val=""/>
      <w:lvlJc w:val="left"/>
      <w:pPr>
        <w:ind w:left="4434" w:hanging="400"/>
      </w:pPr>
      <w:rPr>
        <w:rFonts w:ascii="Wingdings" w:hAnsi="Wingdings" w:hint="default"/>
      </w:rPr>
    </w:lvl>
  </w:abstractNum>
  <w:abstractNum w:abstractNumId="35">
    <w:nsid w:val="58D94F65"/>
    <w:multiLevelType w:val="hybridMultilevel"/>
    <w:tmpl w:val="302212DC"/>
    <w:lvl w:ilvl="0" w:tplc="F806BC0A">
      <w:start w:val="1"/>
      <w:numFmt w:val="lowerLetter"/>
      <w:pStyle w:val="43"/>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5CEB7A3F"/>
    <w:multiLevelType w:val="hybridMultilevel"/>
    <w:tmpl w:val="C786EAAC"/>
    <w:lvl w:ilvl="0" w:tplc="7778B78A">
      <w:start w:val="1"/>
      <w:numFmt w:val="decimal"/>
      <w:lvlText w:val="[%1] "/>
      <w:lvlJc w:val="left"/>
      <w:pPr>
        <w:ind w:left="627" w:hanging="400"/>
      </w:pPr>
      <w:rPr>
        <w:rFonts w:hint="eastAsia"/>
      </w:r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37">
    <w:nsid w:val="5E9E2230"/>
    <w:multiLevelType w:val="hybridMultilevel"/>
    <w:tmpl w:val="DB52852E"/>
    <w:lvl w:ilvl="0" w:tplc="63E0E47A">
      <w:start w:val="1"/>
      <w:numFmt w:val="lowerLetter"/>
      <w:lvlText w:val="(%1)"/>
      <w:lvlJc w:val="left"/>
      <w:pPr>
        <w:ind w:left="1604" w:hanging="400"/>
      </w:pPr>
      <w:rPr>
        <w:rFonts w:eastAsia="Malgun Gothic" w:hint="eastAsia"/>
        <w:b w:val="0"/>
        <w:i w:val="0"/>
        <w:sz w:val="20"/>
      </w:rPr>
    </w:lvl>
    <w:lvl w:ilvl="1" w:tplc="04090019" w:tentative="1">
      <w:start w:val="1"/>
      <w:numFmt w:val="upperLetter"/>
      <w:lvlText w:val="%2."/>
      <w:lvlJc w:val="left"/>
      <w:pPr>
        <w:ind w:left="2391" w:hanging="400"/>
      </w:pPr>
    </w:lvl>
    <w:lvl w:ilvl="2" w:tplc="0409001B" w:tentative="1">
      <w:start w:val="1"/>
      <w:numFmt w:val="lowerRoman"/>
      <w:lvlText w:val="%3."/>
      <w:lvlJc w:val="right"/>
      <w:pPr>
        <w:ind w:left="2791" w:hanging="400"/>
      </w:pPr>
    </w:lvl>
    <w:lvl w:ilvl="3" w:tplc="0409000F" w:tentative="1">
      <w:start w:val="1"/>
      <w:numFmt w:val="decimal"/>
      <w:lvlText w:val="%4."/>
      <w:lvlJc w:val="left"/>
      <w:pPr>
        <w:ind w:left="3191" w:hanging="400"/>
      </w:pPr>
    </w:lvl>
    <w:lvl w:ilvl="4" w:tplc="04090019" w:tentative="1">
      <w:start w:val="1"/>
      <w:numFmt w:val="upperLetter"/>
      <w:lvlText w:val="%5."/>
      <w:lvlJc w:val="left"/>
      <w:pPr>
        <w:ind w:left="3591" w:hanging="400"/>
      </w:pPr>
    </w:lvl>
    <w:lvl w:ilvl="5" w:tplc="0409001B" w:tentative="1">
      <w:start w:val="1"/>
      <w:numFmt w:val="lowerRoman"/>
      <w:lvlText w:val="%6."/>
      <w:lvlJc w:val="right"/>
      <w:pPr>
        <w:ind w:left="3991" w:hanging="400"/>
      </w:pPr>
    </w:lvl>
    <w:lvl w:ilvl="6" w:tplc="0409000F" w:tentative="1">
      <w:start w:val="1"/>
      <w:numFmt w:val="decimal"/>
      <w:lvlText w:val="%7."/>
      <w:lvlJc w:val="left"/>
      <w:pPr>
        <w:ind w:left="4391" w:hanging="400"/>
      </w:pPr>
    </w:lvl>
    <w:lvl w:ilvl="7" w:tplc="04090019" w:tentative="1">
      <w:start w:val="1"/>
      <w:numFmt w:val="upperLetter"/>
      <w:lvlText w:val="%8."/>
      <w:lvlJc w:val="left"/>
      <w:pPr>
        <w:ind w:left="4791" w:hanging="400"/>
      </w:pPr>
    </w:lvl>
    <w:lvl w:ilvl="8" w:tplc="0409001B" w:tentative="1">
      <w:start w:val="1"/>
      <w:numFmt w:val="lowerRoman"/>
      <w:lvlText w:val="%9."/>
      <w:lvlJc w:val="right"/>
      <w:pPr>
        <w:ind w:left="5191" w:hanging="400"/>
      </w:pPr>
    </w:lvl>
  </w:abstractNum>
  <w:abstractNum w:abstractNumId="38">
    <w:nsid w:val="5EC868FE"/>
    <w:multiLevelType w:val="hybridMultilevel"/>
    <w:tmpl w:val="34FAC502"/>
    <w:lvl w:ilvl="0" w:tplc="4B8CAEF8">
      <w:start w:val="1"/>
      <w:numFmt w:val="decimal"/>
      <w:pStyle w:val="a2"/>
      <w:lvlText w:val="*%1. "/>
      <w:lvlJc w:val="left"/>
      <w:pPr>
        <w:ind w:left="627" w:hanging="40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66F04FC0"/>
    <w:multiLevelType w:val="hybridMultilevel"/>
    <w:tmpl w:val="6A187BC8"/>
    <w:lvl w:ilvl="0" w:tplc="E7E6F9D8">
      <w:start w:val="1"/>
      <w:numFmt w:val="bullet"/>
      <w:lvlText w:val="n"/>
      <w:lvlJc w:val="left"/>
      <w:pPr>
        <w:ind w:left="400" w:hanging="400"/>
      </w:pPr>
      <w:rPr>
        <w:rFonts w:ascii="Webdings" w:hAnsi="Webdings" w:hint="default"/>
        <w:b w:val="0"/>
        <w:i w:val="0"/>
        <w:sz w:val="18"/>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nsid w:val="67724E7A"/>
    <w:multiLevelType w:val="hybridMultilevel"/>
    <w:tmpl w:val="FD8CA276"/>
    <w:lvl w:ilvl="0" w:tplc="0024E2A4">
      <w:start w:val="1"/>
      <w:numFmt w:val="bullet"/>
      <w:pStyle w:val="a3"/>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6A5D455A"/>
    <w:multiLevelType w:val="hybridMultilevel"/>
    <w:tmpl w:val="3F588506"/>
    <w:lvl w:ilvl="0" w:tplc="BC385D46">
      <w:start w:val="1"/>
      <w:numFmt w:val="lowerLetter"/>
      <w:pStyle w:val="33"/>
      <w:lvlText w:val="%1)"/>
      <w:lvlJc w:val="left"/>
      <w:pPr>
        <w:ind w:left="420" w:hanging="420"/>
      </w:pPr>
      <w:rPr>
        <w:rFonts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C163242"/>
    <w:multiLevelType w:val="hybridMultilevel"/>
    <w:tmpl w:val="A928EB98"/>
    <w:lvl w:ilvl="0" w:tplc="A3347E66">
      <w:start w:val="1"/>
      <w:numFmt w:val="upperLetter"/>
      <w:lvlText w:val="%1."/>
      <w:lvlJc w:val="left"/>
      <w:pPr>
        <w:ind w:left="825" w:hanging="400"/>
      </w:pPr>
      <w:rPr>
        <w:rFonts w:hint="eastAsia"/>
        <w:b w:val="0"/>
        <w:i w:val="0"/>
        <w:sz w:val="20"/>
      </w:rPr>
    </w:lvl>
    <w:lvl w:ilvl="1" w:tplc="04090019" w:tentative="1">
      <w:start w:val="1"/>
      <w:numFmt w:val="upperLetter"/>
      <w:lvlText w:val="%2."/>
      <w:lvlJc w:val="left"/>
      <w:pPr>
        <w:ind w:left="1597" w:hanging="400"/>
      </w:pPr>
    </w:lvl>
    <w:lvl w:ilvl="2" w:tplc="0409001B" w:tentative="1">
      <w:start w:val="1"/>
      <w:numFmt w:val="lowerRoman"/>
      <w:lvlText w:val="%3."/>
      <w:lvlJc w:val="right"/>
      <w:pPr>
        <w:ind w:left="1997" w:hanging="400"/>
      </w:pPr>
    </w:lvl>
    <w:lvl w:ilvl="3" w:tplc="0409000F" w:tentative="1">
      <w:start w:val="1"/>
      <w:numFmt w:val="decimal"/>
      <w:lvlText w:val="%4."/>
      <w:lvlJc w:val="left"/>
      <w:pPr>
        <w:ind w:left="2397" w:hanging="400"/>
      </w:pPr>
    </w:lvl>
    <w:lvl w:ilvl="4" w:tplc="04090019" w:tentative="1">
      <w:start w:val="1"/>
      <w:numFmt w:val="upperLetter"/>
      <w:lvlText w:val="%5."/>
      <w:lvlJc w:val="left"/>
      <w:pPr>
        <w:ind w:left="2797" w:hanging="400"/>
      </w:pPr>
    </w:lvl>
    <w:lvl w:ilvl="5" w:tplc="0409001B" w:tentative="1">
      <w:start w:val="1"/>
      <w:numFmt w:val="lowerRoman"/>
      <w:lvlText w:val="%6."/>
      <w:lvlJc w:val="right"/>
      <w:pPr>
        <w:ind w:left="3197" w:hanging="400"/>
      </w:pPr>
    </w:lvl>
    <w:lvl w:ilvl="6" w:tplc="0409000F" w:tentative="1">
      <w:start w:val="1"/>
      <w:numFmt w:val="decimal"/>
      <w:lvlText w:val="%7."/>
      <w:lvlJc w:val="left"/>
      <w:pPr>
        <w:ind w:left="3597" w:hanging="400"/>
      </w:pPr>
    </w:lvl>
    <w:lvl w:ilvl="7" w:tplc="04090019" w:tentative="1">
      <w:start w:val="1"/>
      <w:numFmt w:val="upperLetter"/>
      <w:lvlText w:val="%8."/>
      <w:lvlJc w:val="left"/>
      <w:pPr>
        <w:ind w:left="3997" w:hanging="400"/>
      </w:pPr>
    </w:lvl>
    <w:lvl w:ilvl="8" w:tplc="0409001B" w:tentative="1">
      <w:start w:val="1"/>
      <w:numFmt w:val="lowerRoman"/>
      <w:lvlText w:val="%9."/>
      <w:lvlJc w:val="right"/>
      <w:pPr>
        <w:ind w:left="4397" w:hanging="400"/>
      </w:pPr>
    </w:lvl>
  </w:abstractNum>
  <w:num w:numId="1">
    <w:abstractNumId w:val="27"/>
  </w:num>
  <w:num w:numId="2">
    <w:abstractNumId w:val="23"/>
  </w:num>
  <w:num w:numId="3">
    <w:abstractNumId w:val="13"/>
  </w:num>
  <w:num w:numId="4">
    <w:abstractNumId w:val="24"/>
  </w:num>
  <w:num w:numId="5">
    <w:abstractNumId w:val="33"/>
  </w:num>
  <w:num w:numId="6">
    <w:abstractNumId w:val="25"/>
  </w:num>
  <w:num w:numId="7">
    <w:abstractNumId w:val="17"/>
  </w:num>
  <w:num w:numId="8">
    <w:abstractNumId w:val="31"/>
  </w:num>
  <w:num w:numId="9">
    <w:abstractNumId w:val="15"/>
  </w:num>
  <w:num w:numId="10">
    <w:abstractNumId w:val="14"/>
  </w:num>
  <w:num w:numId="11">
    <w:abstractNumId w:val="28"/>
  </w:num>
  <w:num w:numId="12">
    <w:abstractNumId w:val="16"/>
  </w:num>
  <w:num w:numId="13">
    <w:abstractNumId w:val="39"/>
  </w:num>
  <w:num w:numId="14">
    <w:abstractNumId w:val="32"/>
  </w:num>
  <w:num w:numId="15">
    <w:abstractNumId w:val="37"/>
  </w:num>
  <w:num w:numId="16">
    <w:abstractNumId w:val="30"/>
  </w:num>
  <w:num w:numId="17">
    <w:abstractNumId w:val="11"/>
  </w:num>
  <w:num w:numId="18">
    <w:abstractNumId w:val="19"/>
  </w:num>
  <w:num w:numId="19">
    <w:abstractNumId w:val="10"/>
  </w:num>
  <w:num w:numId="20">
    <w:abstractNumId w:val="42"/>
  </w:num>
  <w:num w:numId="21">
    <w:abstractNumId w:val="38"/>
  </w:num>
  <w:num w:numId="22">
    <w:abstractNumId w:val="36"/>
  </w:num>
  <w:num w:numId="23">
    <w:abstractNumId w:val="21"/>
  </w:num>
  <w:num w:numId="24">
    <w:abstractNumId w:val="34"/>
  </w:num>
  <w:num w:numId="25">
    <w:abstractNumId w:val="29"/>
  </w:num>
  <w:num w:numId="26">
    <w:abstractNumId w:val="31"/>
  </w:num>
  <w:num w:numId="27">
    <w:abstractNumId w:val="31"/>
    <w:lvlOverride w:ilvl="0">
      <w:lvl w:ilvl="0">
        <w:start w:val="1"/>
        <w:numFmt w:val="decimal"/>
        <w:pStyle w:val="11"/>
        <w:lvlText w:val="%1. "/>
        <w:lvlJc w:val="left"/>
        <w:pPr>
          <w:ind w:left="397" w:hanging="397"/>
        </w:pPr>
        <w:rPr>
          <w:rFonts w:ascii="Arial" w:eastAsia="Malgun Gothic" w:hAnsi="Arial" w:hint="default"/>
          <w:sz w:val="26"/>
        </w:rPr>
      </w:lvl>
    </w:lvlOverride>
    <w:lvlOverride w:ilvl="1">
      <w:lvl w:ilvl="1">
        <w:start w:val="1"/>
        <w:numFmt w:val="decimal"/>
        <w:pStyle w:val="22"/>
        <w:lvlText w:val="%1.%2 "/>
        <w:lvlJc w:val="left"/>
        <w:pPr>
          <w:ind w:left="567" w:hanging="567"/>
        </w:pPr>
        <w:rPr>
          <w:rFonts w:ascii="Arial" w:eastAsia="Malgun Gothic" w:hAnsi="Arial" w:hint="default"/>
          <w:sz w:val="24"/>
        </w:rPr>
      </w:lvl>
    </w:lvlOverride>
    <w:lvlOverride w:ilvl="2">
      <w:lvl w:ilvl="2">
        <w:start w:val="1"/>
        <w:numFmt w:val="decimal"/>
        <w:pStyle w:val="32"/>
        <w:lvlText w:val="%1.%2.%3 "/>
        <w:lvlJc w:val="left"/>
        <w:pPr>
          <w:ind w:left="737" w:hanging="737"/>
        </w:pPr>
        <w:rPr>
          <w:rFonts w:ascii="Arial" w:eastAsia="Malgun Gothic" w:hAnsi="Arial" w:hint="default"/>
          <w:sz w:val="22"/>
        </w:rPr>
      </w:lvl>
    </w:lvlOverride>
    <w:lvlOverride w:ilvl="3">
      <w:lvl w:ilvl="3">
        <w:start w:val="1"/>
        <w:numFmt w:val="decimal"/>
        <w:pStyle w:val="42"/>
        <w:lvlText w:val="%1.%2.%3.%4"/>
        <w:lvlJc w:val="left"/>
        <w:pPr>
          <w:ind w:left="907" w:hanging="907"/>
        </w:pPr>
        <w:rPr>
          <w:rFonts w:hint="eastAsia"/>
        </w:rPr>
      </w:lvl>
    </w:lvlOverride>
    <w:lvlOverride w:ilvl="4">
      <w:lvl w:ilvl="4">
        <w:start w:val="1"/>
        <w:numFmt w:val="decimal"/>
        <w:pStyle w:val="52"/>
        <w:lvlText w:val="%1.%2.%3.%4.%5"/>
        <w:lvlJc w:val="left"/>
        <w:pPr>
          <w:ind w:left="1077" w:hanging="1077"/>
        </w:pPr>
        <w:rPr>
          <w:rFonts w:hint="eastAsia"/>
        </w:rPr>
      </w:lvl>
    </w:lvlOverride>
    <w:lvlOverride w:ilvl="5">
      <w:lvl w:ilvl="5">
        <w:start w:val="1"/>
        <w:numFmt w:val="decimal"/>
        <w:lvlText w:val="%1.%2.%3.%4.%5.%6"/>
        <w:lvlJc w:val="left"/>
        <w:pPr>
          <w:ind w:left="397" w:hanging="397"/>
        </w:pPr>
        <w:rPr>
          <w:rFonts w:hint="eastAsia"/>
        </w:rPr>
      </w:lvl>
    </w:lvlOverride>
    <w:lvlOverride w:ilvl="6">
      <w:lvl w:ilvl="6">
        <w:start w:val="1"/>
        <w:numFmt w:val="decimal"/>
        <w:lvlText w:val="%1.%2.%3.%4.%5.%6.%7"/>
        <w:lvlJc w:val="left"/>
        <w:pPr>
          <w:ind w:left="397" w:hanging="397"/>
        </w:pPr>
        <w:rPr>
          <w:rFonts w:hint="eastAsia"/>
        </w:rPr>
      </w:lvl>
    </w:lvlOverride>
    <w:lvlOverride w:ilvl="7">
      <w:lvl w:ilvl="7">
        <w:start w:val="1"/>
        <w:numFmt w:val="decimal"/>
        <w:lvlText w:val="%1.%2.%3.%4.%5.%6.%7.%8"/>
        <w:lvlJc w:val="left"/>
        <w:pPr>
          <w:ind w:left="397" w:hanging="397"/>
        </w:pPr>
        <w:rPr>
          <w:rFonts w:hint="eastAsia"/>
        </w:rPr>
      </w:lvl>
    </w:lvlOverride>
    <w:lvlOverride w:ilvl="8">
      <w:lvl w:ilvl="8">
        <w:start w:val="1"/>
        <w:numFmt w:val="decimal"/>
        <w:lvlText w:val="%1.%2.%3.%4.%5.%6.%7.%8.%9"/>
        <w:lvlJc w:val="left"/>
        <w:pPr>
          <w:ind w:left="397" w:hanging="397"/>
        </w:pPr>
        <w:rPr>
          <w:rFonts w:hint="eastAsia"/>
        </w:rPr>
      </w:lvl>
    </w:lvlOverride>
  </w:num>
  <w:num w:numId="28">
    <w:abstractNumId w:val="31"/>
    <w:lvlOverride w:ilvl="0">
      <w:lvl w:ilvl="0">
        <w:numFmt w:val="decimal"/>
        <w:pStyle w:val="11"/>
        <w:lvlText w:val=""/>
        <w:lvlJc w:val="left"/>
      </w:lvl>
    </w:lvlOverride>
    <w:lvlOverride w:ilvl="1">
      <w:lvl w:ilvl="1">
        <w:numFmt w:val="decimal"/>
        <w:pStyle w:val="22"/>
        <w:lvlText w:val=""/>
        <w:lvlJc w:val="left"/>
      </w:lvl>
    </w:lvlOverride>
    <w:lvlOverride w:ilvl="2">
      <w:lvl w:ilvl="2">
        <w:start w:val="1"/>
        <w:numFmt w:val="decimal"/>
        <w:pStyle w:val="32"/>
        <w:lvlText w:val="%1.%2.%3 "/>
        <w:lvlJc w:val="left"/>
        <w:pPr>
          <w:ind w:left="737" w:hanging="737"/>
        </w:pPr>
        <w:rPr>
          <w:rFonts w:ascii="Arial" w:eastAsia="Malgun Gothic" w:hAnsi="Arial" w:hint="default"/>
          <w:sz w:val="22"/>
        </w:rPr>
      </w:lvl>
    </w:lvlOverride>
    <w:lvlOverride w:ilvl="3">
      <w:lvl w:ilvl="3">
        <w:start w:val="1"/>
        <w:numFmt w:val="decimal"/>
        <w:pStyle w:val="42"/>
        <w:lvlText w:val="%1.%2.%3.%4"/>
        <w:lvlJc w:val="left"/>
        <w:pPr>
          <w:ind w:left="907" w:hanging="907"/>
        </w:pPr>
        <w:rPr>
          <w:rFonts w:hint="eastAsia"/>
        </w:rPr>
      </w:lvl>
    </w:lvlOverride>
    <w:lvlOverride w:ilvl="4">
      <w:lvl w:ilvl="4">
        <w:start w:val="1"/>
        <w:numFmt w:val="decimal"/>
        <w:pStyle w:val="52"/>
        <w:lvlText w:val="%1.%2.%3.%4.%5"/>
        <w:lvlJc w:val="left"/>
        <w:pPr>
          <w:ind w:left="1077" w:hanging="1077"/>
        </w:pPr>
        <w:rPr>
          <w:rFonts w:hint="eastAsia"/>
        </w:rPr>
      </w:lvl>
    </w:lvlOverride>
  </w:num>
  <w:num w:numId="29">
    <w:abstractNumId w:val="31"/>
    <w:lvlOverride w:ilvl="0">
      <w:startOverride w:val="1"/>
      <w:lvl w:ilvl="0">
        <w:start w:val="1"/>
        <w:numFmt w:val="decimal"/>
        <w:pStyle w:val="11"/>
        <w:lvlText w:val="%1. "/>
        <w:lvlJc w:val="left"/>
        <w:pPr>
          <w:ind w:left="397" w:hanging="397"/>
        </w:pPr>
        <w:rPr>
          <w:rFonts w:ascii="Arial" w:eastAsia="Malgun Gothic" w:hAnsi="Arial" w:hint="default"/>
          <w:sz w:val="26"/>
        </w:rPr>
      </w:lvl>
    </w:lvlOverride>
    <w:lvlOverride w:ilvl="1">
      <w:startOverride w:val="1"/>
      <w:lvl w:ilvl="1">
        <w:start w:val="1"/>
        <w:numFmt w:val="decimal"/>
        <w:pStyle w:val="22"/>
        <w:lvlText w:val="%1.%2 "/>
        <w:lvlJc w:val="left"/>
        <w:pPr>
          <w:ind w:left="567" w:hanging="567"/>
        </w:pPr>
        <w:rPr>
          <w:rFonts w:ascii="Arial" w:eastAsia="Malgun Gothic" w:hAnsi="Arial" w:hint="default"/>
          <w:sz w:val="24"/>
        </w:rPr>
      </w:lvl>
    </w:lvlOverride>
    <w:lvlOverride w:ilvl="2">
      <w:startOverride w:val="1"/>
      <w:lvl w:ilvl="2">
        <w:start w:val="1"/>
        <w:numFmt w:val="decimal"/>
        <w:pStyle w:val="32"/>
        <w:lvlText w:val="%1.%2.%3 "/>
        <w:lvlJc w:val="left"/>
        <w:pPr>
          <w:ind w:left="737" w:hanging="737"/>
        </w:pPr>
        <w:rPr>
          <w:rFonts w:ascii="Arial" w:eastAsia="Malgun Gothic" w:hAnsi="Arial" w:hint="default"/>
          <w:sz w:val="22"/>
        </w:rPr>
      </w:lvl>
    </w:lvlOverride>
    <w:lvlOverride w:ilvl="3">
      <w:startOverride w:val="1"/>
      <w:lvl w:ilvl="3">
        <w:start w:val="1"/>
        <w:numFmt w:val="decimal"/>
        <w:pStyle w:val="42"/>
        <w:lvlText w:val="%1.%2.%3.%4"/>
        <w:lvlJc w:val="left"/>
        <w:pPr>
          <w:ind w:left="907" w:hanging="907"/>
        </w:pPr>
        <w:rPr>
          <w:rFonts w:hint="eastAsia"/>
        </w:rPr>
      </w:lvl>
    </w:lvlOverride>
    <w:lvlOverride w:ilvl="4">
      <w:startOverride w:val="1"/>
      <w:lvl w:ilvl="4">
        <w:start w:val="1"/>
        <w:numFmt w:val="decimal"/>
        <w:pStyle w:val="52"/>
        <w:lvlText w:val="%1.%2.%3.%4.%5"/>
        <w:lvlJc w:val="left"/>
        <w:pPr>
          <w:ind w:left="1077" w:hanging="1077"/>
        </w:pPr>
        <w:rPr>
          <w:rFonts w:hint="eastAsia"/>
        </w:rPr>
      </w:lvl>
    </w:lvlOverride>
    <w:lvlOverride w:ilvl="5">
      <w:startOverride w:val="1"/>
      <w:lvl w:ilvl="5">
        <w:start w:val="1"/>
        <w:numFmt w:val="decimal"/>
        <w:lvlText w:val="%1.%2.%3.%4.%5.%6"/>
        <w:lvlJc w:val="left"/>
        <w:pPr>
          <w:ind w:left="397" w:hanging="397"/>
        </w:pPr>
        <w:rPr>
          <w:rFonts w:hint="eastAsia"/>
        </w:rPr>
      </w:lvl>
    </w:lvlOverride>
    <w:lvlOverride w:ilvl="6">
      <w:startOverride w:val="1"/>
      <w:lvl w:ilvl="6">
        <w:start w:val="1"/>
        <w:numFmt w:val="decimal"/>
        <w:lvlText w:val="%1.%2.%3.%4.%5.%6.%7"/>
        <w:lvlJc w:val="left"/>
        <w:pPr>
          <w:ind w:left="397" w:hanging="397"/>
        </w:pPr>
        <w:rPr>
          <w:rFonts w:hint="eastAsia"/>
        </w:rPr>
      </w:lvl>
    </w:lvlOverride>
    <w:lvlOverride w:ilvl="7">
      <w:startOverride w:val="1"/>
      <w:lvl w:ilvl="7">
        <w:start w:val="1"/>
        <w:numFmt w:val="decimal"/>
        <w:lvlText w:val="%1.%2.%3.%4.%5.%6.%7.%8"/>
        <w:lvlJc w:val="left"/>
        <w:pPr>
          <w:ind w:left="397" w:hanging="397"/>
        </w:pPr>
        <w:rPr>
          <w:rFonts w:hint="eastAsia"/>
        </w:rPr>
      </w:lvl>
    </w:lvlOverride>
    <w:lvlOverride w:ilvl="8">
      <w:startOverride w:val="1"/>
      <w:lvl w:ilvl="8">
        <w:start w:val="1"/>
        <w:numFmt w:val="decimal"/>
        <w:lvlText w:val="%1.%2.%3.%4.%5.%6.%7.%8.%9"/>
        <w:lvlJc w:val="left"/>
        <w:pPr>
          <w:ind w:left="397" w:hanging="397"/>
        </w:pPr>
        <w:rPr>
          <w:rFonts w:hint="eastAsia"/>
        </w:rPr>
      </w:lvl>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24"/>
  </w:num>
  <w:num w:numId="33">
    <w:abstractNumId w:val="33"/>
  </w:num>
  <w:num w:numId="34">
    <w:abstractNumId w:val="33"/>
  </w:num>
  <w:num w:numId="35">
    <w:abstractNumId w:val="33"/>
  </w:num>
  <w:num w:numId="36">
    <w:abstractNumId w:val="33"/>
  </w:num>
  <w:num w:numId="37">
    <w:abstractNumId w:val="24"/>
  </w:num>
  <w:num w:numId="38">
    <w:abstractNumId w:val="24"/>
  </w:num>
  <w:num w:numId="39">
    <w:abstractNumId w:val="24"/>
  </w:num>
  <w:num w:numId="40">
    <w:abstractNumId w:val="24"/>
  </w:num>
  <w:num w:numId="41">
    <w:abstractNumId w:val="24"/>
  </w:num>
  <w:num w:numId="42">
    <w:abstractNumId w:val="33"/>
  </w:num>
  <w:num w:numId="43">
    <w:abstractNumId w:val="33"/>
  </w:num>
  <w:num w:numId="44">
    <w:abstractNumId w:val="33"/>
  </w:num>
  <w:num w:numId="45">
    <w:abstractNumId w:val="33"/>
  </w:num>
  <w:num w:numId="46">
    <w:abstractNumId w:val="33"/>
  </w:num>
  <w:num w:numId="47">
    <w:abstractNumId w:val="24"/>
  </w:num>
  <w:num w:numId="48">
    <w:abstractNumId w:val="24"/>
  </w:num>
  <w:num w:numId="49">
    <w:abstractNumId w:val="24"/>
  </w:num>
  <w:num w:numId="50">
    <w:abstractNumId w:val="24"/>
  </w:num>
  <w:num w:numId="51">
    <w:abstractNumId w:val="24"/>
  </w:num>
  <w:num w:numId="52">
    <w:abstractNumId w:val="24"/>
  </w:num>
  <w:num w:numId="53">
    <w:abstractNumId w:val="24"/>
  </w:num>
  <w:num w:numId="54">
    <w:abstractNumId w:val="24"/>
  </w:num>
  <w:num w:numId="55">
    <w:abstractNumId w:val="24"/>
  </w:num>
  <w:num w:numId="56">
    <w:abstractNumId w:val="24"/>
  </w:num>
  <w:num w:numId="57">
    <w:abstractNumId w:val="24"/>
  </w:num>
  <w:num w:numId="58">
    <w:abstractNumId w:val="24"/>
  </w:num>
  <w:num w:numId="59">
    <w:abstractNumId w:val="24"/>
  </w:num>
  <w:num w:numId="60">
    <w:abstractNumId w:val="24"/>
  </w:num>
  <w:num w:numId="61">
    <w:abstractNumId w:val="24"/>
  </w:num>
  <w:num w:numId="62">
    <w:abstractNumId w:val="24"/>
  </w:num>
  <w:num w:numId="63">
    <w:abstractNumId w:val="24"/>
  </w:num>
  <w:num w:numId="64">
    <w:abstractNumId w:val="24"/>
  </w:num>
  <w:num w:numId="65">
    <w:abstractNumId w:val="24"/>
  </w:num>
  <w:num w:numId="66">
    <w:abstractNumId w:val="24"/>
  </w:num>
  <w:num w:numId="67">
    <w:abstractNumId w:val="24"/>
  </w:num>
  <w:num w:numId="68">
    <w:abstractNumId w:val="24"/>
  </w:num>
  <w:num w:numId="69">
    <w:abstractNumId w:val="24"/>
  </w:num>
  <w:num w:numId="70">
    <w:abstractNumId w:val="24"/>
  </w:num>
  <w:num w:numId="71">
    <w:abstractNumId w:val="24"/>
  </w:num>
  <w:num w:numId="72">
    <w:abstractNumId w:val="24"/>
  </w:num>
  <w:num w:numId="73">
    <w:abstractNumId w:val="24"/>
  </w:num>
  <w:num w:numId="74">
    <w:abstractNumId w:val="24"/>
  </w:num>
  <w:num w:numId="75">
    <w:abstractNumId w:val="24"/>
  </w:num>
  <w:num w:numId="76">
    <w:abstractNumId w:val="24"/>
  </w:num>
  <w:num w:numId="77">
    <w:abstractNumId w:val="24"/>
  </w:num>
  <w:num w:numId="78">
    <w:abstractNumId w:val="24"/>
  </w:num>
  <w:num w:numId="79">
    <w:abstractNumId w:val="24"/>
  </w:num>
  <w:num w:numId="80">
    <w:abstractNumId w:val="24"/>
  </w:num>
  <w:num w:numId="81">
    <w:abstractNumId w:val="24"/>
  </w:num>
  <w:num w:numId="82">
    <w:abstractNumId w:val="24"/>
  </w:num>
  <w:num w:numId="83">
    <w:abstractNumId w:val="24"/>
  </w:num>
  <w:num w:numId="84">
    <w:abstractNumId w:val="24"/>
  </w:num>
  <w:num w:numId="85">
    <w:abstractNumId w:val="24"/>
  </w:num>
  <w:num w:numId="86">
    <w:abstractNumId w:val="33"/>
  </w:num>
  <w:num w:numId="87">
    <w:abstractNumId w:val="9"/>
  </w:num>
  <w:num w:numId="88">
    <w:abstractNumId w:val="9"/>
  </w:num>
  <w:num w:numId="89">
    <w:abstractNumId w:val="7"/>
  </w:num>
  <w:num w:numId="90">
    <w:abstractNumId w:val="7"/>
  </w:num>
  <w:num w:numId="91">
    <w:abstractNumId w:val="6"/>
  </w:num>
  <w:num w:numId="92">
    <w:abstractNumId w:val="6"/>
  </w:num>
  <w:num w:numId="93">
    <w:abstractNumId w:val="5"/>
  </w:num>
  <w:num w:numId="94">
    <w:abstractNumId w:val="5"/>
  </w:num>
  <w:num w:numId="95">
    <w:abstractNumId w:val="4"/>
  </w:num>
  <w:num w:numId="96">
    <w:abstractNumId w:val="4"/>
  </w:num>
  <w:num w:numId="97">
    <w:abstractNumId w:val="24"/>
  </w:num>
  <w:num w:numId="98">
    <w:abstractNumId w:val="33"/>
  </w:num>
  <w:num w:numId="99">
    <w:abstractNumId w:val="25"/>
  </w:num>
  <w:num w:numId="100">
    <w:abstractNumId w:val="17"/>
  </w:num>
  <w:num w:numId="101">
    <w:abstractNumId w:val="31"/>
  </w:num>
  <w:num w:numId="102">
    <w:abstractNumId w:val="31"/>
  </w:num>
  <w:num w:numId="103">
    <w:abstractNumId w:val="31"/>
  </w:num>
  <w:num w:numId="104">
    <w:abstractNumId w:val="31"/>
  </w:num>
  <w:num w:numId="105">
    <w:abstractNumId w:val="31"/>
  </w:num>
  <w:num w:numId="106">
    <w:abstractNumId w:val="22"/>
  </w:num>
  <w:num w:numId="107">
    <w:abstractNumId w:val="12"/>
  </w:num>
  <w:num w:numId="108">
    <w:abstractNumId w:val="41"/>
  </w:num>
  <w:num w:numId="109">
    <w:abstractNumId w:val="35"/>
  </w:num>
  <w:num w:numId="110">
    <w:abstractNumId w:val="18"/>
  </w:num>
  <w:num w:numId="111">
    <w:abstractNumId w:val="26"/>
  </w:num>
  <w:num w:numId="112">
    <w:abstractNumId w:val="8"/>
  </w:num>
  <w:num w:numId="113">
    <w:abstractNumId w:val="8"/>
  </w:num>
  <w:num w:numId="114">
    <w:abstractNumId w:val="3"/>
  </w:num>
  <w:num w:numId="115">
    <w:abstractNumId w:val="3"/>
  </w:num>
  <w:num w:numId="116">
    <w:abstractNumId w:val="2"/>
  </w:num>
  <w:num w:numId="117">
    <w:abstractNumId w:val="2"/>
  </w:num>
  <w:num w:numId="118">
    <w:abstractNumId w:val="1"/>
  </w:num>
  <w:num w:numId="119">
    <w:abstractNumId w:val="1"/>
  </w:num>
  <w:num w:numId="120">
    <w:abstractNumId w:val="0"/>
  </w:num>
  <w:num w:numId="121">
    <w:abstractNumId w:val="0"/>
  </w:num>
  <w:num w:numId="122">
    <w:abstractNumId w:val="21"/>
  </w:num>
  <w:num w:numId="123">
    <w:abstractNumId w:val="38"/>
  </w:num>
  <w:num w:numId="124">
    <w:abstractNumId w:val="40"/>
  </w:num>
  <w:num w:numId="125">
    <w:abstractNumId w:val="20"/>
    <w:lvlOverride w:ilvl="0">
      <w:startOverride w:val="1"/>
    </w:lvlOverride>
  </w:num>
  <w:num w:numId="126">
    <w:abstractNumId w:val="9"/>
  </w:num>
  <w:num w:numId="127">
    <w:abstractNumId w:val="7"/>
  </w:num>
  <w:num w:numId="128">
    <w:abstractNumId w:val="6"/>
  </w:num>
  <w:num w:numId="129">
    <w:abstractNumId w:val="5"/>
  </w:num>
  <w:num w:numId="130">
    <w:abstractNumId w:val="4"/>
  </w:num>
  <w:num w:numId="131">
    <w:abstractNumId w:val="24"/>
  </w:num>
  <w:num w:numId="132">
    <w:abstractNumId w:val="33"/>
  </w:num>
  <w:num w:numId="133">
    <w:abstractNumId w:val="25"/>
  </w:num>
  <w:num w:numId="134">
    <w:abstractNumId w:val="17"/>
  </w:num>
  <w:num w:numId="135">
    <w:abstractNumId w:val="31"/>
  </w:num>
  <w:num w:numId="136">
    <w:abstractNumId w:val="31"/>
  </w:num>
  <w:num w:numId="137">
    <w:abstractNumId w:val="31"/>
  </w:num>
  <w:num w:numId="138">
    <w:abstractNumId w:val="31"/>
  </w:num>
  <w:num w:numId="139">
    <w:abstractNumId w:val="31"/>
  </w:num>
  <w:num w:numId="140">
    <w:abstractNumId w:val="22"/>
  </w:num>
  <w:num w:numId="141">
    <w:abstractNumId w:val="12"/>
  </w:num>
  <w:num w:numId="142">
    <w:abstractNumId w:val="41"/>
  </w:num>
  <w:num w:numId="143">
    <w:abstractNumId w:val="35"/>
  </w:num>
  <w:num w:numId="144">
    <w:abstractNumId w:val="18"/>
  </w:num>
  <w:num w:numId="145">
    <w:abstractNumId w:val="26"/>
  </w:num>
  <w:num w:numId="146">
    <w:abstractNumId w:val="8"/>
  </w:num>
  <w:num w:numId="147">
    <w:abstractNumId w:val="3"/>
  </w:num>
  <w:num w:numId="148">
    <w:abstractNumId w:val="2"/>
  </w:num>
  <w:num w:numId="149">
    <w:abstractNumId w:val="1"/>
  </w:num>
  <w:num w:numId="150">
    <w:abstractNumId w:val="0"/>
  </w:num>
  <w:num w:numId="151">
    <w:abstractNumId w:val="21"/>
  </w:num>
  <w:num w:numId="152">
    <w:abstractNumId w:val="38"/>
  </w:num>
  <w:num w:numId="153">
    <w:abstractNumId w:val="40"/>
  </w:num>
  <w:num w:numId="154">
    <w:abstractNumId w:val="31"/>
  </w:num>
  <w:num w:numId="155">
    <w:abstractNumId w:val="31"/>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ongeun Woo">
    <w15:presenceInfo w15:providerId="Windows Live" w15:userId="47a9d167faffc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bordersDoNotSurroundHeader/>
  <w:bordersDoNotSurroundFooter/>
  <w:hideSpellingErrors/>
  <w:activeWritingStyle w:appName="MSWord" w:lang="ja-JP" w:vendorID="64" w:dllVersion="131078" w:nlCheck="1" w:checkStyle="1"/>
  <w:activeWritingStyle w:appName="MSWord" w:lang="en-US" w:vendorID="64" w:dllVersion="131078" w:nlCheck="1" w:checkStyle="0"/>
  <w:activeWritingStyle w:appName="MSWord" w:lang="ko-KR" w:vendorID="64" w:dllVersion="131077" w:nlCheck="1" w:checkStyle="1"/>
  <w:proofState w:grammar="dirty"/>
  <w:revisionView w:markup="0"/>
  <w:defaultTabStop w:val="841"/>
  <w:displayHorizontalDrawingGridEvery w:val="0"/>
  <w:displayVerticalDrawingGridEvery w:val="2"/>
  <w:characterSpacingControl w:val="compressPunctuation"/>
  <w:hdrShapeDefaults>
    <o:shapedefaults v:ext="edit" spidmax="6758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17B"/>
    <w:rsid w:val="00000B18"/>
    <w:rsid w:val="00001E8B"/>
    <w:rsid w:val="00003158"/>
    <w:rsid w:val="00003AB8"/>
    <w:rsid w:val="000041E3"/>
    <w:rsid w:val="000045C7"/>
    <w:rsid w:val="0000545C"/>
    <w:rsid w:val="00011272"/>
    <w:rsid w:val="00011BFC"/>
    <w:rsid w:val="00012647"/>
    <w:rsid w:val="00012BF3"/>
    <w:rsid w:val="00013221"/>
    <w:rsid w:val="000132DF"/>
    <w:rsid w:val="000134A1"/>
    <w:rsid w:val="00014724"/>
    <w:rsid w:val="00015D6E"/>
    <w:rsid w:val="00023D4A"/>
    <w:rsid w:val="00024FA3"/>
    <w:rsid w:val="0002657B"/>
    <w:rsid w:val="00026761"/>
    <w:rsid w:val="00030376"/>
    <w:rsid w:val="000308D3"/>
    <w:rsid w:val="0003299E"/>
    <w:rsid w:val="00036884"/>
    <w:rsid w:val="00040617"/>
    <w:rsid w:val="0004432C"/>
    <w:rsid w:val="000449A6"/>
    <w:rsid w:val="0004576E"/>
    <w:rsid w:val="00047A59"/>
    <w:rsid w:val="000515C0"/>
    <w:rsid w:val="0005465A"/>
    <w:rsid w:val="0005641D"/>
    <w:rsid w:val="0005676F"/>
    <w:rsid w:val="0006092C"/>
    <w:rsid w:val="000619CC"/>
    <w:rsid w:val="00061A61"/>
    <w:rsid w:val="00061ED3"/>
    <w:rsid w:val="000626CB"/>
    <w:rsid w:val="00062780"/>
    <w:rsid w:val="00064A83"/>
    <w:rsid w:val="000665EF"/>
    <w:rsid w:val="00066E8F"/>
    <w:rsid w:val="0006716B"/>
    <w:rsid w:val="0006786B"/>
    <w:rsid w:val="00067AC4"/>
    <w:rsid w:val="00072EBF"/>
    <w:rsid w:val="00073CD8"/>
    <w:rsid w:val="00075B32"/>
    <w:rsid w:val="000767B4"/>
    <w:rsid w:val="000770C6"/>
    <w:rsid w:val="00077914"/>
    <w:rsid w:val="00081BED"/>
    <w:rsid w:val="000829B1"/>
    <w:rsid w:val="00084CBE"/>
    <w:rsid w:val="00086960"/>
    <w:rsid w:val="000906A4"/>
    <w:rsid w:val="0009453C"/>
    <w:rsid w:val="00095BBD"/>
    <w:rsid w:val="0009667D"/>
    <w:rsid w:val="00096E42"/>
    <w:rsid w:val="0009701B"/>
    <w:rsid w:val="000A15D5"/>
    <w:rsid w:val="000A22BC"/>
    <w:rsid w:val="000A3177"/>
    <w:rsid w:val="000A50AB"/>
    <w:rsid w:val="000A63B7"/>
    <w:rsid w:val="000B1966"/>
    <w:rsid w:val="000B2C43"/>
    <w:rsid w:val="000B3745"/>
    <w:rsid w:val="000B3D85"/>
    <w:rsid w:val="000B5B89"/>
    <w:rsid w:val="000B7C8D"/>
    <w:rsid w:val="000B7D03"/>
    <w:rsid w:val="000C080F"/>
    <w:rsid w:val="000C0963"/>
    <w:rsid w:val="000C0B15"/>
    <w:rsid w:val="000C0BB0"/>
    <w:rsid w:val="000C0C6C"/>
    <w:rsid w:val="000C2C6F"/>
    <w:rsid w:val="000C628C"/>
    <w:rsid w:val="000D09E3"/>
    <w:rsid w:val="000D1BCA"/>
    <w:rsid w:val="000D318C"/>
    <w:rsid w:val="000D412A"/>
    <w:rsid w:val="000D4848"/>
    <w:rsid w:val="000D4F65"/>
    <w:rsid w:val="000D6D87"/>
    <w:rsid w:val="000E2C0E"/>
    <w:rsid w:val="000E4DDC"/>
    <w:rsid w:val="000E4E74"/>
    <w:rsid w:val="000E5B0D"/>
    <w:rsid w:val="000E66B7"/>
    <w:rsid w:val="000E6D5F"/>
    <w:rsid w:val="000F0ABE"/>
    <w:rsid w:val="000F241B"/>
    <w:rsid w:val="000F29C2"/>
    <w:rsid w:val="000F3215"/>
    <w:rsid w:val="000F3BF7"/>
    <w:rsid w:val="000F6DFD"/>
    <w:rsid w:val="000F7D7C"/>
    <w:rsid w:val="00100B30"/>
    <w:rsid w:val="00100EC0"/>
    <w:rsid w:val="00102589"/>
    <w:rsid w:val="00103031"/>
    <w:rsid w:val="0010424E"/>
    <w:rsid w:val="00104B4F"/>
    <w:rsid w:val="0010663C"/>
    <w:rsid w:val="00106AD7"/>
    <w:rsid w:val="001075B0"/>
    <w:rsid w:val="001106CC"/>
    <w:rsid w:val="00111157"/>
    <w:rsid w:val="00111429"/>
    <w:rsid w:val="00111780"/>
    <w:rsid w:val="00111D54"/>
    <w:rsid w:val="001130D7"/>
    <w:rsid w:val="0011338D"/>
    <w:rsid w:val="001140F8"/>
    <w:rsid w:val="001148D3"/>
    <w:rsid w:val="00114AF0"/>
    <w:rsid w:val="00114D0B"/>
    <w:rsid w:val="00114DC8"/>
    <w:rsid w:val="001167BC"/>
    <w:rsid w:val="001168EE"/>
    <w:rsid w:val="001210CF"/>
    <w:rsid w:val="00122C17"/>
    <w:rsid w:val="00126BFB"/>
    <w:rsid w:val="00130FCC"/>
    <w:rsid w:val="001339E8"/>
    <w:rsid w:val="00135531"/>
    <w:rsid w:val="00135937"/>
    <w:rsid w:val="00136241"/>
    <w:rsid w:val="001363B6"/>
    <w:rsid w:val="001405DD"/>
    <w:rsid w:val="00140F52"/>
    <w:rsid w:val="001416E6"/>
    <w:rsid w:val="00147D84"/>
    <w:rsid w:val="00150219"/>
    <w:rsid w:val="00150554"/>
    <w:rsid w:val="00150B55"/>
    <w:rsid w:val="00150C4F"/>
    <w:rsid w:val="00151180"/>
    <w:rsid w:val="00152251"/>
    <w:rsid w:val="0015309E"/>
    <w:rsid w:val="00153333"/>
    <w:rsid w:val="00155AF3"/>
    <w:rsid w:val="00156F7D"/>
    <w:rsid w:val="00157382"/>
    <w:rsid w:val="00160639"/>
    <w:rsid w:val="001620B8"/>
    <w:rsid w:val="00163B96"/>
    <w:rsid w:val="0016657D"/>
    <w:rsid w:val="00167CC8"/>
    <w:rsid w:val="00170212"/>
    <w:rsid w:val="001725FB"/>
    <w:rsid w:val="00172D9C"/>
    <w:rsid w:val="00173310"/>
    <w:rsid w:val="00173DF8"/>
    <w:rsid w:val="00174FAD"/>
    <w:rsid w:val="0017521D"/>
    <w:rsid w:val="0017554B"/>
    <w:rsid w:val="0017687B"/>
    <w:rsid w:val="00177FFE"/>
    <w:rsid w:val="001877D5"/>
    <w:rsid w:val="00187AC0"/>
    <w:rsid w:val="001920D3"/>
    <w:rsid w:val="00192310"/>
    <w:rsid w:val="00193621"/>
    <w:rsid w:val="00193E58"/>
    <w:rsid w:val="00194421"/>
    <w:rsid w:val="001952E8"/>
    <w:rsid w:val="0019688E"/>
    <w:rsid w:val="00197001"/>
    <w:rsid w:val="0019713C"/>
    <w:rsid w:val="001971F7"/>
    <w:rsid w:val="0019782A"/>
    <w:rsid w:val="001A0C38"/>
    <w:rsid w:val="001A1E02"/>
    <w:rsid w:val="001A5482"/>
    <w:rsid w:val="001A6011"/>
    <w:rsid w:val="001A6A0C"/>
    <w:rsid w:val="001A78E9"/>
    <w:rsid w:val="001B0AEF"/>
    <w:rsid w:val="001B0CD5"/>
    <w:rsid w:val="001B0F0A"/>
    <w:rsid w:val="001B16CC"/>
    <w:rsid w:val="001B2748"/>
    <w:rsid w:val="001B2B1B"/>
    <w:rsid w:val="001B2E5D"/>
    <w:rsid w:val="001B3C0B"/>
    <w:rsid w:val="001B472E"/>
    <w:rsid w:val="001B4C44"/>
    <w:rsid w:val="001B506D"/>
    <w:rsid w:val="001B5875"/>
    <w:rsid w:val="001B6C21"/>
    <w:rsid w:val="001B7556"/>
    <w:rsid w:val="001C0AF0"/>
    <w:rsid w:val="001C0DB5"/>
    <w:rsid w:val="001C44D0"/>
    <w:rsid w:val="001C4553"/>
    <w:rsid w:val="001C5964"/>
    <w:rsid w:val="001D0E73"/>
    <w:rsid w:val="001D17D7"/>
    <w:rsid w:val="001D2D55"/>
    <w:rsid w:val="001D3320"/>
    <w:rsid w:val="001D3695"/>
    <w:rsid w:val="001D3FC4"/>
    <w:rsid w:val="001D52AE"/>
    <w:rsid w:val="001D6963"/>
    <w:rsid w:val="001D6B18"/>
    <w:rsid w:val="001D6D3A"/>
    <w:rsid w:val="001E2D35"/>
    <w:rsid w:val="001E57B3"/>
    <w:rsid w:val="001F0ADE"/>
    <w:rsid w:val="001F0F3C"/>
    <w:rsid w:val="001F1039"/>
    <w:rsid w:val="001F36B2"/>
    <w:rsid w:val="001F3F08"/>
    <w:rsid w:val="001F44DC"/>
    <w:rsid w:val="001F6110"/>
    <w:rsid w:val="001F6E31"/>
    <w:rsid w:val="0020298E"/>
    <w:rsid w:val="00202CEF"/>
    <w:rsid w:val="002032DC"/>
    <w:rsid w:val="0020390B"/>
    <w:rsid w:val="00204EAC"/>
    <w:rsid w:val="00206831"/>
    <w:rsid w:val="00207053"/>
    <w:rsid w:val="00207752"/>
    <w:rsid w:val="00210809"/>
    <w:rsid w:val="0021080B"/>
    <w:rsid w:val="00211C08"/>
    <w:rsid w:val="00211FDC"/>
    <w:rsid w:val="002127E5"/>
    <w:rsid w:val="00212F8A"/>
    <w:rsid w:val="0021317B"/>
    <w:rsid w:val="00213526"/>
    <w:rsid w:val="0021485A"/>
    <w:rsid w:val="00214BC1"/>
    <w:rsid w:val="00214C1E"/>
    <w:rsid w:val="00214C7A"/>
    <w:rsid w:val="00217DD0"/>
    <w:rsid w:val="00222251"/>
    <w:rsid w:val="002230C3"/>
    <w:rsid w:val="002230E8"/>
    <w:rsid w:val="002232AF"/>
    <w:rsid w:val="00224162"/>
    <w:rsid w:val="0022433E"/>
    <w:rsid w:val="0022551C"/>
    <w:rsid w:val="002262C3"/>
    <w:rsid w:val="00226586"/>
    <w:rsid w:val="00231BCC"/>
    <w:rsid w:val="0023334C"/>
    <w:rsid w:val="00235A51"/>
    <w:rsid w:val="00240AA7"/>
    <w:rsid w:val="00240F59"/>
    <w:rsid w:val="00243AF5"/>
    <w:rsid w:val="00244B69"/>
    <w:rsid w:val="00247407"/>
    <w:rsid w:val="00247FA4"/>
    <w:rsid w:val="00250C63"/>
    <w:rsid w:val="0025343B"/>
    <w:rsid w:val="002541D5"/>
    <w:rsid w:val="00255F03"/>
    <w:rsid w:val="0025640C"/>
    <w:rsid w:val="00260360"/>
    <w:rsid w:val="002609A2"/>
    <w:rsid w:val="00260A31"/>
    <w:rsid w:val="00263F50"/>
    <w:rsid w:val="0026446D"/>
    <w:rsid w:val="00270F30"/>
    <w:rsid w:val="002720BD"/>
    <w:rsid w:val="002738A8"/>
    <w:rsid w:val="00274419"/>
    <w:rsid w:val="00274C12"/>
    <w:rsid w:val="00280287"/>
    <w:rsid w:val="00282941"/>
    <w:rsid w:val="00282BFB"/>
    <w:rsid w:val="002837D9"/>
    <w:rsid w:val="00283984"/>
    <w:rsid w:val="002856F5"/>
    <w:rsid w:val="002915AF"/>
    <w:rsid w:val="00294234"/>
    <w:rsid w:val="002943F7"/>
    <w:rsid w:val="00295715"/>
    <w:rsid w:val="002A0CF7"/>
    <w:rsid w:val="002A13F5"/>
    <w:rsid w:val="002A2B43"/>
    <w:rsid w:val="002A2C20"/>
    <w:rsid w:val="002A3AEE"/>
    <w:rsid w:val="002A3BBE"/>
    <w:rsid w:val="002A465F"/>
    <w:rsid w:val="002B1B19"/>
    <w:rsid w:val="002B2671"/>
    <w:rsid w:val="002B27D8"/>
    <w:rsid w:val="002B4DCE"/>
    <w:rsid w:val="002B6D90"/>
    <w:rsid w:val="002C0E8C"/>
    <w:rsid w:val="002C25E1"/>
    <w:rsid w:val="002C2754"/>
    <w:rsid w:val="002C2BF0"/>
    <w:rsid w:val="002C3FF3"/>
    <w:rsid w:val="002C403B"/>
    <w:rsid w:val="002C4BBC"/>
    <w:rsid w:val="002C601D"/>
    <w:rsid w:val="002C62BF"/>
    <w:rsid w:val="002C63AE"/>
    <w:rsid w:val="002C6F7D"/>
    <w:rsid w:val="002D01DE"/>
    <w:rsid w:val="002D03AE"/>
    <w:rsid w:val="002D140A"/>
    <w:rsid w:val="002D36EB"/>
    <w:rsid w:val="002D681D"/>
    <w:rsid w:val="002D6A3C"/>
    <w:rsid w:val="002D7DFF"/>
    <w:rsid w:val="002E1A7E"/>
    <w:rsid w:val="002E1ADB"/>
    <w:rsid w:val="002E2A59"/>
    <w:rsid w:val="002E35FE"/>
    <w:rsid w:val="002E4B47"/>
    <w:rsid w:val="002E4C95"/>
    <w:rsid w:val="002F042D"/>
    <w:rsid w:val="002F09B6"/>
    <w:rsid w:val="002F2068"/>
    <w:rsid w:val="002F45D4"/>
    <w:rsid w:val="002F66B8"/>
    <w:rsid w:val="002F6D39"/>
    <w:rsid w:val="00300932"/>
    <w:rsid w:val="003009C3"/>
    <w:rsid w:val="00301422"/>
    <w:rsid w:val="0030219B"/>
    <w:rsid w:val="00302C71"/>
    <w:rsid w:val="003032FA"/>
    <w:rsid w:val="0030403D"/>
    <w:rsid w:val="003045C5"/>
    <w:rsid w:val="003136D2"/>
    <w:rsid w:val="00313F3E"/>
    <w:rsid w:val="00314772"/>
    <w:rsid w:val="00317693"/>
    <w:rsid w:val="00320A85"/>
    <w:rsid w:val="00320D52"/>
    <w:rsid w:val="003212AB"/>
    <w:rsid w:val="00321B41"/>
    <w:rsid w:val="003227AB"/>
    <w:rsid w:val="00323B5B"/>
    <w:rsid w:val="003246D9"/>
    <w:rsid w:val="00326203"/>
    <w:rsid w:val="00326244"/>
    <w:rsid w:val="00327129"/>
    <w:rsid w:val="003301F6"/>
    <w:rsid w:val="00330D2C"/>
    <w:rsid w:val="0033287B"/>
    <w:rsid w:val="00333094"/>
    <w:rsid w:val="00333D18"/>
    <w:rsid w:val="00333D7D"/>
    <w:rsid w:val="00334765"/>
    <w:rsid w:val="003351D8"/>
    <w:rsid w:val="003352BF"/>
    <w:rsid w:val="00335CD1"/>
    <w:rsid w:val="00337416"/>
    <w:rsid w:val="0034245A"/>
    <w:rsid w:val="003431A4"/>
    <w:rsid w:val="00346036"/>
    <w:rsid w:val="003460DF"/>
    <w:rsid w:val="003470E8"/>
    <w:rsid w:val="00347D71"/>
    <w:rsid w:val="003512D8"/>
    <w:rsid w:val="00353467"/>
    <w:rsid w:val="003538CD"/>
    <w:rsid w:val="003558EE"/>
    <w:rsid w:val="003561C7"/>
    <w:rsid w:val="00356BD5"/>
    <w:rsid w:val="00357A5C"/>
    <w:rsid w:val="00360E0D"/>
    <w:rsid w:val="0036184B"/>
    <w:rsid w:val="003640C0"/>
    <w:rsid w:val="003643BB"/>
    <w:rsid w:val="00364C5D"/>
    <w:rsid w:val="0036509E"/>
    <w:rsid w:val="00365634"/>
    <w:rsid w:val="00371794"/>
    <w:rsid w:val="00371EAA"/>
    <w:rsid w:val="00372C80"/>
    <w:rsid w:val="00372D3A"/>
    <w:rsid w:val="003732F9"/>
    <w:rsid w:val="00373C0B"/>
    <w:rsid w:val="003745B3"/>
    <w:rsid w:val="0037474B"/>
    <w:rsid w:val="00376EF4"/>
    <w:rsid w:val="00381E8A"/>
    <w:rsid w:val="0038224C"/>
    <w:rsid w:val="00382563"/>
    <w:rsid w:val="003865A6"/>
    <w:rsid w:val="00386F51"/>
    <w:rsid w:val="003872CA"/>
    <w:rsid w:val="003900BF"/>
    <w:rsid w:val="003944E8"/>
    <w:rsid w:val="00395284"/>
    <w:rsid w:val="003961EE"/>
    <w:rsid w:val="00396204"/>
    <w:rsid w:val="003A0B2C"/>
    <w:rsid w:val="003A19E8"/>
    <w:rsid w:val="003A26C2"/>
    <w:rsid w:val="003A4B29"/>
    <w:rsid w:val="003A4C96"/>
    <w:rsid w:val="003A5E41"/>
    <w:rsid w:val="003A6921"/>
    <w:rsid w:val="003A6A82"/>
    <w:rsid w:val="003A6B21"/>
    <w:rsid w:val="003B0A60"/>
    <w:rsid w:val="003B1331"/>
    <w:rsid w:val="003B1D8E"/>
    <w:rsid w:val="003B1F5A"/>
    <w:rsid w:val="003B2E6D"/>
    <w:rsid w:val="003B3E6D"/>
    <w:rsid w:val="003B4850"/>
    <w:rsid w:val="003B4CBB"/>
    <w:rsid w:val="003B6DB8"/>
    <w:rsid w:val="003B6EC1"/>
    <w:rsid w:val="003B7D48"/>
    <w:rsid w:val="003C00F0"/>
    <w:rsid w:val="003C113D"/>
    <w:rsid w:val="003C6EA5"/>
    <w:rsid w:val="003D29E3"/>
    <w:rsid w:val="003D3631"/>
    <w:rsid w:val="003D3E2E"/>
    <w:rsid w:val="003D5ACA"/>
    <w:rsid w:val="003D64D0"/>
    <w:rsid w:val="003D7512"/>
    <w:rsid w:val="003E0E9C"/>
    <w:rsid w:val="003E244C"/>
    <w:rsid w:val="003E32A5"/>
    <w:rsid w:val="003E5ED7"/>
    <w:rsid w:val="003E7D05"/>
    <w:rsid w:val="003F01A8"/>
    <w:rsid w:val="003F0DEB"/>
    <w:rsid w:val="003F207C"/>
    <w:rsid w:val="003F235A"/>
    <w:rsid w:val="003F2924"/>
    <w:rsid w:val="003F2DD2"/>
    <w:rsid w:val="003F439B"/>
    <w:rsid w:val="003F50EE"/>
    <w:rsid w:val="003F6C93"/>
    <w:rsid w:val="004034E1"/>
    <w:rsid w:val="00404274"/>
    <w:rsid w:val="004042C0"/>
    <w:rsid w:val="00404472"/>
    <w:rsid w:val="00407872"/>
    <w:rsid w:val="004103A4"/>
    <w:rsid w:val="004104F3"/>
    <w:rsid w:val="004159EA"/>
    <w:rsid w:val="00420342"/>
    <w:rsid w:val="004216DC"/>
    <w:rsid w:val="00422D3D"/>
    <w:rsid w:val="00422F92"/>
    <w:rsid w:val="004234CD"/>
    <w:rsid w:val="0042389D"/>
    <w:rsid w:val="0042431B"/>
    <w:rsid w:val="00425419"/>
    <w:rsid w:val="00426E3D"/>
    <w:rsid w:val="00436109"/>
    <w:rsid w:val="0043683F"/>
    <w:rsid w:val="00437292"/>
    <w:rsid w:val="00437B17"/>
    <w:rsid w:val="0044266F"/>
    <w:rsid w:val="00443612"/>
    <w:rsid w:val="004440F5"/>
    <w:rsid w:val="004446C8"/>
    <w:rsid w:val="00444971"/>
    <w:rsid w:val="00444A55"/>
    <w:rsid w:val="00446402"/>
    <w:rsid w:val="00450382"/>
    <w:rsid w:val="00450ED7"/>
    <w:rsid w:val="00453E50"/>
    <w:rsid w:val="0045737A"/>
    <w:rsid w:val="00464F6E"/>
    <w:rsid w:val="0046798D"/>
    <w:rsid w:val="00471A42"/>
    <w:rsid w:val="00471B40"/>
    <w:rsid w:val="00473054"/>
    <w:rsid w:val="00473EB7"/>
    <w:rsid w:val="00476A6C"/>
    <w:rsid w:val="00480ADB"/>
    <w:rsid w:val="00487C63"/>
    <w:rsid w:val="00490046"/>
    <w:rsid w:val="0049155F"/>
    <w:rsid w:val="0049256C"/>
    <w:rsid w:val="004926B0"/>
    <w:rsid w:val="00493E63"/>
    <w:rsid w:val="004951B0"/>
    <w:rsid w:val="00497C46"/>
    <w:rsid w:val="004A021F"/>
    <w:rsid w:val="004A0356"/>
    <w:rsid w:val="004A1DBB"/>
    <w:rsid w:val="004A2640"/>
    <w:rsid w:val="004A3F37"/>
    <w:rsid w:val="004A4595"/>
    <w:rsid w:val="004A4C47"/>
    <w:rsid w:val="004A5D41"/>
    <w:rsid w:val="004B0825"/>
    <w:rsid w:val="004B08F3"/>
    <w:rsid w:val="004B0F35"/>
    <w:rsid w:val="004B3B6B"/>
    <w:rsid w:val="004B577A"/>
    <w:rsid w:val="004B6333"/>
    <w:rsid w:val="004B68A5"/>
    <w:rsid w:val="004C06C1"/>
    <w:rsid w:val="004C5C2E"/>
    <w:rsid w:val="004D0EF3"/>
    <w:rsid w:val="004D1011"/>
    <w:rsid w:val="004D14ED"/>
    <w:rsid w:val="004D1C59"/>
    <w:rsid w:val="004D5047"/>
    <w:rsid w:val="004D5845"/>
    <w:rsid w:val="004D6A7B"/>
    <w:rsid w:val="004D7855"/>
    <w:rsid w:val="004E014C"/>
    <w:rsid w:val="004E15D9"/>
    <w:rsid w:val="004E1FB2"/>
    <w:rsid w:val="004E2E25"/>
    <w:rsid w:val="004E340B"/>
    <w:rsid w:val="004E3D35"/>
    <w:rsid w:val="004E415E"/>
    <w:rsid w:val="004E427E"/>
    <w:rsid w:val="004E5233"/>
    <w:rsid w:val="004E5651"/>
    <w:rsid w:val="004E59EB"/>
    <w:rsid w:val="004E67E2"/>
    <w:rsid w:val="004F0025"/>
    <w:rsid w:val="004F0E7D"/>
    <w:rsid w:val="004F22CF"/>
    <w:rsid w:val="004F236A"/>
    <w:rsid w:val="004F2A6C"/>
    <w:rsid w:val="004F3778"/>
    <w:rsid w:val="004F3BCB"/>
    <w:rsid w:val="004F6D20"/>
    <w:rsid w:val="004F74DF"/>
    <w:rsid w:val="004F7858"/>
    <w:rsid w:val="004F78F1"/>
    <w:rsid w:val="00501B62"/>
    <w:rsid w:val="00502322"/>
    <w:rsid w:val="00503EC5"/>
    <w:rsid w:val="00505328"/>
    <w:rsid w:val="00506DA9"/>
    <w:rsid w:val="0050771B"/>
    <w:rsid w:val="00514E50"/>
    <w:rsid w:val="00517895"/>
    <w:rsid w:val="0052050E"/>
    <w:rsid w:val="00521FC6"/>
    <w:rsid w:val="00522907"/>
    <w:rsid w:val="00523D8E"/>
    <w:rsid w:val="0052591B"/>
    <w:rsid w:val="005271B4"/>
    <w:rsid w:val="00527475"/>
    <w:rsid w:val="00530556"/>
    <w:rsid w:val="0053128F"/>
    <w:rsid w:val="00531F55"/>
    <w:rsid w:val="0053238B"/>
    <w:rsid w:val="005337AC"/>
    <w:rsid w:val="005354CE"/>
    <w:rsid w:val="00535EC2"/>
    <w:rsid w:val="005365BE"/>
    <w:rsid w:val="00542125"/>
    <w:rsid w:val="00542E1A"/>
    <w:rsid w:val="005444E7"/>
    <w:rsid w:val="00544566"/>
    <w:rsid w:val="00545C7E"/>
    <w:rsid w:val="00545DC8"/>
    <w:rsid w:val="00546936"/>
    <w:rsid w:val="00547353"/>
    <w:rsid w:val="005520B3"/>
    <w:rsid w:val="00552934"/>
    <w:rsid w:val="00553887"/>
    <w:rsid w:val="00553BDA"/>
    <w:rsid w:val="00553CE8"/>
    <w:rsid w:val="0055640F"/>
    <w:rsid w:val="00556994"/>
    <w:rsid w:val="00557903"/>
    <w:rsid w:val="00560682"/>
    <w:rsid w:val="00560C96"/>
    <w:rsid w:val="00562041"/>
    <w:rsid w:val="0056402B"/>
    <w:rsid w:val="00564E77"/>
    <w:rsid w:val="005670A6"/>
    <w:rsid w:val="0056790F"/>
    <w:rsid w:val="0056796A"/>
    <w:rsid w:val="00567BBC"/>
    <w:rsid w:val="00577EE4"/>
    <w:rsid w:val="0058086A"/>
    <w:rsid w:val="00582AF4"/>
    <w:rsid w:val="00582B18"/>
    <w:rsid w:val="005850C0"/>
    <w:rsid w:val="005857F2"/>
    <w:rsid w:val="00586678"/>
    <w:rsid w:val="00591E85"/>
    <w:rsid w:val="00593CEB"/>
    <w:rsid w:val="005943FC"/>
    <w:rsid w:val="00594961"/>
    <w:rsid w:val="005955C0"/>
    <w:rsid w:val="00595D54"/>
    <w:rsid w:val="005A0DFA"/>
    <w:rsid w:val="005A22BC"/>
    <w:rsid w:val="005A25A4"/>
    <w:rsid w:val="005A3544"/>
    <w:rsid w:val="005A3759"/>
    <w:rsid w:val="005A5EDE"/>
    <w:rsid w:val="005A6056"/>
    <w:rsid w:val="005B05BD"/>
    <w:rsid w:val="005B14A9"/>
    <w:rsid w:val="005B203B"/>
    <w:rsid w:val="005B231E"/>
    <w:rsid w:val="005B26EF"/>
    <w:rsid w:val="005B35B7"/>
    <w:rsid w:val="005B5C82"/>
    <w:rsid w:val="005B6484"/>
    <w:rsid w:val="005B6671"/>
    <w:rsid w:val="005B693B"/>
    <w:rsid w:val="005B6BCE"/>
    <w:rsid w:val="005B7598"/>
    <w:rsid w:val="005C240B"/>
    <w:rsid w:val="005C43E1"/>
    <w:rsid w:val="005C6AD9"/>
    <w:rsid w:val="005C6F74"/>
    <w:rsid w:val="005D01BC"/>
    <w:rsid w:val="005D15F3"/>
    <w:rsid w:val="005D448E"/>
    <w:rsid w:val="005D472E"/>
    <w:rsid w:val="005D5D77"/>
    <w:rsid w:val="005D6C6D"/>
    <w:rsid w:val="005E282E"/>
    <w:rsid w:val="005E5F65"/>
    <w:rsid w:val="005E7FEF"/>
    <w:rsid w:val="005F071B"/>
    <w:rsid w:val="005F3213"/>
    <w:rsid w:val="005F42DC"/>
    <w:rsid w:val="005F56B7"/>
    <w:rsid w:val="005F596B"/>
    <w:rsid w:val="005F638A"/>
    <w:rsid w:val="005F6A7C"/>
    <w:rsid w:val="005F7BA6"/>
    <w:rsid w:val="00600D9E"/>
    <w:rsid w:val="00601BB0"/>
    <w:rsid w:val="00604681"/>
    <w:rsid w:val="006056E3"/>
    <w:rsid w:val="00607120"/>
    <w:rsid w:val="00607C9C"/>
    <w:rsid w:val="00607E36"/>
    <w:rsid w:val="006115D9"/>
    <w:rsid w:val="00611868"/>
    <w:rsid w:val="00613B1A"/>
    <w:rsid w:val="00615EA2"/>
    <w:rsid w:val="006174CE"/>
    <w:rsid w:val="0062037C"/>
    <w:rsid w:val="00621918"/>
    <w:rsid w:val="00623290"/>
    <w:rsid w:val="00624156"/>
    <w:rsid w:val="00627008"/>
    <w:rsid w:val="0062790B"/>
    <w:rsid w:val="0063177B"/>
    <w:rsid w:val="00631A20"/>
    <w:rsid w:val="00632C0D"/>
    <w:rsid w:val="00633E77"/>
    <w:rsid w:val="00634013"/>
    <w:rsid w:val="0063407E"/>
    <w:rsid w:val="006355B0"/>
    <w:rsid w:val="00635C76"/>
    <w:rsid w:val="006369AE"/>
    <w:rsid w:val="006379E9"/>
    <w:rsid w:val="006379F0"/>
    <w:rsid w:val="00640AC8"/>
    <w:rsid w:val="0064515C"/>
    <w:rsid w:val="00645354"/>
    <w:rsid w:val="00645EDF"/>
    <w:rsid w:val="00647AAA"/>
    <w:rsid w:val="00647DDC"/>
    <w:rsid w:val="006526EA"/>
    <w:rsid w:val="006533F4"/>
    <w:rsid w:val="006550AD"/>
    <w:rsid w:val="00655375"/>
    <w:rsid w:val="00655389"/>
    <w:rsid w:val="00655A52"/>
    <w:rsid w:val="00656921"/>
    <w:rsid w:val="00657818"/>
    <w:rsid w:val="006601C9"/>
    <w:rsid w:val="006606A7"/>
    <w:rsid w:val="006614B7"/>
    <w:rsid w:val="006637F5"/>
    <w:rsid w:val="006643C7"/>
    <w:rsid w:val="0066489D"/>
    <w:rsid w:val="00664E1C"/>
    <w:rsid w:val="00670F38"/>
    <w:rsid w:val="00671AA5"/>
    <w:rsid w:val="00672ACD"/>
    <w:rsid w:val="00676BB8"/>
    <w:rsid w:val="00677767"/>
    <w:rsid w:val="006826E0"/>
    <w:rsid w:val="006838A7"/>
    <w:rsid w:val="0069102B"/>
    <w:rsid w:val="006943E9"/>
    <w:rsid w:val="0069457A"/>
    <w:rsid w:val="0069484C"/>
    <w:rsid w:val="0069549A"/>
    <w:rsid w:val="006957FA"/>
    <w:rsid w:val="006A17C6"/>
    <w:rsid w:val="006A5135"/>
    <w:rsid w:val="006B1566"/>
    <w:rsid w:val="006B3C11"/>
    <w:rsid w:val="006B4263"/>
    <w:rsid w:val="006C01F6"/>
    <w:rsid w:val="006C19BF"/>
    <w:rsid w:val="006C448E"/>
    <w:rsid w:val="006D04FB"/>
    <w:rsid w:val="006D15FB"/>
    <w:rsid w:val="006D1CB9"/>
    <w:rsid w:val="006D3A1E"/>
    <w:rsid w:val="006D6D27"/>
    <w:rsid w:val="006D6DAE"/>
    <w:rsid w:val="006D726C"/>
    <w:rsid w:val="006E226D"/>
    <w:rsid w:val="006E2DE7"/>
    <w:rsid w:val="006E5B28"/>
    <w:rsid w:val="006E5EC1"/>
    <w:rsid w:val="006E6F11"/>
    <w:rsid w:val="006F044D"/>
    <w:rsid w:val="006F1233"/>
    <w:rsid w:val="006F395C"/>
    <w:rsid w:val="006F5C15"/>
    <w:rsid w:val="006F6420"/>
    <w:rsid w:val="006F7ADC"/>
    <w:rsid w:val="006F7BB6"/>
    <w:rsid w:val="00700475"/>
    <w:rsid w:val="007011DF"/>
    <w:rsid w:val="00702A9B"/>
    <w:rsid w:val="00705CCE"/>
    <w:rsid w:val="007069EE"/>
    <w:rsid w:val="00707053"/>
    <w:rsid w:val="00716D68"/>
    <w:rsid w:val="007207E8"/>
    <w:rsid w:val="00720B3C"/>
    <w:rsid w:val="007235A0"/>
    <w:rsid w:val="0072616A"/>
    <w:rsid w:val="00726C58"/>
    <w:rsid w:val="007276F5"/>
    <w:rsid w:val="00727E32"/>
    <w:rsid w:val="00732A50"/>
    <w:rsid w:val="007413DB"/>
    <w:rsid w:val="00742389"/>
    <w:rsid w:val="00742672"/>
    <w:rsid w:val="007462DF"/>
    <w:rsid w:val="007502A1"/>
    <w:rsid w:val="00750F98"/>
    <w:rsid w:val="00751709"/>
    <w:rsid w:val="00751735"/>
    <w:rsid w:val="0075304D"/>
    <w:rsid w:val="00753A39"/>
    <w:rsid w:val="00753A9E"/>
    <w:rsid w:val="00753AC0"/>
    <w:rsid w:val="00756F4B"/>
    <w:rsid w:val="00763149"/>
    <w:rsid w:val="00764712"/>
    <w:rsid w:val="00765488"/>
    <w:rsid w:val="00766C05"/>
    <w:rsid w:val="00767CD9"/>
    <w:rsid w:val="00771A89"/>
    <w:rsid w:val="00773109"/>
    <w:rsid w:val="0077605F"/>
    <w:rsid w:val="00776A2F"/>
    <w:rsid w:val="00776E87"/>
    <w:rsid w:val="00777D82"/>
    <w:rsid w:val="00781222"/>
    <w:rsid w:val="007813CC"/>
    <w:rsid w:val="0078306E"/>
    <w:rsid w:val="0078367E"/>
    <w:rsid w:val="007846FF"/>
    <w:rsid w:val="00785150"/>
    <w:rsid w:val="00785E68"/>
    <w:rsid w:val="00786826"/>
    <w:rsid w:val="00787DF2"/>
    <w:rsid w:val="00792DD6"/>
    <w:rsid w:val="00795081"/>
    <w:rsid w:val="00796865"/>
    <w:rsid w:val="007972F3"/>
    <w:rsid w:val="00797A8D"/>
    <w:rsid w:val="007A019F"/>
    <w:rsid w:val="007A0A58"/>
    <w:rsid w:val="007A0CEB"/>
    <w:rsid w:val="007A0D9A"/>
    <w:rsid w:val="007A2B09"/>
    <w:rsid w:val="007A3A26"/>
    <w:rsid w:val="007A4A3C"/>
    <w:rsid w:val="007A4FA6"/>
    <w:rsid w:val="007A7251"/>
    <w:rsid w:val="007B0DE7"/>
    <w:rsid w:val="007B4309"/>
    <w:rsid w:val="007B6581"/>
    <w:rsid w:val="007B6711"/>
    <w:rsid w:val="007B6796"/>
    <w:rsid w:val="007B7CEA"/>
    <w:rsid w:val="007C0CBB"/>
    <w:rsid w:val="007C0E04"/>
    <w:rsid w:val="007C3186"/>
    <w:rsid w:val="007C4586"/>
    <w:rsid w:val="007D0944"/>
    <w:rsid w:val="007D15B5"/>
    <w:rsid w:val="007D1D40"/>
    <w:rsid w:val="007D3017"/>
    <w:rsid w:val="007D354D"/>
    <w:rsid w:val="007D57FE"/>
    <w:rsid w:val="007D763D"/>
    <w:rsid w:val="007E114A"/>
    <w:rsid w:val="007E16FD"/>
    <w:rsid w:val="007E4FA1"/>
    <w:rsid w:val="007E5013"/>
    <w:rsid w:val="007E5CF7"/>
    <w:rsid w:val="007E6602"/>
    <w:rsid w:val="007F0999"/>
    <w:rsid w:val="007F0B35"/>
    <w:rsid w:val="007F4C51"/>
    <w:rsid w:val="007F4E05"/>
    <w:rsid w:val="007F5552"/>
    <w:rsid w:val="007F61EF"/>
    <w:rsid w:val="007F6BF8"/>
    <w:rsid w:val="007F6FC8"/>
    <w:rsid w:val="00800346"/>
    <w:rsid w:val="00800688"/>
    <w:rsid w:val="00800787"/>
    <w:rsid w:val="00800F42"/>
    <w:rsid w:val="00803099"/>
    <w:rsid w:val="00803D47"/>
    <w:rsid w:val="0080415C"/>
    <w:rsid w:val="00804B89"/>
    <w:rsid w:val="00805006"/>
    <w:rsid w:val="008055FF"/>
    <w:rsid w:val="00806EEA"/>
    <w:rsid w:val="00813B9C"/>
    <w:rsid w:val="0081414E"/>
    <w:rsid w:val="00814591"/>
    <w:rsid w:val="008145A1"/>
    <w:rsid w:val="00815100"/>
    <w:rsid w:val="008153B7"/>
    <w:rsid w:val="008167D9"/>
    <w:rsid w:val="0082051F"/>
    <w:rsid w:val="00820742"/>
    <w:rsid w:val="0082086E"/>
    <w:rsid w:val="0082286F"/>
    <w:rsid w:val="00823025"/>
    <w:rsid w:val="008232B1"/>
    <w:rsid w:val="008264D6"/>
    <w:rsid w:val="00830BB9"/>
    <w:rsid w:val="00833F84"/>
    <w:rsid w:val="00836E98"/>
    <w:rsid w:val="00840DEF"/>
    <w:rsid w:val="00842BA1"/>
    <w:rsid w:val="00846059"/>
    <w:rsid w:val="0084780F"/>
    <w:rsid w:val="00847E39"/>
    <w:rsid w:val="008521CE"/>
    <w:rsid w:val="00855309"/>
    <w:rsid w:val="00855B92"/>
    <w:rsid w:val="00856FD5"/>
    <w:rsid w:val="0085786E"/>
    <w:rsid w:val="008605BA"/>
    <w:rsid w:val="008609E1"/>
    <w:rsid w:val="00861EB5"/>
    <w:rsid w:val="00862D39"/>
    <w:rsid w:val="00863FED"/>
    <w:rsid w:val="00864A8D"/>
    <w:rsid w:val="00864C18"/>
    <w:rsid w:val="0086792D"/>
    <w:rsid w:val="00871421"/>
    <w:rsid w:val="00871523"/>
    <w:rsid w:val="00871971"/>
    <w:rsid w:val="00872032"/>
    <w:rsid w:val="008720D5"/>
    <w:rsid w:val="008729B2"/>
    <w:rsid w:val="00873666"/>
    <w:rsid w:val="0087461A"/>
    <w:rsid w:val="00874BB2"/>
    <w:rsid w:val="00877ACE"/>
    <w:rsid w:val="0088493A"/>
    <w:rsid w:val="0088515C"/>
    <w:rsid w:val="008852AA"/>
    <w:rsid w:val="00885541"/>
    <w:rsid w:val="008857A1"/>
    <w:rsid w:val="008859A2"/>
    <w:rsid w:val="00886069"/>
    <w:rsid w:val="00886589"/>
    <w:rsid w:val="00890D09"/>
    <w:rsid w:val="00894621"/>
    <w:rsid w:val="00895439"/>
    <w:rsid w:val="00895882"/>
    <w:rsid w:val="00895DB4"/>
    <w:rsid w:val="008977EA"/>
    <w:rsid w:val="008A05A7"/>
    <w:rsid w:val="008A1098"/>
    <w:rsid w:val="008A11CA"/>
    <w:rsid w:val="008A1921"/>
    <w:rsid w:val="008A1D73"/>
    <w:rsid w:val="008A2EF6"/>
    <w:rsid w:val="008A316D"/>
    <w:rsid w:val="008A6702"/>
    <w:rsid w:val="008A6C08"/>
    <w:rsid w:val="008A7C43"/>
    <w:rsid w:val="008A7EEC"/>
    <w:rsid w:val="008B3DAD"/>
    <w:rsid w:val="008B4E4E"/>
    <w:rsid w:val="008B543D"/>
    <w:rsid w:val="008B5DC9"/>
    <w:rsid w:val="008B6818"/>
    <w:rsid w:val="008B6B86"/>
    <w:rsid w:val="008B713E"/>
    <w:rsid w:val="008C16F0"/>
    <w:rsid w:val="008C170D"/>
    <w:rsid w:val="008C19E5"/>
    <w:rsid w:val="008C2CD0"/>
    <w:rsid w:val="008C3073"/>
    <w:rsid w:val="008D1111"/>
    <w:rsid w:val="008D56C4"/>
    <w:rsid w:val="008D5977"/>
    <w:rsid w:val="008D63A5"/>
    <w:rsid w:val="008D7064"/>
    <w:rsid w:val="008D785F"/>
    <w:rsid w:val="008E2664"/>
    <w:rsid w:val="008E2681"/>
    <w:rsid w:val="008E2E18"/>
    <w:rsid w:val="008E3271"/>
    <w:rsid w:val="008E3CAF"/>
    <w:rsid w:val="008E5814"/>
    <w:rsid w:val="008E5D40"/>
    <w:rsid w:val="008E5F23"/>
    <w:rsid w:val="008F0015"/>
    <w:rsid w:val="008F0613"/>
    <w:rsid w:val="008F1D06"/>
    <w:rsid w:val="008F51CD"/>
    <w:rsid w:val="008F726A"/>
    <w:rsid w:val="009034E7"/>
    <w:rsid w:val="0090373D"/>
    <w:rsid w:val="00903BD7"/>
    <w:rsid w:val="00905A82"/>
    <w:rsid w:val="00905D56"/>
    <w:rsid w:val="00907690"/>
    <w:rsid w:val="0091202A"/>
    <w:rsid w:val="00914D6C"/>
    <w:rsid w:val="00915045"/>
    <w:rsid w:val="00915572"/>
    <w:rsid w:val="00916B5E"/>
    <w:rsid w:val="00920E32"/>
    <w:rsid w:val="009244A1"/>
    <w:rsid w:val="00924F18"/>
    <w:rsid w:val="009257D4"/>
    <w:rsid w:val="00927688"/>
    <w:rsid w:val="00933221"/>
    <w:rsid w:val="00935795"/>
    <w:rsid w:val="00935B1A"/>
    <w:rsid w:val="0093749E"/>
    <w:rsid w:val="00940A09"/>
    <w:rsid w:val="009420D1"/>
    <w:rsid w:val="00942815"/>
    <w:rsid w:val="00943550"/>
    <w:rsid w:val="0094427E"/>
    <w:rsid w:val="009442DB"/>
    <w:rsid w:val="00944473"/>
    <w:rsid w:val="00944E87"/>
    <w:rsid w:val="00945E3B"/>
    <w:rsid w:val="0094792F"/>
    <w:rsid w:val="009503E5"/>
    <w:rsid w:val="00950DE2"/>
    <w:rsid w:val="00951623"/>
    <w:rsid w:val="00953EBA"/>
    <w:rsid w:val="009547BF"/>
    <w:rsid w:val="00956243"/>
    <w:rsid w:val="009568A2"/>
    <w:rsid w:val="0095719D"/>
    <w:rsid w:val="00957585"/>
    <w:rsid w:val="00960A5F"/>
    <w:rsid w:val="00961947"/>
    <w:rsid w:val="0096545C"/>
    <w:rsid w:val="00965607"/>
    <w:rsid w:val="00965D5C"/>
    <w:rsid w:val="00966683"/>
    <w:rsid w:val="009668EF"/>
    <w:rsid w:val="00967367"/>
    <w:rsid w:val="00967926"/>
    <w:rsid w:val="009703FD"/>
    <w:rsid w:val="00970718"/>
    <w:rsid w:val="00970F4A"/>
    <w:rsid w:val="00971061"/>
    <w:rsid w:val="00971F78"/>
    <w:rsid w:val="00973EE0"/>
    <w:rsid w:val="00974462"/>
    <w:rsid w:val="00974615"/>
    <w:rsid w:val="009775C7"/>
    <w:rsid w:val="00980594"/>
    <w:rsid w:val="0098082E"/>
    <w:rsid w:val="00981EE5"/>
    <w:rsid w:val="009849E0"/>
    <w:rsid w:val="00986062"/>
    <w:rsid w:val="0099080B"/>
    <w:rsid w:val="009923C0"/>
    <w:rsid w:val="00992AAC"/>
    <w:rsid w:val="00992EC2"/>
    <w:rsid w:val="00994CB4"/>
    <w:rsid w:val="00996962"/>
    <w:rsid w:val="009A02FA"/>
    <w:rsid w:val="009A04EF"/>
    <w:rsid w:val="009A1057"/>
    <w:rsid w:val="009A1C30"/>
    <w:rsid w:val="009A20B2"/>
    <w:rsid w:val="009A22F9"/>
    <w:rsid w:val="009A29D3"/>
    <w:rsid w:val="009A2CC8"/>
    <w:rsid w:val="009A38F8"/>
    <w:rsid w:val="009A7291"/>
    <w:rsid w:val="009A7C96"/>
    <w:rsid w:val="009A7E1F"/>
    <w:rsid w:val="009B2991"/>
    <w:rsid w:val="009B3C3D"/>
    <w:rsid w:val="009B53CC"/>
    <w:rsid w:val="009B6D9D"/>
    <w:rsid w:val="009B796D"/>
    <w:rsid w:val="009B7CB9"/>
    <w:rsid w:val="009B7EAC"/>
    <w:rsid w:val="009C3DD2"/>
    <w:rsid w:val="009C4837"/>
    <w:rsid w:val="009C6809"/>
    <w:rsid w:val="009C7D44"/>
    <w:rsid w:val="009D1165"/>
    <w:rsid w:val="009D2A39"/>
    <w:rsid w:val="009D2C7D"/>
    <w:rsid w:val="009D3058"/>
    <w:rsid w:val="009D58A6"/>
    <w:rsid w:val="009D5D10"/>
    <w:rsid w:val="009D73F2"/>
    <w:rsid w:val="009E0312"/>
    <w:rsid w:val="009E0393"/>
    <w:rsid w:val="009E1397"/>
    <w:rsid w:val="009E2139"/>
    <w:rsid w:val="009E36C6"/>
    <w:rsid w:val="009E77CA"/>
    <w:rsid w:val="009F09DA"/>
    <w:rsid w:val="009F2765"/>
    <w:rsid w:val="009F3B3C"/>
    <w:rsid w:val="009F4D6B"/>
    <w:rsid w:val="009F7102"/>
    <w:rsid w:val="009F7180"/>
    <w:rsid w:val="009F7348"/>
    <w:rsid w:val="009F7526"/>
    <w:rsid w:val="009F79A6"/>
    <w:rsid w:val="00A0004A"/>
    <w:rsid w:val="00A02453"/>
    <w:rsid w:val="00A04BDE"/>
    <w:rsid w:val="00A060A6"/>
    <w:rsid w:val="00A11A55"/>
    <w:rsid w:val="00A130C5"/>
    <w:rsid w:val="00A15291"/>
    <w:rsid w:val="00A1554E"/>
    <w:rsid w:val="00A15FC2"/>
    <w:rsid w:val="00A166B6"/>
    <w:rsid w:val="00A16726"/>
    <w:rsid w:val="00A17485"/>
    <w:rsid w:val="00A17737"/>
    <w:rsid w:val="00A201E5"/>
    <w:rsid w:val="00A21584"/>
    <w:rsid w:val="00A22774"/>
    <w:rsid w:val="00A23BC3"/>
    <w:rsid w:val="00A25C5A"/>
    <w:rsid w:val="00A27801"/>
    <w:rsid w:val="00A2793F"/>
    <w:rsid w:val="00A30463"/>
    <w:rsid w:val="00A33C3C"/>
    <w:rsid w:val="00A4061C"/>
    <w:rsid w:val="00A450B2"/>
    <w:rsid w:val="00A4708D"/>
    <w:rsid w:val="00A47927"/>
    <w:rsid w:val="00A505F5"/>
    <w:rsid w:val="00A50C98"/>
    <w:rsid w:val="00A50F47"/>
    <w:rsid w:val="00A525EC"/>
    <w:rsid w:val="00A52A54"/>
    <w:rsid w:val="00A539D5"/>
    <w:rsid w:val="00A548CD"/>
    <w:rsid w:val="00A55A36"/>
    <w:rsid w:val="00A57617"/>
    <w:rsid w:val="00A61977"/>
    <w:rsid w:val="00A639EA"/>
    <w:rsid w:val="00A63D70"/>
    <w:rsid w:val="00A6424C"/>
    <w:rsid w:val="00A64EA9"/>
    <w:rsid w:val="00A64FA0"/>
    <w:rsid w:val="00A65C39"/>
    <w:rsid w:val="00A66D70"/>
    <w:rsid w:val="00A67459"/>
    <w:rsid w:val="00A70680"/>
    <w:rsid w:val="00A714CE"/>
    <w:rsid w:val="00A74723"/>
    <w:rsid w:val="00A771FE"/>
    <w:rsid w:val="00A80DC4"/>
    <w:rsid w:val="00A80FA6"/>
    <w:rsid w:val="00A82747"/>
    <w:rsid w:val="00A829E0"/>
    <w:rsid w:val="00A83FC0"/>
    <w:rsid w:val="00A8547A"/>
    <w:rsid w:val="00A8650B"/>
    <w:rsid w:val="00A9144D"/>
    <w:rsid w:val="00A93AFE"/>
    <w:rsid w:val="00A93B8F"/>
    <w:rsid w:val="00A94B7A"/>
    <w:rsid w:val="00A9542F"/>
    <w:rsid w:val="00A97DBD"/>
    <w:rsid w:val="00AA0B1F"/>
    <w:rsid w:val="00AA3206"/>
    <w:rsid w:val="00AA6221"/>
    <w:rsid w:val="00AB058E"/>
    <w:rsid w:val="00AB06D5"/>
    <w:rsid w:val="00AB1255"/>
    <w:rsid w:val="00AB1BC6"/>
    <w:rsid w:val="00AB1F2F"/>
    <w:rsid w:val="00AB3E22"/>
    <w:rsid w:val="00AB4953"/>
    <w:rsid w:val="00AC0716"/>
    <w:rsid w:val="00AC1524"/>
    <w:rsid w:val="00AC458A"/>
    <w:rsid w:val="00AC4FB6"/>
    <w:rsid w:val="00AC5AB8"/>
    <w:rsid w:val="00AC6E32"/>
    <w:rsid w:val="00AD5EBF"/>
    <w:rsid w:val="00AD75AB"/>
    <w:rsid w:val="00AD79B1"/>
    <w:rsid w:val="00AD7DAD"/>
    <w:rsid w:val="00AE0E4B"/>
    <w:rsid w:val="00AE2C90"/>
    <w:rsid w:val="00AE32A3"/>
    <w:rsid w:val="00AE3D6A"/>
    <w:rsid w:val="00AE46AC"/>
    <w:rsid w:val="00AE63C6"/>
    <w:rsid w:val="00AE6610"/>
    <w:rsid w:val="00AE7F46"/>
    <w:rsid w:val="00AF26F2"/>
    <w:rsid w:val="00AF32FF"/>
    <w:rsid w:val="00AF645F"/>
    <w:rsid w:val="00AF7392"/>
    <w:rsid w:val="00AF7DA4"/>
    <w:rsid w:val="00B02597"/>
    <w:rsid w:val="00B0384E"/>
    <w:rsid w:val="00B063A5"/>
    <w:rsid w:val="00B06BE7"/>
    <w:rsid w:val="00B118EA"/>
    <w:rsid w:val="00B11F96"/>
    <w:rsid w:val="00B125EB"/>
    <w:rsid w:val="00B16E57"/>
    <w:rsid w:val="00B22270"/>
    <w:rsid w:val="00B22278"/>
    <w:rsid w:val="00B26281"/>
    <w:rsid w:val="00B30D20"/>
    <w:rsid w:val="00B32B12"/>
    <w:rsid w:val="00B34D8F"/>
    <w:rsid w:val="00B3526F"/>
    <w:rsid w:val="00B353D7"/>
    <w:rsid w:val="00B3680B"/>
    <w:rsid w:val="00B37BAD"/>
    <w:rsid w:val="00B40B5A"/>
    <w:rsid w:val="00B41A46"/>
    <w:rsid w:val="00B433F3"/>
    <w:rsid w:val="00B434D3"/>
    <w:rsid w:val="00B43884"/>
    <w:rsid w:val="00B45735"/>
    <w:rsid w:val="00B46FDD"/>
    <w:rsid w:val="00B47DAA"/>
    <w:rsid w:val="00B505E6"/>
    <w:rsid w:val="00B51998"/>
    <w:rsid w:val="00B52CD5"/>
    <w:rsid w:val="00B52CE9"/>
    <w:rsid w:val="00B53235"/>
    <w:rsid w:val="00B53F6F"/>
    <w:rsid w:val="00B579E0"/>
    <w:rsid w:val="00B57CAE"/>
    <w:rsid w:val="00B61E9D"/>
    <w:rsid w:val="00B62362"/>
    <w:rsid w:val="00B630B1"/>
    <w:rsid w:val="00B676C1"/>
    <w:rsid w:val="00B701B6"/>
    <w:rsid w:val="00B72043"/>
    <w:rsid w:val="00B734A7"/>
    <w:rsid w:val="00B74BDB"/>
    <w:rsid w:val="00B75361"/>
    <w:rsid w:val="00B75C1F"/>
    <w:rsid w:val="00B776CC"/>
    <w:rsid w:val="00B809BF"/>
    <w:rsid w:val="00B81025"/>
    <w:rsid w:val="00B8170D"/>
    <w:rsid w:val="00B832B5"/>
    <w:rsid w:val="00B83537"/>
    <w:rsid w:val="00B905D3"/>
    <w:rsid w:val="00B9147F"/>
    <w:rsid w:val="00B924BE"/>
    <w:rsid w:val="00B95E57"/>
    <w:rsid w:val="00B97B3C"/>
    <w:rsid w:val="00B97D19"/>
    <w:rsid w:val="00B97FE2"/>
    <w:rsid w:val="00BA130B"/>
    <w:rsid w:val="00BA38EF"/>
    <w:rsid w:val="00BA51F3"/>
    <w:rsid w:val="00BA5E07"/>
    <w:rsid w:val="00BA6E96"/>
    <w:rsid w:val="00BA7BF3"/>
    <w:rsid w:val="00BB3C70"/>
    <w:rsid w:val="00BB3D0C"/>
    <w:rsid w:val="00BB5A47"/>
    <w:rsid w:val="00BB6129"/>
    <w:rsid w:val="00BB6A51"/>
    <w:rsid w:val="00BC0B33"/>
    <w:rsid w:val="00BC2460"/>
    <w:rsid w:val="00BD1812"/>
    <w:rsid w:val="00BD3206"/>
    <w:rsid w:val="00BD60E4"/>
    <w:rsid w:val="00BE14C9"/>
    <w:rsid w:val="00BE15EF"/>
    <w:rsid w:val="00BE1761"/>
    <w:rsid w:val="00BE1C86"/>
    <w:rsid w:val="00BE1DD5"/>
    <w:rsid w:val="00BE2290"/>
    <w:rsid w:val="00BE5417"/>
    <w:rsid w:val="00BE5CE6"/>
    <w:rsid w:val="00BE5E90"/>
    <w:rsid w:val="00BE5FB1"/>
    <w:rsid w:val="00BE6E00"/>
    <w:rsid w:val="00BE7638"/>
    <w:rsid w:val="00BF1769"/>
    <w:rsid w:val="00BF2AF2"/>
    <w:rsid w:val="00BF3942"/>
    <w:rsid w:val="00BF4A9D"/>
    <w:rsid w:val="00BF4DAF"/>
    <w:rsid w:val="00BF7B4A"/>
    <w:rsid w:val="00C0050F"/>
    <w:rsid w:val="00C00D89"/>
    <w:rsid w:val="00C00E69"/>
    <w:rsid w:val="00C013A6"/>
    <w:rsid w:val="00C015F4"/>
    <w:rsid w:val="00C01D85"/>
    <w:rsid w:val="00C0202F"/>
    <w:rsid w:val="00C02FD7"/>
    <w:rsid w:val="00C11CAC"/>
    <w:rsid w:val="00C126FE"/>
    <w:rsid w:val="00C13893"/>
    <w:rsid w:val="00C167F8"/>
    <w:rsid w:val="00C17920"/>
    <w:rsid w:val="00C20099"/>
    <w:rsid w:val="00C20986"/>
    <w:rsid w:val="00C20BCB"/>
    <w:rsid w:val="00C22737"/>
    <w:rsid w:val="00C24439"/>
    <w:rsid w:val="00C25553"/>
    <w:rsid w:val="00C2689A"/>
    <w:rsid w:val="00C26979"/>
    <w:rsid w:val="00C26DBC"/>
    <w:rsid w:val="00C30306"/>
    <w:rsid w:val="00C31F5C"/>
    <w:rsid w:val="00C329AB"/>
    <w:rsid w:val="00C35E8C"/>
    <w:rsid w:val="00C40B44"/>
    <w:rsid w:val="00C41821"/>
    <w:rsid w:val="00C4216E"/>
    <w:rsid w:val="00C44105"/>
    <w:rsid w:val="00C4577D"/>
    <w:rsid w:val="00C45F4C"/>
    <w:rsid w:val="00C5283A"/>
    <w:rsid w:val="00C53C17"/>
    <w:rsid w:val="00C5667D"/>
    <w:rsid w:val="00C56CD6"/>
    <w:rsid w:val="00C57092"/>
    <w:rsid w:val="00C604C5"/>
    <w:rsid w:val="00C618BE"/>
    <w:rsid w:val="00C64832"/>
    <w:rsid w:val="00C64DAF"/>
    <w:rsid w:val="00C6500A"/>
    <w:rsid w:val="00C65B79"/>
    <w:rsid w:val="00C731E8"/>
    <w:rsid w:val="00C747AE"/>
    <w:rsid w:val="00C74838"/>
    <w:rsid w:val="00C748F6"/>
    <w:rsid w:val="00C76172"/>
    <w:rsid w:val="00C76C52"/>
    <w:rsid w:val="00C77CD2"/>
    <w:rsid w:val="00C80E3E"/>
    <w:rsid w:val="00C84C06"/>
    <w:rsid w:val="00C858ED"/>
    <w:rsid w:val="00C872AC"/>
    <w:rsid w:val="00C87CB9"/>
    <w:rsid w:val="00C90B5A"/>
    <w:rsid w:val="00C926A6"/>
    <w:rsid w:val="00C92A75"/>
    <w:rsid w:val="00C935F9"/>
    <w:rsid w:val="00C940E3"/>
    <w:rsid w:val="00C9628E"/>
    <w:rsid w:val="00C97BF8"/>
    <w:rsid w:val="00CA159D"/>
    <w:rsid w:val="00CA2CA9"/>
    <w:rsid w:val="00CA3D21"/>
    <w:rsid w:val="00CA5E9F"/>
    <w:rsid w:val="00CA7AA6"/>
    <w:rsid w:val="00CB0097"/>
    <w:rsid w:val="00CB06DE"/>
    <w:rsid w:val="00CB1574"/>
    <w:rsid w:val="00CB2CA1"/>
    <w:rsid w:val="00CB36CD"/>
    <w:rsid w:val="00CB387F"/>
    <w:rsid w:val="00CB3A02"/>
    <w:rsid w:val="00CB3B7C"/>
    <w:rsid w:val="00CB6C89"/>
    <w:rsid w:val="00CB6EF4"/>
    <w:rsid w:val="00CB7483"/>
    <w:rsid w:val="00CC07CE"/>
    <w:rsid w:val="00CC4BE8"/>
    <w:rsid w:val="00CC5B66"/>
    <w:rsid w:val="00CC61EA"/>
    <w:rsid w:val="00CC708C"/>
    <w:rsid w:val="00CD03DA"/>
    <w:rsid w:val="00CD18BA"/>
    <w:rsid w:val="00CD1E71"/>
    <w:rsid w:val="00CD49BE"/>
    <w:rsid w:val="00CD49E7"/>
    <w:rsid w:val="00CD71C1"/>
    <w:rsid w:val="00CD7813"/>
    <w:rsid w:val="00CE039B"/>
    <w:rsid w:val="00CE1CF5"/>
    <w:rsid w:val="00CE3DDB"/>
    <w:rsid w:val="00CE4A61"/>
    <w:rsid w:val="00CE4F20"/>
    <w:rsid w:val="00CE53BD"/>
    <w:rsid w:val="00CE604A"/>
    <w:rsid w:val="00CE7469"/>
    <w:rsid w:val="00CF04EC"/>
    <w:rsid w:val="00CF0A8B"/>
    <w:rsid w:val="00CF3211"/>
    <w:rsid w:val="00CF6CBF"/>
    <w:rsid w:val="00D05315"/>
    <w:rsid w:val="00D074E0"/>
    <w:rsid w:val="00D12F3E"/>
    <w:rsid w:val="00D13109"/>
    <w:rsid w:val="00D1324E"/>
    <w:rsid w:val="00D1404E"/>
    <w:rsid w:val="00D1691B"/>
    <w:rsid w:val="00D17F3D"/>
    <w:rsid w:val="00D210A9"/>
    <w:rsid w:val="00D213E5"/>
    <w:rsid w:val="00D24148"/>
    <w:rsid w:val="00D243EB"/>
    <w:rsid w:val="00D24550"/>
    <w:rsid w:val="00D24F1B"/>
    <w:rsid w:val="00D25C9C"/>
    <w:rsid w:val="00D26712"/>
    <w:rsid w:val="00D31DA2"/>
    <w:rsid w:val="00D344F1"/>
    <w:rsid w:val="00D34E81"/>
    <w:rsid w:val="00D361F8"/>
    <w:rsid w:val="00D36B99"/>
    <w:rsid w:val="00D37381"/>
    <w:rsid w:val="00D40C53"/>
    <w:rsid w:val="00D41DE5"/>
    <w:rsid w:val="00D423DF"/>
    <w:rsid w:val="00D4323D"/>
    <w:rsid w:val="00D4737A"/>
    <w:rsid w:val="00D47977"/>
    <w:rsid w:val="00D52A82"/>
    <w:rsid w:val="00D533F6"/>
    <w:rsid w:val="00D54840"/>
    <w:rsid w:val="00D54AF9"/>
    <w:rsid w:val="00D55B84"/>
    <w:rsid w:val="00D56CFD"/>
    <w:rsid w:val="00D628B4"/>
    <w:rsid w:val="00D6472E"/>
    <w:rsid w:val="00D64CF4"/>
    <w:rsid w:val="00D653F9"/>
    <w:rsid w:val="00D655F7"/>
    <w:rsid w:val="00D66D53"/>
    <w:rsid w:val="00D700E7"/>
    <w:rsid w:val="00D7193E"/>
    <w:rsid w:val="00D72326"/>
    <w:rsid w:val="00D72E5F"/>
    <w:rsid w:val="00D73F9A"/>
    <w:rsid w:val="00D74E56"/>
    <w:rsid w:val="00D75308"/>
    <w:rsid w:val="00D80E98"/>
    <w:rsid w:val="00D81150"/>
    <w:rsid w:val="00D83453"/>
    <w:rsid w:val="00D83BDB"/>
    <w:rsid w:val="00D84BD0"/>
    <w:rsid w:val="00D8620E"/>
    <w:rsid w:val="00D869A0"/>
    <w:rsid w:val="00D87688"/>
    <w:rsid w:val="00D879E6"/>
    <w:rsid w:val="00D87D0B"/>
    <w:rsid w:val="00D909CA"/>
    <w:rsid w:val="00D9241B"/>
    <w:rsid w:val="00D92A7B"/>
    <w:rsid w:val="00D93487"/>
    <w:rsid w:val="00D95BA1"/>
    <w:rsid w:val="00D9640D"/>
    <w:rsid w:val="00D96770"/>
    <w:rsid w:val="00D96870"/>
    <w:rsid w:val="00D96C3C"/>
    <w:rsid w:val="00D97111"/>
    <w:rsid w:val="00DA3104"/>
    <w:rsid w:val="00DA4471"/>
    <w:rsid w:val="00DA4E79"/>
    <w:rsid w:val="00DA79FB"/>
    <w:rsid w:val="00DB2989"/>
    <w:rsid w:val="00DB2C4A"/>
    <w:rsid w:val="00DB2CA8"/>
    <w:rsid w:val="00DB4CEB"/>
    <w:rsid w:val="00DB581F"/>
    <w:rsid w:val="00DB5EE9"/>
    <w:rsid w:val="00DB7409"/>
    <w:rsid w:val="00DC218D"/>
    <w:rsid w:val="00DC2400"/>
    <w:rsid w:val="00DC4661"/>
    <w:rsid w:val="00DC5C34"/>
    <w:rsid w:val="00DC677C"/>
    <w:rsid w:val="00DC73B5"/>
    <w:rsid w:val="00DC7847"/>
    <w:rsid w:val="00DC79F9"/>
    <w:rsid w:val="00DD17ED"/>
    <w:rsid w:val="00DD2ACA"/>
    <w:rsid w:val="00DD2DFD"/>
    <w:rsid w:val="00DD38D7"/>
    <w:rsid w:val="00DD7C66"/>
    <w:rsid w:val="00DE01FD"/>
    <w:rsid w:val="00DE082F"/>
    <w:rsid w:val="00DE1CEE"/>
    <w:rsid w:val="00DE314E"/>
    <w:rsid w:val="00DE4B7A"/>
    <w:rsid w:val="00DE4F0F"/>
    <w:rsid w:val="00DE66C1"/>
    <w:rsid w:val="00DF138F"/>
    <w:rsid w:val="00DF2686"/>
    <w:rsid w:val="00DF2A75"/>
    <w:rsid w:val="00DF5319"/>
    <w:rsid w:val="00DF55E4"/>
    <w:rsid w:val="00DF5CCD"/>
    <w:rsid w:val="00E00777"/>
    <w:rsid w:val="00E00C63"/>
    <w:rsid w:val="00E01AF3"/>
    <w:rsid w:val="00E02F0E"/>
    <w:rsid w:val="00E0437A"/>
    <w:rsid w:val="00E047A9"/>
    <w:rsid w:val="00E04A49"/>
    <w:rsid w:val="00E05EED"/>
    <w:rsid w:val="00E06A8D"/>
    <w:rsid w:val="00E07061"/>
    <w:rsid w:val="00E07B70"/>
    <w:rsid w:val="00E125B0"/>
    <w:rsid w:val="00E12DE7"/>
    <w:rsid w:val="00E13213"/>
    <w:rsid w:val="00E15505"/>
    <w:rsid w:val="00E17B4B"/>
    <w:rsid w:val="00E17ECB"/>
    <w:rsid w:val="00E2114E"/>
    <w:rsid w:val="00E2202E"/>
    <w:rsid w:val="00E23A9C"/>
    <w:rsid w:val="00E23D0E"/>
    <w:rsid w:val="00E23F19"/>
    <w:rsid w:val="00E276F1"/>
    <w:rsid w:val="00E30485"/>
    <w:rsid w:val="00E31A3D"/>
    <w:rsid w:val="00E32CB2"/>
    <w:rsid w:val="00E344AB"/>
    <w:rsid w:val="00E3456C"/>
    <w:rsid w:val="00E350CB"/>
    <w:rsid w:val="00E35BD4"/>
    <w:rsid w:val="00E3603F"/>
    <w:rsid w:val="00E36B9B"/>
    <w:rsid w:val="00E36E79"/>
    <w:rsid w:val="00E37078"/>
    <w:rsid w:val="00E37478"/>
    <w:rsid w:val="00E405A8"/>
    <w:rsid w:val="00E410E2"/>
    <w:rsid w:val="00E4299E"/>
    <w:rsid w:val="00E4353F"/>
    <w:rsid w:val="00E44ADF"/>
    <w:rsid w:val="00E46045"/>
    <w:rsid w:val="00E46353"/>
    <w:rsid w:val="00E53090"/>
    <w:rsid w:val="00E5446E"/>
    <w:rsid w:val="00E5528D"/>
    <w:rsid w:val="00E55593"/>
    <w:rsid w:val="00E55858"/>
    <w:rsid w:val="00E55E5E"/>
    <w:rsid w:val="00E57F83"/>
    <w:rsid w:val="00E646F0"/>
    <w:rsid w:val="00E64ABA"/>
    <w:rsid w:val="00E64EB3"/>
    <w:rsid w:val="00E671F9"/>
    <w:rsid w:val="00E7370E"/>
    <w:rsid w:val="00E768B0"/>
    <w:rsid w:val="00E806C3"/>
    <w:rsid w:val="00E80D1A"/>
    <w:rsid w:val="00E81C29"/>
    <w:rsid w:val="00E957C0"/>
    <w:rsid w:val="00E96333"/>
    <w:rsid w:val="00E967A0"/>
    <w:rsid w:val="00E97F40"/>
    <w:rsid w:val="00EA031F"/>
    <w:rsid w:val="00EA232B"/>
    <w:rsid w:val="00EA2EF5"/>
    <w:rsid w:val="00EA47A5"/>
    <w:rsid w:val="00EA5E19"/>
    <w:rsid w:val="00EA6BD7"/>
    <w:rsid w:val="00EA6ECC"/>
    <w:rsid w:val="00EA717F"/>
    <w:rsid w:val="00EB1AB5"/>
    <w:rsid w:val="00EB253A"/>
    <w:rsid w:val="00EB2EB0"/>
    <w:rsid w:val="00EB6F60"/>
    <w:rsid w:val="00EB78A1"/>
    <w:rsid w:val="00EB7D3C"/>
    <w:rsid w:val="00EC0D62"/>
    <w:rsid w:val="00EC167C"/>
    <w:rsid w:val="00EC4F7B"/>
    <w:rsid w:val="00EC5476"/>
    <w:rsid w:val="00EC65B2"/>
    <w:rsid w:val="00EC6CD7"/>
    <w:rsid w:val="00EC7890"/>
    <w:rsid w:val="00ED23EB"/>
    <w:rsid w:val="00ED2D20"/>
    <w:rsid w:val="00ED4BBC"/>
    <w:rsid w:val="00ED4D19"/>
    <w:rsid w:val="00EE0320"/>
    <w:rsid w:val="00EE638D"/>
    <w:rsid w:val="00EF0501"/>
    <w:rsid w:val="00EF0A6F"/>
    <w:rsid w:val="00EF132A"/>
    <w:rsid w:val="00EF13DC"/>
    <w:rsid w:val="00EF2723"/>
    <w:rsid w:val="00EF42BE"/>
    <w:rsid w:val="00EF4B48"/>
    <w:rsid w:val="00EF57C5"/>
    <w:rsid w:val="00EF6E10"/>
    <w:rsid w:val="00EF7085"/>
    <w:rsid w:val="00EF798A"/>
    <w:rsid w:val="00F0052E"/>
    <w:rsid w:val="00F030C9"/>
    <w:rsid w:val="00F03100"/>
    <w:rsid w:val="00F04E38"/>
    <w:rsid w:val="00F05DA0"/>
    <w:rsid w:val="00F0743F"/>
    <w:rsid w:val="00F10F8D"/>
    <w:rsid w:val="00F1198A"/>
    <w:rsid w:val="00F12D30"/>
    <w:rsid w:val="00F13093"/>
    <w:rsid w:val="00F14219"/>
    <w:rsid w:val="00F15230"/>
    <w:rsid w:val="00F152DD"/>
    <w:rsid w:val="00F15F1C"/>
    <w:rsid w:val="00F16B6C"/>
    <w:rsid w:val="00F16BF2"/>
    <w:rsid w:val="00F216C3"/>
    <w:rsid w:val="00F21EAA"/>
    <w:rsid w:val="00F21F8E"/>
    <w:rsid w:val="00F23544"/>
    <w:rsid w:val="00F27C0C"/>
    <w:rsid w:val="00F3029E"/>
    <w:rsid w:val="00F3104D"/>
    <w:rsid w:val="00F35246"/>
    <w:rsid w:val="00F358FF"/>
    <w:rsid w:val="00F37A75"/>
    <w:rsid w:val="00F43622"/>
    <w:rsid w:val="00F43F78"/>
    <w:rsid w:val="00F4424B"/>
    <w:rsid w:val="00F44558"/>
    <w:rsid w:val="00F470D3"/>
    <w:rsid w:val="00F510F6"/>
    <w:rsid w:val="00F51E33"/>
    <w:rsid w:val="00F52E94"/>
    <w:rsid w:val="00F53B25"/>
    <w:rsid w:val="00F53FC8"/>
    <w:rsid w:val="00F55F92"/>
    <w:rsid w:val="00F5629C"/>
    <w:rsid w:val="00F566E4"/>
    <w:rsid w:val="00F568E9"/>
    <w:rsid w:val="00F56E51"/>
    <w:rsid w:val="00F572B7"/>
    <w:rsid w:val="00F57AB0"/>
    <w:rsid w:val="00F6256D"/>
    <w:rsid w:val="00F62D62"/>
    <w:rsid w:val="00F641CE"/>
    <w:rsid w:val="00F64E14"/>
    <w:rsid w:val="00F653FF"/>
    <w:rsid w:val="00F65957"/>
    <w:rsid w:val="00F65A64"/>
    <w:rsid w:val="00F70659"/>
    <w:rsid w:val="00F71754"/>
    <w:rsid w:val="00F71C02"/>
    <w:rsid w:val="00F74794"/>
    <w:rsid w:val="00F750A0"/>
    <w:rsid w:val="00F75A17"/>
    <w:rsid w:val="00F7600F"/>
    <w:rsid w:val="00F76616"/>
    <w:rsid w:val="00F7694C"/>
    <w:rsid w:val="00F80980"/>
    <w:rsid w:val="00F815D3"/>
    <w:rsid w:val="00F841FA"/>
    <w:rsid w:val="00F85C27"/>
    <w:rsid w:val="00F86B01"/>
    <w:rsid w:val="00F875EC"/>
    <w:rsid w:val="00F87852"/>
    <w:rsid w:val="00F922A4"/>
    <w:rsid w:val="00F9562F"/>
    <w:rsid w:val="00F963A4"/>
    <w:rsid w:val="00F96CD5"/>
    <w:rsid w:val="00F971D7"/>
    <w:rsid w:val="00FA7459"/>
    <w:rsid w:val="00FA7587"/>
    <w:rsid w:val="00FA77E3"/>
    <w:rsid w:val="00FB200A"/>
    <w:rsid w:val="00FB2208"/>
    <w:rsid w:val="00FB4795"/>
    <w:rsid w:val="00FB4CE7"/>
    <w:rsid w:val="00FB5979"/>
    <w:rsid w:val="00FB6740"/>
    <w:rsid w:val="00FB7554"/>
    <w:rsid w:val="00FC3587"/>
    <w:rsid w:val="00FC63D1"/>
    <w:rsid w:val="00FC709C"/>
    <w:rsid w:val="00FD0078"/>
    <w:rsid w:val="00FD18DA"/>
    <w:rsid w:val="00FD18F5"/>
    <w:rsid w:val="00FD3AA7"/>
    <w:rsid w:val="00FD54E5"/>
    <w:rsid w:val="00FD65AC"/>
    <w:rsid w:val="00FD6F20"/>
    <w:rsid w:val="00FD7149"/>
    <w:rsid w:val="00FD7B25"/>
    <w:rsid w:val="00FE0639"/>
    <w:rsid w:val="00FE0F15"/>
    <w:rsid w:val="00FE3A82"/>
    <w:rsid w:val="00FE4358"/>
    <w:rsid w:val="00FE48C7"/>
    <w:rsid w:val="00FE5070"/>
    <w:rsid w:val="00FE51DE"/>
    <w:rsid w:val="00FE5B9E"/>
    <w:rsid w:val="00FE6727"/>
    <w:rsid w:val="00FE6E65"/>
    <w:rsid w:val="00FF045E"/>
    <w:rsid w:val="00FF2896"/>
    <w:rsid w:val="00FF2B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7585">
      <v:textbox inset="5.85pt,.7pt,5.85pt,.7pt"/>
    </o:shapedefaults>
    <o:shapelayout v:ext="edit">
      <o:idmap v:ext="edit" data="1"/>
    </o:shapelayout>
  </w:shapeDefaults>
  <w:decimalSymbol w:val="."/>
  <w:listSeparator w:val=","/>
  <w14:docId w14:val="04FFD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D2DFD"/>
    <w:pPr>
      <w:autoSpaceDE w:val="0"/>
      <w:autoSpaceDN w:val="0"/>
      <w:jc w:val="both"/>
    </w:pPr>
    <w:rPr>
      <w:rFonts w:ascii="Arial" w:eastAsia="ＭＳ Ｐゴシック" w:hAnsi="Arial"/>
      <w:spacing w:val="-2"/>
      <w:sz w:val="20"/>
      <w:szCs w:val="20"/>
      <w:lang w:eastAsia="ja-JP"/>
    </w:rPr>
  </w:style>
  <w:style w:type="paragraph" w:styleId="11">
    <w:name w:val="heading 1"/>
    <w:basedOn w:val="22"/>
    <w:next w:val="a4"/>
    <w:link w:val="12"/>
    <w:uiPriority w:val="9"/>
    <w:qFormat/>
    <w:rsid w:val="00DD2DFD"/>
    <w:pPr>
      <w:pageBreakBefore/>
      <w:numPr>
        <w:ilvl w:val="0"/>
      </w:numPr>
      <w:outlineLvl w:val="0"/>
    </w:pPr>
    <w:rPr>
      <w:sz w:val="26"/>
    </w:rPr>
  </w:style>
  <w:style w:type="paragraph" w:styleId="22">
    <w:name w:val="heading 2"/>
    <w:basedOn w:val="32"/>
    <w:next w:val="a4"/>
    <w:link w:val="24"/>
    <w:uiPriority w:val="9"/>
    <w:qFormat/>
    <w:rsid w:val="00DD2DFD"/>
    <w:pPr>
      <w:numPr>
        <w:ilvl w:val="1"/>
      </w:numPr>
      <w:outlineLvl w:val="1"/>
    </w:pPr>
    <w:rPr>
      <w:sz w:val="24"/>
    </w:rPr>
  </w:style>
  <w:style w:type="paragraph" w:styleId="32">
    <w:name w:val="heading 3"/>
    <w:basedOn w:val="42"/>
    <w:next w:val="a4"/>
    <w:link w:val="34"/>
    <w:uiPriority w:val="9"/>
    <w:qFormat/>
    <w:rsid w:val="001167BC"/>
    <w:pPr>
      <w:numPr>
        <w:ilvl w:val="2"/>
      </w:numPr>
      <w:outlineLvl w:val="2"/>
    </w:pPr>
    <w:rPr>
      <w:rFonts w:cs="Arial"/>
      <w:sz w:val="22"/>
    </w:rPr>
  </w:style>
  <w:style w:type="paragraph" w:styleId="42">
    <w:name w:val="heading 4"/>
    <w:basedOn w:val="a4"/>
    <w:next w:val="a4"/>
    <w:link w:val="44"/>
    <w:uiPriority w:val="9"/>
    <w:qFormat/>
    <w:rsid w:val="00DD2DFD"/>
    <w:pPr>
      <w:keepNext/>
      <w:numPr>
        <w:ilvl w:val="3"/>
        <w:numId w:val="155"/>
      </w:numPr>
      <w:spacing w:before="100" w:after="200" w:line="300" w:lineRule="exact"/>
      <w:outlineLvl w:val="3"/>
    </w:pPr>
    <w:rPr>
      <w:rFonts w:cs="Times New Roman"/>
      <w:b/>
      <w:bCs/>
      <w:spacing w:val="0"/>
      <w:szCs w:val="24"/>
      <w:lang w:eastAsia="ko-KR"/>
    </w:rPr>
  </w:style>
  <w:style w:type="paragraph" w:styleId="52">
    <w:name w:val="heading 5"/>
    <w:basedOn w:val="a4"/>
    <w:next w:val="a4"/>
    <w:link w:val="53"/>
    <w:uiPriority w:val="9"/>
    <w:qFormat/>
    <w:rsid w:val="00DD2DFD"/>
    <w:pPr>
      <w:keepNext/>
      <w:numPr>
        <w:ilvl w:val="4"/>
        <w:numId w:val="155"/>
      </w:numPr>
      <w:wordWrap w:val="0"/>
      <w:spacing w:before="60" w:after="60"/>
      <w:jc w:val="left"/>
      <w:outlineLvl w:val="4"/>
    </w:pPr>
    <w:rPr>
      <w:rFonts w:cstheme="majorBidi"/>
      <w:b/>
      <w:spacing w:val="0"/>
      <w:sz w:val="22"/>
      <w:szCs w:val="24"/>
      <w:lang w:eastAsia="ko-KR"/>
    </w:rPr>
  </w:style>
  <w:style w:type="paragraph" w:styleId="60">
    <w:name w:val="heading 6"/>
    <w:basedOn w:val="a4"/>
    <w:next w:val="a4"/>
    <w:link w:val="61"/>
    <w:uiPriority w:val="9"/>
    <w:unhideWhenUsed/>
    <w:qFormat/>
    <w:rsid w:val="00DD2DFD"/>
    <w:pPr>
      <w:keepNext/>
      <w:numPr>
        <w:ilvl w:val="6"/>
      </w:numPr>
      <w:wordWrap w:val="0"/>
      <w:ind w:left="670" w:hanging="420"/>
      <w:outlineLvl w:val="5"/>
    </w:pPr>
  </w:style>
  <w:style w:type="paragraph" w:styleId="7">
    <w:name w:val="heading 7"/>
    <w:basedOn w:val="60"/>
    <w:next w:val="a4"/>
    <w:link w:val="70"/>
    <w:uiPriority w:val="9"/>
    <w:unhideWhenUsed/>
    <w:qFormat/>
    <w:rsid w:val="00DD2DFD"/>
    <w:pPr>
      <w:outlineLvl w:val="6"/>
    </w:pPr>
  </w:style>
  <w:style w:type="paragraph" w:styleId="8">
    <w:name w:val="heading 8"/>
    <w:basedOn w:val="9"/>
    <w:next w:val="a4"/>
    <w:link w:val="80"/>
    <w:uiPriority w:val="9"/>
    <w:unhideWhenUsed/>
    <w:rsid w:val="00DD2DFD"/>
    <w:pPr>
      <w:outlineLvl w:val="7"/>
    </w:pPr>
  </w:style>
  <w:style w:type="paragraph" w:styleId="9">
    <w:name w:val="heading 9"/>
    <w:basedOn w:val="7"/>
    <w:next w:val="a4"/>
    <w:link w:val="90"/>
    <w:uiPriority w:val="9"/>
    <w:unhideWhenUsed/>
    <w:qFormat/>
    <w:rsid w:val="00DD2DFD"/>
    <w:p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Contents">
    <w:name w:val="Contents"/>
    <w:basedOn w:val="a4"/>
    <w:link w:val="ContentsChar"/>
    <w:rsid w:val="00DD2DFD"/>
    <w:pPr>
      <w:adjustRightInd w:val="0"/>
      <w:ind w:left="488" w:firstLine="488"/>
    </w:pPr>
    <w:rPr>
      <w:rFonts w:ascii="GulimChe" w:hAnsi="©öUAA" w:cs="Batang"/>
      <w:kern w:val="0"/>
      <w:sz w:val="22"/>
    </w:rPr>
  </w:style>
  <w:style w:type="character" w:customStyle="1" w:styleId="90">
    <w:name w:val="見出し 9 (文字)"/>
    <w:basedOn w:val="a5"/>
    <w:link w:val="9"/>
    <w:uiPriority w:val="9"/>
    <w:rsid w:val="00DD2DFD"/>
    <w:rPr>
      <w:rFonts w:ascii="Arial" w:eastAsia="ＭＳ Ｐゴシック" w:hAnsi="Arial"/>
      <w:spacing w:val="-2"/>
      <w:sz w:val="20"/>
      <w:szCs w:val="20"/>
      <w:lang w:eastAsia="ja-JP"/>
    </w:rPr>
  </w:style>
  <w:style w:type="character" w:customStyle="1" w:styleId="12">
    <w:name w:val="見出し 1 (文字)"/>
    <w:basedOn w:val="a5"/>
    <w:link w:val="11"/>
    <w:uiPriority w:val="9"/>
    <w:rsid w:val="00DD2DFD"/>
    <w:rPr>
      <w:rFonts w:ascii="Arial" w:eastAsia="ＭＳ Ｐゴシック" w:hAnsi="Arial" w:cs="Arial"/>
      <w:b/>
      <w:bCs/>
      <w:sz w:val="26"/>
      <w:szCs w:val="24"/>
    </w:rPr>
  </w:style>
  <w:style w:type="character" w:customStyle="1" w:styleId="24">
    <w:name w:val="見出し 2 (文字)"/>
    <w:basedOn w:val="a5"/>
    <w:link w:val="22"/>
    <w:uiPriority w:val="9"/>
    <w:rsid w:val="00DD2DFD"/>
    <w:rPr>
      <w:rFonts w:ascii="Arial" w:eastAsia="ＭＳ Ｐゴシック" w:hAnsi="Arial" w:cs="Arial"/>
      <w:b/>
      <w:bCs/>
      <w:sz w:val="24"/>
      <w:szCs w:val="24"/>
    </w:rPr>
  </w:style>
  <w:style w:type="character" w:customStyle="1" w:styleId="34">
    <w:name w:val="見出し 3 (文字)"/>
    <w:basedOn w:val="a5"/>
    <w:link w:val="32"/>
    <w:uiPriority w:val="9"/>
    <w:rsid w:val="001167BC"/>
    <w:rPr>
      <w:rFonts w:ascii="Arial" w:eastAsia="ＭＳ Ｐゴシック" w:hAnsi="Arial" w:cs="Arial"/>
      <w:b/>
      <w:bCs/>
      <w:sz w:val="22"/>
      <w:szCs w:val="24"/>
    </w:rPr>
  </w:style>
  <w:style w:type="character" w:customStyle="1" w:styleId="44">
    <w:name w:val="見出し 4 (文字)"/>
    <w:basedOn w:val="a5"/>
    <w:link w:val="42"/>
    <w:uiPriority w:val="9"/>
    <w:rsid w:val="00DD2DFD"/>
    <w:rPr>
      <w:rFonts w:ascii="Arial" w:eastAsia="ＭＳ Ｐゴシック" w:hAnsi="Arial" w:cs="Times New Roman"/>
      <w:b/>
      <w:bCs/>
      <w:sz w:val="20"/>
      <w:szCs w:val="24"/>
    </w:rPr>
  </w:style>
  <w:style w:type="character" w:customStyle="1" w:styleId="53">
    <w:name w:val="見出し 5 (文字)"/>
    <w:basedOn w:val="a5"/>
    <w:link w:val="52"/>
    <w:uiPriority w:val="9"/>
    <w:rsid w:val="00DD2DFD"/>
    <w:rPr>
      <w:rFonts w:ascii="Arial" w:eastAsia="ＭＳ Ｐゴシック" w:hAnsi="Arial" w:cstheme="majorBidi"/>
      <w:b/>
      <w:sz w:val="22"/>
      <w:szCs w:val="24"/>
    </w:rPr>
  </w:style>
  <w:style w:type="character" w:customStyle="1" w:styleId="61">
    <w:name w:val="見出し 6 (文字)"/>
    <w:basedOn w:val="a5"/>
    <w:link w:val="60"/>
    <w:uiPriority w:val="9"/>
    <w:rsid w:val="00DD2DFD"/>
    <w:rPr>
      <w:rFonts w:ascii="Arial" w:eastAsia="ＭＳ Ｐゴシック" w:hAnsi="Arial"/>
      <w:spacing w:val="-2"/>
      <w:sz w:val="20"/>
      <w:szCs w:val="20"/>
      <w:lang w:eastAsia="ja-JP"/>
    </w:rPr>
  </w:style>
  <w:style w:type="character" w:customStyle="1" w:styleId="70">
    <w:name w:val="見出し 7 (文字)"/>
    <w:basedOn w:val="a5"/>
    <w:link w:val="7"/>
    <w:uiPriority w:val="9"/>
    <w:rsid w:val="00DD2DFD"/>
    <w:rPr>
      <w:rFonts w:ascii="Arial" w:eastAsia="ＭＳ Ｐゴシック" w:hAnsi="Arial"/>
      <w:spacing w:val="-2"/>
      <w:sz w:val="20"/>
      <w:szCs w:val="20"/>
      <w:lang w:eastAsia="ja-JP"/>
    </w:rPr>
  </w:style>
  <w:style w:type="character" w:customStyle="1" w:styleId="80">
    <w:name w:val="見出し 8 (文字)"/>
    <w:basedOn w:val="a5"/>
    <w:link w:val="8"/>
    <w:uiPriority w:val="9"/>
    <w:rsid w:val="00DD2DFD"/>
    <w:rPr>
      <w:rFonts w:ascii="Arial" w:eastAsia="ＭＳ Ｐゴシック" w:hAnsi="Arial"/>
      <w:spacing w:val="-2"/>
      <w:sz w:val="20"/>
      <w:szCs w:val="20"/>
      <w:lang w:eastAsia="ja-JP"/>
    </w:rPr>
  </w:style>
  <w:style w:type="character" w:customStyle="1" w:styleId="ContentsChar">
    <w:name w:val="Contents Char"/>
    <w:link w:val="Contents"/>
    <w:rsid w:val="00DD2DFD"/>
    <w:rPr>
      <w:rFonts w:ascii="GulimChe" w:eastAsia="ＭＳ Ｐゴシック" w:hAnsi="©öUAA" w:cs="Batang"/>
      <w:spacing w:val="-2"/>
      <w:kern w:val="0"/>
      <w:sz w:val="22"/>
      <w:szCs w:val="20"/>
      <w:lang w:eastAsia="ja-JP"/>
    </w:rPr>
  </w:style>
  <w:style w:type="paragraph" w:styleId="HTML">
    <w:name w:val="HTML Address"/>
    <w:basedOn w:val="a4"/>
    <w:link w:val="HTML0"/>
    <w:uiPriority w:val="99"/>
    <w:semiHidden/>
    <w:unhideWhenUsed/>
    <w:rsid w:val="00DD2DFD"/>
    <w:rPr>
      <w:i/>
      <w:iCs/>
    </w:rPr>
  </w:style>
  <w:style w:type="character" w:customStyle="1" w:styleId="HTML0">
    <w:name w:val="HTML アドレス (文字)"/>
    <w:basedOn w:val="a5"/>
    <w:link w:val="HTML"/>
    <w:uiPriority w:val="99"/>
    <w:semiHidden/>
    <w:rsid w:val="00DD2DFD"/>
    <w:rPr>
      <w:rFonts w:ascii="Arial" w:eastAsia="ＭＳ Ｐゴシック" w:hAnsi="Arial"/>
      <w:i/>
      <w:iCs/>
      <w:spacing w:val="-2"/>
      <w:sz w:val="20"/>
      <w:szCs w:val="20"/>
      <w:lang w:eastAsia="ja-JP"/>
    </w:rPr>
  </w:style>
  <w:style w:type="paragraph" w:styleId="HTML1">
    <w:name w:val="HTML Preformatted"/>
    <w:basedOn w:val="a4"/>
    <w:link w:val="HTML2"/>
    <w:uiPriority w:val="99"/>
    <w:semiHidden/>
    <w:unhideWhenUsed/>
    <w:rsid w:val="00DD2DFD"/>
    <w:rPr>
      <w:rFonts w:ascii="Courier New" w:hAnsi="Courier New" w:cs="Courier New"/>
    </w:rPr>
  </w:style>
  <w:style w:type="character" w:customStyle="1" w:styleId="HTML2">
    <w:name w:val="HTML 書式付き (文字)"/>
    <w:basedOn w:val="a5"/>
    <w:link w:val="HTML1"/>
    <w:uiPriority w:val="99"/>
    <w:semiHidden/>
    <w:rsid w:val="00DD2DFD"/>
    <w:rPr>
      <w:rFonts w:ascii="Courier New" w:eastAsia="ＭＳ Ｐゴシック" w:hAnsi="Courier New" w:cs="Courier New"/>
      <w:spacing w:val="-2"/>
      <w:sz w:val="20"/>
      <w:szCs w:val="20"/>
      <w:lang w:eastAsia="ja-JP"/>
    </w:rPr>
  </w:style>
  <w:style w:type="character" w:styleId="a8">
    <w:name w:val="annotation reference"/>
    <w:basedOn w:val="a5"/>
    <w:semiHidden/>
    <w:rsid w:val="00DD2DFD"/>
    <w:rPr>
      <w:sz w:val="18"/>
      <w:szCs w:val="18"/>
    </w:rPr>
  </w:style>
  <w:style w:type="paragraph" w:styleId="a9">
    <w:name w:val="annotation text"/>
    <w:basedOn w:val="a4"/>
    <w:link w:val="aa"/>
    <w:semiHidden/>
    <w:rsid w:val="00DD2DFD"/>
    <w:pPr>
      <w:wordWrap w:val="0"/>
      <w:spacing w:after="12" w:line="280" w:lineRule="exact"/>
    </w:pPr>
    <w:rPr>
      <w:rFonts w:ascii="Noto Sans Japanese Regular" w:eastAsia="Noto Sans Japanese Regular" w:cs="Times New Roman"/>
      <w:sz w:val="19"/>
      <w:szCs w:val="24"/>
    </w:rPr>
  </w:style>
  <w:style w:type="character" w:customStyle="1" w:styleId="aa">
    <w:name w:val="コメント文字列 (文字)"/>
    <w:basedOn w:val="a5"/>
    <w:link w:val="a9"/>
    <w:semiHidden/>
    <w:rsid w:val="00DD2DFD"/>
    <w:rPr>
      <w:rFonts w:ascii="Noto Sans Japanese Regular" w:eastAsia="Noto Sans Japanese Regular" w:hAnsi="Arial" w:cs="Times New Roman"/>
      <w:spacing w:val="-2"/>
      <w:sz w:val="19"/>
      <w:szCs w:val="24"/>
      <w:lang w:eastAsia="ja-JP"/>
    </w:rPr>
  </w:style>
  <w:style w:type="paragraph" w:styleId="ab">
    <w:name w:val="annotation subject"/>
    <w:basedOn w:val="a9"/>
    <w:next w:val="a9"/>
    <w:link w:val="ac"/>
    <w:semiHidden/>
    <w:rsid w:val="00DD2DFD"/>
    <w:rPr>
      <w:b/>
      <w:bCs/>
    </w:rPr>
  </w:style>
  <w:style w:type="character" w:customStyle="1" w:styleId="ac">
    <w:name w:val="コメント内容 (文字)"/>
    <w:basedOn w:val="aa"/>
    <w:link w:val="ab"/>
    <w:semiHidden/>
    <w:rsid w:val="00DD2DFD"/>
    <w:rPr>
      <w:rFonts w:ascii="Noto Sans Japanese Regular" w:eastAsia="Noto Sans Japanese Regular" w:hAnsi="Arial" w:cs="Times New Roman"/>
      <w:b/>
      <w:bCs/>
      <w:spacing w:val="-2"/>
      <w:sz w:val="19"/>
      <w:szCs w:val="24"/>
      <w:lang w:eastAsia="ja-JP"/>
    </w:rPr>
  </w:style>
  <w:style w:type="character" w:styleId="ad">
    <w:name w:val="Hyperlink"/>
    <w:basedOn w:val="a5"/>
    <w:uiPriority w:val="99"/>
    <w:unhideWhenUsed/>
    <w:rsid w:val="00DD2DFD"/>
    <w:rPr>
      <w:color w:val="0563C1" w:themeColor="hyperlink"/>
      <w:u w:val="single"/>
    </w:rPr>
  </w:style>
  <w:style w:type="paragraph" w:styleId="ae">
    <w:name w:val="footer"/>
    <w:basedOn w:val="a4"/>
    <w:link w:val="af"/>
    <w:unhideWhenUsed/>
    <w:rsid w:val="00DD2DFD"/>
    <w:pPr>
      <w:tabs>
        <w:tab w:val="center" w:pos="4252"/>
        <w:tab w:val="right" w:pos="8504"/>
      </w:tabs>
      <w:snapToGrid w:val="0"/>
    </w:pPr>
    <w:rPr>
      <w:rFonts w:eastAsia="Arial"/>
      <w:b/>
      <w:sz w:val="16"/>
    </w:rPr>
  </w:style>
  <w:style w:type="character" w:customStyle="1" w:styleId="af">
    <w:name w:val="フッター (文字)"/>
    <w:basedOn w:val="a5"/>
    <w:link w:val="ae"/>
    <w:rsid w:val="00DD2DFD"/>
    <w:rPr>
      <w:rFonts w:ascii="Arial" w:eastAsia="Arial" w:hAnsi="Arial"/>
      <w:b/>
      <w:spacing w:val="-2"/>
      <w:sz w:val="16"/>
      <w:szCs w:val="20"/>
      <w:lang w:eastAsia="ja-JP"/>
    </w:rPr>
  </w:style>
  <w:style w:type="paragraph" w:customStyle="1" w:styleId="af0">
    <w:name w:val="プログラムコード"/>
    <w:basedOn w:val="a4"/>
    <w:link w:val="af1"/>
    <w:qFormat/>
    <w:rsid w:val="00DD2DFD"/>
    <w:pPr>
      <w:wordWrap w:val="0"/>
    </w:pPr>
    <w:rPr>
      <w:rFonts w:ascii="Courier New" w:eastAsia="Noto Sans Japanese Regular" w:hAnsi="Courier New" w:cs="Times New Roman"/>
      <w:sz w:val="18"/>
      <w:szCs w:val="16"/>
    </w:rPr>
  </w:style>
  <w:style w:type="character" w:customStyle="1" w:styleId="af1">
    <w:name w:val="プログラムコード (文字)"/>
    <w:basedOn w:val="a5"/>
    <w:link w:val="af0"/>
    <w:rsid w:val="00DD2DFD"/>
    <w:rPr>
      <w:rFonts w:ascii="Courier New" w:eastAsia="Noto Sans Japanese Regular" w:hAnsi="Courier New" w:cs="Times New Roman"/>
      <w:spacing w:val="-2"/>
      <w:sz w:val="18"/>
      <w:szCs w:val="16"/>
      <w:lang w:eastAsia="ja-JP"/>
    </w:rPr>
  </w:style>
  <w:style w:type="paragraph" w:styleId="af2">
    <w:name w:val="Block Text"/>
    <w:basedOn w:val="a4"/>
    <w:uiPriority w:val="99"/>
    <w:semiHidden/>
    <w:unhideWhenUsed/>
    <w:rsid w:val="00DD2DFD"/>
    <w:pPr>
      <w:spacing w:after="180"/>
      <w:ind w:leftChars="700" w:left="1440" w:rightChars="700" w:right="1440"/>
    </w:pPr>
  </w:style>
  <w:style w:type="paragraph" w:styleId="af3">
    <w:name w:val="header"/>
    <w:basedOn w:val="a4"/>
    <w:link w:val="af4"/>
    <w:unhideWhenUsed/>
    <w:rsid w:val="00DD2DFD"/>
    <w:pPr>
      <w:tabs>
        <w:tab w:val="center" w:pos="4252"/>
        <w:tab w:val="right" w:pos="8504"/>
      </w:tabs>
      <w:snapToGrid w:val="0"/>
    </w:pPr>
  </w:style>
  <w:style w:type="character" w:customStyle="1" w:styleId="af4">
    <w:name w:val="ヘッダー (文字)"/>
    <w:basedOn w:val="a5"/>
    <w:link w:val="af3"/>
    <w:rsid w:val="00DD2DFD"/>
    <w:rPr>
      <w:rFonts w:ascii="Arial" w:eastAsia="ＭＳ Ｐゴシック" w:hAnsi="Arial"/>
      <w:spacing w:val="-2"/>
      <w:sz w:val="20"/>
      <w:szCs w:val="20"/>
      <w:lang w:eastAsia="ja-JP"/>
    </w:rPr>
  </w:style>
  <w:style w:type="paragraph" w:customStyle="1" w:styleId="-">
    <w:name w:val="ヘッダ-改定日"/>
    <w:basedOn w:val="a4"/>
    <w:qFormat/>
    <w:rsid w:val="00DD2DFD"/>
    <w:pPr>
      <w:spacing w:line="200" w:lineRule="exact"/>
      <w:jc w:val="right"/>
    </w:pPr>
    <w:rPr>
      <w:rFonts w:cstheme="majorHAnsi"/>
      <w:sz w:val="18"/>
    </w:rPr>
  </w:style>
  <w:style w:type="paragraph" w:styleId="af5">
    <w:name w:val="macro"/>
    <w:link w:val="af6"/>
    <w:uiPriority w:val="99"/>
    <w:semiHidden/>
    <w:unhideWhenUsed/>
    <w:rsid w:val="00DD2DFD"/>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Batang" w:hAnsi="Courier New" w:cs="Courier New"/>
      <w:spacing w:val="-2"/>
      <w:sz w:val="24"/>
      <w:szCs w:val="24"/>
      <w:lang w:eastAsia="ja-JP"/>
    </w:rPr>
  </w:style>
  <w:style w:type="character" w:customStyle="1" w:styleId="af6">
    <w:name w:val="マクロ文字列 (文字)"/>
    <w:basedOn w:val="a5"/>
    <w:link w:val="af5"/>
    <w:uiPriority w:val="99"/>
    <w:semiHidden/>
    <w:rsid w:val="00DD2DFD"/>
    <w:rPr>
      <w:rFonts w:ascii="Courier New" w:eastAsia="Batang" w:hAnsi="Courier New" w:cs="Courier New"/>
      <w:spacing w:val="-2"/>
      <w:sz w:val="24"/>
      <w:szCs w:val="24"/>
      <w:lang w:eastAsia="ja-JP"/>
    </w:rPr>
  </w:style>
  <w:style w:type="paragraph" w:styleId="af7">
    <w:name w:val="Message Header"/>
    <w:basedOn w:val="a4"/>
    <w:link w:val="af8"/>
    <w:uiPriority w:val="99"/>
    <w:semiHidden/>
    <w:unhideWhenUsed/>
    <w:rsid w:val="00DD2DFD"/>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 w:val="24"/>
      <w:szCs w:val="24"/>
    </w:rPr>
  </w:style>
  <w:style w:type="character" w:customStyle="1" w:styleId="af8">
    <w:name w:val="メッセージ見出し (文字)"/>
    <w:basedOn w:val="a5"/>
    <w:link w:val="af7"/>
    <w:uiPriority w:val="99"/>
    <w:semiHidden/>
    <w:rsid w:val="00DD2DFD"/>
    <w:rPr>
      <w:rFonts w:asciiTheme="majorHAnsi" w:eastAsiaTheme="majorEastAsia" w:hAnsiTheme="majorHAnsi" w:cstheme="majorBidi"/>
      <w:spacing w:val="-2"/>
      <w:sz w:val="24"/>
      <w:szCs w:val="24"/>
      <w:shd w:val="pct20" w:color="auto" w:fill="auto"/>
      <w:lang w:eastAsia="ja-JP"/>
    </w:rPr>
  </w:style>
  <w:style w:type="paragraph" w:styleId="af9">
    <w:name w:val="List Paragraph"/>
    <w:basedOn w:val="a4"/>
    <w:link w:val="afa"/>
    <w:uiPriority w:val="34"/>
    <w:qFormat/>
    <w:rsid w:val="00DD2DFD"/>
    <w:pPr>
      <w:ind w:leftChars="400" w:left="840"/>
    </w:pPr>
  </w:style>
  <w:style w:type="character" w:customStyle="1" w:styleId="afa">
    <w:name w:val="リスト段落 (文字)"/>
    <w:basedOn w:val="a5"/>
    <w:link w:val="af9"/>
    <w:uiPriority w:val="34"/>
    <w:rsid w:val="00DD2DFD"/>
    <w:rPr>
      <w:rFonts w:ascii="Arial" w:eastAsia="ＭＳ Ｐゴシック" w:hAnsi="Arial"/>
      <w:spacing w:val="-2"/>
      <w:sz w:val="20"/>
      <w:szCs w:val="20"/>
      <w:lang w:eastAsia="ja-JP"/>
    </w:rPr>
  </w:style>
  <w:style w:type="paragraph" w:styleId="afb">
    <w:name w:val="Salutation"/>
    <w:basedOn w:val="a4"/>
    <w:next w:val="a4"/>
    <w:link w:val="afc"/>
    <w:uiPriority w:val="99"/>
    <w:semiHidden/>
    <w:unhideWhenUsed/>
    <w:rsid w:val="00DD2DFD"/>
  </w:style>
  <w:style w:type="character" w:customStyle="1" w:styleId="afc">
    <w:name w:val="挨拶文 (文字)"/>
    <w:basedOn w:val="a5"/>
    <w:link w:val="afb"/>
    <w:uiPriority w:val="99"/>
    <w:semiHidden/>
    <w:rsid w:val="00DD2DFD"/>
    <w:rPr>
      <w:rFonts w:ascii="Arial" w:eastAsia="ＭＳ Ｐゴシック" w:hAnsi="Arial"/>
      <w:spacing w:val="-2"/>
      <w:sz w:val="20"/>
      <w:szCs w:val="20"/>
      <w:lang w:eastAsia="ja-JP"/>
    </w:rPr>
  </w:style>
  <w:style w:type="paragraph" w:styleId="afd">
    <w:name w:val="envelope address"/>
    <w:basedOn w:val="a4"/>
    <w:uiPriority w:val="99"/>
    <w:semiHidden/>
    <w:unhideWhenUsed/>
    <w:rsid w:val="00DD2DFD"/>
    <w:pPr>
      <w:framePr w:w="6804" w:h="2268" w:hRule="exact" w:hSpace="142" w:wrap="auto" w:hAnchor="page" w:xAlign="center" w:yAlign="bottom"/>
      <w:snapToGrid w:val="0"/>
      <w:ind w:leftChars="1400" w:left="100"/>
    </w:pPr>
    <w:rPr>
      <w:rFonts w:asciiTheme="majorHAnsi" w:eastAsiaTheme="majorEastAsia" w:hAnsiTheme="majorHAnsi" w:cstheme="majorBidi"/>
      <w:sz w:val="24"/>
      <w:szCs w:val="24"/>
    </w:rPr>
  </w:style>
  <w:style w:type="paragraph" w:styleId="afe">
    <w:name w:val="List"/>
    <w:basedOn w:val="a4"/>
    <w:uiPriority w:val="99"/>
    <w:semiHidden/>
    <w:unhideWhenUsed/>
    <w:rsid w:val="00DD2DFD"/>
    <w:pPr>
      <w:ind w:leftChars="200" w:left="100" w:hangingChars="200" w:hanging="200"/>
      <w:contextualSpacing/>
    </w:pPr>
  </w:style>
  <w:style w:type="paragraph" w:styleId="25">
    <w:name w:val="List 2"/>
    <w:basedOn w:val="a4"/>
    <w:uiPriority w:val="99"/>
    <w:semiHidden/>
    <w:unhideWhenUsed/>
    <w:rsid w:val="00DD2DFD"/>
    <w:pPr>
      <w:ind w:leftChars="400" w:left="100" w:hangingChars="200" w:hanging="200"/>
      <w:contextualSpacing/>
    </w:pPr>
  </w:style>
  <w:style w:type="paragraph" w:styleId="35">
    <w:name w:val="List 3"/>
    <w:basedOn w:val="a4"/>
    <w:uiPriority w:val="99"/>
    <w:semiHidden/>
    <w:unhideWhenUsed/>
    <w:rsid w:val="00DD2DFD"/>
    <w:pPr>
      <w:ind w:leftChars="600" w:left="100" w:hangingChars="200" w:hanging="200"/>
      <w:contextualSpacing/>
    </w:pPr>
  </w:style>
  <w:style w:type="paragraph" w:styleId="45">
    <w:name w:val="List 4"/>
    <w:basedOn w:val="a4"/>
    <w:uiPriority w:val="99"/>
    <w:semiHidden/>
    <w:unhideWhenUsed/>
    <w:rsid w:val="00DD2DFD"/>
    <w:pPr>
      <w:ind w:leftChars="800" w:left="100" w:hangingChars="200" w:hanging="200"/>
      <w:contextualSpacing/>
    </w:pPr>
  </w:style>
  <w:style w:type="paragraph" w:styleId="54">
    <w:name w:val="List 5"/>
    <w:basedOn w:val="a4"/>
    <w:uiPriority w:val="99"/>
    <w:semiHidden/>
    <w:unhideWhenUsed/>
    <w:rsid w:val="00DD2DFD"/>
    <w:pPr>
      <w:ind w:leftChars="1000" w:left="100" w:hangingChars="200" w:hanging="200"/>
      <w:contextualSpacing/>
    </w:pPr>
  </w:style>
  <w:style w:type="paragraph" w:styleId="aff">
    <w:name w:val="Quote"/>
    <w:basedOn w:val="a4"/>
    <w:next w:val="a4"/>
    <w:link w:val="aff0"/>
    <w:uiPriority w:val="29"/>
    <w:qFormat/>
    <w:rsid w:val="00DD2DFD"/>
    <w:pPr>
      <w:spacing w:before="200" w:after="160"/>
      <w:ind w:left="864" w:right="864"/>
      <w:jc w:val="center"/>
    </w:pPr>
    <w:rPr>
      <w:i/>
      <w:iCs/>
      <w:color w:val="404040" w:themeColor="text1" w:themeTint="BF"/>
    </w:rPr>
  </w:style>
  <w:style w:type="character" w:customStyle="1" w:styleId="aff0">
    <w:name w:val="引用文 (文字)"/>
    <w:basedOn w:val="a5"/>
    <w:link w:val="aff"/>
    <w:uiPriority w:val="29"/>
    <w:rsid w:val="00DD2DFD"/>
    <w:rPr>
      <w:rFonts w:ascii="Arial" w:eastAsia="ＭＳ Ｐゴシック" w:hAnsi="Arial"/>
      <w:i/>
      <w:iCs/>
      <w:color w:val="404040" w:themeColor="text1" w:themeTint="BF"/>
      <w:spacing w:val="-2"/>
      <w:sz w:val="20"/>
      <w:szCs w:val="20"/>
      <w:lang w:eastAsia="ja-JP"/>
    </w:rPr>
  </w:style>
  <w:style w:type="paragraph" w:styleId="26">
    <w:name w:val="Intense Quote"/>
    <w:basedOn w:val="a4"/>
    <w:next w:val="a4"/>
    <w:link w:val="27"/>
    <w:uiPriority w:val="30"/>
    <w:qFormat/>
    <w:rsid w:val="00DD2DF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7">
    <w:name w:val="引用文 2 (文字)"/>
    <w:basedOn w:val="a5"/>
    <w:link w:val="26"/>
    <w:uiPriority w:val="30"/>
    <w:rsid w:val="00DD2DFD"/>
    <w:rPr>
      <w:rFonts w:ascii="Arial" w:eastAsia="ＭＳ Ｐゴシック" w:hAnsi="Arial"/>
      <w:i/>
      <w:iCs/>
      <w:color w:val="5B9BD5" w:themeColor="accent1"/>
      <w:spacing w:val="-2"/>
      <w:sz w:val="20"/>
      <w:szCs w:val="20"/>
      <w:lang w:eastAsia="ja-JP"/>
    </w:rPr>
  </w:style>
  <w:style w:type="paragraph" w:styleId="aff1">
    <w:name w:val="table of authorities"/>
    <w:basedOn w:val="a4"/>
    <w:next w:val="a4"/>
    <w:uiPriority w:val="99"/>
    <w:semiHidden/>
    <w:unhideWhenUsed/>
    <w:rsid w:val="00DD2DFD"/>
    <w:pPr>
      <w:ind w:left="425" w:hangingChars="200" w:hanging="425"/>
    </w:pPr>
  </w:style>
  <w:style w:type="paragraph" w:styleId="aff2">
    <w:name w:val="toa heading"/>
    <w:basedOn w:val="a4"/>
    <w:next w:val="a4"/>
    <w:uiPriority w:val="99"/>
    <w:semiHidden/>
    <w:unhideWhenUsed/>
    <w:rsid w:val="00DD2DFD"/>
    <w:pPr>
      <w:spacing w:before="120"/>
    </w:pPr>
    <w:rPr>
      <w:rFonts w:asciiTheme="majorHAnsi" w:eastAsiaTheme="majorEastAsia" w:hAnsiTheme="majorHAnsi" w:cstheme="majorBidi"/>
      <w:sz w:val="24"/>
      <w:szCs w:val="24"/>
    </w:rPr>
  </w:style>
  <w:style w:type="paragraph" w:styleId="a0">
    <w:name w:val="List Bullet"/>
    <w:basedOn w:val="a4"/>
    <w:uiPriority w:val="99"/>
    <w:semiHidden/>
    <w:unhideWhenUsed/>
    <w:rsid w:val="00DD2DFD"/>
    <w:pPr>
      <w:numPr>
        <w:numId w:val="126"/>
      </w:numPr>
      <w:contextualSpacing/>
    </w:pPr>
  </w:style>
  <w:style w:type="paragraph" w:styleId="20">
    <w:name w:val="List Bullet 2"/>
    <w:basedOn w:val="a4"/>
    <w:uiPriority w:val="99"/>
    <w:semiHidden/>
    <w:unhideWhenUsed/>
    <w:rsid w:val="00DD2DFD"/>
    <w:pPr>
      <w:numPr>
        <w:numId w:val="127"/>
      </w:numPr>
      <w:contextualSpacing/>
    </w:pPr>
  </w:style>
  <w:style w:type="paragraph" w:styleId="30">
    <w:name w:val="List Bullet 3"/>
    <w:basedOn w:val="a4"/>
    <w:uiPriority w:val="99"/>
    <w:semiHidden/>
    <w:unhideWhenUsed/>
    <w:rsid w:val="00DD2DFD"/>
    <w:pPr>
      <w:numPr>
        <w:numId w:val="128"/>
      </w:numPr>
      <w:contextualSpacing/>
    </w:pPr>
  </w:style>
  <w:style w:type="paragraph" w:styleId="40">
    <w:name w:val="List Bullet 4"/>
    <w:basedOn w:val="a4"/>
    <w:uiPriority w:val="99"/>
    <w:semiHidden/>
    <w:unhideWhenUsed/>
    <w:rsid w:val="00DD2DFD"/>
    <w:pPr>
      <w:numPr>
        <w:numId w:val="129"/>
      </w:numPr>
      <w:contextualSpacing/>
    </w:pPr>
  </w:style>
  <w:style w:type="paragraph" w:styleId="50">
    <w:name w:val="List Bullet 5"/>
    <w:basedOn w:val="a4"/>
    <w:uiPriority w:val="99"/>
    <w:semiHidden/>
    <w:unhideWhenUsed/>
    <w:rsid w:val="00DD2DFD"/>
    <w:pPr>
      <w:numPr>
        <w:numId w:val="130"/>
      </w:numPr>
      <w:contextualSpacing/>
    </w:pPr>
  </w:style>
  <w:style w:type="paragraph" w:customStyle="1" w:styleId="10">
    <w:name w:val="箇条書き1"/>
    <w:basedOn w:val="af9"/>
    <w:qFormat/>
    <w:rsid w:val="001210CF"/>
    <w:pPr>
      <w:numPr>
        <w:numId w:val="131"/>
      </w:numPr>
      <w:ind w:leftChars="0" w:left="910"/>
    </w:pPr>
  </w:style>
  <w:style w:type="paragraph" w:customStyle="1" w:styleId="13">
    <w:name w:val="箇条書き1継続行"/>
    <w:basedOn w:val="a4"/>
    <w:qFormat/>
    <w:rsid w:val="001210CF"/>
    <w:pPr>
      <w:ind w:left="910"/>
    </w:pPr>
  </w:style>
  <w:style w:type="paragraph" w:customStyle="1" w:styleId="23">
    <w:name w:val="箇条書き2"/>
    <w:basedOn w:val="af9"/>
    <w:qFormat/>
    <w:rsid w:val="001210CF"/>
    <w:pPr>
      <w:numPr>
        <w:numId w:val="132"/>
      </w:numPr>
      <w:ind w:leftChars="350" w:left="1106"/>
    </w:pPr>
  </w:style>
  <w:style w:type="paragraph" w:customStyle="1" w:styleId="28">
    <w:name w:val="箇条書き2継続行"/>
    <w:basedOn w:val="23"/>
    <w:qFormat/>
    <w:rsid w:val="00DD2DFD"/>
    <w:pPr>
      <w:numPr>
        <w:numId w:val="0"/>
      </w:numPr>
      <w:ind w:left="1106"/>
    </w:pPr>
  </w:style>
  <w:style w:type="paragraph" w:customStyle="1" w:styleId="31">
    <w:name w:val="箇条書き3"/>
    <w:basedOn w:val="a4"/>
    <w:qFormat/>
    <w:rsid w:val="00DD2DFD"/>
    <w:pPr>
      <w:numPr>
        <w:numId w:val="133"/>
      </w:numPr>
    </w:pPr>
  </w:style>
  <w:style w:type="paragraph" w:customStyle="1" w:styleId="36">
    <w:name w:val="箇条書き3継続行"/>
    <w:basedOn w:val="31"/>
    <w:qFormat/>
    <w:rsid w:val="00DD2DFD"/>
    <w:pPr>
      <w:numPr>
        <w:numId w:val="0"/>
      </w:numPr>
      <w:ind w:left="1302"/>
    </w:pPr>
  </w:style>
  <w:style w:type="paragraph" w:customStyle="1" w:styleId="41">
    <w:name w:val="箇条書き4"/>
    <w:basedOn w:val="a4"/>
    <w:qFormat/>
    <w:rsid w:val="00DD2DFD"/>
    <w:pPr>
      <w:numPr>
        <w:numId w:val="134"/>
      </w:numPr>
    </w:pPr>
  </w:style>
  <w:style w:type="paragraph" w:customStyle="1" w:styleId="46">
    <w:name w:val="箇条書き4継続行"/>
    <w:basedOn w:val="41"/>
    <w:qFormat/>
    <w:rsid w:val="00DD2DFD"/>
    <w:pPr>
      <w:numPr>
        <w:numId w:val="0"/>
      </w:numPr>
      <w:ind w:left="1498"/>
    </w:pPr>
  </w:style>
  <w:style w:type="paragraph" w:styleId="aff3">
    <w:name w:val="Note Heading"/>
    <w:basedOn w:val="a4"/>
    <w:next w:val="a4"/>
    <w:link w:val="aff4"/>
    <w:uiPriority w:val="99"/>
    <w:semiHidden/>
    <w:unhideWhenUsed/>
    <w:rsid w:val="00DD2DFD"/>
    <w:pPr>
      <w:jc w:val="center"/>
    </w:pPr>
  </w:style>
  <w:style w:type="paragraph" w:styleId="aff5">
    <w:name w:val="Revision"/>
    <w:hidden/>
    <w:uiPriority w:val="99"/>
    <w:semiHidden/>
    <w:rsid w:val="001140F8"/>
    <w:rPr>
      <w:rFonts w:ascii="ＭＳ Ｐゴシック" w:eastAsia="Malgun Gothic" w:hAnsi="ＭＳ Ｐゴシック" w:cs="Times New Roman"/>
      <w:sz w:val="20"/>
      <w:szCs w:val="24"/>
    </w:rPr>
  </w:style>
  <w:style w:type="character" w:customStyle="1" w:styleId="aff4">
    <w:name w:val="記 (文字)"/>
    <w:basedOn w:val="a5"/>
    <w:link w:val="aff3"/>
    <w:uiPriority w:val="99"/>
    <w:semiHidden/>
    <w:rsid w:val="00DD2DFD"/>
    <w:rPr>
      <w:rFonts w:ascii="Arial" w:eastAsia="ＭＳ Ｐゴシック" w:hAnsi="Arial"/>
      <w:spacing w:val="-2"/>
      <w:sz w:val="20"/>
      <w:szCs w:val="20"/>
      <w:lang w:eastAsia="ja-JP"/>
    </w:rPr>
  </w:style>
  <w:style w:type="paragraph" w:styleId="aff6">
    <w:name w:val="footnote text"/>
    <w:basedOn w:val="a4"/>
    <w:link w:val="aff7"/>
    <w:uiPriority w:val="99"/>
    <w:semiHidden/>
    <w:unhideWhenUsed/>
    <w:rsid w:val="00DD2DFD"/>
    <w:pPr>
      <w:snapToGrid w:val="0"/>
    </w:pPr>
  </w:style>
  <w:style w:type="character" w:customStyle="1" w:styleId="aff7">
    <w:name w:val="脚注文字列 (文字)"/>
    <w:basedOn w:val="a5"/>
    <w:link w:val="aff6"/>
    <w:uiPriority w:val="99"/>
    <w:semiHidden/>
    <w:rsid w:val="00DD2DFD"/>
    <w:rPr>
      <w:rFonts w:ascii="Arial" w:eastAsia="ＭＳ Ｐゴシック" w:hAnsi="Arial"/>
      <w:spacing w:val="-2"/>
      <w:sz w:val="20"/>
      <w:szCs w:val="20"/>
      <w:lang w:eastAsia="ja-JP"/>
    </w:rPr>
  </w:style>
  <w:style w:type="numbering" w:customStyle="1" w:styleId="aff8">
    <w:name w:val="다단계 번호"/>
    <w:basedOn w:val="a7"/>
    <w:uiPriority w:val="99"/>
    <w:rsid w:val="00263F50"/>
  </w:style>
  <w:style w:type="paragraph" w:styleId="aff9">
    <w:name w:val="Closing"/>
    <w:basedOn w:val="a4"/>
    <w:link w:val="affa"/>
    <w:uiPriority w:val="99"/>
    <w:semiHidden/>
    <w:unhideWhenUsed/>
    <w:rsid w:val="00DD2DFD"/>
    <w:pPr>
      <w:ind w:leftChars="2100" w:left="100"/>
    </w:pPr>
  </w:style>
  <w:style w:type="character" w:customStyle="1" w:styleId="affa">
    <w:name w:val="結語 (文字)"/>
    <w:basedOn w:val="a5"/>
    <w:link w:val="aff9"/>
    <w:uiPriority w:val="99"/>
    <w:semiHidden/>
    <w:rsid w:val="00DD2DFD"/>
    <w:rPr>
      <w:rFonts w:ascii="Arial" w:eastAsia="ＭＳ Ｐゴシック" w:hAnsi="Arial"/>
      <w:spacing w:val="-2"/>
      <w:sz w:val="20"/>
      <w:szCs w:val="20"/>
      <w:lang w:eastAsia="ja-JP"/>
    </w:rPr>
  </w:style>
  <w:style w:type="paragraph" w:styleId="affb">
    <w:name w:val="Document Map"/>
    <w:basedOn w:val="a4"/>
    <w:link w:val="affc"/>
    <w:rsid w:val="00DD2DFD"/>
    <w:pPr>
      <w:wordWrap w:val="0"/>
      <w:spacing w:after="12" w:line="280" w:lineRule="exact"/>
    </w:pPr>
    <w:rPr>
      <w:rFonts w:ascii="Gulim" w:eastAsia="Gulim" w:cs="Times New Roman"/>
      <w:sz w:val="18"/>
      <w:szCs w:val="18"/>
    </w:rPr>
  </w:style>
  <w:style w:type="character" w:customStyle="1" w:styleId="affc">
    <w:name w:val="見出しマップ (文字)"/>
    <w:basedOn w:val="a5"/>
    <w:link w:val="affb"/>
    <w:rsid w:val="00DD2DFD"/>
    <w:rPr>
      <w:rFonts w:ascii="Gulim" w:eastAsia="Gulim" w:hAnsi="Arial" w:cs="Times New Roman"/>
      <w:spacing w:val="-2"/>
      <w:sz w:val="18"/>
      <w:szCs w:val="18"/>
      <w:lang w:eastAsia="ja-JP"/>
    </w:rPr>
  </w:style>
  <w:style w:type="paragraph" w:styleId="affd">
    <w:name w:val="No Spacing"/>
    <w:uiPriority w:val="1"/>
    <w:qFormat/>
    <w:rsid w:val="00DD2DFD"/>
    <w:pPr>
      <w:widowControl w:val="0"/>
      <w:jc w:val="both"/>
    </w:pPr>
    <w:rPr>
      <w:rFonts w:ascii="Arial" w:eastAsia="ＭＳ Ｐゴシック" w:hAnsi="Arial"/>
      <w:spacing w:val="-2"/>
      <w:sz w:val="20"/>
      <w:szCs w:val="20"/>
      <w:lang w:eastAsia="ja-JP"/>
    </w:rPr>
  </w:style>
  <w:style w:type="paragraph" w:styleId="affe">
    <w:name w:val="envelope return"/>
    <w:basedOn w:val="a4"/>
    <w:uiPriority w:val="99"/>
    <w:semiHidden/>
    <w:unhideWhenUsed/>
    <w:rsid w:val="00DD2DFD"/>
    <w:pPr>
      <w:snapToGrid w:val="0"/>
    </w:pPr>
    <w:rPr>
      <w:rFonts w:asciiTheme="majorHAnsi" w:eastAsiaTheme="majorEastAsia" w:hAnsiTheme="majorHAnsi" w:cstheme="majorBidi"/>
    </w:rPr>
  </w:style>
  <w:style w:type="paragraph" w:styleId="14">
    <w:name w:val="index 1"/>
    <w:basedOn w:val="a4"/>
    <w:next w:val="a4"/>
    <w:autoRedefine/>
    <w:uiPriority w:val="99"/>
    <w:semiHidden/>
    <w:unhideWhenUsed/>
    <w:rsid w:val="00DD2DFD"/>
    <w:pPr>
      <w:ind w:leftChars="200" w:left="200" w:hangingChars="200" w:hanging="2000"/>
    </w:pPr>
  </w:style>
  <w:style w:type="paragraph" w:styleId="29">
    <w:name w:val="index 2"/>
    <w:basedOn w:val="a4"/>
    <w:next w:val="a4"/>
    <w:autoRedefine/>
    <w:uiPriority w:val="99"/>
    <w:semiHidden/>
    <w:unhideWhenUsed/>
    <w:rsid w:val="00DD2DFD"/>
    <w:pPr>
      <w:ind w:leftChars="400" w:left="400" w:hangingChars="200" w:hanging="2000"/>
    </w:pPr>
  </w:style>
  <w:style w:type="paragraph" w:styleId="37">
    <w:name w:val="index 3"/>
    <w:basedOn w:val="a4"/>
    <w:next w:val="a4"/>
    <w:autoRedefine/>
    <w:uiPriority w:val="99"/>
    <w:semiHidden/>
    <w:unhideWhenUsed/>
    <w:rsid w:val="00DD2DFD"/>
    <w:pPr>
      <w:ind w:leftChars="600" w:left="600" w:hangingChars="200" w:hanging="2000"/>
    </w:pPr>
  </w:style>
  <w:style w:type="paragraph" w:styleId="47">
    <w:name w:val="index 4"/>
    <w:basedOn w:val="a4"/>
    <w:next w:val="a4"/>
    <w:autoRedefine/>
    <w:uiPriority w:val="99"/>
    <w:semiHidden/>
    <w:unhideWhenUsed/>
    <w:rsid w:val="00DD2DFD"/>
    <w:pPr>
      <w:ind w:leftChars="800" w:left="800" w:hangingChars="200" w:hanging="2000"/>
    </w:pPr>
  </w:style>
  <w:style w:type="paragraph" w:styleId="55">
    <w:name w:val="index 5"/>
    <w:basedOn w:val="a4"/>
    <w:next w:val="a4"/>
    <w:autoRedefine/>
    <w:uiPriority w:val="99"/>
    <w:semiHidden/>
    <w:unhideWhenUsed/>
    <w:rsid w:val="00DD2DFD"/>
    <w:pPr>
      <w:ind w:leftChars="1000" w:left="1000" w:hangingChars="200" w:hanging="2000"/>
    </w:pPr>
  </w:style>
  <w:style w:type="paragraph" w:styleId="62">
    <w:name w:val="index 6"/>
    <w:basedOn w:val="a4"/>
    <w:next w:val="a4"/>
    <w:autoRedefine/>
    <w:uiPriority w:val="99"/>
    <w:semiHidden/>
    <w:unhideWhenUsed/>
    <w:rsid w:val="00DD2DFD"/>
    <w:pPr>
      <w:ind w:leftChars="1200" w:left="1200" w:hangingChars="200" w:hanging="2000"/>
    </w:pPr>
  </w:style>
  <w:style w:type="paragraph" w:styleId="71">
    <w:name w:val="index 7"/>
    <w:basedOn w:val="a4"/>
    <w:next w:val="a4"/>
    <w:autoRedefine/>
    <w:uiPriority w:val="99"/>
    <w:semiHidden/>
    <w:unhideWhenUsed/>
    <w:rsid w:val="00DD2DFD"/>
    <w:pPr>
      <w:ind w:leftChars="1400" w:left="1400" w:hangingChars="200" w:hanging="2000"/>
    </w:pPr>
  </w:style>
  <w:style w:type="paragraph" w:styleId="81">
    <w:name w:val="index 8"/>
    <w:basedOn w:val="a4"/>
    <w:next w:val="a4"/>
    <w:autoRedefine/>
    <w:uiPriority w:val="99"/>
    <w:semiHidden/>
    <w:unhideWhenUsed/>
    <w:rsid w:val="00DD2DFD"/>
    <w:pPr>
      <w:ind w:leftChars="1600" w:left="1600" w:hangingChars="200" w:hanging="2000"/>
    </w:pPr>
  </w:style>
  <w:style w:type="paragraph" w:styleId="91">
    <w:name w:val="index 9"/>
    <w:basedOn w:val="a4"/>
    <w:next w:val="a4"/>
    <w:autoRedefine/>
    <w:uiPriority w:val="99"/>
    <w:semiHidden/>
    <w:unhideWhenUsed/>
    <w:rsid w:val="00DD2DFD"/>
    <w:pPr>
      <w:ind w:leftChars="1800" w:left="1800" w:hangingChars="200" w:hanging="2000"/>
    </w:pPr>
  </w:style>
  <w:style w:type="paragraph" w:styleId="afff">
    <w:name w:val="index heading"/>
    <w:basedOn w:val="a4"/>
    <w:next w:val="14"/>
    <w:uiPriority w:val="99"/>
    <w:semiHidden/>
    <w:unhideWhenUsed/>
    <w:rsid w:val="00DD2DFD"/>
    <w:rPr>
      <w:rFonts w:asciiTheme="majorHAnsi" w:eastAsiaTheme="majorEastAsia" w:hAnsiTheme="majorHAnsi" w:cstheme="majorBidi"/>
      <w:b/>
      <w:bCs/>
    </w:rPr>
  </w:style>
  <w:style w:type="character" w:styleId="2a">
    <w:name w:val="Intense Reference"/>
    <w:basedOn w:val="a5"/>
    <w:uiPriority w:val="32"/>
    <w:qFormat/>
    <w:rsid w:val="00DD2DFD"/>
    <w:rPr>
      <w:b/>
      <w:bCs/>
      <w:smallCaps/>
      <w:color w:val="ED7D31" w:themeColor="accent2"/>
      <w:spacing w:val="5"/>
      <w:u w:val="single"/>
    </w:rPr>
  </w:style>
  <w:style w:type="paragraph" w:styleId="afff0">
    <w:name w:val="Signature"/>
    <w:basedOn w:val="a4"/>
    <w:link w:val="afff1"/>
    <w:uiPriority w:val="99"/>
    <w:semiHidden/>
    <w:unhideWhenUsed/>
    <w:rsid w:val="00DD2DFD"/>
    <w:pPr>
      <w:ind w:leftChars="2100" w:left="100"/>
    </w:pPr>
  </w:style>
  <w:style w:type="character" w:customStyle="1" w:styleId="afff1">
    <w:name w:val="署名 (文字)"/>
    <w:basedOn w:val="a5"/>
    <w:link w:val="afff0"/>
    <w:uiPriority w:val="99"/>
    <w:semiHidden/>
    <w:rsid w:val="00DD2DFD"/>
    <w:rPr>
      <w:rFonts w:ascii="Arial" w:eastAsia="ＭＳ Ｐゴシック" w:hAnsi="Arial"/>
      <w:spacing w:val="-2"/>
      <w:sz w:val="20"/>
      <w:szCs w:val="20"/>
      <w:lang w:eastAsia="ja-JP"/>
    </w:rPr>
  </w:style>
  <w:style w:type="paragraph" w:styleId="afff2">
    <w:name w:val="Plain Text"/>
    <w:basedOn w:val="a4"/>
    <w:link w:val="afff3"/>
    <w:uiPriority w:val="99"/>
    <w:semiHidden/>
    <w:unhideWhenUsed/>
    <w:rsid w:val="00DD2DFD"/>
    <w:rPr>
      <w:rFonts w:ascii="Batang" w:eastAsia="Batang" w:hAnsi="Courier New" w:cs="Courier New"/>
    </w:rPr>
  </w:style>
  <w:style w:type="character" w:customStyle="1" w:styleId="afff3">
    <w:name w:val="書式なし (文字)"/>
    <w:basedOn w:val="a5"/>
    <w:link w:val="afff2"/>
    <w:uiPriority w:val="99"/>
    <w:semiHidden/>
    <w:rsid w:val="00DD2DFD"/>
    <w:rPr>
      <w:rFonts w:ascii="Batang" w:eastAsia="Batang" w:hAnsi="Courier New" w:cs="Courier New"/>
      <w:spacing w:val="-2"/>
      <w:sz w:val="20"/>
      <w:szCs w:val="20"/>
      <w:lang w:eastAsia="ja-JP"/>
    </w:rPr>
  </w:style>
  <w:style w:type="paragraph" w:customStyle="1" w:styleId="1">
    <w:name w:val="小見出し1"/>
    <w:basedOn w:val="af9"/>
    <w:next w:val="a4"/>
    <w:link w:val="15"/>
    <w:qFormat/>
    <w:rsid w:val="00DE66C1"/>
    <w:pPr>
      <w:keepNext/>
      <w:numPr>
        <w:numId w:val="140"/>
      </w:numPr>
      <w:tabs>
        <w:tab w:val="left" w:pos="392"/>
      </w:tabs>
      <w:adjustRightInd w:val="0"/>
      <w:ind w:leftChars="0" w:left="392" w:hangingChars="200" w:hanging="392"/>
    </w:pPr>
  </w:style>
  <w:style w:type="character" w:customStyle="1" w:styleId="15">
    <w:name w:val="小見出し1 (文字)"/>
    <w:basedOn w:val="afa"/>
    <w:link w:val="1"/>
    <w:rsid w:val="00DE66C1"/>
    <w:rPr>
      <w:rFonts w:ascii="Arial" w:eastAsia="ＭＳ Ｐゴシック" w:hAnsi="Arial"/>
      <w:spacing w:val="-2"/>
      <w:sz w:val="20"/>
      <w:szCs w:val="20"/>
      <w:lang w:eastAsia="ja-JP"/>
    </w:rPr>
  </w:style>
  <w:style w:type="paragraph" w:customStyle="1" w:styleId="21">
    <w:name w:val="小見出し2"/>
    <w:basedOn w:val="af9"/>
    <w:next w:val="a4"/>
    <w:link w:val="2b"/>
    <w:qFormat/>
    <w:rsid w:val="00DD2DFD"/>
    <w:pPr>
      <w:keepNext/>
      <w:numPr>
        <w:numId w:val="141"/>
      </w:numPr>
      <w:tabs>
        <w:tab w:val="left" w:pos="392"/>
      </w:tabs>
      <w:adjustRightInd w:val="0"/>
      <w:ind w:leftChars="0" w:left="0"/>
    </w:pPr>
  </w:style>
  <w:style w:type="character" w:customStyle="1" w:styleId="2b">
    <w:name w:val="小見出し2 (文字)"/>
    <w:basedOn w:val="afa"/>
    <w:link w:val="21"/>
    <w:rsid w:val="00DD2DFD"/>
    <w:rPr>
      <w:rFonts w:ascii="Arial" w:eastAsia="ＭＳ Ｐゴシック" w:hAnsi="Arial"/>
      <w:spacing w:val="-2"/>
      <w:sz w:val="20"/>
      <w:szCs w:val="20"/>
      <w:lang w:eastAsia="ja-JP"/>
    </w:rPr>
  </w:style>
  <w:style w:type="paragraph" w:customStyle="1" w:styleId="33">
    <w:name w:val="小見出し3"/>
    <w:basedOn w:val="21"/>
    <w:link w:val="38"/>
    <w:qFormat/>
    <w:rsid w:val="00DD2DFD"/>
    <w:pPr>
      <w:numPr>
        <w:numId w:val="142"/>
      </w:numPr>
      <w:tabs>
        <w:tab w:val="clear" w:pos="392"/>
      </w:tabs>
      <w:adjustRightInd/>
    </w:pPr>
  </w:style>
  <w:style w:type="character" w:customStyle="1" w:styleId="38">
    <w:name w:val="小見出し3 (文字)"/>
    <w:basedOn w:val="2b"/>
    <w:link w:val="33"/>
    <w:rsid w:val="00DD2DFD"/>
    <w:rPr>
      <w:rFonts w:ascii="Arial" w:eastAsia="ＭＳ Ｐゴシック" w:hAnsi="Arial"/>
      <w:spacing w:val="-2"/>
      <w:sz w:val="20"/>
      <w:szCs w:val="20"/>
      <w:lang w:eastAsia="ja-JP"/>
    </w:rPr>
  </w:style>
  <w:style w:type="paragraph" w:customStyle="1" w:styleId="43">
    <w:name w:val="小見出し4"/>
    <w:basedOn w:val="33"/>
    <w:link w:val="48"/>
    <w:qFormat/>
    <w:rsid w:val="00DD2DFD"/>
    <w:pPr>
      <w:numPr>
        <w:numId w:val="143"/>
      </w:numPr>
    </w:pPr>
  </w:style>
  <w:style w:type="character" w:customStyle="1" w:styleId="48">
    <w:name w:val="小見出し4 (文字)"/>
    <w:basedOn w:val="38"/>
    <w:link w:val="43"/>
    <w:rsid w:val="00DD2DFD"/>
    <w:rPr>
      <w:rFonts w:ascii="Arial" w:eastAsia="ＭＳ Ｐゴシック" w:hAnsi="Arial"/>
      <w:spacing w:val="-2"/>
      <w:sz w:val="20"/>
      <w:szCs w:val="20"/>
      <w:lang w:eastAsia="ja-JP"/>
    </w:rPr>
  </w:style>
  <w:style w:type="paragraph" w:customStyle="1" w:styleId="51">
    <w:name w:val="小見出し5"/>
    <w:basedOn w:val="43"/>
    <w:link w:val="56"/>
    <w:qFormat/>
    <w:rsid w:val="00DD2DFD"/>
    <w:pPr>
      <w:numPr>
        <w:numId w:val="144"/>
      </w:numPr>
    </w:pPr>
  </w:style>
  <w:style w:type="character" w:customStyle="1" w:styleId="56">
    <w:name w:val="小見出し5 (文字)"/>
    <w:basedOn w:val="48"/>
    <w:link w:val="51"/>
    <w:rsid w:val="00DD2DFD"/>
    <w:rPr>
      <w:rFonts w:ascii="Arial" w:eastAsia="ＭＳ Ｐゴシック" w:hAnsi="Arial"/>
      <w:spacing w:val="-2"/>
      <w:sz w:val="20"/>
      <w:szCs w:val="20"/>
      <w:lang w:eastAsia="ja-JP"/>
    </w:rPr>
  </w:style>
  <w:style w:type="paragraph" w:customStyle="1" w:styleId="6">
    <w:name w:val="小見出し6"/>
    <w:basedOn w:val="a4"/>
    <w:qFormat/>
    <w:rsid w:val="00DD2DFD"/>
    <w:pPr>
      <w:keepNext/>
      <w:numPr>
        <w:numId w:val="145"/>
      </w:numPr>
    </w:pPr>
  </w:style>
  <w:style w:type="paragraph" w:customStyle="1" w:styleId="afff4">
    <w:name w:val="小見出し継続行"/>
    <w:qFormat/>
    <w:rsid w:val="00DD2DFD"/>
    <w:pPr>
      <w:autoSpaceDE w:val="0"/>
      <w:autoSpaceDN w:val="0"/>
      <w:ind w:left="391"/>
      <w:jc w:val="both"/>
    </w:pPr>
    <w:rPr>
      <w:rFonts w:ascii="Arial" w:eastAsia="ＭＳ Ｐゴシック" w:hAnsi="Arial"/>
      <w:spacing w:val="-2"/>
      <w:sz w:val="20"/>
      <w:szCs w:val="20"/>
      <w:lang w:eastAsia="ja-JP"/>
    </w:rPr>
  </w:style>
  <w:style w:type="paragraph" w:customStyle="1" w:styleId="afff5">
    <w:name w:val="図の挿入"/>
    <w:basedOn w:val="a4"/>
    <w:next w:val="a4"/>
    <w:qFormat/>
    <w:rsid w:val="00DD2DFD"/>
    <w:pPr>
      <w:spacing w:before="20" w:after="12"/>
      <w:jc w:val="center"/>
    </w:pPr>
    <w:rPr>
      <w:rFonts w:cs="Batang"/>
      <w:noProof/>
      <w:spacing w:val="0"/>
      <w:lang w:eastAsia="ko-KR"/>
    </w:rPr>
  </w:style>
  <w:style w:type="paragraph" w:styleId="afff6">
    <w:name w:val="caption"/>
    <w:basedOn w:val="a4"/>
    <w:next w:val="a4"/>
    <w:unhideWhenUsed/>
    <w:qFormat/>
    <w:rsid w:val="00DD2DFD"/>
    <w:pPr>
      <w:jc w:val="center"/>
    </w:pPr>
    <w:rPr>
      <w:b/>
      <w:bCs/>
    </w:rPr>
  </w:style>
  <w:style w:type="paragraph" w:styleId="afff7">
    <w:name w:val="table of figures"/>
    <w:basedOn w:val="a4"/>
    <w:next w:val="a4"/>
    <w:uiPriority w:val="99"/>
    <w:unhideWhenUsed/>
    <w:rsid w:val="00DD2DFD"/>
    <w:pPr>
      <w:ind w:leftChars="200" w:left="200" w:hangingChars="200" w:hanging="200"/>
    </w:pPr>
  </w:style>
  <w:style w:type="paragraph" w:styleId="afff8">
    <w:name w:val="Balloon Text"/>
    <w:basedOn w:val="a4"/>
    <w:link w:val="afff9"/>
    <w:semiHidden/>
    <w:unhideWhenUsed/>
    <w:rsid w:val="00DD2DFD"/>
    <w:rPr>
      <w:rFonts w:asciiTheme="majorHAnsi" w:eastAsiaTheme="majorEastAsia" w:hAnsiTheme="majorHAnsi" w:cstheme="majorBidi"/>
      <w:sz w:val="18"/>
      <w:szCs w:val="18"/>
    </w:rPr>
  </w:style>
  <w:style w:type="character" w:customStyle="1" w:styleId="afff9">
    <w:name w:val="吹き出し (文字)"/>
    <w:basedOn w:val="a5"/>
    <w:link w:val="afff8"/>
    <w:semiHidden/>
    <w:rsid w:val="00DD2DFD"/>
    <w:rPr>
      <w:rFonts w:asciiTheme="majorHAnsi" w:eastAsiaTheme="majorEastAsia" w:hAnsiTheme="majorHAnsi" w:cstheme="majorBidi"/>
      <w:spacing w:val="-2"/>
      <w:sz w:val="18"/>
      <w:szCs w:val="18"/>
      <w:lang w:eastAsia="ja-JP"/>
    </w:rPr>
  </w:style>
  <w:style w:type="paragraph" w:styleId="a">
    <w:name w:val="List Number"/>
    <w:basedOn w:val="a4"/>
    <w:uiPriority w:val="99"/>
    <w:semiHidden/>
    <w:unhideWhenUsed/>
    <w:rsid w:val="00DD2DFD"/>
    <w:pPr>
      <w:numPr>
        <w:numId w:val="146"/>
      </w:numPr>
      <w:contextualSpacing/>
    </w:pPr>
  </w:style>
  <w:style w:type="paragraph" w:styleId="2">
    <w:name w:val="List Number 2"/>
    <w:basedOn w:val="a4"/>
    <w:uiPriority w:val="99"/>
    <w:semiHidden/>
    <w:unhideWhenUsed/>
    <w:rsid w:val="00DD2DFD"/>
    <w:pPr>
      <w:numPr>
        <w:numId w:val="147"/>
      </w:numPr>
      <w:contextualSpacing/>
    </w:pPr>
  </w:style>
  <w:style w:type="paragraph" w:styleId="3">
    <w:name w:val="List Number 3"/>
    <w:basedOn w:val="a4"/>
    <w:uiPriority w:val="99"/>
    <w:semiHidden/>
    <w:unhideWhenUsed/>
    <w:rsid w:val="00DD2DFD"/>
    <w:pPr>
      <w:numPr>
        <w:numId w:val="148"/>
      </w:numPr>
      <w:contextualSpacing/>
    </w:pPr>
  </w:style>
  <w:style w:type="paragraph" w:styleId="4">
    <w:name w:val="List Number 4"/>
    <w:basedOn w:val="a4"/>
    <w:uiPriority w:val="99"/>
    <w:semiHidden/>
    <w:unhideWhenUsed/>
    <w:rsid w:val="00DD2DFD"/>
    <w:pPr>
      <w:numPr>
        <w:numId w:val="149"/>
      </w:numPr>
      <w:contextualSpacing/>
    </w:pPr>
  </w:style>
  <w:style w:type="paragraph" w:styleId="5">
    <w:name w:val="List Number 5"/>
    <w:basedOn w:val="a4"/>
    <w:uiPriority w:val="99"/>
    <w:semiHidden/>
    <w:unhideWhenUsed/>
    <w:rsid w:val="00DD2DFD"/>
    <w:pPr>
      <w:numPr>
        <w:numId w:val="150"/>
      </w:numPr>
      <w:contextualSpacing/>
    </w:pPr>
  </w:style>
  <w:style w:type="paragraph" w:customStyle="1" w:styleId="a1">
    <w:name w:val="注意書き"/>
    <w:basedOn w:val="a4"/>
    <w:next w:val="a4"/>
    <w:qFormat/>
    <w:rsid w:val="00DD2DFD"/>
    <w:pPr>
      <w:numPr>
        <w:numId w:val="151"/>
      </w:numPr>
      <w:snapToGrid w:val="0"/>
      <w:spacing w:after="12" w:line="280" w:lineRule="exact"/>
    </w:pPr>
    <w:rPr>
      <w:rFonts w:cs="Times New Roman"/>
      <w:spacing w:val="0"/>
      <w:szCs w:val="24"/>
    </w:rPr>
  </w:style>
  <w:style w:type="paragraph" w:customStyle="1" w:styleId="a2">
    <w:name w:val="注釈"/>
    <w:basedOn w:val="a4"/>
    <w:qFormat/>
    <w:rsid w:val="00DD2DFD"/>
    <w:pPr>
      <w:numPr>
        <w:numId w:val="152"/>
      </w:numPr>
      <w:spacing w:line="280" w:lineRule="exact"/>
    </w:pPr>
    <w:rPr>
      <w:rFonts w:cs="Times New Roman"/>
      <w:sz w:val="18"/>
      <w:szCs w:val="24"/>
    </w:rPr>
  </w:style>
  <w:style w:type="character" w:customStyle="1" w:styleId="afffa">
    <w:name w:val="注釈番号"/>
    <w:basedOn w:val="a5"/>
    <w:uiPriority w:val="1"/>
    <w:qFormat/>
    <w:rsid w:val="00DD2DFD"/>
    <w:rPr>
      <w:vertAlign w:val="superscript"/>
    </w:rPr>
  </w:style>
  <w:style w:type="paragraph" w:styleId="afffb">
    <w:name w:val="E-mail Signature"/>
    <w:basedOn w:val="a4"/>
    <w:link w:val="afffc"/>
    <w:uiPriority w:val="99"/>
    <w:semiHidden/>
    <w:unhideWhenUsed/>
    <w:rsid w:val="00DD2DFD"/>
  </w:style>
  <w:style w:type="character" w:customStyle="1" w:styleId="afffc">
    <w:name w:val="電子メール署名 (文字)"/>
    <w:basedOn w:val="a5"/>
    <w:link w:val="afffb"/>
    <w:uiPriority w:val="99"/>
    <w:semiHidden/>
    <w:rsid w:val="00DD2DFD"/>
    <w:rPr>
      <w:rFonts w:ascii="Arial" w:eastAsia="ＭＳ Ｐゴシック" w:hAnsi="Arial"/>
      <w:spacing w:val="-2"/>
      <w:sz w:val="20"/>
      <w:szCs w:val="20"/>
      <w:lang w:eastAsia="ja-JP"/>
    </w:rPr>
  </w:style>
  <w:style w:type="paragraph" w:styleId="afffd">
    <w:name w:val="Date"/>
    <w:basedOn w:val="a4"/>
    <w:next w:val="a4"/>
    <w:link w:val="afffe"/>
    <w:uiPriority w:val="99"/>
    <w:semiHidden/>
    <w:unhideWhenUsed/>
    <w:rsid w:val="00DD2DFD"/>
  </w:style>
  <w:style w:type="character" w:customStyle="1" w:styleId="afffe">
    <w:name w:val="日付 (文字)"/>
    <w:basedOn w:val="a5"/>
    <w:link w:val="afffd"/>
    <w:uiPriority w:val="99"/>
    <w:semiHidden/>
    <w:rsid w:val="00DD2DFD"/>
    <w:rPr>
      <w:rFonts w:ascii="Arial" w:eastAsia="ＭＳ Ｐゴシック" w:hAnsi="Arial"/>
      <w:spacing w:val="-2"/>
      <w:sz w:val="20"/>
      <w:szCs w:val="20"/>
      <w:lang w:eastAsia="ja-JP"/>
    </w:rPr>
  </w:style>
  <w:style w:type="paragraph" w:styleId="Web">
    <w:name w:val="Normal (Web)"/>
    <w:basedOn w:val="a4"/>
    <w:uiPriority w:val="99"/>
    <w:semiHidden/>
    <w:unhideWhenUsed/>
    <w:rsid w:val="00DD2DFD"/>
    <w:rPr>
      <w:rFonts w:ascii="Times New Roman" w:hAnsi="Times New Roman" w:cs="Times New Roman"/>
      <w:sz w:val="24"/>
      <w:szCs w:val="24"/>
    </w:rPr>
  </w:style>
  <w:style w:type="paragraph" w:styleId="affff">
    <w:name w:val="Normal Indent"/>
    <w:basedOn w:val="a4"/>
    <w:uiPriority w:val="99"/>
    <w:semiHidden/>
    <w:unhideWhenUsed/>
    <w:rsid w:val="00DD2DFD"/>
    <w:pPr>
      <w:ind w:leftChars="400" w:left="800"/>
    </w:pPr>
  </w:style>
  <w:style w:type="table" w:styleId="affff0">
    <w:name w:val="Table Grid"/>
    <w:basedOn w:val="a6"/>
    <w:rsid w:val="00DD2D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1">
    <w:name w:val="表のヘッダー"/>
    <w:basedOn w:val="a4"/>
    <w:qFormat/>
    <w:rsid w:val="00DD2DFD"/>
    <w:pPr>
      <w:spacing w:after="12" w:line="280" w:lineRule="exact"/>
      <w:jc w:val="center"/>
    </w:pPr>
    <w:rPr>
      <w:rFonts w:ascii="Courier New" w:hAnsi="Courier New" w:cs="Times New Roman"/>
      <w:b/>
      <w:sz w:val="18"/>
      <w:szCs w:val="24"/>
    </w:rPr>
  </w:style>
  <w:style w:type="paragraph" w:customStyle="1" w:styleId="16">
    <w:name w:val="表の書式1"/>
    <w:basedOn w:val="a4"/>
    <w:qFormat/>
    <w:rsid w:val="00DD2DFD"/>
    <w:pPr>
      <w:jc w:val="left"/>
    </w:pPr>
    <w:rPr>
      <w:rFonts w:ascii="Courier New" w:hAnsi="Courier New"/>
      <w:sz w:val="18"/>
    </w:rPr>
  </w:style>
  <w:style w:type="paragraph" w:customStyle="1" w:styleId="2-">
    <w:name w:val="表の書式2-中央揃え"/>
    <w:basedOn w:val="a4"/>
    <w:qFormat/>
    <w:rsid w:val="00DD2DFD"/>
    <w:pPr>
      <w:jc w:val="center"/>
    </w:pPr>
    <w:rPr>
      <w:rFonts w:ascii="Courier New" w:hAnsi="Courier New"/>
      <w:sz w:val="18"/>
    </w:rPr>
  </w:style>
  <w:style w:type="paragraph" w:customStyle="1" w:styleId="3-">
    <w:name w:val="表の書式3-右揃え"/>
    <w:basedOn w:val="16"/>
    <w:qFormat/>
    <w:rsid w:val="00DD2DFD"/>
    <w:pPr>
      <w:jc w:val="right"/>
    </w:pPr>
    <w:rPr>
      <w:rFonts w:cs="Arial"/>
      <w:spacing w:val="0"/>
      <w:kern w:val="0"/>
      <w:szCs w:val="18"/>
      <w:lang w:eastAsia="ko-KR"/>
    </w:rPr>
  </w:style>
  <w:style w:type="paragraph" w:customStyle="1" w:styleId="affff2">
    <w:name w:val="表紙タイトル"/>
    <w:basedOn w:val="a4"/>
    <w:next w:val="a4"/>
    <w:rsid w:val="00DD2DFD"/>
    <w:pPr>
      <w:wordWrap w:val="0"/>
      <w:jc w:val="center"/>
    </w:pPr>
    <w:rPr>
      <w:rFonts w:asciiTheme="majorHAnsi" w:hAnsiTheme="majorHAnsi" w:cstheme="majorHAnsi"/>
      <w:i/>
      <w:color w:val="808080" w:themeColor="background1" w:themeShade="80"/>
      <w:kern w:val="0"/>
      <w:sz w:val="56"/>
      <w:szCs w:val="56"/>
    </w:rPr>
  </w:style>
  <w:style w:type="paragraph" w:customStyle="1" w:styleId="affff3">
    <w:name w:val="表紙ドキュメント名"/>
    <w:basedOn w:val="a4"/>
    <w:qFormat/>
    <w:rsid w:val="00DD2DFD"/>
    <w:pPr>
      <w:jc w:val="center"/>
    </w:pPr>
    <w:rPr>
      <w:rFonts w:cs="Arial"/>
      <w:i/>
      <w:color w:val="808080" w:themeColor="background1" w:themeShade="80"/>
      <w:sz w:val="56"/>
      <w:szCs w:val="56"/>
    </w:rPr>
  </w:style>
  <w:style w:type="paragraph" w:customStyle="1" w:styleId="affff4">
    <w:name w:val="表紙製品バージョン名"/>
    <w:basedOn w:val="Contents"/>
    <w:qFormat/>
    <w:rsid w:val="00CE4F20"/>
    <w:pPr>
      <w:widowControl w:val="0"/>
      <w:ind w:leftChars="100" w:left="196" w:firstLine="0"/>
      <w:jc w:val="center"/>
    </w:pPr>
    <w:rPr>
      <w:rFonts w:asciiTheme="majorHAnsi" w:eastAsiaTheme="minorEastAsia" w:hAnsiTheme="majorHAnsi" w:cstheme="majorHAnsi"/>
      <w:b/>
      <w:sz w:val="28"/>
      <w:szCs w:val="28"/>
    </w:rPr>
  </w:style>
  <w:style w:type="paragraph" w:customStyle="1" w:styleId="affff5">
    <w:name w:val="表紙著作権"/>
    <w:basedOn w:val="Contents"/>
    <w:qFormat/>
    <w:rsid w:val="00DD2DFD"/>
    <w:pPr>
      <w:ind w:leftChars="100" w:left="196" w:firstLine="0"/>
      <w:jc w:val="center"/>
    </w:pPr>
    <w:rPr>
      <w:rFonts w:asciiTheme="majorHAnsi" w:eastAsiaTheme="majorEastAsia" w:hAnsiTheme="majorHAnsi" w:cstheme="majorHAnsi"/>
      <w:szCs w:val="22"/>
    </w:rPr>
  </w:style>
  <w:style w:type="character" w:styleId="affff6">
    <w:name w:val="FollowedHyperlink"/>
    <w:basedOn w:val="a5"/>
    <w:uiPriority w:val="99"/>
    <w:unhideWhenUsed/>
    <w:rsid w:val="00DD2DFD"/>
    <w:rPr>
      <w:color w:val="954F72" w:themeColor="followedHyperlink"/>
      <w:u w:val="single"/>
    </w:rPr>
  </w:style>
  <w:style w:type="paragraph" w:styleId="affff7">
    <w:name w:val="Title"/>
    <w:basedOn w:val="a4"/>
    <w:next w:val="a4"/>
    <w:link w:val="affff8"/>
    <w:uiPriority w:val="10"/>
    <w:qFormat/>
    <w:rsid w:val="00DD2DFD"/>
    <w:pPr>
      <w:spacing w:before="240" w:after="120"/>
      <w:jc w:val="center"/>
      <w:outlineLvl w:val="0"/>
    </w:pPr>
    <w:rPr>
      <w:rFonts w:asciiTheme="majorHAnsi" w:eastAsiaTheme="majorEastAsia" w:hAnsiTheme="majorHAnsi" w:cstheme="majorBidi"/>
      <w:b/>
      <w:bCs/>
      <w:sz w:val="32"/>
      <w:szCs w:val="32"/>
    </w:rPr>
  </w:style>
  <w:style w:type="character" w:customStyle="1" w:styleId="affff8">
    <w:name w:val="表題 (文字)"/>
    <w:basedOn w:val="a5"/>
    <w:link w:val="affff7"/>
    <w:uiPriority w:val="10"/>
    <w:rsid w:val="00DD2DFD"/>
    <w:rPr>
      <w:rFonts w:asciiTheme="majorHAnsi" w:eastAsiaTheme="majorEastAsia" w:hAnsiTheme="majorHAnsi" w:cstheme="majorBidi"/>
      <w:b/>
      <w:bCs/>
      <w:spacing w:val="-2"/>
      <w:sz w:val="32"/>
      <w:szCs w:val="32"/>
      <w:lang w:eastAsia="ja-JP"/>
    </w:rPr>
  </w:style>
  <w:style w:type="paragraph" w:customStyle="1" w:styleId="a3">
    <w:name w:val="表中箇条書き"/>
    <w:qFormat/>
    <w:rsid w:val="00DD2DFD"/>
    <w:pPr>
      <w:numPr>
        <w:numId w:val="153"/>
      </w:numPr>
      <w:autoSpaceDE w:val="0"/>
      <w:autoSpaceDN w:val="0"/>
    </w:pPr>
    <w:rPr>
      <w:rFonts w:ascii="Courier New" w:eastAsia="ＭＳ Ｐゴシック" w:hAnsi="Courier New" w:cs="Times New Roman"/>
      <w:spacing w:val="-2"/>
      <w:sz w:val="18"/>
      <w:szCs w:val="24"/>
      <w:lang w:eastAsia="ja-JP"/>
    </w:rPr>
  </w:style>
  <w:style w:type="paragraph" w:customStyle="1" w:styleId="affff9">
    <w:name w:val="表中箇条書き継続行"/>
    <w:qFormat/>
    <w:rsid w:val="00DD2DFD"/>
    <w:pPr>
      <w:autoSpaceDE w:val="0"/>
      <w:autoSpaceDN w:val="0"/>
      <w:ind w:left="420"/>
    </w:pPr>
    <w:rPr>
      <w:rFonts w:ascii="Courier New" w:eastAsia="ＭＳ Ｐゴシック" w:hAnsi="Courier New" w:cs="Times New Roman"/>
      <w:spacing w:val="-2"/>
      <w:kern w:val="0"/>
      <w:sz w:val="18"/>
      <w:szCs w:val="24"/>
      <w:lang w:eastAsia="ja-JP"/>
    </w:rPr>
  </w:style>
  <w:style w:type="paragraph" w:styleId="affffa">
    <w:name w:val="Subtitle"/>
    <w:basedOn w:val="a4"/>
    <w:next w:val="a4"/>
    <w:link w:val="affffb"/>
    <w:uiPriority w:val="11"/>
    <w:qFormat/>
    <w:rsid w:val="00DD2DFD"/>
    <w:pPr>
      <w:spacing w:after="60"/>
      <w:jc w:val="center"/>
      <w:outlineLvl w:val="1"/>
    </w:pPr>
    <w:rPr>
      <w:rFonts w:asciiTheme="majorHAnsi" w:eastAsiaTheme="majorEastAsia" w:hAnsiTheme="majorHAnsi" w:cstheme="majorBidi"/>
      <w:sz w:val="24"/>
      <w:szCs w:val="24"/>
    </w:rPr>
  </w:style>
  <w:style w:type="character" w:customStyle="1" w:styleId="affffb">
    <w:name w:val="副題 (文字)"/>
    <w:basedOn w:val="a5"/>
    <w:link w:val="affffa"/>
    <w:uiPriority w:val="11"/>
    <w:rsid w:val="00DD2DFD"/>
    <w:rPr>
      <w:rFonts w:asciiTheme="majorHAnsi" w:eastAsiaTheme="majorEastAsia" w:hAnsiTheme="majorHAnsi" w:cstheme="majorBidi"/>
      <w:spacing w:val="-2"/>
      <w:sz w:val="24"/>
      <w:szCs w:val="24"/>
      <w:lang w:eastAsia="ja-JP"/>
    </w:rPr>
  </w:style>
  <w:style w:type="paragraph" w:styleId="affffc">
    <w:name w:val="Bibliography"/>
    <w:basedOn w:val="a4"/>
    <w:next w:val="a4"/>
    <w:uiPriority w:val="37"/>
    <w:semiHidden/>
    <w:unhideWhenUsed/>
    <w:rsid w:val="00DD2DFD"/>
  </w:style>
  <w:style w:type="paragraph" w:styleId="affffd">
    <w:name w:val="endnote text"/>
    <w:basedOn w:val="a4"/>
    <w:link w:val="affffe"/>
    <w:uiPriority w:val="99"/>
    <w:semiHidden/>
    <w:unhideWhenUsed/>
    <w:rsid w:val="00DD2DFD"/>
    <w:pPr>
      <w:snapToGrid w:val="0"/>
    </w:pPr>
  </w:style>
  <w:style w:type="character" w:customStyle="1" w:styleId="affffe">
    <w:name w:val="文末脚注文字列 (文字)"/>
    <w:basedOn w:val="a5"/>
    <w:link w:val="affffd"/>
    <w:uiPriority w:val="99"/>
    <w:semiHidden/>
    <w:rsid w:val="00DD2DFD"/>
    <w:rPr>
      <w:rFonts w:ascii="Arial" w:eastAsia="ＭＳ Ｐゴシック" w:hAnsi="Arial"/>
      <w:spacing w:val="-2"/>
      <w:sz w:val="20"/>
      <w:szCs w:val="20"/>
      <w:lang w:eastAsia="ja-JP"/>
    </w:rPr>
  </w:style>
  <w:style w:type="paragraph" w:styleId="afffff">
    <w:name w:val="Body Text"/>
    <w:basedOn w:val="a4"/>
    <w:link w:val="afffff0"/>
    <w:uiPriority w:val="99"/>
    <w:semiHidden/>
    <w:unhideWhenUsed/>
    <w:rsid w:val="00DD2DFD"/>
    <w:pPr>
      <w:spacing w:after="180"/>
    </w:pPr>
  </w:style>
  <w:style w:type="character" w:customStyle="1" w:styleId="afffff0">
    <w:name w:val="本文 (文字)"/>
    <w:basedOn w:val="a5"/>
    <w:link w:val="afffff"/>
    <w:uiPriority w:val="99"/>
    <w:semiHidden/>
    <w:rsid w:val="00DD2DFD"/>
    <w:rPr>
      <w:rFonts w:ascii="Arial" w:eastAsia="ＭＳ Ｐゴシック" w:hAnsi="Arial"/>
      <w:spacing w:val="-2"/>
      <w:sz w:val="20"/>
      <w:szCs w:val="20"/>
      <w:lang w:eastAsia="ja-JP"/>
    </w:rPr>
  </w:style>
  <w:style w:type="paragraph" w:styleId="2c">
    <w:name w:val="Body Text 2"/>
    <w:basedOn w:val="a4"/>
    <w:link w:val="2d"/>
    <w:uiPriority w:val="99"/>
    <w:semiHidden/>
    <w:unhideWhenUsed/>
    <w:rsid w:val="00DD2DFD"/>
    <w:pPr>
      <w:spacing w:after="180" w:line="480" w:lineRule="auto"/>
    </w:pPr>
  </w:style>
  <w:style w:type="character" w:customStyle="1" w:styleId="2d">
    <w:name w:val="本文 2 (文字)"/>
    <w:basedOn w:val="a5"/>
    <w:link w:val="2c"/>
    <w:uiPriority w:val="99"/>
    <w:semiHidden/>
    <w:rsid w:val="00DD2DFD"/>
    <w:rPr>
      <w:rFonts w:ascii="Arial" w:eastAsia="ＭＳ Ｐゴシック" w:hAnsi="Arial"/>
      <w:spacing w:val="-2"/>
      <w:sz w:val="20"/>
      <w:szCs w:val="20"/>
      <w:lang w:eastAsia="ja-JP"/>
    </w:rPr>
  </w:style>
  <w:style w:type="paragraph" w:styleId="39">
    <w:name w:val="Body Text 3"/>
    <w:basedOn w:val="a4"/>
    <w:link w:val="3a"/>
    <w:uiPriority w:val="99"/>
    <w:semiHidden/>
    <w:unhideWhenUsed/>
    <w:rsid w:val="00DD2DFD"/>
    <w:pPr>
      <w:spacing w:after="180"/>
    </w:pPr>
    <w:rPr>
      <w:sz w:val="16"/>
      <w:szCs w:val="16"/>
    </w:rPr>
  </w:style>
  <w:style w:type="character" w:customStyle="1" w:styleId="3a">
    <w:name w:val="本文 3 (文字)"/>
    <w:basedOn w:val="a5"/>
    <w:link w:val="39"/>
    <w:uiPriority w:val="99"/>
    <w:semiHidden/>
    <w:rsid w:val="00DD2DFD"/>
    <w:rPr>
      <w:rFonts w:ascii="Arial" w:eastAsia="ＭＳ Ｐゴシック" w:hAnsi="Arial"/>
      <w:spacing w:val="-2"/>
      <w:sz w:val="16"/>
      <w:szCs w:val="16"/>
      <w:lang w:eastAsia="ja-JP"/>
    </w:rPr>
  </w:style>
  <w:style w:type="paragraph" w:styleId="afffff1">
    <w:name w:val="Body Text Indent"/>
    <w:basedOn w:val="a4"/>
    <w:link w:val="afffff2"/>
    <w:uiPriority w:val="99"/>
    <w:semiHidden/>
    <w:unhideWhenUsed/>
    <w:rsid w:val="00DD2DFD"/>
    <w:pPr>
      <w:spacing w:after="180"/>
      <w:ind w:leftChars="400" w:left="851"/>
    </w:pPr>
  </w:style>
  <w:style w:type="character" w:customStyle="1" w:styleId="afffff2">
    <w:name w:val="本文インデント (文字)"/>
    <w:basedOn w:val="a5"/>
    <w:link w:val="afffff1"/>
    <w:uiPriority w:val="99"/>
    <w:semiHidden/>
    <w:rsid w:val="00DD2DFD"/>
    <w:rPr>
      <w:rFonts w:ascii="Arial" w:eastAsia="ＭＳ Ｐゴシック" w:hAnsi="Arial"/>
      <w:spacing w:val="-2"/>
      <w:sz w:val="20"/>
      <w:szCs w:val="20"/>
      <w:lang w:eastAsia="ja-JP"/>
    </w:rPr>
  </w:style>
  <w:style w:type="paragraph" w:styleId="2e">
    <w:name w:val="Body Text Indent 2"/>
    <w:basedOn w:val="a4"/>
    <w:link w:val="2f"/>
    <w:uiPriority w:val="99"/>
    <w:semiHidden/>
    <w:unhideWhenUsed/>
    <w:rsid w:val="00DD2DFD"/>
    <w:pPr>
      <w:spacing w:after="180" w:line="480" w:lineRule="auto"/>
      <w:ind w:leftChars="400" w:left="851"/>
    </w:pPr>
  </w:style>
  <w:style w:type="character" w:customStyle="1" w:styleId="2f">
    <w:name w:val="本文インデント 2 (文字)"/>
    <w:basedOn w:val="a5"/>
    <w:link w:val="2e"/>
    <w:uiPriority w:val="99"/>
    <w:semiHidden/>
    <w:rsid w:val="00DD2DFD"/>
    <w:rPr>
      <w:rFonts w:ascii="Arial" w:eastAsia="ＭＳ Ｐゴシック" w:hAnsi="Arial"/>
      <w:spacing w:val="-2"/>
      <w:sz w:val="20"/>
      <w:szCs w:val="20"/>
      <w:lang w:eastAsia="ja-JP"/>
    </w:rPr>
  </w:style>
  <w:style w:type="paragraph" w:styleId="3b">
    <w:name w:val="Body Text Indent 3"/>
    <w:basedOn w:val="a4"/>
    <w:link w:val="3c"/>
    <w:uiPriority w:val="99"/>
    <w:semiHidden/>
    <w:unhideWhenUsed/>
    <w:rsid w:val="00DD2DFD"/>
    <w:pPr>
      <w:spacing w:after="180"/>
      <w:ind w:leftChars="400" w:left="851"/>
    </w:pPr>
    <w:rPr>
      <w:sz w:val="16"/>
      <w:szCs w:val="16"/>
    </w:rPr>
  </w:style>
  <w:style w:type="character" w:customStyle="1" w:styleId="3c">
    <w:name w:val="本文インデント 3 (文字)"/>
    <w:basedOn w:val="a5"/>
    <w:link w:val="3b"/>
    <w:uiPriority w:val="99"/>
    <w:semiHidden/>
    <w:rsid w:val="00DD2DFD"/>
    <w:rPr>
      <w:rFonts w:ascii="Arial" w:eastAsia="ＭＳ Ｐゴシック" w:hAnsi="Arial"/>
      <w:spacing w:val="-2"/>
      <w:sz w:val="16"/>
      <w:szCs w:val="16"/>
      <w:lang w:eastAsia="ja-JP"/>
    </w:rPr>
  </w:style>
  <w:style w:type="paragraph" w:styleId="afffff3">
    <w:name w:val="Body Text First Indent"/>
    <w:basedOn w:val="afffff"/>
    <w:link w:val="afffff4"/>
    <w:uiPriority w:val="99"/>
    <w:semiHidden/>
    <w:unhideWhenUsed/>
    <w:rsid w:val="00DD2DFD"/>
    <w:pPr>
      <w:ind w:firstLineChars="100" w:firstLine="210"/>
    </w:pPr>
  </w:style>
  <w:style w:type="character" w:customStyle="1" w:styleId="afffff4">
    <w:name w:val="本文字下げ (文字)"/>
    <w:basedOn w:val="afffff0"/>
    <w:link w:val="afffff3"/>
    <w:uiPriority w:val="99"/>
    <w:semiHidden/>
    <w:rsid w:val="00DD2DFD"/>
    <w:rPr>
      <w:rFonts w:ascii="Arial" w:eastAsia="ＭＳ Ｐゴシック" w:hAnsi="Arial"/>
      <w:spacing w:val="-2"/>
      <w:sz w:val="20"/>
      <w:szCs w:val="20"/>
      <w:lang w:eastAsia="ja-JP"/>
    </w:rPr>
  </w:style>
  <w:style w:type="paragraph" w:styleId="2f0">
    <w:name w:val="Body Text First Indent 2"/>
    <w:basedOn w:val="afffff1"/>
    <w:link w:val="2f1"/>
    <w:uiPriority w:val="99"/>
    <w:semiHidden/>
    <w:unhideWhenUsed/>
    <w:rsid w:val="00DD2DFD"/>
    <w:pPr>
      <w:ind w:firstLineChars="100" w:firstLine="210"/>
    </w:pPr>
  </w:style>
  <w:style w:type="character" w:customStyle="1" w:styleId="2f1">
    <w:name w:val="本文字下げ 2 (文字)"/>
    <w:basedOn w:val="afffff2"/>
    <w:link w:val="2f0"/>
    <w:uiPriority w:val="99"/>
    <w:semiHidden/>
    <w:rsid w:val="00DD2DFD"/>
    <w:rPr>
      <w:rFonts w:ascii="Arial" w:eastAsia="ＭＳ Ｐゴシック" w:hAnsi="Arial"/>
      <w:spacing w:val="-2"/>
      <w:sz w:val="20"/>
      <w:szCs w:val="20"/>
      <w:lang w:eastAsia="ja-JP"/>
    </w:rPr>
  </w:style>
  <w:style w:type="paragraph" w:styleId="17">
    <w:name w:val="toc 1"/>
    <w:basedOn w:val="a4"/>
    <w:next w:val="a4"/>
    <w:autoRedefine/>
    <w:uiPriority w:val="39"/>
    <w:unhideWhenUsed/>
    <w:rsid w:val="00DD2DFD"/>
    <w:pPr>
      <w:tabs>
        <w:tab w:val="left" w:pos="784"/>
        <w:tab w:val="right" w:leader="dot" w:pos="9571"/>
      </w:tabs>
    </w:pPr>
    <w:rPr>
      <w:b/>
      <w:noProof/>
    </w:rPr>
  </w:style>
  <w:style w:type="paragraph" w:styleId="2f2">
    <w:name w:val="toc 2"/>
    <w:basedOn w:val="a4"/>
    <w:next w:val="a4"/>
    <w:autoRedefine/>
    <w:uiPriority w:val="39"/>
    <w:unhideWhenUsed/>
    <w:rsid w:val="00DD2DFD"/>
    <w:pPr>
      <w:tabs>
        <w:tab w:val="left" w:pos="882"/>
        <w:tab w:val="right" w:leader="dot" w:pos="9571"/>
      </w:tabs>
      <w:ind w:leftChars="150" w:left="294"/>
    </w:pPr>
    <w:rPr>
      <w:b/>
      <w:noProof/>
    </w:rPr>
  </w:style>
  <w:style w:type="paragraph" w:styleId="3d">
    <w:name w:val="toc 3"/>
    <w:basedOn w:val="a4"/>
    <w:next w:val="a4"/>
    <w:autoRedefine/>
    <w:uiPriority w:val="39"/>
    <w:unhideWhenUsed/>
    <w:rsid w:val="00DD2DFD"/>
    <w:pPr>
      <w:tabs>
        <w:tab w:val="left" w:pos="1078"/>
        <w:tab w:val="right" w:leader="dot" w:pos="9571"/>
      </w:tabs>
      <w:ind w:leftChars="200" w:left="392"/>
    </w:pPr>
    <w:rPr>
      <w:noProof/>
    </w:rPr>
  </w:style>
  <w:style w:type="paragraph" w:styleId="49">
    <w:name w:val="toc 4"/>
    <w:basedOn w:val="a4"/>
    <w:next w:val="a4"/>
    <w:autoRedefine/>
    <w:uiPriority w:val="39"/>
    <w:unhideWhenUsed/>
    <w:rsid w:val="00DD2DFD"/>
    <w:pPr>
      <w:tabs>
        <w:tab w:val="left" w:pos="1274"/>
        <w:tab w:val="right" w:leader="dot" w:pos="9571"/>
      </w:tabs>
      <w:ind w:leftChars="300" w:left="300"/>
    </w:pPr>
    <w:rPr>
      <w:noProof/>
    </w:rPr>
  </w:style>
  <w:style w:type="paragraph" w:styleId="57">
    <w:name w:val="toc 5"/>
    <w:basedOn w:val="a4"/>
    <w:next w:val="a4"/>
    <w:uiPriority w:val="39"/>
    <w:rsid w:val="00DD2DFD"/>
    <w:pPr>
      <w:wordWrap w:val="0"/>
      <w:spacing w:line="280" w:lineRule="exact"/>
      <w:ind w:left="800"/>
    </w:pPr>
    <w:rPr>
      <w:rFonts w:eastAsiaTheme="minorHAnsi" w:cs="Times New Roman"/>
      <w:sz w:val="19"/>
    </w:rPr>
  </w:style>
  <w:style w:type="paragraph" w:styleId="63">
    <w:name w:val="toc 6"/>
    <w:basedOn w:val="a4"/>
    <w:next w:val="a4"/>
    <w:autoRedefine/>
    <w:uiPriority w:val="39"/>
    <w:rsid w:val="00DD2DFD"/>
    <w:pPr>
      <w:wordWrap w:val="0"/>
      <w:spacing w:line="280" w:lineRule="exact"/>
      <w:ind w:left="1000"/>
    </w:pPr>
    <w:rPr>
      <w:rFonts w:eastAsiaTheme="minorHAnsi" w:cs="Times New Roman"/>
      <w:sz w:val="19"/>
    </w:rPr>
  </w:style>
  <w:style w:type="paragraph" w:styleId="72">
    <w:name w:val="toc 7"/>
    <w:basedOn w:val="a4"/>
    <w:next w:val="a4"/>
    <w:autoRedefine/>
    <w:uiPriority w:val="39"/>
    <w:rsid w:val="00DD2DFD"/>
    <w:pPr>
      <w:wordWrap w:val="0"/>
      <w:spacing w:line="280" w:lineRule="exact"/>
      <w:ind w:left="1200"/>
    </w:pPr>
    <w:rPr>
      <w:rFonts w:eastAsiaTheme="minorHAnsi" w:cs="Times New Roman"/>
      <w:sz w:val="19"/>
    </w:rPr>
  </w:style>
  <w:style w:type="paragraph" w:styleId="82">
    <w:name w:val="toc 8"/>
    <w:basedOn w:val="a4"/>
    <w:next w:val="a4"/>
    <w:autoRedefine/>
    <w:uiPriority w:val="39"/>
    <w:unhideWhenUsed/>
    <w:rsid w:val="00DD2DFD"/>
    <w:pPr>
      <w:wordWrap w:val="0"/>
      <w:spacing w:after="200" w:line="276" w:lineRule="auto"/>
      <w:ind w:leftChars="1400" w:left="2975"/>
    </w:pPr>
    <w:rPr>
      <w:rFonts w:eastAsiaTheme="minorEastAsia"/>
      <w:sz w:val="19"/>
      <w:szCs w:val="22"/>
    </w:rPr>
  </w:style>
  <w:style w:type="paragraph" w:styleId="92">
    <w:name w:val="toc 9"/>
    <w:basedOn w:val="a4"/>
    <w:next w:val="a4"/>
    <w:autoRedefine/>
    <w:uiPriority w:val="39"/>
    <w:unhideWhenUsed/>
    <w:rsid w:val="00DD2DFD"/>
    <w:pPr>
      <w:wordWrap w:val="0"/>
      <w:spacing w:after="200" w:line="276" w:lineRule="auto"/>
      <w:ind w:leftChars="1600" w:left="3400"/>
    </w:pPr>
    <w:rPr>
      <w:rFonts w:eastAsiaTheme="minorEastAsia"/>
      <w:sz w:val="19"/>
      <w:szCs w:val="22"/>
    </w:rPr>
  </w:style>
  <w:style w:type="paragraph" w:customStyle="1" w:styleId="afffff5">
    <w:name w:val="目次タイトル"/>
    <w:basedOn w:val="a4"/>
    <w:next w:val="a4"/>
    <w:qFormat/>
    <w:rsid w:val="00DD2DFD"/>
    <w:pPr>
      <w:pageBreakBefore/>
      <w:spacing w:after="12"/>
      <w:jc w:val="center"/>
    </w:pPr>
    <w:rPr>
      <w:rFonts w:cs="Times New Roman"/>
      <w:b/>
      <w:sz w:val="28"/>
      <w:szCs w:val="24"/>
    </w:rPr>
  </w:style>
  <w:style w:type="paragraph" w:styleId="afffff6">
    <w:name w:val="TOC Heading"/>
    <w:basedOn w:val="11"/>
    <w:next w:val="a4"/>
    <w:uiPriority w:val="39"/>
    <w:unhideWhenUsed/>
    <w:qFormat/>
    <w:rsid w:val="00DD2DFD"/>
    <w:pPr>
      <w:keepLines/>
      <w:numPr>
        <w:numId w:val="0"/>
      </w:numPr>
      <w:spacing w:before="240" w:line="259" w:lineRule="auto"/>
      <w:jc w:val="center"/>
      <w:outlineLvl w:val="9"/>
    </w:pPr>
    <w:rPr>
      <w:b w:val="0"/>
      <w:kern w:val="0"/>
      <w:sz w:val="32"/>
      <w:szCs w:val="32"/>
    </w:rPr>
  </w:style>
  <w:style w:type="table" w:customStyle="1" w:styleId="18">
    <w:name w:val="표 구분선1"/>
    <w:basedOn w:val="a6"/>
    <w:next w:val="affff0"/>
    <w:rsid w:val="00263F50"/>
    <w:pPr>
      <w:widowControl w:val="0"/>
      <w:wordWrap w:val="0"/>
      <w:autoSpaceDE w:val="0"/>
      <w:autoSpaceDN w:val="0"/>
      <w:jc w:val="both"/>
    </w:pPr>
    <w:rPr>
      <w:rFonts w:ascii="ＭＳ Ｐゴシック" w:eastAsia="Malgun Gothic" w:hAnsi="ＭＳ Ｐゴシック"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7">
    <w:name w:val="內容"/>
    <w:rsid w:val="00DD2DFD"/>
    <w:rPr>
      <w:rFonts w:ascii="Arial" w:eastAsia="GulimChe" w:hAnsi="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D2DFD"/>
    <w:pPr>
      <w:autoSpaceDE w:val="0"/>
      <w:autoSpaceDN w:val="0"/>
      <w:jc w:val="both"/>
    </w:pPr>
    <w:rPr>
      <w:rFonts w:ascii="Arial" w:eastAsia="ＭＳ Ｐゴシック" w:hAnsi="Arial"/>
      <w:spacing w:val="-2"/>
      <w:sz w:val="20"/>
      <w:szCs w:val="20"/>
      <w:lang w:eastAsia="ja-JP"/>
    </w:rPr>
  </w:style>
  <w:style w:type="paragraph" w:styleId="11">
    <w:name w:val="heading 1"/>
    <w:basedOn w:val="22"/>
    <w:next w:val="a4"/>
    <w:link w:val="12"/>
    <w:uiPriority w:val="9"/>
    <w:qFormat/>
    <w:rsid w:val="00DD2DFD"/>
    <w:pPr>
      <w:pageBreakBefore/>
      <w:numPr>
        <w:ilvl w:val="0"/>
      </w:numPr>
      <w:outlineLvl w:val="0"/>
    </w:pPr>
    <w:rPr>
      <w:sz w:val="26"/>
    </w:rPr>
  </w:style>
  <w:style w:type="paragraph" w:styleId="22">
    <w:name w:val="heading 2"/>
    <w:basedOn w:val="32"/>
    <w:next w:val="a4"/>
    <w:link w:val="24"/>
    <w:uiPriority w:val="9"/>
    <w:qFormat/>
    <w:rsid w:val="00DD2DFD"/>
    <w:pPr>
      <w:numPr>
        <w:ilvl w:val="1"/>
      </w:numPr>
      <w:outlineLvl w:val="1"/>
    </w:pPr>
    <w:rPr>
      <w:sz w:val="24"/>
    </w:rPr>
  </w:style>
  <w:style w:type="paragraph" w:styleId="32">
    <w:name w:val="heading 3"/>
    <w:basedOn w:val="42"/>
    <w:next w:val="a4"/>
    <w:link w:val="34"/>
    <w:uiPriority w:val="9"/>
    <w:qFormat/>
    <w:rsid w:val="001167BC"/>
    <w:pPr>
      <w:numPr>
        <w:ilvl w:val="2"/>
      </w:numPr>
      <w:outlineLvl w:val="2"/>
    </w:pPr>
    <w:rPr>
      <w:rFonts w:cs="Arial"/>
      <w:sz w:val="22"/>
    </w:rPr>
  </w:style>
  <w:style w:type="paragraph" w:styleId="42">
    <w:name w:val="heading 4"/>
    <w:basedOn w:val="a4"/>
    <w:next w:val="a4"/>
    <w:link w:val="44"/>
    <w:uiPriority w:val="9"/>
    <w:qFormat/>
    <w:rsid w:val="00DD2DFD"/>
    <w:pPr>
      <w:keepNext/>
      <w:numPr>
        <w:ilvl w:val="3"/>
        <w:numId w:val="155"/>
      </w:numPr>
      <w:spacing w:before="100" w:after="200" w:line="300" w:lineRule="exact"/>
      <w:outlineLvl w:val="3"/>
    </w:pPr>
    <w:rPr>
      <w:rFonts w:cs="Times New Roman"/>
      <w:b/>
      <w:bCs/>
      <w:spacing w:val="0"/>
      <w:szCs w:val="24"/>
      <w:lang w:eastAsia="ko-KR"/>
    </w:rPr>
  </w:style>
  <w:style w:type="paragraph" w:styleId="52">
    <w:name w:val="heading 5"/>
    <w:basedOn w:val="a4"/>
    <w:next w:val="a4"/>
    <w:link w:val="53"/>
    <w:uiPriority w:val="9"/>
    <w:qFormat/>
    <w:rsid w:val="00DD2DFD"/>
    <w:pPr>
      <w:keepNext/>
      <w:numPr>
        <w:ilvl w:val="4"/>
        <w:numId w:val="155"/>
      </w:numPr>
      <w:wordWrap w:val="0"/>
      <w:spacing w:before="60" w:after="60"/>
      <w:jc w:val="left"/>
      <w:outlineLvl w:val="4"/>
    </w:pPr>
    <w:rPr>
      <w:rFonts w:cstheme="majorBidi"/>
      <w:b/>
      <w:spacing w:val="0"/>
      <w:sz w:val="22"/>
      <w:szCs w:val="24"/>
      <w:lang w:eastAsia="ko-KR"/>
    </w:rPr>
  </w:style>
  <w:style w:type="paragraph" w:styleId="60">
    <w:name w:val="heading 6"/>
    <w:basedOn w:val="a4"/>
    <w:next w:val="a4"/>
    <w:link w:val="61"/>
    <w:uiPriority w:val="9"/>
    <w:unhideWhenUsed/>
    <w:qFormat/>
    <w:rsid w:val="00DD2DFD"/>
    <w:pPr>
      <w:keepNext/>
      <w:numPr>
        <w:ilvl w:val="6"/>
      </w:numPr>
      <w:wordWrap w:val="0"/>
      <w:ind w:left="670" w:hanging="420"/>
      <w:outlineLvl w:val="5"/>
    </w:pPr>
  </w:style>
  <w:style w:type="paragraph" w:styleId="7">
    <w:name w:val="heading 7"/>
    <w:basedOn w:val="60"/>
    <w:next w:val="a4"/>
    <w:link w:val="70"/>
    <w:uiPriority w:val="9"/>
    <w:unhideWhenUsed/>
    <w:qFormat/>
    <w:rsid w:val="00DD2DFD"/>
    <w:pPr>
      <w:outlineLvl w:val="6"/>
    </w:pPr>
  </w:style>
  <w:style w:type="paragraph" w:styleId="8">
    <w:name w:val="heading 8"/>
    <w:basedOn w:val="9"/>
    <w:next w:val="a4"/>
    <w:link w:val="80"/>
    <w:uiPriority w:val="9"/>
    <w:unhideWhenUsed/>
    <w:rsid w:val="00DD2DFD"/>
    <w:pPr>
      <w:outlineLvl w:val="7"/>
    </w:pPr>
  </w:style>
  <w:style w:type="paragraph" w:styleId="9">
    <w:name w:val="heading 9"/>
    <w:basedOn w:val="7"/>
    <w:next w:val="a4"/>
    <w:link w:val="90"/>
    <w:uiPriority w:val="9"/>
    <w:unhideWhenUsed/>
    <w:qFormat/>
    <w:rsid w:val="00DD2DFD"/>
    <w:pPr>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Contents">
    <w:name w:val="Contents"/>
    <w:basedOn w:val="a4"/>
    <w:link w:val="ContentsChar"/>
    <w:rsid w:val="00DD2DFD"/>
    <w:pPr>
      <w:adjustRightInd w:val="0"/>
      <w:ind w:left="488" w:firstLine="488"/>
    </w:pPr>
    <w:rPr>
      <w:rFonts w:ascii="GulimChe" w:hAnsi="©öUAA" w:cs="Batang"/>
      <w:kern w:val="0"/>
      <w:sz w:val="22"/>
    </w:rPr>
  </w:style>
  <w:style w:type="character" w:customStyle="1" w:styleId="90">
    <w:name w:val="見出し 9 (文字)"/>
    <w:basedOn w:val="a5"/>
    <w:link w:val="9"/>
    <w:uiPriority w:val="9"/>
    <w:rsid w:val="00DD2DFD"/>
    <w:rPr>
      <w:rFonts w:ascii="Arial" w:eastAsia="ＭＳ Ｐゴシック" w:hAnsi="Arial"/>
      <w:spacing w:val="-2"/>
      <w:sz w:val="20"/>
      <w:szCs w:val="20"/>
      <w:lang w:eastAsia="ja-JP"/>
    </w:rPr>
  </w:style>
  <w:style w:type="character" w:customStyle="1" w:styleId="12">
    <w:name w:val="見出し 1 (文字)"/>
    <w:basedOn w:val="a5"/>
    <w:link w:val="11"/>
    <w:uiPriority w:val="9"/>
    <w:rsid w:val="00DD2DFD"/>
    <w:rPr>
      <w:rFonts w:ascii="Arial" w:eastAsia="ＭＳ Ｐゴシック" w:hAnsi="Arial" w:cs="Arial"/>
      <w:b/>
      <w:bCs/>
      <w:sz w:val="26"/>
      <w:szCs w:val="24"/>
    </w:rPr>
  </w:style>
  <w:style w:type="character" w:customStyle="1" w:styleId="24">
    <w:name w:val="見出し 2 (文字)"/>
    <w:basedOn w:val="a5"/>
    <w:link w:val="22"/>
    <w:uiPriority w:val="9"/>
    <w:rsid w:val="00DD2DFD"/>
    <w:rPr>
      <w:rFonts w:ascii="Arial" w:eastAsia="ＭＳ Ｐゴシック" w:hAnsi="Arial" w:cs="Arial"/>
      <w:b/>
      <w:bCs/>
      <w:sz w:val="24"/>
      <w:szCs w:val="24"/>
    </w:rPr>
  </w:style>
  <w:style w:type="character" w:customStyle="1" w:styleId="34">
    <w:name w:val="見出し 3 (文字)"/>
    <w:basedOn w:val="a5"/>
    <w:link w:val="32"/>
    <w:uiPriority w:val="9"/>
    <w:rsid w:val="001167BC"/>
    <w:rPr>
      <w:rFonts w:ascii="Arial" w:eastAsia="ＭＳ Ｐゴシック" w:hAnsi="Arial" w:cs="Arial"/>
      <w:b/>
      <w:bCs/>
      <w:sz w:val="22"/>
      <w:szCs w:val="24"/>
    </w:rPr>
  </w:style>
  <w:style w:type="character" w:customStyle="1" w:styleId="44">
    <w:name w:val="見出し 4 (文字)"/>
    <w:basedOn w:val="a5"/>
    <w:link w:val="42"/>
    <w:uiPriority w:val="9"/>
    <w:rsid w:val="00DD2DFD"/>
    <w:rPr>
      <w:rFonts w:ascii="Arial" w:eastAsia="ＭＳ Ｐゴシック" w:hAnsi="Arial" w:cs="Times New Roman"/>
      <w:b/>
      <w:bCs/>
      <w:sz w:val="20"/>
      <w:szCs w:val="24"/>
    </w:rPr>
  </w:style>
  <w:style w:type="character" w:customStyle="1" w:styleId="53">
    <w:name w:val="見出し 5 (文字)"/>
    <w:basedOn w:val="a5"/>
    <w:link w:val="52"/>
    <w:uiPriority w:val="9"/>
    <w:rsid w:val="00DD2DFD"/>
    <w:rPr>
      <w:rFonts w:ascii="Arial" w:eastAsia="ＭＳ Ｐゴシック" w:hAnsi="Arial" w:cstheme="majorBidi"/>
      <w:b/>
      <w:sz w:val="22"/>
      <w:szCs w:val="24"/>
    </w:rPr>
  </w:style>
  <w:style w:type="character" w:customStyle="1" w:styleId="61">
    <w:name w:val="見出し 6 (文字)"/>
    <w:basedOn w:val="a5"/>
    <w:link w:val="60"/>
    <w:uiPriority w:val="9"/>
    <w:rsid w:val="00DD2DFD"/>
    <w:rPr>
      <w:rFonts w:ascii="Arial" w:eastAsia="ＭＳ Ｐゴシック" w:hAnsi="Arial"/>
      <w:spacing w:val="-2"/>
      <w:sz w:val="20"/>
      <w:szCs w:val="20"/>
      <w:lang w:eastAsia="ja-JP"/>
    </w:rPr>
  </w:style>
  <w:style w:type="character" w:customStyle="1" w:styleId="70">
    <w:name w:val="見出し 7 (文字)"/>
    <w:basedOn w:val="a5"/>
    <w:link w:val="7"/>
    <w:uiPriority w:val="9"/>
    <w:rsid w:val="00DD2DFD"/>
    <w:rPr>
      <w:rFonts w:ascii="Arial" w:eastAsia="ＭＳ Ｐゴシック" w:hAnsi="Arial"/>
      <w:spacing w:val="-2"/>
      <w:sz w:val="20"/>
      <w:szCs w:val="20"/>
      <w:lang w:eastAsia="ja-JP"/>
    </w:rPr>
  </w:style>
  <w:style w:type="character" w:customStyle="1" w:styleId="80">
    <w:name w:val="見出し 8 (文字)"/>
    <w:basedOn w:val="a5"/>
    <w:link w:val="8"/>
    <w:uiPriority w:val="9"/>
    <w:rsid w:val="00DD2DFD"/>
    <w:rPr>
      <w:rFonts w:ascii="Arial" w:eastAsia="ＭＳ Ｐゴシック" w:hAnsi="Arial"/>
      <w:spacing w:val="-2"/>
      <w:sz w:val="20"/>
      <w:szCs w:val="20"/>
      <w:lang w:eastAsia="ja-JP"/>
    </w:rPr>
  </w:style>
  <w:style w:type="character" w:customStyle="1" w:styleId="ContentsChar">
    <w:name w:val="Contents Char"/>
    <w:link w:val="Contents"/>
    <w:rsid w:val="00DD2DFD"/>
    <w:rPr>
      <w:rFonts w:ascii="GulimChe" w:eastAsia="ＭＳ Ｐゴシック" w:hAnsi="©öUAA" w:cs="Batang"/>
      <w:spacing w:val="-2"/>
      <w:kern w:val="0"/>
      <w:sz w:val="22"/>
      <w:szCs w:val="20"/>
      <w:lang w:eastAsia="ja-JP"/>
    </w:rPr>
  </w:style>
  <w:style w:type="paragraph" w:styleId="HTML">
    <w:name w:val="HTML Address"/>
    <w:basedOn w:val="a4"/>
    <w:link w:val="HTML0"/>
    <w:uiPriority w:val="99"/>
    <w:semiHidden/>
    <w:unhideWhenUsed/>
    <w:rsid w:val="00DD2DFD"/>
    <w:rPr>
      <w:i/>
      <w:iCs/>
    </w:rPr>
  </w:style>
  <w:style w:type="character" w:customStyle="1" w:styleId="HTML0">
    <w:name w:val="HTML アドレス (文字)"/>
    <w:basedOn w:val="a5"/>
    <w:link w:val="HTML"/>
    <w:uiPriority w:val="99"/>
    <w:semiHidden/>
    <w:rsid w:val="00DD2DFD"/>
    <w:rPr>
      <w:rFonts w:ascii="Arial" w:eastAsia="ＭＳ Ｐゴシック" w:hAnsi="Arial"/>
      <w:i/>
      <w:iCs/>
      <w:spacing w:val="-2"/>
      <w:sz w:val="20"/>
      <w:szCs w:val="20"/>
      <w:lang w:eastAsia="ja-JP"/>
    </w:rPr>
  </w:style>
  <w:style w:type="paragraph" w:styleId="HTML1">
    <w:name w:val="HTML Preformatted"/>
    <w:basedOn w:val="a4"/>
    <w:link w:val="HTML2"/>
    <w:uiPriority w:val="99"/>
    <w:semiHidden/>
    <w:unhideWhenUsed/>
    <w:rsid w:val="00DD2DFD"/>
    <w:rPr>
      <w:rFonts w:ascii="Courier New" w:hAnsi="Courier New" w:cs="Courier New"/>
    </w:rPr>
  </w:style>
  <w:style w:type="character" w:customStyle="1" w:styleId="HTML2">
    <w:name w:val="HTML 書式付き (文字)"/>
    <w:basedOn w:val="a5"/>
    <w:link w:val="HTML1"/>
    <w:uiPriority w:val="99"/>
    <w:semiHidden/>
    <w:rsid w:val="00DD2DFD"/>
    <w:rPr>
      <w:rFonts w:ascii="Courier New" w:eastAsia="ＭＳ Ｐゴシック" w:hAnsi="Courier New" w:cs="Courier New"/>
      <w:spacing w:val="-2"/>
      <w:sz w:val="20"/>
      <w:szCs w:val="20"/>
      <w:lang w:eastAsia="ja-JP"/>
    </w:rPr>
  </w:style>
  <w:style w:type="character" w:styleId="a8">
    <w:name w:val="annotation reference"/>
    <w:basedOn w:val="a5"/>
    <w:semiHidden/>
    <w:rsid w:val="00DD2DFD"/>
    <w:rPr>
      <w:sz w:val="18"/>
      <w:szCs w:val="18"/>
    </w:rPr>
  </w:style>
  <w:style w:type="paragraph" w:styleId="a9">
    <w:name w:val="annotation text"/>
    <w:basedOn w:val="a4"/>
    <w:link w:val="aa"/>
    <w:semiHidden/>
    <w:rsid w:val="00DD2DFD"/>
    <w:pPr>
      <w:wordWrap w:val="0"/>
      <w:spacing w:after="12" w:line="280" w:lineRule="exact"/>
    </w:pPr>
    <w:rPr>
      <w:rFonts w:ascii="Noto Sans Japanese Regular" w:eastAsia="Noto Sans Japanese Regular" w:cs="Times New Roman"/>
      <w:sz w:val="19"/>
      <w:szCs w:val="24"/>
    </w:rPr>
  </w:style>
  <w:style w:type="character" w:customStyle="1" w:styleId="aa">
    <w:name w:val="コメント文字列 (文字)"/>
    <w:basedOn w:val="a5"/>
    <w:link w:val="a9"/>
    <w:semiHidden/>
    <w:rsid w:val="00DD2DFD"/>
    <w:rPr>
      <w:rFonts w:ascii="Noto Sans Japanese Regular" w:eastAsia="Noto Sans Japanese Regular" w:hAnsi="Arial" w:cs="Times New Roman"/>
      <w:spacing w:val="-2"/>
      <w:sz w:val="19"/>
      <w:szCs w:val="24"/>
      <w:lang w:eastAsia="ja-JP"/>
    </w:rPr>
  </w:style>
  <w:style w:type="paragraph" w:styleId="ab">
    <w:name w:val="annotation subject"/>
    <w:basedOn w:val="a9"/>
    <w:next w:val="a9"/>
    <w:link w:val="ac"/>
    <w:semiHidden/>
    <w:rsid w:val="00DD2DFD"/>
    <w:rPr>
      <w:b/>
      <w:bCs/>
    </w:rPr>
  </w:style>
  <w:style w:type="character" w:customStyle="1" w:styleId="ac">
    <w:name w:val="コメント内容 (文字)"/>
    <w:basedOn w:val="aa"/>
    <w:link w:val="ab"/>
    <w:semiHidden/>
    <w:rsid w:val="00DD2DFD"/>
    <w:rPr>
      <w:rFonts w:ascii="Noto Sans Japanese Regular" w:eastAsia="Noto Sans Japanese Regular" w:hAnsi="Arial" w:cs="Times New Roman"/>
      <w:b/>
      <w:bCs/>
      <w:spacing w:val="-2"/>
      <w:sz w:val="19"/>
      <w:szCs w:val="24"/>
      <w:lang w:eastAsia="ja-JP"/>
    </w:rPr>
  </w:style>
  <w:style w:type="character" w:styleId="ad">
    <w:name w:val="Hyperlink"/>
    <w:basedOn w:val="a5"/>
    <w:uiPriority w:val="99"/>
    <w:unhideWhenUsed/>
    <w:rsid w:val="00DD2DFD"/>
    <w:rPr>
      <w:color w:val="0563C1" w:themeColor="hyperlink"/>
      <w:u w:val="single"/>
    </w:rPr>
  </w:style>
  <w:style w:type="paragraph" w:styleId="ae">
    <w:name w:val="footer"/>
    <w:basedOn w:val="a4"/>
    <w:link w:val="af"/>
    <w:unhideWhenUsed/>
    <w:rsid w:val="00DD2DFD"/>
    <w:pPr>
      <w:tabs>
        <w:tab w:val="center" w:pos="4252"/>
        <w:tab w:val="right" w:pos="8504"/>
      </w:tabs>
      <w:snapToGrid w:val="0"/>
    </w:pPr>
    <w:rPr>
      <w:rFonts w:eastAsia="Arial"/>
      <w:b/>
      <w:sz w:val="16"/>
    </w:rPr>
  </w:style>
  <w:style w:type="character" w:customStyle="1" w:styleId="af">
    <w:name w:val="フッター (文字)"/>
    <w:basedOn w:val="a5"/>
    <w:link w:val="ae"/>
    <w:rsid w:val="00DD2DFD"/>
    <w:rPr>
      <w:rFonts w:ascii="Arial" w:eastAsia="Arial" w:hAnsi="Arial"/>
      <w:b/>
      <w:spacing w:val="-2"/>
      <w:sz w:val="16"/>
      <w:szCs w:val="20"/>
      <w:lang w:eastAsia="ja-JP"/>
    </w:rPr>
  </w:style>
  <w:style w:type="paragraph" w:customStyle="1" w:styleId="af0">
    <w:name w:val="プログラムコード"/>
    <w:basedOn w:val="a4"/>
    <w:link w:val="af1"/>
    <w:qFormat/>
    <w:rsid w:val="00DD2DFD"/>
    <w:pPr>
      <w:wordWrap w:val="0"/>
    </w:pPr>
    <w:rPr>
      <w:rFonts w:ascii="Courier New" w:eastAsia="Noto Sans Japanese Regular" w:hAnsi="Courier New" w:cs="Times New Roman"/>
      <w:sz w:val="18"/>
      <w:szCs w:val="16"/>
    </w:rPr>
  </w:style>
  <w:style w:type="character" w:customStyle="1" w:styleId="af1">
    <w:name w:val="プログラムコード (文字)"/>
    <w:basedOn w:val="a5"/>
    <w:link w:val="af0"/>
    <w:rsid w:val="00DD2DFD"/>
    <w:rPr>
      <w:rFonts w:ascii="Courier New" w:eastAsia="Noto Sans Japanese Regular" w:hAnsi="Courier New" w:cs="Times New Roman"/>
      <w:spacing w:val="-2"/>
      <w:sz w:val="18"/>
      <w:szCs w:val="16"/>
      <w:lang w:eastAsia="ja-JP"/>
    </w:rPr>
  </w:style>
  <w:style w:type="paragraph" w:styleId="af2">
    <w:name w:val="Block Text"/>
    <w:basedOn w:val="a4"/>
    <w:uiPriority w:val="99"/>
    <w:semiHidden/>
    <w:unhideWhenUsed/>
    <w:rsid w:val="00DD2DFD"/>
    <w:pPr>
      <w:spacing w:after="180"/>
      <w:ind w:leftChars="700" w:left="1440" w:rightChars="700" w:right="1440"/>
    </w:pPr>
  </w:style>
  <w:style w:type="paragraph" w:styleId="af3">
    <w:name w:val="header"/>
    <w:basedOn w:val="a4"/>
    <w:link w:val="af4"/>
    <w:unhideWhenUsed/>
    <w:rsid w:val="00DD2DFD"/>
    <w:pPr>
      <w:tabs>
        <w:tab w:val="center" w:pos="4252"/>
        <w:tab w:val="right" w:pos="8504"/>
      </w:tabs>
      <w:snapToGrid w:val="0"/>
    </w:pPr>
  </w:style>
  <w:style w:type="character" w:customStyle="1" w:styleId="af4">
    <w:name w:val="ヘッダー (文字)"/>
    <w:basedOn w:val="a5"/>
    <w:link w:val="af3"/>
    <w:rsid w:val="00DD2DFD"/>
    <w:rPr>
      <w:rFonts w:ascii="Arial" w:eastAsia="ＭＳ Ｐゴシック" w:hAnsi="Arial"/>
      <w:spacing w:val="-2"/>
      <w:sz w:val="20"/>
      <w:szCs w:val="20"/>
      <w:lang w:eastAsia="ja-JP"/>
    </w:rPr>
  </w:style>
  <w:style w:type="paragraph" w:customStyle="1" w:styleId="-">
    <w:name w:val="ヘッダ-改定日"/>
    <w:basedOn w:val="a4"/>
    <w:qFormat/>
    <w:rsid w:val="00DD2DFD"/>
    <w:pPr>
      <w:spacing w:line="200" w:lineRule="exact"/>
      <w:jc w:val="right"/>
    </w:pPr>
    <w:rPr>
      <w:rFonts w:cstheme="majorHAnsi"/>
      <w:sz w:val="18"/>
    </w:rPr>
  </w:style>
  <w:style w:type="paragraph" w:styleId="af5">
    <w:name w:val="macro"/>
    <w:link w:val="af6"/>
    <w:uiPriority w:val="99"/>
    <w:semiHidden/>
    <w:unhideWhenUsed/>
    <w:rsid w:val="00DD2DFD"/>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Batang" w:hAnsi="Courier New" w:cs="Courier New"/>
      <w:spacing w:val="-2"/>
      <w:sz w:val="24"/>
      <w:szCs w:val="24"/>
      <w:lang w:eastAsia="ja-JP"/>
    </w:rPr>
  </w:style>
  <w:style w:type="character" w:customStyle="1" w:styleId="af6">
    <w:name w:val="マクロ文字列 (文字)"/>
    <w:basedOn w:val="a5"/>
    <w:link w:val="af5"/>
    <w:uiPriority w:val="99"/>
    <w:semiHidden/>
    <w:rsid w:val="00DD2DFD"/>
    <w:rPr>
      <w:rFonts w:ascii="Courier New" w:eastAsia="Batang" w:hAnsi="Courier New" w:cs="Courier New"/>
      <w:spacing w:val="-2"/>
      <w:sz w:val="24"/>
      <w:szCs w:val="24"/>
      <w:lang w:eastAsia="ja-JP"/>
    </w:rPr>
  </w:style>
  <w:style w:type="paragraph" w:styleId="af7">
    <w:name w:val="Message Header"/>
    <w:basedOn w:val="a4"/>
    <w:link w:val="af8"/>
    <w:uiPriority w:val="99"/>
    <w:semiHidden/>
    <w:unhideWhenUsed/>
    <w:rsid w:val="00DD2DFD"/>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 w:val="24"/>
      <w:szCs w:val="24"/>
    </w:rPr>
  </w:style>
  <w:style w:type="character" w:customStyle="1" w:styleId="af8">
    <w:name w:val="メッセージ見出し (文字)"/>
    <w:basedOn w:val="a5"/>
    <w:link w:val="af7"/>
    <w:uiPriority w:val="99"/>
    <w:semiHidden/>
    <w:rsid w:val="00DD2DFD"/>
    <w:rPr>
      <w:rFonts w:asciiTheme="majorHAnsi" w:eastAsiaTheme="majorEastAsia" w:hAnsiTheme="majorHAnsi" w:cstheme="majorBidi"/>
      <w:spacing w:val="-2"/>
      <w:sz w:val="24"/>
      <w:szCs w:val="24"/>
      <w:shd w:val="pct20" w:color="auto" w:fill="auto"/>
      <w:lang w:eastAsia="ja-JP"/>
    </w:rPr>
  </w:style>
  <w:style w:type="paragraph" w:styleId="af9">
    <w:name w:val="List Paragraph"/>
    <w:basedOn w:val="a4"/>
    <w:link w:val="afa"/>
    <w:uiPriority w:val="34"/>
    <w:qFormat/>
    <w:rsid w:val="00DD2DFD"/>
    <w:pPr>
      <w:ind w:leftChars="400" w:left="840"/>
    </w:pPr>
  </w:style>
  <w:style w:type="character" w:customStyle="1" w:styleId="afa">
    <w:name w:val="リスト段落 (文字)"/>
    <w:basedOn w:val="a5"/>
    <w:link w:val="af9"/>
    <w:uiPriority w:val="34"/>
    <w:rsid w:val="00DD2DFD"/>
    <w:rPr>
      <w:rFonts w:ascii="Arial" w:eastAsia="ＭＳ Ｐゴシック" w:hAnsi="Arial"/>
      <w:spacing w:val="-2"/>
      <w:sz w:val="20"/>
      <w:szCs w:val="20"/>
      <w:lang w:eastAsia="ja-JP"/>
    </w:rPr>
  </w:style>
  <w:style w:type="paragraph" w:styleId="afb">
    <w:name w:val="Salutation"/>
    <w:basedOn w:val="a4"/>
    <w:next w:val="a4"/>
    <w:link w:val="afc"/>
    <w:uiPriority w:val="99"/>
    <w:semiHidden/>
    <w:unhideWhenUsed/>
    <w:rsid w:val="00DD2DFD"/>
  </w:style>
  <w:style w:type="character" w:customStyle="1" w:styleId="afc">
    <w:name w:val="挨拶文 (文字)"/>
    <w:basedOn w:val="a5"/>
    <w:link w:val="afb"/>
    <w:uiPriority w:val="99"/>
    <w:semiHidden/>
    <w:rsid w:val="00DD2DFD"/>
    <w:rPr>
      <w:rFonts w:ascii="Arial" w:eastAsia="ＭＳ Ｐゴシック" w:hAnsi="Arial"/>
      <w:spacing w:val="-2"/>
      <w:sz w:val="20"/>
      <w:szCs w:val="20"/>
      <w:lang w:eastAsia="ja-JP"/>
    </w:rPr>
  </w:style>
  <w:style w:type="paragraph" w:styleId="afd">
    <w:name w:val="envelope address"/>
    <w:basedOn w:val="a4"/>
    <w:uiPriority w:val="99"/>
    <w:semiHidden/>
    <w:unhideWhenUsed/>
    <w:rsid w:val="00DD2DFD"/>
    <w:pPr>
      <w:framePr w:w="6804" w:h="2268" w:hRule="exact" w:hSpace="142" w:wrap="auto" w:hAnchor="page" w:xAlign="center" w:yAlign="bottom"/>
      <w:snapToGrid w:val="0"/>
      <w:ind w:leftChars="1400" w:left="100"/>
    </w:pPr>
    <w:rPr>
      <w:rFonts w:asciiTheme="majorHAnsi" w:eastAsiaTheme="majorEastAsia" w:hAnsiTheme="majorHAnsi" w:cstheme="majorBidi"/>
      <w:sz w:val="24"/>
      <w:szCs w:val="24"/>
    </w:rPr>
  </w:style>
  <w:style w:type="paragraph" w:styleId="afe">
    <w:name w:val="List"/>
    <w:basedOn w:val="a4"/>
    <w:uiPriority w:val="99"/>
    <w:semiHidden/>
    <w:unhideWhenUsed/>
    <w:rsid w:val="00DD2DFD"/>
    <w:pPr>
      <w:ind w:leftChars="200" w:left="100" w:hangingChars="200" w:hanging="200"/>
      <w:contextualSpacing/>
    </w:pPr>
  </w:style>
  <w:style w:type="paragraph" w:styleId="25">
    <w:name w:val="List 2"/>
    <w:basedOn w:val="a4"/>
    <w:uiPriority w:val="99"/>
    <w:semiHidden/>
    <w:unhideWhenUsed/>
    <w:rsid w:val="00DD2DFD"/>
    <w:pPr>
      <w:ind w:leftChars="400" w:left="100" w:hangingChars="200" w:hanging="200"/>
      <w:contextualSpacing/>
    </w:pPr>
  </w:style>
  <w:style w:type="paragraph" w:styleId="35">
    <w:name w:val="List 3"/>
    <w:basedOn w:val="a4"/>
    <w:uiPriority w:val="99"/>
    <w:semiHidden/>
    <w:unhideWhenUsed/>
    <w:rsid w:val="00DD2DFD"/>
    <w:pPr>
      <w:ind w:leftChars="600" w:left="100" w:hangingChars="200" w:hanging="200"/>
      <w:contextualSpacing/>
    </w:pPr>
  </w:style>
  <w:style w:type="paragraph" w:styleId="45">
    <w:name w:val="List 4"/>
    <w:basedOn w:val="a4"/>
    <w:uiPriority w:val="99"/>
    <w:semiHidden/>
    <w:unhideWhenUsed/>
    <w:rsid w:val="00DD2DFD"/>
    <w:pPr>
      <w:ind w:leftChars="800" w:left="100" w:hangingChars="200" w:hanging="200"/>
      <w:contextualSpacing/>
    </w:pPr>
  </w:style>
  <w:style w:type="paragraph" w:styleId="54">
    <w:name w:val="List 5"/>
    <w:basedOn w:val="a4"/>
    <w:uiPriority w:val="99"/>
    <w:semiHidden/>
    <w:unhideWhenUsed/>
    <w:rsid w:val="00DD2DFD"/>
    <w:pPr>
      <w:ind w:leftChars="1000" w:left="100" w:hangingChars="200" w:hanging="200"/>
      <w:contextualSpacing/>
    </w:pPr>
  </w:style>
  <w:style w:type="paragraph" w:styleId="aff">
    <w:name w:val="Quote"/>
    <w:basedOn w:val="a4"/>
    <w:next w:val="a4"/>
    <w:link w:val="aff0"/>
    <w:uiPriority w:val="29"/>
    <w:qFormat/>
    <w:rsid w:val="00DD2DFD"/>
    <w:pPr>
      <w:spacing w:before="200" w:after="160"/>
      <w:ind w:left="864" w:right="864"/>
      <w:jc w:val="center"/>
    </w:pPr>
    <w:rPr>
      <w:i/>
      <w:iCs/>
      <w:color w:val="404040" w:themeColor="text1" w:themeTint="BF"/>
    </w:rPr>
  </w:style>
  <w:style w:type="character" w:customStyle="1" w:styleId="aff0">
    <w:name w:val="引用文 (文字)"/>
    <w:basedOn w:val="a5"/>
    <w:link w:val="aff"/>
    <w:uiPriority w:val="29"/>
    <w:rsid w:val="00DD2DFD"/>
    <w:rPr>
      <w:rFonts w:ascii="Arial" w:eastAsia="ＭＳ Ｐゴシック" w:hAnsi="Arial"/>
      <w:i/>
      <w:iCs/>
      <w:color w:val="404040" w:themeColor="text1" w:themeTint="BF"/>
      <w:spacing w:val="-2"/>
      <w:sz w:val="20"/>
      <w:szCs w:val="20"/>
      <w:lang w:eastAsia="ja-JP"/>
    </w:rPr>
  </w:style>
  <w:style w:type="paragraph" w:styleId="26">
    <w:name w:val="Intense Quote"/>
    <w:basedOn w:val="a4"/>
    <w:next w:val="a4"/>
    <w:link w:val="27"/>
    <w:uiPriority w:val="30"/>
    <w:qFormat/>
    <w:rsid w:val="00DD2DF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7">
    <w:name w:val="引用文 2 (文字)"/>
    <w:basedOn w:val="a5"/>
    <w:link w:val="26"/>
    <w:uiPriority w:val="30"/>
    <w:rsid w:val="00DD2DFD"/>
    <w:rPr>
      <w:rFonts w:ascii="Arial" w:eastAsia="ＭＳ Ｐゴシック" w:hAnsi="Arial"/>
      <w:i/>
      <w:iCs/>
      <w:color w:val="5B9BD5" w:themeColor="accent1"/>
      <w:spacing w:val="-2"/>
      <w:sz w:val="20"/>
      <w:szCs w:val="20"/>
      <w:lang w:eastAsia="ja-JP"/>
    </w:rPr>
  </w:style>
  <w:style w:type="paragraph" w:styleId="aff1">
    <w:name w:val="table of authorities"/>
    <w:basedOn w:val="a4"/>
    <w:next w:val="a4"/>
    <w:uiPriority w:val="99"/>
    <w:semiHidden/>
    <w:unhideWhenUsed/>
    <w:rsid w:val="00DD2DFD"/>
    <w:pPr>
      <w:ind w:left="425" w:hangingChars="200" w:hanging="425"/>
    </w:pPr>
  </w:style>
  <w:style w:type="paragraph" w:styleId="aff2">
    <w:name w:val="toa heading"/>
    <w:basedOn w:val="a4"/>
    <w:next w:val="a4"/>
    <w:uiPriority w:val="99"/>
    <w:semiHidden/>
    <w:unhideWhenUsed/>
    <w:rsid w:val="00DD2DFD"/>
    <w:pPr>
      <w:spacing w:before="120"/>
    </w:pPr>
    <w:rPr>
      <w:rFonts w:asciiTheme="majorHAnsi" w:eastAsiaTheme="majorEastAsia" w:hAnsiTheme="majorHAnsi" w:cstheme="majorBidi"/>
      <w:sz w:val="24"/>
      <w:szCs w:val="24"/>
    </w:rPr>
  </w:style>
  <w:style w:type="paragraph" w:styleId="a0">
    <w:name w:val="List Bullet"/>
    <w:basedOn w:val="a4"/>
    <w:uiPriority w:val="99"/>
    <w:semiHidden/>
    <w:unhideWhenUsed/>
    <w:rsid w:val="00DD2DFD"/>
    <w:pPr>
      <w:numPr>
        <w:numId w:val="126"/>
      </w:numPr>
      <w:contextualSpacing/>
    </w:pPr>
  </w:style>
  <w:style w:type="paragraph" w:styleId="20">
    <w:name w:val="List Bullet 2"/>
    <w:basedOn w:val="a4"/>
    <w:uiPriority w:val="99"/>
    <w:semiHidden/>
    <w:unhideWhenUsed/>
    <w:rsid w:val="00DD2DFD"/>
    <w:pPr>
      <w:numPr>
        <w:numId w:val="127"/>
      </w:numPr>
      <w:contextualSpacing/>
    </w:pPr>
  </w:style>
  <w:style w:type="paragraph" w:styleId="30">
    <w:name w:val="List Bullet 3"/>
    <w:basedOn w:val="a4"/>
    <w:uiPriority w:val="99"/>
    <w:semiHidden/>
    <w:unhideWhenUsed/>
    <w:rsid w:val="00DD2DFD"/>
    <w:pPr>
      <w:numPr>
        <w:numId w:val="128"/>
      </w:numPr>
      <w:contextualSpacing/>
    </w:pPr>
  </w:style>
  <w:style w:type="paragraph" w:styleId="40">
    <w:name w:val="List Bullet 4"/>
    <w:basedOn w:val="a4"/>
    <w:uiPriority w:val="99"/>
    <w:semiHidden/>
    <w:unhideWhenUsed/>
    <w:rsid w:val="00DD2DFD"/>
    <w:pPr>
      <w:numPr>
        <w:numId w:val="129"/>
      </w:numPr>
      <w:contextualSpacing/>
    </w:pPr>
  </w:style>
  <w:style w:type="paragraph" w:styleId="50">
    <w:name w:val="List Bullet 5"/>
    <w:basedOn w:val="a4"/>
    <w:uiPriority w:val="99"/>
    <w:semiHidden/>
    <w:unhideWhenUsed/>
    <w:rsid w:val="00DD2DFD"/>
    <w:pPr>
      <w:numPr>
        <w:numId w:val="130"/>
      </w:numPr>
      <w:contextualSpacing/>
    </w:pPr>
  </w:style>
  <w:style w:type="paragraph" w:customStyle="1" w:styleId="10">
    <w:name w:val="箇条書き1"/>
    <w:basedOn w:val="af9"/>
    <w:qFormat/>
    <w:rsid w:val="001210CF"/>
    <w:pPr>
      <w:numPr>
        <w:numId w:val="131"/>
      </w:numPr>
      <w:ind w:leftChars="0" w:left="910"/>
    </w:pPr>
  </w:style>
  <w:style w:type="paragraph" w:customStyle="1" w:styleId="13">
    <w:name w:val="箇条書き1継続行"/>
    <w:basedOn w:val="a4"/>
    <w:qFormat/>
    <w:rsid w:val="001210CF"/>
    <w:pPr>
      <w:ind w:left="910"/>
    </w:pPr>
  </w:style>
  <w:style w:type="paragraph" w:customStyle="1" w:styleId="23">
    <w:name w:val="箇条書き2"/>
    <w:basedOn w:val="af9"/>
    <w:qFormat/>
    <w:rsid w:val="001210CF"/>
    <w:pPr>
      <w:numPr>
        <w:numId w:val="132"/>
      </w:numPr>
      <w:ind w:leftChars="350" w:left="1106"/>
    </w:pPr>
  </w:style>
  <w:style w:type="paragraph" w:customStyle="1" w:styleId="28">
    <w:name w:val="箇条書き2継続行"/>
    <w:basedOn w:val="23"/>
    <w:qFormat/>
    <w:rsid w:val="00DD2DFD"/>
    <w:pPr>
      <w:numPr>
        <w:numId w:val="0"/>
      </w:numPr>
      <w:ind w:left="1106"/>
    </w:pPr>
  </w:style>
  <w:style w:type="paragraph" w:customStyle="1" w:styleId="31">
    <w:name w:val="箇条書き3"/>
    <w:basedOn w:val="a4"/>
    <w:qFormat/>
    <w:rsid w:val="00DD2DFD"/>
    <w:pPr>
      <w:numPr>
        <w:numId w:val="133"/>
      </w:numPr>
    </w:pPr>
  </w:style>
  <w:style w:type="paragraph" w:customStyle="1" w:styleId="36">
    <w:name w:val="箇条書き3継続行"/>
    <w:basedOn w:val="31"/>
    <w:qFormat/>
    <w:rsid w:val="00DD2DFD"/>
    <w:pPr>
      <w:numPr>
        <w:numId w:val="0"/>
      </w:numPr>
      <w:ind w:left="1302"/>
    </w:pPr>
  </w:style>
  <w:style w:type="paragraph" w:customStyle="1" w:styleId="41">
    <w:name w:val="箇条書き4"/>
    <w:basedOn w:val="a4"/>
    <w:qFormat/>
    <w:rsid w:val="00DD2DFD"/>
    <w:pPr>
      <w:numPr>
        <w:numId w:val="134"/>
      </w:numPr>
    </w:pPr>
  </w:style>
  <w:style w:type="paragraph" w:customStyle="1" w:styleId="46">
    <w:name w:val="箇条書き4継続行"/>
    <w:basedOn w:val="41"/>
    <w:qFormat/>
    <w:rsid w:val="00DD2DFD"/>
    <w:pPr>
      <w:numPr>
        <w:numId w:val="0"/>
      </w:numPr>
      <w:ind w:left="1498"/>
    </w:pPr>
  </w:style>
  <w:style w:type="paragraph" w:styleId="aff3">
    <w:name w:val="Note Heading"/>
    <w:basedOn w:val="a4"/>
    <w:next w:val="a4"/>
    <w:link w:val="aff4"/>
    <w:uiPriority w:val="99"/>
    <w:semiHidden/>
    <w:unhideWhenUsed/>
    <w:rsid w:val="00DD2DFD"/>
    <w:pPr>
      <w:jc w:val="center"/>
    </w:pPr>
  </w:style>
  <w:style w:type="paragraph" w:styleId="aff5">
    <w:name w:val="Revision"/>
    <w:hidden/>
    <w:uiPriority w:val="99"/>
    <w:semiHidden/>
    <w:rsid w:val="001140F8"/>
    <w:rPr>
      <w:rFonts w:ascii="ＭＳ Ｐゴシック" w:eastAsia="Malgun Gothic" w:hAnsi="ＭＳ Ｐゴシック" w:cs="Times New Roman"/>
      <w:sz w:val="20"/>
      <w:szCs w:val="24"/>
    </w:rPr>
  </w:style>
  <w:style w:type="character" w:customStyle="1" w:styleId="aff4">
    <w:name w:val="記 (文字)"/>
    <w:basedOn w:val="a5"/>
    <w:link w:val="aff3"/>
    <w:uiPriority w:val="99"/>
    <w:semiHidden/>
    <w:rsid w:val="00DD2DFD"/>
    <w:rPr>
      <w:rFonts w:ascii="Arial" w:eastAsia="ＭＳ Ｐゴシック" w:hAnsi="Arial"/>
      <w:spacing w:val="-2"/>
      <w:sz w:val="20"/>
      <w:szCs w:val="20"/>
      <w:lang w:eastAsia="ja-JP"/>
    </w:rPr>
  </w:style>
  <w:style w:type="paragraph" w:styleId="aff6">
    <w:name w:val="footnote text"/>
    <w:basedOn w:val="a4"/>
    <w:link w:val="aff7"/>
    <w:uiPriority w:val="99"/>
    <w:semiHidden/>
    <w:unhideWhenUsed/>
    <w:rsid w:val="00DD2DFD"/>
    <w:pPr>
      <w:snapToGrid w:val="0"/>
    </w:pPr>
  </w:style>
  <w:style w:type="character" w:customStyle="1" w:styleId="aff7">
    <w:name w:val="脚注文字列 (文字)"/>
    <w:basedOn w:val="a5"/>
    <w:link w:val="aff6"/>
    <w:uiPriority w:val="99"/>
    <w:semiHidden/>
    <w:rsid w:val="00DD2DFD"/>
    <w:rPr>
      <w:rFonts w:ascii="Arial" w:eastAsia="ＭＳ Ｐゴシック" w:hAnsi="Arial"/>
      <w:spacing w:val="-2"/>
      <w:sz w:val="20"/>
      <w:szCs w:val="20"/>
      <w:lang w:eastAsia="ja-JP"/>
    </w:rPr>
  </w:style>
  <w:style w:type="numbering" w:customStyle="1" w:styleId="aff8">
    <w:name w:val="다단계 번호"/>
    <w:basedOn w:val="a7"/>
    <w:uiPriority w:val="99"/>
    <w:rsid w:val="00263F50"/>
  </w:style>
  <w:style w:type="paragraph" w:styleId="aff9">
    <w:name w:val="Closing"/>
    <w:basedOn w:val="a4"/>
    <w:link w:val="affa"/>
    <w:uiPriority w:val="99"/>
    <w:semiHidden/>
    <w:unhideWhenUsed/>
    <w:rsid w:val="00DD2DFD"/>
    <w:pPr>
      <w:ind w:leftChars="2100" w:left="100"/>
    </w:pPr>
  </w:style>
  <w:style w:type="character" w:customStyle="1" w:styleId="affa">
    <w:name w:val="結語 (文字)"/>
    <w:basedOn w:val="a5"/>
    <w:link w:val="aff9"/>
    <w:uiPriority w:val="99"/>
    <w:semiHidden/>
    <w:rsid w:val="00DD2DFD"/>
    <w:rPr>
      <w:rFonts w:ascii="Arial" w:eastAsia="ＭＳ Ｐゴシック" w:hAnsi="Arial"/>
      <w:spacing w:val="-2"/>
      <w:sz w:val="20"/>
      <w:szCs w:val="20"/>
      <w:lang w:eastAsia="ja-JP"/>
    </w:rPr>
  </w:style>
  <w:style w:type="paragraph" w:styleId="affb">
    <w:name w:val="Document Map"/>
    <w:basedOn w:val="a4"/>
    <w:link w:val="affc"/>
    <w:rsid w:val="00DD2DFD"/>
    <w:pPr>
      <w:wordWrap w:val="0"/>
      <w:spacing w:after="12" w:line="280" w:lineRule="exact"/>
    </w:pPr>
    <w:rPr>
      <w:rFonts w:ascii="Gulim" w:eastAsia="Gulim" w:cs="Times New Roman"/>
      <w:sz w:val="18"/>
      <w:szCs w:val="18"/>
    </w:rPr>
  </w:style>
  <w:style w:type="character" w:customStyle="1" w:styleId="affc">
    <w:name w:val="見出しマップ (文字)"/>
    <w:basedOn w:val="a5"/>
    <w:link w:val="affb"/>
    <w:rsid w:val="00DD2DFD"/>
    <w:rPr>
      <w:rFonts w:ascii="Gulim" w:eastAsia="Gulim" w:hAnsi="Arial" w:cs="Times New Roman"/>
      <w:spacing w:val="-2"/>
      <w:sz w:val="18"/>
      <w:szCs w:val="18"/>
      <w:lang w:eastAsia="ja-JP"/>
    </w:rPr>
  </w:style>
  <w:style w:type="paragraph" w:styleId="affd">
    <w:name w:val="No Spacing"/>
    <w:uiPriority w:val="1"/>
    <w:qFormat/>
    <w:rsid w:val="00DD2DFD"/>
    <w:pPr>
      <w:widowControl w:val="0"/>
      <w:jc w:val="both"/>
    </w:pPr>
    <w:rPr>
      <w:rFonts w:ascii="Arial" w:eastAsia="ＭＳ Ｐゴシック" w:hAnsi="Arial"/>
      <w:spacing w:val="-2"/>
      <w:sz w:val="20"/>
      <w:szCs w:val="20"/>
      <w:lang w:eastAsia="ja-JP"/>
    </w:rPr>
  </w:style>
  <w:style w:type="paragraph" w:styleId="affe">
    <w:name w:val="envelope return"/>
    <w:basedOn w:val="a4"/>
    <w:uiPriority w:val="99"/>
    <w:semiHidden/>
    <w:unhideWhenUsed/>
    <w:rsid w:val="00DD2DFD"/>
    <w:pPr>
      <w:snapToGrid w:val="0"/>
    </w:pPr>
    <w:rPr>
      <w:rFonts w:asciiTheme="majorHAnsi" w:eastAsiaTheme="majorEastAsia" w:hAnsiTheme="majorHAnsi" w:cstheme="majorBidi"/>
    </w:rPr>
  </w:style>
  <w:style w:type="paragraph" w:styleId="14">
    <w:name w:val="index 1"/>
    <w:basedOn w:val="a4"/>
    <w:next w:val="a4"/>
    <w:autoRedefine/>
    <w:uiPriority w:val="99"/>
    <w:semiHidden/>
    <w:unhideWhenUsed/>
    <w:rsid w:val="00DD2DFD"/>
    <w:pPr>
      <w:ind w:leftChars="200" w:left="200" w:hangingChars="200" w:hanging="2000"/>
    </w:pPr>
  </w:style>
  <w:style w:type="paragraph" w:styleId="29">
    <w:name w:val="index 2"/>
    <w:basedOn w:val="a4"/>
    <w:next w:val="a4"/>
    <w:autoRedefine/>
    <w:uiPriority w:val="99"/>
    <w:semiHidden/>
    <w:unhideWhenUsed/>
    <w:rsid w:val="00DD2DFD"/>
    <w:pPr>
      <w:ind w:leftChars="400" w:left="400" w:hangingChars="200" w:hanging="2000"/>
    </w:pPr>
  </w:style>
  <w:style w:type="paragraph" w:styleId="37">
    <w:name w:val="index 3"/>
    <w:basedOn w:val="a4"/>
    <w:next w:val="a4"/>
    <w:autoRedefine/>
    <w:uiPriority w:val="99"/>
    <w:semiHidden/>
    <w:unhideWhenUsed/>
    <w:rsid w:val="00DD2DFD"/>
    <w:pPr>
      <w:ind w:leftChars="600" w:left="600" w:hangingChars="200" w:hanging="2000"/>
    </w:pPr>
  </w:style>
  <w:style w:type="paragraph" w:styleId="47">
    <w:name w:val="index 4"/>
    <w:basedOn w:val="a4"/>
    <w:next w:val="a4"/>
    <w:autoRedefine/>
    <w:uiPriority w:val="99"/>
    <w:semiHidden/>
    <w:unhideWhenUsed/>
    <w:rsid w:val="00DD2DFD"/>
    <w:pPr>
      <w:ind w:leftChars="800" w:left="800" w:hangingChars="200" w:hanging="2000"/>
    </w:pPr>
  </w:style>
  <w:style w:type="paragraph" w:styleId="55">
    <w:name w:val="index 5"/>
    <w:basedOn w:val="a4"/>
    <w:next w:val="a4"/>
    <w:autoRedefine/>
    <w:uiPriority w:val="99"/>
    <w:semiHidden/>
    <w:unhideWhenUsed/>
    <w:rsid w:val="00DD2DFD"/>
    <w:pPr>
      <w:ind w:leftChars="1000" w:left="1000" w:hangingChars="200" w:hanging="2000"/>
    </w:pPr>
  </w:style>
  <w:style w:type="paragraph" w:styleId="62">
    <w:name w:val="index 6"/>
    <w:basedOn w:val="a4"/>
    <w:next w:val="a4"/>
    <w:autoRedefine/>
    <w:uiPriority w:val="99"/>
    <w:semiHidden/>
    <w:unhideWhenUsed/>
    <w:rsid w:val="00DD2DFD"/>
    <w:pPr>
      <w:ind w:leftChars="1200" w:left="1200" w:hangingChars="200" w:hanging="2000"/>
    </w:pPr>
  </w:style>
  <w:style w:type="paragraph" w:styleId="71">
    <w:name w:val="index 7"/>
    <w:basedOn w:val="a4"/>
    <w:next w:val="a4"/>
    <w:autoRedefine/>
    <w:uiPriority w:val="99"/>
    <w:semiHidden/>
    <w:unhideWhenUsed/>
    <w:rsid w:val="00DD2DFD"/>
    <w:pPr>
      <w:ind w:leftChars="1400" w:left="1400" w:hangingChars="200" w:hanging="2000"/>
    </w:pPr>
  </w:style>
  <w:style w:type="paragraph" w:styleId="81">
    <w:name w:val="index 8"/>
    <w:basedOn w:val="a4"/>
    <w:next w:val="a4"/>
    <w:autoRedefine/>
    <w:uiPriority w:val="99"/>
    <w:semiHidden/>
    <w:unhideWhenUsed/>
    <w:rsid w:val="00DD2DFD"/>
    <w:pPr>
      <w:ind w:leftChars="1600" w:left="1600" w:hangingChars="200" w:hanging="2000"/>
    </w:pPr>
  </w:style>
  <w:style w:type="paragraph" w:styleId="91">
    <w:name w:val="index 9"/>
    <w:basedOn w:val="a4"/>
    <w:next w:val="a4"/>
    <w:autoRedefine/>
    <w:uiPriority w:val="99"/>
    <w:semiHidden/>
    <w:unhideWhenUsed/>
    <w:rsid w:val="00DD2DFD"/>
    <w:pPr>
      <w:ind w:leftChars="1800" w:left="1800" w:hangingChars="200" w:hanging="2000"/>
    </w:pPr>
  </w:style>
  <w:style w:type="paragraph" w:styleId="afff">
    <w:name w:val="index heading"/>
    <w:basedOn w:val="a4"/>
    <w:next w:val="14"/>
    <w:uiPriority w:val="99"/>
    <w:semiHidden/>
    <w:unhideWhenUsed/>
    <w:rsid w:val="00DD2DFD"/>
    <w:rPr>
      <w:rFonts w:asciiTheme="majorHAnsi" w:eastAsiaTheme="majorEastAsia" w:hAnsiTheme="majorHAnsi" w:cstheme="majorBidi"/>
      <w:b/>
      <w:bCs/>
    </w:rPr>
  </w:style>
  <w:style w:type="character" w:styleId="2a">
    <w:name w:val="Intense Reference"/>
    <w:basedOn w:val="a5"/>
    <w:uiPriority w:val="32"/>
    <w:qFormat/>
    <w:rsid w:val="00DD2DFD"/>
    <w:rPr>
      <w:b/>
      <w:bCs/>
      <w:smallCaps/>
      <w:color w:val="ED7D31" w:themeColor="accent2"/>
      <w:spacing w:val="5"/>
      <w:u w:val="single"/>
    </w:rPr>
  </w:style>
  <w:style w:type="paragraph" w:styleId="afff0">
    <w:name w:val="Signature"/>
    <w:basedOn w:val="a4"/>
    <w:link w:val="afff1"/>
    <w:uiPriority w:val="99"/>
    <w:semiHidden/>
    <w:unhideWhenUsed/>
    <w:rsid w:val="00DD2DFD"/>
    <w:pPr>
      <w:ind w:leftChars="2100" w:left="100"/>
    </w:pPr>
  </w:style>
  <w:style w:type="character" w:customStyle="1" w:styleId="afff1">
    <w:name w:val="署名 (文字)"/>
    <w:basedOn w:val="a5"/>
    <w:link w:val="afff0"/>
    <w:uiPriority w:val="99"/>
    <w:semiHidden/>
    <w:rsid w:val="00DD2DFD"/>
    <w:rPr>
      <w:rFonts w:ascii="Arial" w:eastAsia="ＭＳ Ｐゴシック" w:hAnsi="Arial"/>
      <w:spacing w:val="-2"/>
      <w:sz w:val="20"/>
      <w:szCs w:val="20"/>
      <w:lang w:eastAsia="ja-JP"/>
    </w:rPr>
  </w:style>
  <w:style w:type="paragraph" w:styleId="afff2">
    <w:name w:val="Plain Text"/>
    <w:basedOn w:val="a4"/>
    <w:link w:val="afff3"/>
    <w:uiPriority w:val="99"/>
    <w:semiHidden/>
    <w:unhideWhenUsed/>
    <w:rsid w:val="00DD2DFD"/>
    <w:rPr>
      <w:rFonts w:ascii="Batang" w:eastAsia="Batang" w:hAnsi="Courier New" w:cs="Courier New"/>
    </w:rPr>
  </w:style>
  <w:style w:type="character" w:customStyle="1" w:styleId="afff3">
    <w:name w:val="書式なし (文字)"/>
    <w:basedOn w:val="a5"/>
    <w:link w:val="afff2"/>
    <w:uiPriority w:val="99"/>
    <w:semiHidden/>
    <w:rsid w:val="00DD2DFD"/>
    <w:rPr>
      <w:rFonts w:ascii="Batang" w:eastAsia="Batang" w:hAnsi="Courier New" w:cs="Courier New"/>
      <w:spacing w:val="-2"/>
      <w:sz w:val="20"/>
      <w:szCs w:val="20"/>
      <w:lang w:eastAsia="ja-JP"/>
    </w:rPr>
  </w:style>
  <w:style w:type="paragraph" w:customStyle="1" w:styleId="1">
    <w:name w:val="小見出し1"/>
    <w:basedOn w:val="af9"/>
    <w:next w:val="a4"/>
    <w:link w:val="15"/>
    <w:qFormat/>
    <w:rsid w:val="00DE66C1"/>
    <w:pPr>
      <w:keepNext/>
      <w:numPr>
        <w:numId w:val="140"/>
      </w:numPr>
      <w:tabs>
        <w:tab w:val="left" w:pos="392"/>
      </w:tabs>
      <w:adjustRightInd w:val="0"/>
      <w:ind w:leftChars="0" w:left="392" w:hangingChars="200" w:hanging="392"/>
    </w:pPr>
  </w:style>
  <w:style w:type="character" w:customStyle="1" w:styleId="15">
    <w:name w:val="小見出し1 (文字)"/>
    <w:basedOn w:val="afa"/>
    <w:link w:val="1"/>
    <w:rsid w:val="00DE66C1"/>
    <w:rPr>
      <w:rFonts w:ascii="Arial" w:eastAsia="ＭＳ Ｐゴシック" w:hAnsi="Arial"/>
      <w:spacing w:val="-2"/>
      <w:sz w:val="20"/>
      <w:szCs w:val="20"/>
      <w:lang w:eastAsia="ja-JP"/>
    </w:rPr>
  </w:style>
  <w:style w:type="paragraph" w:customStyle="1" w:styleId="21">
    <w:name w:val="小見出し2"/>
    <w:basedOn w:val="af9"/>
    <w:next w:val="a4"/>
    <w:link w:val="2b"/>
    <w:qFormat/>
    <w:rsid w:val="00DD2DFD"/>
    <w:pPr>
      <w:keepNext/>
      <w:numPr>
        <w:numId w:val="141"/>
      </w:numPr>
      <w:tabs>
        <w:tab w:val="left" w:pos="392"/>
      </w:tabs>
      <w:adjustRightInd w:val="0"/>
      <w:ind w:leftChars="0" w:left="0"/>
    </w:pPr>
  </w:style>
  <w:style w:type="character" w:customStyle="1" w:styleId="2b">
    <w:name w:val="小見出し2 (文字)"/>
    <w:basedOn w:val="afa"/>
    <w:link w:val="21"/>
    <w:rsid w:val="00DD2DFD"/>
    <w:rPr>
      <w:rFonts w:ascii="Arial" w:eastAsia="ＭＳ Ｐゴシック" w:hAnsi="Arial"/>
      <w:spacing w:val="-2"/>
      <w:sz w:val="20"/>
      <w:szCs w:val="20"/>
      <w:lang w:eastAsia="ja-JP"/>
    </w:rPr>
  </w:style>
  <w:style w:type="paragraph" w:customStyle="1" w:styleId="33">
    <w:name w:val="小見出し3"/>
    <w:basedOn w:val="21"/>
    <w:link w:val="38"/>
    <w:qFormat/>
    <w:rsid w:val="00DD2DFD"/>
    <w:pPr>
      <w:numPr>
        <w:numId w:val="142"/>
      </w:numPr>
      <w:tabs>
        <w:tab w:val="clear" w:pos="392"/>
      </w:tabs>
      <w:adjustRightInd/>
    </w:pPr>
  </w:style>
  <w:style w:type="character" w:customStyle="1" w:styleId="38">
    <w:name w:val="小見出し3 (文字)"/>
    <w:basedOn w:val="2b"/>
    <w:link w:val="33"/>
    <w:rsid w:val="00DD2DFD"/>
    <w:rPr>
      <w:rFonts w:ascii="Arial" w:eastAsia="ＭＳ Ｐゴシック" w:hAnsi="Arial"/>
      <w:spacing w:val="-2"/>
      <w:sz w:val="20"/>
      <w:szCs w:val="20"/>
      <w:lang w:eastAsia="ja-JP"/>
    </w:rPr>
  </w:style>
  <w:style w:type="paragraph" w:customStyle="1" w:styleId="43">
    <w:name w:val="小見出し4"/>
    <w:basedOn w:val="33"/>
    <w:link w:val="48"/>
    <w:qFormat/>
    <w:rsid w:val="00DD2DFD"/>
    <w:pPr>
      <w:numPr>
        <w:numId w:val="143"/>
      </w:numPr>
    </w:pPr>
  </w:style>
  <w:style w:type="character" w:customStyle="1" w:styleId="48">
    <w:name w:val="小見出し4 (文字)"/>
    <w:basedOn w:val="38"/>
    <w:link w:val="43"/>
    <w:rsid w:val="00DD2DFD"/>
    <w:rPr>
      <w:rFonts w:ascii="Arial" w:eastAsia="ＭＳ Ｐゴシック" w:hAnsi="Arial"/>
      <w:spacing w:val="-2"/>
      <w:sz w:val="20"/>
      <w:szCs w:val="20"/>
      <w:lang w:eastAsia="ja-JP"/>
    </w:rPr>
  </w:style>
  <w:style w:type="paragraph" w:customStyle="1" w:styleId="51">
    <w:name w:val="小見出し5"/>
    <w:basedOn w:val="43"/>
    <w:link w:val="56"/>
    <w:qFormat/>
    <w:rsid w:val="00DD2DFD"/>
    <w:pPr>
      <w:numPr>
        <w:numId w:val="144"/>
      </w:numPr>
    </w:pPr>
  </w:style>
  <w:style w:type="character" w:customStyle="1" w:styleId="56">
    <w:name w:val="小見出し5 (文字)"/>
    <w:basedOn w:val="48"/>
    <w:link w:val="51"/>
    <w:rsid w:val="00DD2DFD"/>
    <w:rPr>
      <w:rFonts w:ascii="Arial" w:eastAsia="ＭＳ Ｐゴシック" w:hAnsi="Arial"/>
      <w:spacing w:val="-2"/>
      <w:sz w:val="20"/>
      <w:szCs w:val="20"/>
      <w:lang w:eastAsia="ja-JP"/>
    </w:rPr>
  </w:style>
  <w:style w:type="paragraph" w:customStyle="1" w:styleId="6">
    <w:name w:val="小見出し6"/>
    <w:basedOn w:val="a4"/>
    <w:qFormat/>
    <w:rsid w:val="00DD2DFD"/>
    <w:pPr>
      <w:keepNext/>
      <w:numPr>
        <w:numId w:val="145"/>
      </w:numPr>
    </w:pPr>
  </w:style>
  <w:style w:type="paragraph" w:customStyle="1" w:styleId="afff4">
    <w:name w:val="小見出し継続行"/>
    <w:qFormat/>
    <w:rsid w:val="00DD2DFD"/>
    <w:pPr>
      <w:autoSpaceDE w:val="0"/>
      <w:autoSpaceDN w:val="0"/>
      <w:ind w:left="391"/>
      <w:jc w:val="both"/>
    </w:pPr>
    <w:rPr>
      <w:rFonts w:ascii="Arial" w:eastAsia="ＭＳ Ｐゴシック" w:hAnsi="Arial"/>
      <w:spacing w:val="-2"/>
      <w:sz w:val="20"/>
      <w:szCs w:val="20"/>
      <w:lang w:eastAsia="ja-JP"/>
    </w:rPr>
  </w:style>
  <w:style w:type="paragraph" w:customStyle="1" w:styleId="afff5">
    <w:name w:val="図の挿入"/>
    <w:basedOn w:val="a4"/>
    <w:next w:val="a4"/>
    <w:qFormat/>
    <w:rsid w:val="00DD2DFD"/>
    <w:pPr>
      <w:spacing w:before="20" w:after="12"/>
      <w:jc w:val="center"/>
    </w:pPr>
    <w:rPr>
      <w:rFonts w:cs="Batang"/>
      <w:noProof/>
      <w:spacing w:val="0"/>
      <w:lang w:eastAsia="ko-KR"/>
    </w:rPr>
  </w:style>
  <w:style w:type="paragraph" w:styleId="afff6">
    <w:name w:val="caption"/>
    <w:basedOn w:val="a4"/>
    <w:next w:val="a4"/>
    <w:unhideWhenUsed/>
    <w:qFormat/>
    <w:rsid w:val="00DD2DFD"/>
    <w:pPr>
      <w:jc w:val="center"/>
    </w:pPr>
    <w:rPr>
      <w:b/>
      <w:bCs/>
    </w:rPr>
  </w:style>
  <w:style w:type="paragraph" w:styleId="afff7">
    <w:name w:val="table of figures"/>
    <w:basedOn w:val="a4"/>
    <w:next w:val="a4"/>
    <w:uiPriority w:val="99"/>
    <w:unhideWhenUsed/>
    <w:rsid w:val="00DD2DFD"/>
    <w:pPr>
      <w:ind w:leftChars="200" w:left="200" w:hangingChars="200" w:hanging="200"/>
    </w:pPr>
  </w:style>
  <w:style w:type="paragraph" w:styleId="afff8">
    <w:name w:val="Balloon Text"/>
    <w:basedOn w:val="a4"/>
    <w:link w:val="afff9"/>
    <w:semiHidden/>
    <w:unhideWhenUsed/>
    <w:rsid w:val="00DD2DFD"/>
    <w:rPr>
      <w:rFonts w:asciiTheme="majorHAnsi" w:eastAsiaTheme="majorEastAsia" w:hAnsiTheme="majorHAnsi" w:cstheme="majorBidi"/>
      <w:sz w:val="18"/>
      <w:szCs w:val="18"/>
    </w:rPr>
  </w:style>
  <w:style w:type="character" w:customStyle="1" w:styleId="afff9">
    <w:name w:val="吹き出し (文字)"/>
    <w:basedOn w:val="a5"/>
    <w:link w:val="afff8"/>
    <w:semiHidden/>
    <w:rsid w:val="00DD2DFD"/>
    <w:rPr>
      <w:rFonts w:asciiTheme="majorHAnsi" w:eastAsiaTheme="majorEastAsia" w:hAnsiTheme="majorHAnsi" w:cstheme="majorBidi"/>
      <w:spacing w:val="-2"/>
      <w:sz w:val="18"/>
      <w:szCs w:val="18"/>
      <w:lang w:eastAsia="ja-JP"/>
    </w:rPr>
  </w:style>
  <w:style w:type="paragraph" w:styleId="a">
    <w:name w:val="List Number"/>
    <w:basedOn w:val="a4"/>
    <w:uiPriority w:val="99"/>
    <w:semiHidden/>
    <w:unhideWhenUsed/>
    <w:rsid w:val="00DD2DFD"/>
    <w:pPr>
      <w:numPr>
        <w:numId w:val="146"/>
      </w:numPr>
      <w:contextualSpacing/>
    </w:pPr>
  </w:style>
  <w:style w:type="paragraph" w:styleId="2">
    <w:name w:val="List Number 2"/>
    <w:basedOn w:val="a4"/>
    <w:uiPriority w:val="99"/>
    <w:semiHidden/>
    <w:unhideWhenUsed/>
    <w:rsid w:val="00DD2DFD"/>
    <w:pPr>
      <w:numPr>
        <w:numId w:val="147"/>
      </w:numPr>
      <w:contextualSpacing/>
    </w:pPr>
  </w:style>
  <w:style w:type="paragraph" w:styleId="3">
    <w:name w:val="List Number 3"/>
    <w:basedOn w:val="a4"/>
    <w:uiPriority w:val="99"/>
    <w:semiHidden/>
    <w:unhideWhenUsed/>
    <w:rsid w:val="00DD2DFD"/>
    <w:pPr>
      <w:numPr>
        <w:numId w:val="148"/>
      </w:numPr>
      <w:contextualSpacing/>
    </w:pPr>
  </w:style>
  <w:style w:type="paragraph" w:styleId="4">
    <w:name w:val="List Number 4"/>
    <w:basedOn w:val="a4"/>
    <w:uiPriority w:val="99"/>
    <w:semiHidden/>
    <w:unhideWhenUsed/>
    <w:rsid w:val="00DD2DFD"/>
    <w:pPr>
      <w:numPr>
        <w:numId w:val="149"/>
      </w:numPr>
      <w:contextualSpacing/>
    </w:pPr>
  </w:style>
  <w:style w:type="paragraph" w:styleId="5">
    <w:name w:val="List Number 5"/>
    <w:basedOn w:val="a4"/>
    <w:uiPriority w:val="99"/>
    <w:semiHidden/>
    <w:unhideWhenUsed/>
    <w:rsid w:val="00DD2DFD"/>
    <w:pPr>
      <w:numPr>
        <w:numId w:val="150"/>
      </w:numPr>
      <w:contextualSpacing/>
    </w:pPr>
  </w:style>
  <w:style w:type="paragraph" w:customStyle="1" w:styleId="a1">
    <w:name w:val="注意書き"/>
    <w:basedOn w:val="a4"/>
    <w:next w:val="a4"/>
    <w:qFormat/>
    <w:rsid w:val="00DD2DFD"/>
    <w:pPr>
      <w:numPr>
        <w:numId w:val="151"/>
      </w:numPr>
      <w:snapToGrid w:val="0"/>
      <w:spacing w:after="12" w:line="280" w:lineRule="exact"/>
    </w:pPr>
    <w:rPr>
      <w:rFonts w:cs="Times New Roman"/>
      <w:spacing w:val="0"/>
      <w:szCs w:val="24"/>
    </w:rPr>
  </w:style>
  <w:style w:type="paragraph" w:customStyle="1" w:styleId="a2">
    <w:name w:val="注釈"/>
    <w:basedOn w:val="a4"/>
    <w:qFormat/>
    <w:rsid w:val="00DD2DFD"/>
    <w:pPr>
      <w:numPr>
        <w:numId w:val="152"/>
      </w:numPr>
      <w:spacing w:line="280" w:lineRule="exact"/>
    </w:pPr>
    <w:rPr>
      <w:rFonts w:cs="Times New Roman"/>
      <w:sz w:val="18"/>
      <w:szCs w:val="24"/>
    </w:rPr>
  </w:style>
  <w:style w:type="character" w:customStyle="1" w:styleId="afffa">
    <w:name w:val="注釈番号"/>
    <w:basedOn w:val="a5"/>
    <w:uiPriority w:val="1"/>
    <w:qFormat/>
    <w:rsid w:val="00DD2DFD"/>
    <w:rPr>
      <w:vertAlign w:val="superscript"/>
    </w:rPr>
  </w:style>
  <w:style w:type="paragraph" w:styleId="afffb">
    <w:name w:val="E-mail Signature"/>
    <w:basedOn w:val="a4"/>
    <w:link w:val="afffc"/>
    <w:uiPriority w:val="99"/>
    <w:semiHidden/>
    <w:unhideWhenUsed/>
    <w:rsid w:val="00DD2DFD"/>
  </w:style>
  <w:style w:type="character" w:customStyle="1" w:styleId="afffc">
    <w:name w:val="電子メール署名 (文字)"/>
    <w:basedOn w:val="a5"/>
    <w:link w:val="afffb"/>
    <w:uiPriority w:val="99"/>
    <w:semiHidden/>
    <w:rsid w:val="00DD2DFD"/>
    <w:rPr>
      <w:rFonts w:ascii="Arial" w:eastAsia="ＭＳ Ｐゴシック" w:hAnsi="Arial"/>
      <w:spacing w:val="-2"/>
      <w:sz w:val="20"/>
      <w:szCs w:val="20"/>
      <w:lang w:eastAsia="ja-JP"/>
    </w:rPr>
  </w:style>
  <w:style w:type="paragraph" w:styleId="afffd">
    <w:name w:val="Date"/>
    <w:basedOn w:val="a4"/>
    <w:next w:val="a4"/>
    <w:link w:val="afffe"/>
    <w:uiPriority w:val="99"/>
    <w:semiHidden/>
    <w:unhideWhenUsed/>
    <w:rsid w:val="00DD2DFD"/>
  </w:style>
  <w:style w:type="character" w:customStyle="1" w:styleId="afffe">
    <w:name w:val="日付 (文字)"/>
    <w:basedOn w:val="a5"/>
    <w:link w:val="afffd"/>
    <w:uiPriority w:val="99"/>
    <w:semiHidden/>
    <w:rsid w:val="00DD2DFD"/>
    <w:rPr>
      <w:rFonts w:ascii="Arial" w:eastAsia="ＭＳ Ｐゴシック" w:hAnsi="Arial"/>
      <w:spacing w:val="-2"/>
      <w:sz w:val="20"/>
      <w:szCs w:val="20"/>
      <w:lang w:eastAsia="ja-JP"/>
    </w:rPr>
  </w:style>
  <w:style w:type="paragraph" w:styleId="Web">
    <w:name w:val="Normal (Web)"/>
    <w:basedOn w:val="a4"/>
    <w:uiPriority w:val="99"/>
    <w:semiHidden/>
    <w:unhideWhenUsed/>
    <w:rsid w:val="00DD2DFD"/>
    <w:rPr>
      <w:rFonts w:ascii="Times New Roman" w:hAnsi="Times New Roman" w:cs="Times New Roman"/>
      <w:sz w:val="24"/>
      <w:szCs w:val="24"/>
    </w:rPr>
  </w:style>
  <w:style w:type="paragraph" w:styleId="affff">
    <w:name w:val="Normal Indent"/>
    <w:basedOn w:val="a4"/>
    <w:uiPriority w:val="99"/>
    <w:semiHidden/>
    <w:unhideWhenUsed/>
    <w:rsid w:val="00DD2DFD"/>
    <w:pPr>
      <w:ind w:leftChars="400" w:left="800"/>
    </w:pPr>
  </w:style>
  <w:style w:type="table" w:styleId="affff0">
    <w:name w:val="Table Grid"/>
    <w:basedOn w:val="a6"/>
    <w:rsid w:val="00DD2D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1">
    <w:name w:val="表のヘッダー"/>
    <w:basedOn w:val="a4"/>
    <w:qFormat/>
    <w:rsid w:val="00DD2DFD"/>
    <w:pPr>
      <w:spacing w:after="12" w:line="280" w:lineRule="exact"/>
      <w:jc w:val="center"/>
    </w:pPr>
    <w:rPr>
      <w:rFonts w:ascii="Courier New" w:hAnsi="Courier New" w:cs="Times New Roman"/>
      <w:b/>
      <w:sz w:val="18"/>
      <w:szCs w:val="24"/>
    </w:rPr>
  </w:style>
  <w:style w:type="paragraph" w:customStyle="1" w:styleId="16">
    <w:name w:val="表の書式1"/>
    <w:basedOn w:val="a4"/>
    <w:qFormat/>
    <w:rsid w:val="00DD2DFD"/>
    <w:pPr>
      <w:jc w:val="left"/>
    </w:pPr>
    <w:rPr>
      <w:rFonts w:ascii="Courier New" w:hAnsi="Courier New"/>
      <w:sz w:val="18"/>
    </w:rPr>
  </w:style>
  <w:style w:type="paragraph" w:customStyle="1" w:styleId="2-">
    <w:name w:val="表の書式2-中央揃え"/>
    <w:basedOn w:val="a4"/>
    <w:qFormat/>
    <w:rsid w:val="00DD2DFD"/>
    <w:pPr>
      <w:jc w:val="center"/>
    </w:pPr>
    <w:rPr>
      <w:rFonts w:ascii="Courier New" w:hAnsi="Courier New"/>
      <w:sz w:val="18"/>
    </w:rPr>
  </w:style>
  <w:style w:type="paragraph" w:customStyle="1" w:styleId="3-">
    <w:name w:val="表の書式3-右揃え"/>
    <w:basedOn w:val="16"/>
    <w:qFormat/>
    <w:rsid w:val="00DD2DFD"/>
    <w:pPr>
      <w:jc w:val="right"/>
    </w:pPr>
    <w:rPr>
      <w:rFonts w:cs="Arial"/>
      <w:spacing w:val="0"/>
      <w:kern w:val="0"/>
      <w:szCs w:val="18"/>
      <w:lang w:eastAsia="ko-KR"/>
    </w:rPr>
  </w:style>
  <w:style w:type="paragraph" w:customStyle="1" w:styleId="affff2">
    <w:name w:val="表紙タイトル"/>
    <w:basedOn w:val="a4"/>
    <w:next w:val="a4"/>
    <w:rsid w:val="00DD2DFD"/>
    <w:pPr>
      <w:wordWrap w:val="0"/>
      <w:jc w:val="center"/>
    </w:pPr>
    <w:rPr>
      <w:rFonts w:asciiTheme="majorHAnsi" w:hAnsiTheme="majorHAnsi" w:cstheme="majorHAnsi"/>
      <w:i/>
      <w:color w:val="808080" w:themeColor="background1" w:themeShade="80"/>
      <w:kern w:val="0"/>
      <w:sz w:val="56"/>
      <w:szCs w:val="56"/>
    </w:rPr>
  </w:style>
  <w:style w:type="paragraph" w:customStyle="1" w:styleId="affff3">
    <w:name w:val="表紙ドキュメント名"/>
    <w:basedOn w:val="a4"/>
    <w:qFormat/>
    <w:rsid w:val="00DD2DFD"/>
    <w:pPr>
      <w:jc w:val="center"/>
    </w:pPr>
    <w:rPr>
      <w:rFonts w:cs="Arial"/>
      <w:i/>
      <w:color w:val="808080" w:themeColor="background1" w:themeShade="80"/>
      <w:sz w:val="56"/>
      <w:szCs w:val="56"/>
    </w:rPr>
  </w:style>
  <w:style w:type="paragraph" w:customStyle="1" w:styleId="affff4">
    <w:name w:val="表紙製品バージョン名"/>
    <w:basedOn w:val="Contents"/>
    <w:qFormat/>
    <w:rsid w:val="00CE4F20"/>
    <w:pPr>
      <w:widowControl w:val="0"/>
      <w:ind w:leftChars="100" w:left="196" w:firstLine="0"/>
      <w:jc w:val="center"/>
    </w:pPr>
    <w:rPr>
      <w:rFonts w:asciiTheme="majorHAnsi" w:eastAsiaTheme="minorEastAsia" w:hAnsiTheme="majorHAnsi" w:cstheme="majorHAnsi"/>
      <w:b/>
      <w:sz w:val="28"/>
      <w:szCs w:val="28"/>
    </w:rPr>
  </w:style>
  <w:style w:type="paragraph" w:customStyle="1" w:styleId="affff5">
    <w:name w:val="表紙著作権"/>
    <w:basedOn w:val="Contents"/>
    <w:qFormat/>
    <w:rsid w:val="00DD2DFD"/>
    <w:pPr>
      <w:ind w:leftChars="100" w:left="196" w:firstLine="0"/>
      <w:jc w:val="center"/>
    </w:pPr>
    <w:rPr>
      <w:rFonts w:asciiTheme="majorHAnsi" w:eastAsiaTheme="majorEastAsia" w:hAnsiTheme="majorHAnsi" w:cstheme="majorHAnsi"/>
      <w:szCs w:val="22"/>
    </w:rPr>
  </w:style>
  <w:style w:type="character" w:styleId="affff6">
    <w:name w:val="FollowedHyperlink"/>
    <w:basedOn w:val="a5"/>
    <w:uiPriority w:val="99"/>
    <w:unhideWhenUsed/>
    <w:rsid w:val="00DD2DFD"/>
    <w:rPr>
      <w:color w:val="954F72" w:themeColor="followedHyperlink"/>
      <w:u w:val="single"/>
    </w:rPr>
  </w:style>
  <w:style w:type="paragraph" w:styleId="affff7">
    <w:name w:val="Title"/>
    <w:basedOn w:val="a4"/>
    <w:next w:val="a4"/>
    <w:link w:val="affff8"/>
    <w:uiPriority w:val="10"/>
    <w:qFormat/>
    <w:rsid w:val="00DD2DFD"/>
    <w:pPr>
      <w:spacing w:before="240" w:after="120"/>
      <w:jc w:val="center"/>
      <w:outlineLvl w:val="0"/>
    </w:pPr>
    <w:rPr>
      <w:rFonts w:asciiTheme="majorHAnsi" w:eastAsiaTheme="majorEastAsia" w:hAnsiTheme="majorHAnsi" w:cstheme="majorBidi"/>
      <w:b/>
      <w:bCs/>
      <w:sz w:val="32"/>
      <w:szCs w:val="32"/>
    </w:rPr>
  </w:style>
  <w:style w:type="character" w:customStyle="1" w:styleId="affff8">
    <w:name w:val="表題 (文字)"/>
    <w:basedOn w:val="a5"/>
    <w:link w:val="affff7"/>
    <w:uiPriority w:val="10"/>
    <w:rsid w:val="00DD2DFD"/>
    <w:rPr>
      <w:rFonts w:asciiTheme="majorHAnsi" w:eastAsiaTheme="majorEastAsia" w:hAnsiTheme="majorHAnsi" w:cstheme="majorBidi"/>
      <w:b/>
      <w:bCs/>
      <w:spacing w:val="-2"/>
      <w:sz w:val="32"/>
      <w:szCs w:val="32"/>
      <w:lang w:eastAsia="ja-JP"/>
    </w:rPr>
  </w:style>
  <w:style w:type="paragraph" w:customStyle="1" w:styleId="a3">
    <w:name w:val="表中箇条書き"/>
    <w:qFormat/>
    <w:rsid w:val="00DD2DFD"/>
    <w:pPr>
      <w:numPr>
        <w:numId w:val="153"/>
      </w:numPr>
      <w:autoSpaceDE w:val="0"/>
      <w:autoSpaceDN w:val="0"/>
    </w:pPr>
    <w:rPr>
      <w:rFonts w:ascii="Courier New" w:eastAsia="ＭＳ Ｐゴシック" w:hAnsi="Courier New" w:cs="Times New Roman"/>
      <w:spacing w:val="-2"/>
      <w:sz w:val="18"/>
      <w:szCs w:val="24"/>
      <w:lang w:eastAsia="ja-JP"/>
    </w:rPr>
  </w:style>
  <w:style w:type="paragraph" w:customStyle="1" w:styleId="affff9">
    <w:name w:val="表中箇条書き継続行"/>
    <w:qFormat/>
    <w:rsid w:val="00DD2DFD"/>
    <w:pPr>
      <w:autoSpaceDE w:val="0"/>
      <w:autoSpaceDN w:val="0"/>
      <w:ind w:left="420"/>
    </w:pPr>
    <w:rPr>
      <w:rFonts w:ascii="Courier New" w:eastAsia="ＭＳ Ｐゴシック" w:hAnsi="Courier New" w:cs="Times New Roman"/>
      <w:spacing w:val="-2"/>
      <w:kern w:val="0"/>
      <w:sz w:val="18"/>
      <w:szCs w:val="24"/>
      <w:lang w:eastAsia="ja-JP"/>
    </w:rPr>
  </w:style>
  <w:style w:type="paragraph" w:styleId="affffa">
    <w:name w:val="Subtitle"/>
    <w:basedOn w:val="a4"/>
    <w:next w:val="a4"/>
    <w:link w:val="affffb"/>
    <w:uiPriority w:val="11"/>
    <w:qFormat/>
    <w:rsid w:val="00DD2DFD"/>
    <w:pPr>
      <w:spacing w:after="60"/>
      <w:jc w:val="center"/>
      <w:outlineLvl w:val="1"/>
    </w:pPr>
    <w:rPr>
      <w:rFonts w:asciiTheme="majorHAnsi" w:eastAsiaTheme="majorEastAsia" w:hAnsiTheme="majorHAnsi" w:cstheme="majorBidi"/>
      <w:sz w:val="24"/>
      <w:szCs w:val="24"/>
    </w:rPr>
  </w:style>
  <w:style w:type="character" w:customStyle="1" w:styleId="affffb">
    <w:name w:val="副題 (文字)"/>
    <w:basedOn w:val="a5"/>
    <w:link w:val="affffa"/>
    <w:uiPriority w:val="11"/>
    <w:rsid w:val="00DD2DFD"/>
    <w:rPr>
      <w:rFonts w:asciiTheme="majorHAnsi" w:eastAsiaTheme="majorEastAsia" w:hAnsiTheme="majorHAnsi" w:cstheme="majorBidi"/>
      <w:spacing w:val="-2"/>
      <w:sz w:val="24"/>
      <w:szCs w:val="24"/>
      <w:lang w:eastAsia="ja-JP"/>
    </w:rPr>
  </w:style>
  <w:style w:type="paragraph" w:styleId="affffc">
    <w:name w:val="Bibliography"/>
    <w:basedOn w:val="a4"/>
    <w:next w:val="a4"/>
    <w:uiPriority w:val="37"/>
    <w:semiHidden/>
    <w:unhideWhenUsed/>
    <w:rsid w:val="00DD2DFD"/>
  </w:style>
  <w:style w:type="paragraph" w:styleId="affffd">
    <w:name w:val="endnote text"/>
    <w:basedOn w:val="a4"/>
    <w:link w:val="affffe"/>
    <w:uiPriority w:val="99"/>
    <w:semiHidden/>
    <w:unhideWhenUsed/>
    <w:rsid w:val="00DD2DFD"/>
    <w:pPr>
      <w:snapToGrid w:val="0"/>
    </w:pPr>
  </w:style>
  <w:style w:type="character" w:customStyle="1" w:styleId="affffe">
    <w:name w:val="文末脚注文字列 (文字)"/>
    <w:basedOn w:val="a5"/>
    <w:link w:val="affffd"/>
    <w:uiPriority w:val="99"/>
    <w:semiHidden/>
    <w:rsid w:val="00DD2DFD"/>
    <w:rPr>
      <w:rFonts w:ascii="Arial" w:eastAsia="ＭＳ Ｐゴシック" w:hAnsi="Arial"/>
      <w:spacing w:val="-2"/>
      <w:sz w:val="20"/>
      <w:szCs w:val="20"/>
      <w:lang w:eastAsia="ja-JP"/>
    </w:rPr>
  </w:style>
  <w:style w:type="paragraph" w:styleId="afffff">
    <w:name w:val="Body Text"/>
    <w:basedOn w:val="a4"/>
    <w:link w:val="afffff0"/>
    <w:uiPriority w:val="99"/>
    <w:semiHidden/>
    <w:unhideWhenUsed/>
    <w:rsid w:val="00DD2DFD"/>
    <w:pPr>
      <w:spacing w:after="180"/>
    </w:pPr>
  </w:style>
  <w:style w:type="character" w:customStyle="1" w:styleId="afffff0">
    <w:name w:val="本文 (文字)"/>
    <w:basedOn w:val="a5"/>
    <w:link w:val="afffff"/>
    <w:uiPriority w:val="99"/>
    <w:semiHidden/>
    <w:rsid w:val="00DD2DFD"/>
    <w:rPr>
      <w:rFonts w:ascii="Arial" w:eastAsia="ＭＳ Ｐゴシック" w:hAnsi="Arial"/>
      <w:spacing w:val="-2"/>
      <w:sz w:val="20"/>
      <w:szCs w:val="20"/>
      <w:lang w:eastAsia="ja-JP"/>
    </w:rPr>
  </w:style>
  <w:style w:type="paragraph" w:styleId="2c">
    <w:name w:val="Body Text 2"/>
    <w:basedOn w:val="a4"/>
    <w:link w:val="2d"/>
    <w:uiPriority w:val="99"/>
    <w:semiHidden/>
    <w:unhideWhenUsed/>
    <w:rsid w:val="00DD2DFD"/>
    <w:pPr>
      <w:spacing w:after="180" w:line="480" w:lineRule="auto"/>
    </w:pPr>
  </w:style>
  <w:style w:type="character" w:customStyle="1" w:styleId="2d">
    <w:name w:val="本文 2 (文字)"/>
    <w:basedOn w:val="a5"/>
    <w:link w:val="2c"/>
    <w:uiPriority w:val="99"/>
    <w:semiHidden/>
    <w:rsid w:val="00DD2DFD"/>
    <w:rPr>
      <w:rFonts w:ascii="Arial" w:eastAsia="ＭＳ Ｐゴシック" w:hAnsi="Arial"/>
      <w:spacing w:val="-2"/>
      <w:sz w:val="20"/>
      <w:szCs w:val="20"/>
      <w:lang w:eastAsia="ja-JP"/>
    </w:rPr>
  </w:style>
  <w:style w:type="paragraph" w:styleId="39">
    <w:name w:val="Body Text 3"/>
    <w:basedOn w:val="a4"/>
    <w:link w:val="3a"/>
    <w:uiPriority w:val="99"/>
    <w:semiHidden/>
    <w:unhideWhenUsed/>
    <w:rsid w:val="00DD2DFD"/>
    <w:pPr>
      <w:spacing w:after="180"/>
    </w:pPr>
    <w:rPr>
      <w:sz w:val="16"/>
      <w:szCs w:val="16"/>
    </w:rPr>
  </w:style>
  <w:style w:type="character" w:customStyle="1" w:styleId="3a">
    <w:name w:val="本文 3 (文字)"/>
    <w:basedOn w:val="a5"/>
    <w:link w:val="39"/>
    <w:uiPriority w:val="99"/>
    <w:semiHidden/>
    <w:rsid w:val="00DD2DFD"/>
    <w:rPr>
      <w:rFonts w:ascii="Arial" w:eastAsia="ＭＳ Ｐゴシック" w:hAnsi="Arial"/>
      <w:spacing w:val="-2"/>
      <w:sz w:val="16"/>
      <w:szCs w:val="16"/>
      <w:lang w:eastAsia="ja-JP"/>
    </w:rPr>
  </w:style>
  <w:style w:type="paragraph" w:styleId="afffff1">
    <w:name w:val="Body Text Indent"/>
    <w:basedOn w:val="a4"/>
    <w:link w:val="afffff2"/>
    <w:uiPriority w:val="99"/>
    <w:semiHidden/>
    <w:unhideWhenUsed/>
    <w:rsid w:val="00DD2DFD"/>
    <w:pPr>
      <w:spacing w:after="180"/>
      <w:ind w:leftChars="400" w:left="851"/>
    </w:pPr>
  </w:style>
  <w:style w:type="character" w:customStyle="1" w:styleId="afffff2">
    <w:name w:val="本文インデント (文字)"/>
    <w:basedOn w:val="a5"/>
    <w:link w:val="afffff1"/>
    <w:uiPriority w:val="99"/>
    <w:semiHidden/>
    <w:rsid w:val="00DD2DFD"/>
    <w:rPr>
      <w:rFonts w:ascii="Arial" w:eastAsia="ＭＳ Ｐゴシック" w:hAnsi="Arial"/>
      <w:spacing w:val="-2"/>
      <w:sz w:val="20"/>
      <w:szCs w:val="20"/>
      <w:lang w:eastAsia="ja-JP"/>
    </w:rPr>
  </w:style>
  <w:style w:type="paragraph" w:styleId="2e">
    <w:name w:val="Body Text Indent 2"/>
    <w:basedOn w:val="a4"/>
    <w:link w:val="2f"/>
    <w:uiPriority w:val="99"/>
    <w:semiHidden/>
    <w:unhideWhenUsed/>
    <w:rsid w:val="00DD2DFD"/>
    <w:pPr>
      <w:spacing w:after="180" w:line="480" w:lineRule="auto"/>
      <w:ind w:leftChars="400" w:left="851"/>
    </w:pPr>
  </w:style>
  <w:style w:type="character" w:customStyle="1" w:styleId="2f">
    <w:name w:val="本文インデント 2 (文字)"/>
    <w:basedOn w:val="a5"/>
    <w:link w:val="2e"/>
    <w:uiPriority w:val="99"/>
    <w:semiHidden/>
    <w:rsid w:val="00DD2DFD"/>
    <w:rPr>
      <w:rFonts w:ascii="Arial" w:eastAsia="ＭＳ Ｐゴシック" w:hAnsi="Arial"/>
      <w:spacing w:val="-2"/>
      <w:sz w:val="20"/>
      <w:szCs w:val="20"/>
      <w:lang w:eastAsia="ja-JP"/>
    </w:rPr>
  </w:style>
  <w:style w:type="paragraph" w:styleId="3b">
    <w:name w:val="Body Text Indent 3"/>
    <w:basedOn w:val="a4"/>
    <w:link w:val="3c"/>
    <w:uiPriority w:val="99"/>
    <w:semiHidden/>
    <w:unhideWhenUsed/>
    <w:rsid w:val="00DD2DFD"/>
    <w:pPr>
      <w:spacing w:after="180"/>
      <w:ind w:leftChars="400" w:left="851"/>
    </w:pPr>
    <w:rPr>
      <w:sz w:val="16"/>
      <w:szCs w:val="16"/>
    </w:rPr>
  </w:style>
  <w:style w:type="character" w:customStyle="1" w:styleId="3c">
    <w:name w:val="本文インデント 3 (文字)"/>
    <w:basedOn w:val="a5"/>
    <w:link w:val="3b"/>
    <w:uiPriority w:val="99"/>
    <w:semiHidden/>
    <w:rsid w:val="00DD2DFD"/>
    <w:rPr>
      <w:rFonts w:ascii="Arial" w:eastAsia="ＭＳ Ｐゴシック" w:hAnsi="Arial"/>
      <w:spacing w:val="-2"/>
      <w:sz w:val="16"/>
      <w:szCs w:val="16"/>
      <w:lang w:eastAsia="ja-JP"/>
    </w:rPr>
  </w:style>
  <w:style w:type="paragraph" w:styleId="afffff3">
    <w:name w:val="Body Text First Indent"/>
    <w:basedOn w:val="afffff"/>
    <w:link w:val="afffff4"/>
    <w:uiPriority w:val="99"/>
    <w:semiHidden/>
    <w:unhideWhenUsed/>
    <w:rsid w:val="00DD2DFD"/>
    <w:pPr>
      <w:ind w:firstLineChars="100" w:firstLine="210"/>
    </w:pPr>
  </w:style>
  <w:style w:type="character" w:customStyle="1" w:styleId="afffff4">
    <w:name w:val="本文字下げ (文字)"/>
    <w:basedOn w:val="afffff0"/>
    <w:link w:val="afffff3"/>
    <w:uiPriority w:val="99"/>
    <w:semiHidden/>
    <w:rsid w:val="00DD2DFD"/>
    <w:rPr>
      <w:rFonts w:ascii="Arial" w:eastAsia="ＭＳ Ｐゴシック" w:hAnsi="Arial"/>
      <w:spacing w:val="-2"/>
      <w:sz w:val="20"/>
      <w:szCs w:val="20"/>
      <w:lang w:eastAsia="ja-JP"/>
    </w:rPr>
  </w:style>
  <w:style w:type="paragraph" w:styleId="2f0">
    <w:name w:val="Body Text First Indent 2"/>
    <w:basedOn w:val="afffff1"/>
    <w:link w:val="2f1"/>
    <w:uiPriority w:val="99"/>
    <w:semiHidden/>
    <w:unhideWhenUsed/>
    <w:rsid w:val="00DD2DFD"/>
    <w:pPr>
      <w:ind w:firstLineChars="100" w:firstLine="210"/>
    </w:pPr>
  </w:style>
  <w:style w:type="character" w:customStyle="1" w:styleId="2f1">
    <w:name w:val="本文字下げ 2 (文字)"/>
    <w:basedOn w:val="afffff2"/>
    <w:link w:val="2f0"/>
    <w:uiPriority w:val="99"/>
    <w:semiHidden/>
    <w:rsid w:val="00DD2DFD"/>
    <w:rPr>
      <w:rFonts w:ascii="Arial" w:eastAsia="ＭＳ Ｐゴシック" w:hAnsi="Arial"/>
      <w:spacing w:val="-2"/>
      <w:sz w:val="20"/>
      <w:szCs w:val="20"/>
      <w:lang w:eastAsia="ja-JP"/>
    </w:rPr>
  </w:style>
  <w:style w:type="paragraph" w:styleId="17">
    <w:name w:val="toc 1"/>
    <w:basedOn w:val="a4"/>
    <w:next w:val="a4"/>
    <w:autoRedefine/>
    <w:uiPriority w:val="39"/>
    <w:unhideWhenUsed/>
    <w:rsid w:val="00DD2DFD"/>
    <w:pPr>
      <w:tabs>
        <w:tab w:val="left" w:pos="784"/>
        <w:tab w:val="right" w:leader="dot" w:pos="9571"/>
      </w:tabs>
    </w:pPr>
    <w:rPr>
      <w:b/>
      <w:noProof/>
    </w:rPr>
  </w:style>
  <w:style w:type="paragraph" w:styleId="2f2">
    <w:name w:val="toc 2"/>
    <w:basedOn w:val="a4"/>
    <w:next w:val="a4"/>
    <w:autoRedefine/>
    <w:uiPriority w:val="39"/>
    <w:unhideWhenUsed/>
    <w:rsid w:val="00DD2DFD"/>
    <w:pPr>
      <w:tabs>
        <w:tab w:val="left" w:pos="882"/>
        <w:tab w:val="right" w:leader="dot" w:pos="9571"/>
      </w:tabs>
      <w:ind w:leftChars="150" w:left="294"/>
    </w:pPr>
    <w:rPr>
      <w:b/>
      <w:noProof/>
    </w:rPr>
  </w:style>
  <w:style w:type="paragraph" w:styleId="3d">
    <w:name w:val="toc 3"/>
    <w:basedOn w:val="a4"/>
    <w:next w:val="a4"/>
    <w:autoRedefine/>
    <w:uiPriority w:val="39"/>
    <w:unhideWhenUsed/>
    <w:rsid w:val="00DD2DFD"/>
    <w:pPr>
      <w:tabs>
        <w:tab w:val="left" w:pos="1078"/>
        <w:tab w:val="right" w:leader="dot" w:pos="9571"/>
      </w:tabs>
      <w:ind w:leftChars="200" w:left="392"/>
    </w:pPr>
    <w:rPr>
      <w:noProof/>
    </w:rPr>
  </w:style>
  <w:style w:type="paragraph" w:styleId="49">
    <w:name w:val="toc 4"/>
    <w:basedOn w:val="a4"/>
    <w:next w:val="a4"/>
    <w:autoRedefine/>
    <w:uiPriority w:val="39"/>
    <w:unhideWhenUsed/>
    <w:rsid w:val="00DD2DFD"/>
    <w:pPr>
      <w:tabs>
        <w:tab w:val="left" w:pos="1274"/>
        <w:tab w:val="right" w:leader="dot" w:pos="9571"/>
      </w:tabs>
      <w:ind w:leftChars="300" w:left="300"/>
    </w:pPr>
    <w:rPr>
      <w:noProof/>
    </w:rPr>
  </w:style>
  <w:style w:type="paragraph" w:styleId="57">
    <w:name w:val="toc 5"/>
    <w:basedOn w:val="a4"/>
    <w:next w:val="a4"/>
    <w:uiPriority w:val="39"/>
    <w:rsid w:val="00DD2DFD"/>
    <w:pPr>
      <w:wordWrap w:val="0"/>
      <w:spacing w:line="280" w:lineRule="exact"/>
      <w:ind w:left="800"/>
    </w:pPr>
    <w:rPr>
      <w:rFonts w:eastAsiaTheme="minorHAnsi" w:cs="Times New Roman"/>
      <w:sz w:val="19"/>
    </w:rPr>
  </w:style>
  <w:style w:type="paragraph" w:styleId="63">
    <w:name w:val="toc 6"/>
    <w:basedOn w:val="a4"/>
    <w:next w:val="a4"/>
    <w:autoRedefine/>
    <w:uiPriority w:val="39"/>
    <w:rsid w:val="00DD2DFD"/>
    <w:pPr>
      <w:wordWrap w:val="0"/>
      <w:spacing w:line="280" w:lineRule="exact"/>
      <w:ind w:left="1000"/>
    </w:pPr>
    <w:rPr>
      <w:rFonts w:eastAsiaTheme="minorHAnsi" w:cs="Times New Roman"/>
      <w:sz w:val="19"/>
    </w:rPr>
  </w:style>
  <w:style w:type="paragraph" w:styleId="72">
    <w:name w:val="toc 7"/>
    <w:basedOn w:val="a4"/>
    <w:next w:val="a4"/>
    <w:autoRedefine/>
    <w:uiPriority w:val="39"/>
    <w:rsid w:val="00DD2DFD"/>
    <w:pPr>
      <w:wordWrap w:val="0"/>
      <w:spacing w:line="280" w:lineRule="exact"/>
      <w:ind w:left="1200"/>
    </w:pPr>
    <w:rPr>
      <w:rFonts w:eastAsiaTheme="minorHAnsi" w:cs="Times New Roman"/>
      <w:sz w:val="19"/>
    </w:rPr>
  </w:style>
  <w:style w:type="paragraph" w:styleId="82">
    <w:name w:val="toc 8"/>
    <w:basedOn w:val="a4"/>
    <w:next w:val="a4"/>
    <w:autoRedefine/>
    <w:uiPriority w:val="39"/>
    <w:unhideWhenUsed/>
    <w:rsid w:val="00DD2DFD"/>
    <w:pPr>
      <w:wordWrap w:val="0"/>
      <w:spacing w:after="200" w:line="276" w:lineRule="auto"/>
      <w:ind w:leftChars="1400" w:left="2975"/>
    </w:pPr>
    <w:rPr>
      <w:rFonts w:eastAsiaTheme="minorEastAsia"/>
      <w:sz w:val="19"/>
      <w:szCs w:val="22"/>
    </w:rPr>
  </w:style>
  <w:style w:type="paragraph" w:styleId="92">
    <w:name w:val="toc 9"/>
    <w:basedOn w:val="a4"/>
    <w:next w:val="a4"/>
    <w:autoRedefine/>
    <w:uiPriority w:val="39"/>
    <w:unhideWhenUsed/>
    <w:rsid w:val="00DD2DFD"/>
    <w:pPr>
      <w:wordWrap w:val="0"/>
      <w:spacing w:after="200" w:line="276" w:lineRule="auto"/>
      <w:ind w:leftChars="1600" w:left="3400"/>
    </w:pPr>
    <w:rPr>
      <w:rFonts w:eastAsiaTheme="minorEastAsia"/>
      <w:sz w:val="19"/>
      <w:szCs w:val="22"/>
    </w:rPr>
  </w:style>
  <w:style w:type="paragraph" w:customStyle="1" w:styleId="afffff5">
    <w:name w:val="目次タイトル"/>
    <w:basedOn w:val="a4"/>
    <w:next w:val="a4"/>
    <w:qFormat/>
    <w:rsid w:val="00DD2DFD"/>
    <w:pPr>
      <w:pageBreakBefore/>
      <w:spacing w:after="12"/>
      <w:jc w:val="center"/>
    </w:pPr>
    <w:rPr>
      <w:rFonts w:cs="Times New Roman"/>
      <w:b/>
      <w:sz w:val="28"/>
      <w:szCs w:val="24"/>
    </w:rPr>
  </w:style>
  <w:style w:type="paragraph" w:styleId="afffff6">
    <w:name w:val="TOC Heading"/>
    <w:basedOn w:val="11"/>
    <w:next w:val="a4"/>
    <w:uiPriority w:val="39"/>
    <w:unhideWhenUsed/>
    <w:qFormat/>
    <w:rsid w:val="00DD2DFD"/>
    <w:pPr>
      <w:keepLines/>
      <w:numPr>
        <w:numId w:val="0"/>
      </w:numPr>
      <w:spacing w:before="240" w:line="259" w:lineRule="auto"/>
      <w:jc w:val="center"/>
      <w:outlineLvl w:val="9"/>
    </w:pPr>
    <w:rPr>
      <w:b w:val="0"/>
      <w:kern w:val="0"/>
      <w:sz w:val="32"/>
      <w:szCs w:val="32"/>
    </w:rPr>
  </w:style>
  <w:style w:type="table" w:customStyle="1" w:styleId="18">
    <w:name w:val="표 구분선1"/>
    <w:basedOn w:val="a6"/>
    <w:next w:val="affff0"/>
    <w:rsid w:val="00263F50"/>
    <w:pPr>
      <w:widowControl w:val="0"/>
      <w:wordWrap w:val="0"/>
      <w:autoSpaceDE w:val="0"/>
      <w:autoSpaceDN w:val="0"/>
      <w:jc w:val="both"/>
    </w:pPr>
    <w:rPr>
      <w:rFonts w:ascii="ＭＳ Ｐゴシック" w:eastAsia="Malgun Gothic" w:hAnsi="ＭＳ Ｐゴシック"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7">
    <w:name w:val="內容"/>
    <w:rsid w:val="00DD2DFD"/>
    <w:rPr>
      <w:rFonts w:ascii="Arial" w:eastAsia="GulimChe"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2.bin"/><Relationship Id="rId39" Type="http://schemas.openxmlformats.org/officeDocument/2006/relationships/image" Target="media/image24.png"/><Relationship Id="rId21" Type="http://schemas.openxmlformats.org/officeDocument/2006/relationships/comments" Target="comments.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50" Type="http://schemas.openxmlformats.org/officeDocument/2006/relationships/customXml" Target="../customXml/item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3.bin"/><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21.png"/><Relationship Id="rId49"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oleObject" Target="embeddings/oleObject4.bin"/><Relationship Id="rId44" Type="http://schemas.openxmlformats.org/officeDocument/2006/relationships/header" Target="header2.xml"/><Relationship Id="rId52"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microsoft.com/office/2011/relationships/people" Target="people.xml"/><Relationship Id="rId8" Type="http://schemas.openxmlformats.org/officeDocument/2006/relationships/endnotes" Target="endnotes.xml"/><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EADD900E3D3894DBD21582CD19895EB" ma:contentTypeVersion="9" ma:contentTypeDescription="Create a new document." ma:contentTypeScope="" ma:versionID="6005730c5876a0a41349c2bf27948ebe">
  <xsd:schema xmlns:xsd="http://www.w3.org/2001/XMLSchema" xmlns:xs="http://www.w3.org/2001/XMLSchema" xmlns:p="http://schemas.microsoft.com/office/2006/metadata/properties" xmlns:ns2="a0e971dc-6550-4e57-99e5-87cfbc40a559" targetNamespace="http://schemas.microsoft.com/office/2006/metadata/properties" ma:root="true" ma:fieldsID="5faddb6788c8a46265b35daaea5a56c1" ns2:_="">
    <xsd:import namespace="a0e971dc-6550-4e57-99e5-87cfbc40a5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e971dc-6550-4e57-99e5-87cfbc40a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30C01D-C367-4827-AE7D-77C7059F75F7}">
  <ds:schemaRefs>
    <ds:schemaRef ds:uri="http://schemas.openxmlformats.org/officeDocument/2006/bibliography"/>
  </ds:schemaRefs>
</ds:datastoreItem>
</file>

<file path=customXml/itemProps2.xml><?xml version="1.0" encoding="utf-8"?>
<ds:datastoreItem xmlns:ds="http://schemas.openxmlformats.org/officeDocument/2006/customXml" ds:itemID="{5AB2497C-712E-4A06-B276-5F906CF47346}"/>
</file>

<file path=customXml/itemProps3.xml><?xml version="1.0" encoding="utf-8"?>
<ds:datastoreItem xmlns:ds="http://schemas.openxmlformats.org/officeDocument/2006/customXml" ds:itemID="{0D25A6B1-28C7-4901-8532-D7CA871EC244}"/>
</file>

<file path=customXml/itemProps4.xml><?xml version="1.0" encoding="utf-8"?>
<ds:datastoreItem xmlns:ds="http://schemas.openxmlformats.org/officeDocument/2006/customXml" ds:itemID="{CC597E34-3DF6-4D39-B104-B39ABB7726B4}"/>
</file>

<file path=docProps/app.xml><?xml version="1.0" encoding="utf-8"?>
<Properties xmlns="http://schemas.openxmlformats.org/officeDocument/2006/extended-properties" xmlns:vt="http://schemas.openxmlformats.org/officeDocument/2006/docPropsVTypes">
  <Template>Normal.dotm</Template>
  <TotalTime>2441</TotalTime>
  <Pages>170</Pages>
  <Words>30022</Words>
  <Characters>171130</Characters>
  <Application>Microsoft Office Word</Application>
  <DocSecurity>0</DocSecurity>
  <Lines>1426</Lines>
  <Paragraphs>401</Paragraphs>
  <ScaleCrop>false</ScaleCrop>
  <HeadingPairs>
    <vt:vector size="4" baseType="variant">
      <vt:variant>
        <vt:lpstr>タイトル</vt:lpstr>
      </vt:variant>
      <vt:variant>
        <vt:i4>1</vt:i4>
      </vt:variant>
      <vt:variant>
        <vt:lpstr>제목</vt:lpstr>
      </vt:variant>
      <vt:variant>
        <vt:i4>1</vt:i4>
      </vt:variant>
    </vt:vector>
  </HeadingPairs>
  <TitlesOfParts>
    <vt:vector size="2" baseType="lpstr">
      <vt:lpstr>InnoRules Installation and Operation Guide</vt:lpstr>
      <vt:lpstr>InnoRules Installation and Operation Guide</vt:lpstr>
    </vt:vector>
  </TitlesOfParts>
  <Manager>コンサルティング</Manager>
  <Company>イノルールズ㈱</Company>
  <LinksUpToDate>false</LinksUpToDate>
  <CharactersWithSpaces>200751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InnoRules Installation and Operation Guide</dc:title>
  <dc:subject>InnoRules インストールマニュアル</dc:subject>
  <dc:creator>㈱イノルールズ</dc:creator>
  <cp:lastModifiedBy>IRK</cp:lastModifiedBy>
  <cp:revision>77</cp:revision>
  <cp:lastPrinted>2020-06-03T02:06:00Z</cp:lastPrinted>
  <dcterms:created xsi:type="dcterms:W3CDTF">2020-03-11T05:16:00Z</dcterms:created>
  <dcterms:modified xsi:type="dcterms:W3CDTF">2020-06-03T02:08:00Z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0x010100FEADD900E3D3894DBD21582CD19895EB</vt:lpwstr>
  </property>
</Properties>
</file>